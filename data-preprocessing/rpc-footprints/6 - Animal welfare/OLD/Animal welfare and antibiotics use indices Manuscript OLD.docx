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260DD" w14:textId="77777777" w:rsidR="00E5797C" w:rsidRPr="004376B0" w:rsidRDefault="00E5797C" w:rsidP="00E5797C">
      <w:pPr>
        <w:spacing w:line="276" w:lineRule="auto"/>
        <w:rPr>
          <w:rFonts w:cs="Times New Roman"/>
          <w:sz w:val="36"/>
          <w:szCs w:val="36"/>
          <w:lang w:val="en-GB"/>
        </w:rPr>
      </w:pPr>
      <w:r w:rsidRPr="004376B0">
        <w:rPr>
          <w:rFonts w:cs="Times New Roman"/>
          <w:sz w:val="36"/>
          <w:szCs w:val="36"/>
          <w:lang w:val="en-GB"/>
        </w:rPr>
        <w:t>Including animal welfare and use of antibiotics in diet assessments to highlight trade-offs with</w:t>
      </w:r>
      <w:r>
        <w:rPr>
          <w:rFonts w:cs="Times New Roman"/>
          <w:sz w:val="36"/>
          <w:szCs w:val="36"/>
          <w:lang w:val="en-GB"/>
        </w:rPr>
        <w:t xml:space="preserve"> environmental</w:t>
      </w:r>
      <w:r w:rsidRPr="004376B0">
        <w:rPr>
          <w:rFonts w:cs="Times New Roman"/>
          <w:sz w:val="36"/>
          <w:szCs w:val="36"/>
          <w:lang w:val="en-GB"/>
        </w:rPr>
        <w:t xml:space="preserve"> impact</w:t>
      </w:r>
    </w:p>
    <w:p w14:paraId="39EADC05" w14:textId="77777777" w:rsidR="00E5797C" w:rsidRPr="008A2215" w:rsidRDefault="00E5797C" w:rsidP="00E5797C">
      <w:pPr>
        <w:spacing w:line="240" w:lineRule="auto"/>
        <w:rPr>
          <w:vertAlign w:val="superscript"/>
          <w:lang w:val="en-US"/>
        </w:rPr>
      </w:pPr>
      <w:r w:rsidRPr="008A2215">
        <w:rPr>
          <w:lang w:val="en-US"/>
        </w:rPr>
        <w:t>Rydhmer, L.</w:t>
      </w:r>
      <w:r w:rsidRPr="008A2215">
        <w:rPr>
          <w:vertAlign w:val="superscript"/>
          <w:lang w:val="en-US"/>
        </w:rPr>
        <w:t>1</w:t>
      </w:r>
      <w:r w:rsidRPr="008A2215">
        <w:rPr>
          <w:lang w:val="en-US"/>
        </w:rPr>
        <w:t>, Röös, E.</w:t>
      </w:r>
      <w:r w:rsidRPr="008A2215">
        <w:rPr>
          <w:vertAlign w:val="superscript"/>
          <w:lang w:val="en-US"/>
        </w:rPr>
        <w:t>2</w:t>
      </w:r>
    </w:p>
    <w:p w14:paraId="02078E93" w14:textId="77777777" w:rsidR="00E5797C" w:rsidRPr="004376B0" w:rsidRDefault="00E5797C" w:rsidP="00E5797C">
      <w:pPr>
        <w:spacing w:line="240" w:lineRule="auto"/>
        <w:rPr>
          <w:sz w:val="20"/>
          <w:szCs w:val="20"/>
          <w:vertAlign w:val="superscript"/>
          <w:lang w:val="en-GB"/>
        </w:rPr>
      </w:pPr>
      <w:r w:rsidRPr="004376B0">
        <w:rPr>
          <w:sz w:val="20"/>
          <w:szCs w:val="20"/>
          <w:vertAlign w:val="superscript"/>
          <w:lang w:val="en-GB"/>
        </w:rPr>
        <w:t>1</w:t>
      </w:r>
      <w:r w:rsidRPr="004376B0">
        <w:rPr>
          <w:sz w:val="20"/>
          <w:szCs w:val="20"/>
          <w:lang w:val="en-GB"/>
        </w:rPr>
        <w:t xml:space="preserve">Department of Animal </w:t>
      </w:r>
      <w:r>
        <w:rPr>
          <w:sz w:val="20"/>
          <w:szCs w:val="20"/>
          <w:lang w:val="en-GB"/>
        </w:rPr>
        <w:t>Biosciences</w:t>
      </w:r>
      <w:r w:rsidRPr="004376B0">
        <w:rPr>
          <w:sz w:val="20"/>
          <w:szCs w:val="20"/>
          <w:lang w:val="en-GB"/>
        </w:rPr>
        <w:t>, Swedish University of Agricultural Sciences</w:t>
      </w:r>
    </w:p>
    <w:p w14:paraId="76F5604F" w14:textId="77777777" w:rsidR="00E5797C" w:rsidRPr="004376B0" w:rsidRDefault="00E5797C" w:rsidP="00E5797C">
      <w:pPr>
        <w:spacing w:line="240" w:lineRule="auto"/>
        <w:rPr>
          <w:sz w:val="20"/>
          <w:szCs w:val="20"/>
          <w:vertAlign w:val="superscript"/>
          <w:lang w:val="en-GB"/>
        </w:rPr>
      </w:pPr>
      <w:r>
        <w:rPr>
          <w:sz w:val="20"/>
          <w:szCs w:val="20"/>
          <w:vertAlign w:val="superscript"/>
          <w:lang w:val="en-GB"/>
        </w:rPr>
        <w:t>2</w:t>
      </w:r>
      <w:r w:rsidRPr="004376B0">
        <w:rPr>
          <w:sz w:val="20"/>
          <w:szCs w:val="20"/>
          <w:lang w:val="en-GB"/>
        </w:rPr>
        <w:t>Department of Energy and Technology, Swedish University of Agricultural Sciences</w:t>
      </w:r>
      <w:r w:rsidRPr="004376B0">
        <w:rPr>
          <w:rFonts w:eastAsiaTheme="minorEastAsia"/>
          <w:sz w:val="20"/>
          <w:szCs w:val="20"/>
          <w:lang w:val="en-GB"/>
        </w:rPr>
        <w:t>, Box 7013, 750 07 Uppsala, Sweden</w:t>
      </w:r>
    </w:p>
    <w:p w14:paraId="3E7CBEC6" w14:textId="77777777" w:rsidR="00E5797C" w:rsidRPr="004376B0" w:rsidRDefault="00E5797C" w:rsidP="00E5797C">
      <w:pPr>
        <w:rPr>
          <w:b/>
          <w:lang w:val="en-GB"/>
        </w:rPr>
      </w:pPr>
      <w:r w:rsidRPr="004376B0">
        <w:rPr>
          <w:b/>
          <w:lang w:val="en-GB"/>
        </w:rPr>
        <w:t>Abstract:</w:t>
      </w:r>
    </w:p>
    <w:p w14:paraId="52AF7716" w14:textId="77777777" w:rsidR="00E5797C" w:rsidRPr="004376B0" w:rsidRDefault="00E5797C" w:rsidP="00E5797C">
      <w:pPr>
        <w:spacing w:line="276" w:lineRule="auto"/>
        <w:rPr>
          <w:rFonts w:eastAsia="Times New Roman" w:cs="Times New Roman"/>
          <w:color w:val="000000" w:themeColor="text1"/>
          <w:sz w:val="20"/>
          <w:szCs w:val="20"/>
          <w:lang w:val="en-GB"/>
        </w:rPr>
      </w:pPr>
      <w:r w:rsidRPr="004376B0">
        <w:rPr>
          <w:rFonts w:eastAsia="Times New Roman" w:cs="Times New Roman"/>
          <w:color w:val="000000" w:themeColor="text1"/>
          <w:sz w:val="20"/>
          <w:szCs w:val="20"/>
          <w:lang w:val="en-GB"/>
        </w:rPr>
        <w:t>XXX</w:t>
      </w:r>
    </w:p>
    <w:p w14:paraId="307879EF" w14:textId="77777777" w:rsidR="00E5797C" w:rsidRPr="004376B0" w:rsidRDefault="00E5797C" w:rsidP="00E5797C">
      <w:pPr>
        <w:rPr>
          <w:rFonts w:eastAsiaTheme="minorEastAsia" w:cs="Times New Roman"/>
          <w:lang w:val="en-GB"/>
        </w:rPr>
      </w:pPr>
      <w:r w:rsidRPr="004376B0">
        <w:rPr>
          <w:lang w:val="en-GB"/>
        </w:rPr>
        <w:t>Keywords: XX</w:t>
      </w:r>
    </w:p>
    <w:p w14:paraId="18EA91BB" w14:textId="77777777" w:rsidR="00E5797C" w:rsidRPr="004376B0" w:rsidRDefault="00E5797C" w:rsidP="00E5797C">
      <w:pPr>
        <w:rPr>
          <w:lang w:val="en-GB"/>
        </w:rPr>
      </w:pPr>
      <w:r w:rsidRPr="004376B0">
        <w:rPr>
          <w:lang w:val="en-GB"/>
        </w:rPr>
        <w:t xml:space="preserve">Highlights:  </w:t>
      </w:r>
    </w:p>
    <w:p w14:paraId="79E5667B" w14:textId="77777777" w:rsidR="00E5797C" w:rsidRPr="004376B0" w:rsidRDefault="00E5797C" w:rsidP="00E5797C">
      <w:pPr>
        <w:pStyle w:val="ListParagraph"/>
        <w:numPr>
          <w:ilvl w:val="0"/>
          <w:numId w:val="1"/>
        </w:numPr>
        <w:rPr>
          <w:rFonts w:eastAsiaTheme="minorEastAsia" w:cs="Times New Roman"/>
          <w:lang w:val="en-GB"/>
        </w:rPr>
      </w:pPr>
      <w:r w:rsidRPr="004376B0">
        <w:rPr>
          <w:rFonts w:eastAsiaTheme="minorEastAsia" w:cs="Times New Roman"/>
          <w:lang w:val="en-GB"/>
        </w:rPr>
        <w:t>XX</w:t>
      </w:r>
    </w:p>
    <w:p w14:paraId="70997BAF" w14:textId="77777777" w:rsidR="00E5797C" w:rsidRPr="004376B0" w:rsidRDefault="00E5797C" w:rsidP="00E5797C">
      <w:pPr>
        <w:pStyle w:val="ListParagraph"/>
        <w:numPr>
          <w:ilvl w:val="0"/>
          <w:numId w:val="1"/>
        </w:numPr>
        <w:rPr>
          <w:rFonts w:eastAsiaTheme="minorEastAsia" w:cs="Times New Roman"/>
          <w:lang w:val="en-GB"/>
        </w:rPr>
      </w:pPr>
      <w:r w:rsidRPr="004376B0">
        <w:rPr>
          <w:rFonts w:eastAsiaTheme="minorEastAsia" w:cs="Times New Roman"/>
          <w:lang w:val="en-GB"/>
        </w:rPr>
        <w:t>XX</w:t>
      </w:r>
    </w:p>
    <w:p w14:paraId="4B2AE448" w14:textId="77777777" w:rsidR="00E5797C" w:rsidRPr="004376B0" w:rsidRDefault="00E5797C" w:rsidP="00E5797C">
      <w:pPr>
        <w:pStyle w:val="ListParagraph"/>
        <w:numPr>
          <w:ilvl w:val="0"/>
          <w:numId w:val="1"/>
        </w:numPr>
        <w:rPr>
          <w:rFonts w:eastAsiaTheme="minorEastAsia" w:cs="Times New Roman"/>
          <w:lang w:val="en-GB"/>
        </w:rPr>
      </w:pPr>
      <w:r w:rsidRPr="004376B0">
        <w:rPr>
          <w:rFonts w:eastAsiaTheme="minorEastAsia" w:cs="Times New Roman"/>
          <w:lang w:val="en-GB"/>
        </w:rPr>
        <w:t>XX</w:t>
      </w:r>
    </w:p>
    <w:p w14:paraId="478473CD" w14:textId="77777777" w:rsidR="00E5797C" w:rsidRPr="004376B0" w:rsidRDefault="00E5797C" w:rsidP="00E5797C">
      <w:pPr>
        <w:pStyle w:val="ListParagraph"/>
        <w:numPr>
          <w:ilvl w:val="0"/>
          <w:numId w:val="1"/>
        </w:numPr>
        <w:rPr>
          <w:rFonts w:eastAsiaTheme="minorEastAsia" w:cs="Times New Roman"/>
          <w:lang w:val="en-GB"/>
        </w:rPr>
      </w:pPr>
      <w:r w:rsidRPr="004376B0">
        <w:rPr>
          <w:rFonts w:eastAsiaTheme="minorEastAsia" w:cs="Times New Roman"/>
          <w:lang w:val="en-GB"/>
        </w:rPr>
        <w:t>XX</w:t>
      </w:r>
    </w:p>
    <w:p w14:paraId="3F5B4A8D" w14:textId="77777777" w:rsidR="00E5797C" w:rsidRPr="004376B0" w:rsidRDefault="00E5797C" w:rsidP="00E5797C">
      <w:pPr>
        <w:rPr>
          <w:b/>
          <w:sz w:val="22"/>
          <w:lang w:val="en-GB"/>
        </w:rPr>
      </w:pPr>
      <w:commentRangeStart w:id="0"/>
      <w:r w:rsidRPr="004376B0">
        <w:rPr>
          <w:b/>
          <w:lang w:val="en-GB"/>
        </w:rPr>
        <w:t>Journals</w:t>
      </w:r>
      <w:commentRangeEnd w:id="0"/>
      <w:r w:rsidRPr="004376B0">
        <w:rPr>
          <w:rStyle w:val="CommentReference"/>
          <w:lang w:val="en-GB"/>
        </w:rPr>
        <w:commentReference w:id="0"/>
      </w:r>
      <w:r w:rsidRPr="004376B0">
        <w:rPr>
          <w:b/>
          <w:sz w:val="22"/>
          <w:lang w:val="en-GB"/>
        </w:rPr>
        <w:t>:</w:t>
      </w:r>
    </w:p>
    <w:p w14:paraId="2C47DD37" w14:textId="77777777" w:rsidR="00E5797C" w:rsidRPr="004376B0" w:rsidRDefault="00E5797C" w:rsidP="00E5797C">
      <w:pPr>
        <w:pStyle w:val="ListParagraph"/>
        <w:numPr>
          <w:ilvl w:val="0"/>
          <w:numId w:val="28"/>
        </w:numPr>
        <w:rPr>
          <w:rFonts w:eastAsiaTheme="minorEastAsia" w:cs="Times New Roman"/>
          <w:sz w:val="22"/>
          <w:lang w:val="en-GB"/>
        </w:rPr>
      </w:pPr>
      <w:r w:rsidRPr="004376B0">
        <w:rPr>
          <w:rFonts w:eastAsia="Times New Roman" w:cs="Times New Roman"/>
          <w:color w:val="000000" w:themeColor="text1"/>
          <w:sz w:val="22"/>
          <w:lang w:val="en-GB"/>
        </w:rPr>
        <w:t>Sustainable Production and Consumption</w:t>
      </w:r>
    </w:p>
    <w:p w14:paraId="5BFE4039" w14:textId="77777777" w:rsidR="00E5797C" w:rsidRPr="004376B0" w:rsidRDefault="00E5797C" w:rsidP="00E5797C">
      <w:pPr>
        <w:pStyle w:val="ListParagraph"/>
        <w:numPr>
          <w:ilvl w:val="0"/>
          <w:numId w:val="28"/>
        </w:numPr>
        <w:rPr>
          <w:rFonts w:eastAsiaTheme="minorEastAsia" w:cs="Times New Roman"/>
          <w:sz w:val="22"/>
          <w:lang w:val="en-GB"/>
        </w:rPr>
      </w:pPr>
      <w:r w:rsidRPr="004376B0">
        <w:rPr>
          <w:rFonts w:eastAsiaTheme="minorEastAsia" w:cs="Times New Roman"/>
          <w:sz w:val="22"/>
          <w:lang w:val="en-GB"/>
        </w:rPr>
        <w:t xml:space="preserve">Journal of Cleaner Production </w:t>
      </w:r>
    </w:p>
    <w:p w14:paraId="43F2C238" w14:textId="77777777" w:rsidR="00E5797C" w:rsidRPr="004376B0" w:rsidRDefault="00E5797C" w:rsidP="00E5797C">
      <w:pPr>
        <w:pStyle w:val="ListParagraph"/>
        <w:numPr>
          <w:ilvl w:val="0"/>
          <w:numId w:val="28"/>
        </w:numPr>
        <w:rPr>
          <w:rFonts w:eastAsiaTheme="minorEastAsia" w:cs="Times New Roman"/>
          <w:sz w:val="22"/>
          <w:lang w:val="en-GB"/>
        </w:rPr>
      </w:pPr>
      <w:r w:rsidRPr="004376B0">
        <w:rPr>
          <w:rFonts w:eastAsiaTheme="minorEastAsia" w:cs="Times New Roman"/>
          <w:sz w:val="22"/>
          <w:lang w:val="en-GB"/>
        </w:rPr>
        <w:t>Science, Environment and Policy</w:t>
      </w:r>
    </w:p>
    <w:p w14:paraId="5311AD51" w14:textId="77777777" w:rsidR="00E5797C" w:rsidRPr="004376B0" w:rsidRDefault="00E5797C" w:rsidP="00E5797C">
      <w:pPr>
        <w:spacing w:line="259" w:lineRule="auto"/>
        <w:jc w:val="left"/>
        <w:rPr>
          <w:rFonts w:eastAsiaTheme="majorEastAsia" w:cstheme="majorBidi"/>
          <w:sz w:val="32"/>
          <w:szCs w:val="32"/>
          <w:lang w:val="en-GB"/>
        </w:rPr>
      </w:pPr>
      <w:r w:rsidRPr="004376B0">
        <w:rPr>
          <w:lang w:val="en-GB"/>
        </w:rPr>
        <w:br w:type="page"/>
      </w:r>
    </w:p>
    <w:p w14:paraId="6832E77F" w14:textId="77777777" w:rsidR="00E5797C" w:rsidRPr="004376B0" w:rsidRDefault="00E5797C" w:rsidP="00E5797C">
      <w:pPr>
        <w:pStyle w:val="Heading1"/>
        <w:rPr>
          <w:lang w:val="en-GB"/>
        </w:rPr>
      </w:pPr>
      <w:r w:rsidRPr="004376B0">
        <w:rPr>
          <w:lang w:val="en-GB"/>
        </w:rPr>
        <w:lastRenderedPageBreak/>
        <w:t xml:space="preserve">1. Introduction </w:t>
      </w:r>
    </w:p>
    <w:p w14:paraId="795F3A50" w14:textId="77777777" w:rsidR="005B3124" w:rsidRDefault="48B9135D" w:rsidP="48B9135D">
      <w:pPr>
        <w:rPr>
          <w:lang w:val="en-GB"/>
        </w:rPr>
      </w:pPr>
      <w:r w:rsidRPr="48B9135D">
        <w:rPr>
          <w:lang w:val="en-GB"/>
        </w:rPr>
        <w:t>Modelling diets’ impact on humans, animals and nature, can give politicians and consumers a scientific base for decisions concerning food choices. Commonly, such diet assessments are performed by multiplying the amount of certain foods or commodities in the diet with the per kg impact of each food or commodity as measured by a set of indicators. Thereafter the impact of all foods is summed up resulting in a total impact of the diet. So far, diet assessments typically include the diet’s impact on the environment, using indicators such as the carbon, water and land footprint (Harrison et al.</w:t>
      </w:r>
      <w:r w:rsidR="00CA68B2">
        <w:rPr>
          <w:lang w:val="en-GB"/>
        </w:rPr>
        <w:t>,</w:t>
      </w:r>
      <w:r w:rsidRPr="48B9135D">
        <w:rPr>
          <w:lang w:val="en-GB"/>
        </w:rPr>
        <w:t xml:space="preserve"> 2022) and on health</w:t>
      </w:r>
      <w:r w:rsidR="00D65909">
        <w:rPr>
          <w:lang w:val="en-GB"/>
        </w:rPr>
        <w:t xml:space="preserve"> </w:t>
      </w:r>
      <w:r w:rsidR="007D1685">
        <w:rPr>
          <w:lang w:val="en-GB"/>
        </w:rPr>
        <w:t>by e.g. assessing how a set of</w:t>
      </w:r>
      <w:r w:rsidR="00D65909">
        <w:rPr>
          <w:lang w:val="en-GB"/>
        </w:rPr>
        <w:t xml:space="preserve"> </w:t>
      </w:r>
      <w:r w:rsidR="007D1685">
        <w:rPr>
          <w:lang w:val="en-GB"/>
        </w:rPr>
        <w:t xml:space="preserve">diet related </w:t>
      </w:r>
      <w:r w:rsidR="00940B58">
        <w:rPr>
          <w:lang w:val="en-GB"/>
        </w:rPr>
        <w:t>risk</w:t>
      </w:r>
      <w:r w:rsidR="007D1685">
        <w:rPr>
          <w:lang w:val="en-GB"/>
        </w:rPr>
        <w:t xml:space="preserve"> factors (e.g. high consumption of red meat) are likely to affect </w:t>
      </w:r>
      <w:r w:rsidR="00124876">
        <w:rPr>
          <w:lang w:val="en-GB"/>
        </w:rPr>
        <w:t>mortality and disease burden</w:t>
      </w:r>
      <w:r w:rsidRPr="48B9135D">
        <w:rPr>
          <w:lang w:val="en-GB"/>
        </w:rPr>
        <w:t xml:space="preserve"> (Springman et al.</w:t>
      </w:r>
      <w:r w:rsidR="00124876">
        <w:rPr>
          <w:lang w:val="en-GB"/>
        </w:rPr>
        <w:t>,</w:t>
      </w:r>
      <w:r w:rsidRPr="48B9135D">
        <w:rPr>
          <w:lang w:val="en-GB"/>
        </w:rPr>
        <w:t xml:space="preserve"> 2020). </w:t>
      </w:r>
    </w:p>
    <w:p w14:paraId="64F4C769" w14:textId="302CC35D" w:rsidR="00746DDD" w:rsidRDefault="48B9135D" w:rsidP="00746DDD">
      <w:pPr>
        <w:rPr>
          <w:lang w:val="en-GB"/>
        </w:rPr>
      </w:pPr>
      <w:r w:rsidRPr="48B9135D">
        <w:rPr>
          <w:lang w:val="en-US"/>
        </w:rPr>
        <w:t xml:space="preserve">The </w:t>
      </w:r>
      <w:r w:rsidR="00C951A7" w:rsidRPr="48B9135D">
        <w:rPr>
          <w:lang w:val="en-US"/>
        </w:rPr>
        <w:t>interest in</w:t>
      </w:r>
      <w:r w:rsidRPr="48B9135D">
        <w:rPr>
          <w:lang w:val="en-US"/>
        </w:rPr>
        <w:t xml:space="preserve"> sustainability assessments covering more than environmental </w:t>
      </w:r>
      <w:r w:rsidR="005B3124">
        <w:rPr>
          <w:lang w:val="en-US"/>
        </w:rPr>
        <w:t xml:space="preserve">and health </w:t>
      </w:r>
      <w:r w:rsidRPr="48B9135D">
        <w:rPr>
          <w:lang w:val="en-US"/>
        </w:rPr>
        <w:t>is growing (</w:t>
      </w:r>
      <w:r w:rsidRPr="48B9135D">
        <w:rPr>
          <w:highlight w:val="yellow"/>
          <w:lang w:val="en-US"/>
        </w:rPr>
        <w:t>Lanzoni et al</w:t>
      </w:r>
      <w:r w:rsidR="005B3124">
        <w:rPr>
          <w:highlight w:val="yellow"/>
          <w:lang w:val="en-US"/>
        </w:rPr>
        <w:t>.</w:t>
      </w:r>
      <w:r w:rsidRPr="48B9135D">
        <w:rPr>
          <w:highlight w:val="yellow"/>
          <w:lang w:val="en-US"/>
        </w:rPr>
        <w:t>, 2023</w:t>
      </w:r>
      <w:r w:rsidRPr="48B9135D">
        <w:rPr>
          <w:lang w:val="en-US"/>
        </w:rPr>
        <w:t xml:space="preserve">). </w:t>
      </w:r>
      <w:r w:rsidRPr="48B9135D">
        <w:rPr>
          <w:lang w:val="en-GB"/>
        </w:rPr>
        <w:t>Social sustainability aspects of consumption cover, for example the diet’s impact on health and wellbeing going beyond the human health impacts of ingesting different types of foods</w:t>
      </w:r>
      <w:r w:rsidR="005E7D9B">
        <w:rPr>
          <w:lang w:val="en-GB"/>
        </w:rPr>
        <w:t xml:space="preserve">, including food productions’ </w:t>
      </w:r>
      <w:r w:rsidR="00D85DBA">
        <w:rPr>
          <w:lang w:val="en-GB"/>
        </w:rPr>
        <w:t>contribution to antibiotic resistance</w:t>
      </w:r>
      <w:r w:rsidRPr="48B9135D">
        <w:rPr>
          <w:lang w:val="en-GB"/>
        </w:rPr>
        <w:t>.</w:t>
      </w:r>
      <w:r w:rsidR="00D85DBA">
        <w:rPr>
          <w:lang w:val="en-GB"/>
        </w:rPr>
        <w:t xml:space="preserve"> </w:t>
      </w:r>
      <w:r w:rsidRPr="48B9135D">
        <w:rPr>
          <w:lang w:val="en-GB"/>
        </w:rPr>
        <w:t xml:space="preserve"> </w:t>
      </w:r>
    </w:p>
    <w:p w14:paraId="5BEBE49F" w14:textId="20EB7924" w:rsidR="00746DDD" w:rsidRPr="001D18F2" w:rsidRDefault="00746DDD" w:rsidP="00D85DBA">
      <w:pPr>
        <w:rPr>
          <w:lang w:val="en-GB"/>
        </w:rPr>
      </w:pPr>
      <w:r w:rsidRPr="48B9135D">
        <w:rPr>
          <w:lang w:val="en-GB"/>
        </w:rPr>
        <w:t>Antimicrobials are used to cure and to prevent infections</w:t>
      </w:r>
      <w:r>
        <w:rPr>
          <w:lang w:val="en-GB"/>
        </w:rPr>
        <w:t xml:space="preserve"> in humans and animals</w:t>
      </w:r>
      <w:r w:rsidRPr="48B9135D">
        <w:rPr>
          <w:lang w:val="en-GB"/>
        </w:rPr>
        <w:t xml:space="preserve">, and in some countries </w:t>
      </w:r>
      <w:r>
        <w:rPr>
          <w:lang w:val="en-GB"/>
        </w:rPr>
        <w:t xml:space="preserve">also </w:t>
      </w:r>
      <w:r w:rsidRPr="48B9135D">
        <w:rPr>
          <w:lang w:val="en-GB"/>
        </w:rPr>
        <w:t xml:space="preserve">for animal growth promotion. All use of antimicrobials increases the risk of microbes developing resistance to antimicrobials. Antimicrobial resistance occurs naturally but develops faster when antimicrobial pharmaceuticals are used. EU’s Farm to Fork strategy (EU Commission, 2020) states that antimicrobial resistance is linked to excessive and inappropriate use of antimicrobials in animal and human healthcare. The EU commission therefore takes actions to reduce overall EU sales of antimicrobials for farmed animals and in aquaculture (EU Commission, 2020), but a greater volume of antimicrobials is still sold to treat disease in food-producing animals than in humans (European Environment Agency, 2024). The fight against antimicrobial resistance is closely linked to SDG3 Good health and well-being and SDG 12 Responsible consumption and production (WHO, 2020). </w:t>
      </w:r>
      <w:r w:rsidR="00D85DBA" w:rsidRPr="002A5DF7">
        <w:rPr>
          <w:lang w:val="en-US"/>
        </w:rPr>
        <w:t>A review made by a large international group of ‘Antimicrobial Resistance Collaborators’ showed that 1.27 million deaths in the world were directly caused by antibiotic resistant bacteria in 2019. The number of deaths associated with antibiotic resistance was almost fou</w:t>
      </w:r>
      <w:r w:rsidR="00D85DBA">
        <w:rPr>
          <w:lang w:val="en-US"/>
        </w:rPr>
        <w:t>r</w:t>
      </w:r>
      <w:r w:rsidR="00D85DBA" w:rsidRPr="002A5DF7">
        <w:rPr>
          <w:lang w:val="en-US"/>
        </w:rPr>
        <w:t xml:space="preserve"> times higher (Antimicrobial Resistance Collaborators, 2022). </w:t>
      </w:r>
      <w:commentRangeStart w:id="1"/>
      <w:r w:rsidR="00D85DBA" w:rsidRPr="002A5DF7">
        <w:rPr>
          <w:lang w:val="en-US"/>
        </w:rPr>
        <w:t>In Europe (WHO European region; 53 countries), 541</w:t>
      </w:r>
      <w:r w:rsidR="00F67E77">
        <w:rPr>
          <w:lang w:val="en-US"/>
        </w:rPr>
        <w:t>,</w:t>
      </w:r>
      <w:r w:rsidR="00D85DBA" w:rsidRPr="002A5DF7">
        <w:rPr>
          <w:lang w:val="en-US"/>
        </w:rPr>
        <w:t xml:space="preserve">000 deaths were associated with antibiotic resistance and the main reasons were </w:t>
      </w:r>
      <w:proofErr w:type="spellStart"/>
      <w:r w:rsidR="00D85DBA" w:rsidRPr="002A5DF7">
        <w:rPr>
          <w:lang w:val="en-US"/>
        </w:rPr>
        <w:t>blodstream</w:t>
      </w:r>
      <w:proofErr w:type="spellEnd"/>
      <w:r w:rsidR="00D85DBA" w:rsidRPr="002A5DF7">
        <w:rPr>
          <w:lang w:val="en-US"/>
        </w:rPr>
        <w:t>, intra-abdominal and respiratory infections (European Antimicrobial Resistance Collaborators, 2022). The most common</w:t>
      </w:r>
      <w:r w:rsidR="00D85DBA" w:rsidRPr="00D85DBA">
        <w:rPr>
          <w:szCs w:val="24"/>
          <w:lang w:val="en-US"/>
        </w:rPr>
        <w:t xml:space="preserve"> bacteria were </w:t>
      </w:r>
      <w:r w:rsidR="00D85DBA" w:rsidRPr="00D85DBA">
        <w:rPr>
          <w:rFonts w:eastAsia="Times New Roman" w:cs="Times New Roman"/>
          <w:i/>
          <w:iCs/>
          <w:color w:val="505050"/>
          <w:szCs w:val="24"/>
          <w:lang w:val="en-US"/>
        </w:rPr>
        <w:t xml:space="preserve">Escherichia coli </w:t>
      </w:r>
      <w:r w:rsidR="00D85DBA" w:rsidRPr="00D85DBA">
        <w:rPr>
          <w:rFonts w:eastAsia="Times New Roman" w:cs="Times New Roman"/>
          <w:color w:val="505050"/>
          <w:szCs w:val="24"/>
          <w:lang w:val="en-US"/>
        </w:rPr>
        <w:t xml:space="preserve">and </w:t>
      </w:r>
      <w:r w:rsidR="00D85DBA" w:rsidRPr="00D85DBA">
        <w:rPr>
          <w:rFonts w:eastAsia="Times New Roman" w:cs="Times New Roman"/>
          <w:i/>
          <w:iCs/>
          <w:color w:val="505050"/>
          <w:szCs w:val="24"/>
          <w:lang w:val="en-US"/>
        </w:rPr>
        <w:t>Staphylococcus aureu</w:t>
      </w:r>
      <w:r w:rsidR="00D85DBA" w:rsidRPr="002A5DF7">
        <w:rPr>
          <w:rFonts w:eastAsia="Times New Roman" w:cs="Times New Roman"/>
          <w:i/>
          <w:iCs/>
          <w:color w:val="505050"/>
          <w:szCs w:val="24"/>
          <w:lang w:val="en-US"/>
        </w:rPr>
        <w:t xml:space="preserve">s. </w:t>
      </w:r>
      <w:r w:rsidR="00D85DBA" w:rsidRPr="002A5DF7">
        <w:rPr>
          <w:szCs w:val="24"/>
          <w:lang w:val="en-US"/>
        </w:rPr>
        <w:t xml:space="preserve">Methicillin-resistant </w:t>
      </w:r>
      <w:r w:rsidR="00D85DBA" w:rsidRPr="00D85DBA">
        <w:rPr>
          <w:i/>
          <w:iCs/>
          <w:szCs w:val="24"/>
          <w:lang w:val="en-US"/>
        </w:rPr>
        <w:t>S</w:t>
      </w:r>
      <w:r>
        <w:rPr>
          <w:i/>
          <w:iCs/>
          <w:szCs w:val="24"/>
          <w:lang w:val="en-US"/>
        </w:rPr>
        <w:t xml:space="preserve"> </w:t>
      </w:r>
      <w:r w:rsidR="00D85DBA" w:rsidRPr="00D85DBA">
        <w:rPr>
          <w:i/>
          <w:iCs/>
          <w:szCs w:val="24"/>
          <w:lang w:val="en-US"/>
        </w:rPr>
        <w:lastRenderedPageBreak/>
        <w:t>aureus</w:t>
      </w:r>
      <w:r w:rsidR="00D85DBA" w:rsidRPr="002A5DF7">
        <w:rPr>
          <w:szCs w:val="24"/>
          <w:lang w:val="en-US"/>
        </w:rPr>
        <w:t xml:space="preserve"> and </w:t>
      </w:r>
      <w:r w:rsidR="00D85DBA" w:rsidRPr="48B9135D">
        <w:rPr>
          <w:szCs w:val="24"/>
          <w:lang w:val="en-US"/>
        </w:rPr>
        <w:t>aminopenicillin-resistant</w:t>
      </w:r>
      <w:r w:rsidR="00D85DBA" w:rsidRPr="00D85DBA">
        <w:rPr>
          <w:i/>
          <w:iCs/>
          <w:szCs w:val="24"/>
          <w:lang w:val="en-US"/>
        </w:rPr>
        <w:t xml:space="preserve"> E coli</w:t>
      </w:r>
      <w:r w:rsidR="00D85DBA" w:rsidRPr="48B9135D">
        <w:rPr>
          <w:szCs w:val="24"/>
          <w:lang w:val="en-US"/>
        </w:rPr>
        <w:t xml:space="preserve"> were dominating common bacteria-drug combinations.</w:t>
      </w:r>
      <w:r>
        <w:rPr>
          <w:szCs w:val="24"/>
          <w:lang w:val="en-US"/>
        </w:rPr>
        <w:t xml:space="preserve"> </w:t>
      </w:r>
      <w:commentRangeEnd w:id="1"/>
      <w:r w:rsidR="00194F06">
        <w:rPr>
          <w:rStyle w:val="CommentReference"/>
        </w:rPr>
        <w:commentReference w:id="1"/>
      </w:r>
    </w:p>
    <w:p w14:paraId="7C45F3A1" w14:textId="3EC62628" w:rsidR="00E5797C" w:rsidRPr="004376B0" w:rsidRDefault="48B9135D" w:rsidP="48B9135D">
      <w:pPr>
        <w:rPr>
          <w:lang w:val="en-GB"/>
        </w:rPr>
      </w:pPr>
      <w:r w:rsidRPr="48B9135D">
        <w:rPr>
          <w:lang w:val="en-GB"/>
        </w:rPr>
        <w:t>Since food production causes harm to animals directly and indirectly (Hampton et al</w:t>
      </w:r>
      <w:r w:rsidR="005B3124">
        <w:rPr>
          <w:lang w:val="en-GB"/>
        </w:rPr>
        <w:t>.</w:t>
      </w:r>
      <w:r w:rsidRPr="48B9135D">
        <w:rPr>
          <w:lang w:val="en-GB"/>
        </w:rPr>
        <w:t xml:space="preserve">, 2021), animal </w:t>
      </w:r>
      <w:r w:rsidR="005B3124">
        <w:rPr>
          <w:lang w:val="en-GB"/>
        </w:rPr>
        <w:t xml:space="preserve">health and </w:t>
      </w:r>
      <w:r w:rsidRPr="48B9135D">
        <w:rPr>
          <w:lang w:val="en-GB"/>
        </w:rPr>
        <w:t>welfare aspects can be considered an important part of sustainability (Keeling</w:t>
      </w:r>
      <w:r w:rsidR="005B3124">
        <w:rPr>
          <w:lang w:val="en-GB"/>
        </w:rPr>
        <w:t>,</w:t>
      </w:r>
      <w:r w:rsidRPr="48B9135D">
        <w:rPr>
          <w:lang w:val="en-GB"/>
        </w:rPr>
        <w:t xml:space="preserve"> 2005; </w:t>
      </w:r>
      <w:proofErr w:type="spellStart"/>
      <w:r w:rsidRPr="48B9135D">
        <w:rPr>
          <w:lang w:val="en-GB"/>
        </w:rPr>
        <w:t>Vinnari</w:t>
      </w:r>
      <w:proofErr w:type="spellEnd"/>
      <w:r w:rsidRPr="48B9135D">
        <w:rPr>
          <w:lang w:val="en-GB"/>
        </w:rPr>
        <w:t xml:space="preserve"> &amp; </w:t>
      </w:r>
      <w:proofErr w:type="spellStart"/>
      <w:r w:rsidRPr="48B9135D">
        <w:rPr>
          <w:lang w:val="en-GB"/>
        </w:rPr>
        <w:t>Vinnari</w:t>
      </w:r>
      <w:proofErr w:type="spellEnd"/>
      <w:r w:rsidR="005B3124">
        <w:rPr>
          <w:lang w:val="en-GB"/>
        </w:rPr>
        <w:t>,</w:t>
      </w:r>
      <w:r w:rsidRPr="48B9135D">
        <w:rPr>
          <w:lang w:val="en-GB"/>
        </w:rPr>
        <w:t xml:space="preserve"> 2022) and hence be part of diet assessments. The World Organisation for Animal Health has defined animal welfare as “the physical and mental state of an animal in relation to the conditions in which it lives and dies” (WOAH, 2022). The concept ‘animal welfare’ is not mentioned in UN’s sustainable development goals (SDG) but changes leading to improved animal welfare are compatible with fulfilment of the SDG (Keeling et al., 2019). </w:t>
      </w:r>
      <w:r w:rsidR="005B3124">
        <w:rPr>
          <w:lang w:val="en-GB"/>
        </w:rPr>
        <w:t xml:space="preserve">Current norms concerning animal welfare are reflected in the </w:t>
      </w:r>
      <w:r w:rsidRPr="48B9135D">
        <w:rPr>
          <w:lang w:val="en-GB"/>
        </w:rPr>
        <w:t>EU animal welfare law (Council directive, 1998)</w:t>
      </w:r>
      <w:r w:rsidR="00DC1201">
        <w:rPr>
          <w:lang w:val="en-GB"/>
        </w:rPr>
        <w:t>, although</w:t>
      </w:r>
      <w:r w:rsidR="005B3124" w:rsidRPr="48B9135D">
        <w:rPr>
          <w:lang w:val="en-GB"/>
        </w:rPr>
        <w:t xml:space="preserve">, 84% of the respondents </w:t>
      </w:r>
      <w:r w:rsidR="00DC1201">
        <w:rPr>
          <w:lang w:val="en-GB"/>
        </w:rPr>
        <w:t>i</w:t>
      </w:r>
      <w:r w:rsidR="00DC1201" w:rsidRPr="48B9135D">
        <w:rPr>
          <w:lang w:val="en-GB"/>
        </w:rPr>
        <w:t>n the Eurobarometer survey (2023)</w:t>
      </w:r>
      <w:r w:rsidR="00A934F7">
        <w:rPr>
          <w:lang w:val="en-GB"/>
        </w:rPr>
        <w:t xml:space="preserve"> </w:t>
      </w:r>
      <w:r w:rsidR="005B3124" w:rsidRPr="48B9135D">
        <w:rPr>
          <w:lang w:val="en-GB"/>
        </w:rPr>
        <w:t>believe that the welfare of farmed animals should be better protected than it is now.</w:t>
      </w:r>
      <w:r w:rsidRPr="48B9135D">
        <w:rPr>
          <w:lang w:val="en-GB"/>
        </w:rPr>
        <w:t xml:space="preserve"> </w:t>
      </w:r>
      <w:r w:rsidR="00A934F7">
        <w:rPr>
          <w:lang w:val="en-GB"/>
        </w:rPr>
        <w:t>T</w:t>
      </w:r>
      <w:r w:rsidRPr="48B9135D">
        <w:rPr>
          <w:lang w:val="en-GB"/>
        </w:rPr>
        <w:t>here are</w:t>
      </w:r>
      <w:r w:rsidR="00A934F7">
        <w:rPr>
          <w:lang w:val="en-GB"/>
        </w:rPr>
        <w:t xml:space="preserve"> also</w:t>
      </w:r>
      <w:r w:rsidRPr="48B9135D">
        <w:rPr>
          <w:lang w:val="en-GB"/>
        </w:rPr>
        <w:t xml:space="preserve"> national laws and standards in place</w:t>
      </w:r>
      <w:r w:rsidR="005B3124">
        <w:rPr>
          <w:lang w:val="en-GB"/>
        </w:rPr>
        <w:t>,</w:t>
      </w:r>
      <w:r w:rsidRPr="48B9135D">
        <w:rPr>
          <w:lang w:val="en-GB"/>
        </w:rPr>
        <w:t xml:space="preserve"> which vary in ambition across European countries and production systems. </w:t>
      </w:r>
      <w:commentRangeStart w:id="2"/>
      <w:r w:rsidRPr="48B9135D">
        <w:rPr>
          <w:lang w:val="en-GB"/>
        </w:rPr>
        <w:t xml:space="preserve">There are also organisations focusing on ‘animal friendly’ production systems and such food products are marketed with specific labels referring to specific standards such as outdoor access and these standards can be certified by an independent organisation, or not.  </w:t>
      </w:r>
      <w:commentRangeEnd w:id="2"/>
      <w:r w:rsidR="00E5797C">
        <w:commentReference w:id="2"/>
      </w:r>
    </w:p>
    <w:p w14:paraId="71EE1F1D" w14:textId="1CA77F6E" w:rsidR="00E5797C" w:rsidRPr="004376B0" w:rsidRDefault="48B9135D" w:rsidP="00E5797C">
      <w:pPr>
        <w:rPr>
          <w:lang w:val="en-GB"/>
        </w:rPr>
      </w:pPr>
      <w:commentRangeStart w:id="3"/>
      <w:r w:rsidRPr="48B9135D">
        <w:rPr>
          <w:lang w:val="en-GB"/>
        </w:rPr>
        <w:t xml:space="preserve">According to EU’s Farm to Fork Strategy (2020) “Better animal welfare improves animal health and food quality, reduces the need for medication and can help preserve biodiversity”. A resolution adopted by the UN Environment Assembly (2022) acknowledges that animal welfare can contribute to addressing environmental challenges and that “health and welfare of animals, sustainable development and the environment are connected to human health and well-being”. </w:t>
      </w:r>
      <w:commentRangeEnd w:id="3"/>
      <w:r w:rsidR="00D43F46">
        <w:rPr>
          <w:rStyle w:val="CommentReference"/>
        </w:rPr>
        <w:commentReference w:id="3"/>
      </w:r>
      <w:r w:rsidRPr="48B9135D">
        <w:rPr>
          <w:lang w:val="en-GB"/>
        </w:rPr>
        <w:t xml:space="preserve">However, there are both synergies and goal conflicts between animal welfare, use of antibiotics and environmental impact </w:t>
      </w:r>
      <w:r w:rsidR="008568E9">
        <w:rPr>
          <w:lang w:val="en-GB"/>
        </w:rPr>
        <w:t>(</w:t>
      </w:r>
      <w:r w:rsidRPr="48B9135D">
        <w:rPr>
          <w:lang w:val="en-GB"/>
        </w:rPr>
        <w:t>Bartlett et al</w:t>
      </w:r>
      <w:r w:rsidR="008568E9">
        <w:rPr>
          <w:lang w:val="en-GB"/>
        </w:rPr>
        <w:t>.</w:t>
      </w:r>
      <w:r w:rsidRPr="48B9135D">
        <w:rPr>
          <w:lang w:val="en-GB"/>
        </w:rPr>
        <w:t xml:space="preserve">, 2024). Higher stocking density, for example, can reduce climate impact but at the same time reduce animal welfare and increase infection pressure </w:t>
      </w:r>
      <w:r w:rsidRPr="009D5773">
        <w:rPr>
          <w:highlight w:val="yellow"/>
          <w:lang w:val="en-GB"/>
        </w:rPr>
        <w:t>(ref)</w:t>
      </w:r>
      <w:r w:rsidRPr="48B9135D">
        <w:rPr>
          <w:lang w:val="en-GB"/>
        </w:rPr>
        <w:t xml:space="preserve">. Exchanging beef from an extensive production system for pork and chicken meat from intensive production systems in a diet can reduce climate impact per kg meat, but may involve trade-offs with animal welfare and use of antibiotics. Therefore, it is important to include animal welfare and use of antibiotics together with environmental impacts in diet assessments. </w:t>
      </w:r>
    </w:p>
    <w:p w14:paraId="6601C850" w14:textId="77777777" w:rsidR="00084B9A" w:rsidRDefault="00E5797C" w:rsidP="48B9135D">
      <w:pPr>
        <w:rPr>
          <w:lang w:val="en-US"/>
        </w:rPr>
      </w:pPr>
      <w:r>
        <w:rPr>
          <w:lang w:val="en-GB"/>
        </w:rPr>
        <w:t>Diets vary between regions both regarding the type of food</w:t>
      </w:r>
      <w:r w:rsidR="0096088B">
        <w:rPr>
          <w:lang w:val="en-GB"/>
        </w:rPr>
        <w:t>s consumed</w:t>
      </w:r>
      <w:r w:rsidR="007849AF">
        <w:rPr>
          <w:lang w:val="en-GB"/>
        </w:rPr>
        <w:t xml:space="preserve"> </w:t>
      </w:r>
      <w:r>
        <w:rPr>
          <w:lang w:val="en-GB"/>
        </w:rPr>
        <w:t>(plant or animal sourced and species) and the origin of food ingredients (country and production system). We focus on European diets in this study</w:t>
      </w:r>
      <w:r w:rsidR="007849AF">
        <w:rPr>
          <w:lang w:val="en-GB"/>
        </w:rPr>
        <w:t>.</w:t>
      </w:r>
      <w:r>
        <w:rPr>
          <w:lang w:val="en-GB"/>
        </w:rPr>
        <w:t xml:space="preserve"> </w:t>
      </w:r>
      <w:r w:rsidR="007849AF">
        <w:rPr>
          <w:lang w:val="en-GB"/>
        </w:rPr>
        <w:t>M</w:t>
      </w:r>
      <w:r w:rsidRPr="004376B0">
        <w:rPr>
          <w:lang w:val="en-GB"/>
        </w:rPr>
        <w:t xml:space="preserve">ost consumers in Europe eat animal products from </w:t>
      </w:r>
      <w:r>
        <w:rPr>
          <w:lang w:val="en-GB"/>
        </w:rPr>
        <w:t>several</w:t>
      </w:r>
      <w:r w:rsidRPr="004376B0">
        <w:rPr>
          <w:lang w:val="en-GB"/>
        </w:rPr>
        <w:t xml:space="preserve"> </w:t>
      </w:r>
      <w:r w:rsidRPr="004376B0">
        <w:rPr>
          <w:lang w:val="en-GB"/>
        </w:rPr>
        <w:lastRenderedPageBreak/>
        <w:t xml:space="preserve">different species (e.g. </w:t>
      </w:r>
      <w:r w:rsidR="007849AF">
        <w:rPr>
          <w:lang w:val="en-GB"/>
        </w:rPr>
        <w:t xml:space="preserve">pig, </w:t>
      </w:r>
      <w:r w:rsidRPr="004376B0">
        <w:rPr>
          <w:lang w:val="en-GB"/>
        </w:rPr>
        <w:t>hen and honeybee)</w:t>
      </w:r>
      <w:r>
        <w:rPr>
          <w:lang w:val="en-GB"/>
        </w:rPr>
        <w:t>. Furthermore, they eat animal products from several</w:t>
      </w:r>
      <w:r w:rsidRPr="004376B0">
        <w:rPr>
          <w:lang w:val="en-GB"/>
        </w:rPr>
        <w:t xml:space="preserve"> </w:t>
      </w:r>
      <w:r>
        <w:rPr>
          <w:lang w:val="en-GB"/>
        </w:rPr>
        <w:t xml:space="preserve">European </w:t>
      </w:r>
      <w:r w:rsidRPr="004376B0">
        <w:rPr>
          <w:lang w:val="en-GB"/>
        </w:rPr>
        <w:t>countries</w:t>
      </w:r>
      <w:r>
        <w:rPr>
          <w:lang w:val="en-GB"/>
        </w:rPr>
        <w:t xml:space="preserve"> (</w:t>
      </w:r>
      <w:r w:rsidRPr="004376B0">
        <w:rPr>
          <w:lang w:val="en-GB"/>
        </w:rPr>
        <w:t>i.e. domestic and imported food</w:t>
      </w:r>
      <w:r>
        <w:rPr>
          <w:lang w:val="en-GB"/>
        </w:rPr>
        <w:t>). The import of animal sourced food from non-European countries is limited</w:t>
      </w:r>
      <w:r w:rsidR="001C041F">
        <w:rPr>
          <w:lang w:val="en-GB"/>
        </w:rPr>
        <w:t xml:space="preserve"> (</w:t>
      </w:r>
      <w:proofErr w:type="spellStart"/>
      <w:r w:rsidR="00FC084F" w:rsidRPr="00FC084F">
        <w:rPr>
          <w:lang w:val="en-GB"/>
        </w:rPr>
        <w:t>Schwarzmueller</w:t>
      </w:r>
      <w:proofErr w:type="spellEnd"/>
      <w:r w:rsidR="00FC084F" w:rsidRPr="00FC084F">
        <w:rPr>
          <w:lang w:val="en-GB"/>
        </w:rPr>
        <w:t xml:space="preserve"> &amp; Kastner 2022)</w:t>
      </w:r>
      <w:r>
        <w:rPr>
          <w:lang w:val="en-GB"/>
        </w:rPr>
        <w:t xml:space="preserve">. </w:t>
      </w:r>
      <w:r w:rsidR="48B9135D" w:rsidRPr="48B9135D">
        <w:rPr>
          <w:lang w:val="en-US"/>
        </w:rPr>
        <w:t>Preferably, assessments of animal welfare and use of antibiotics should be based on many indicators and on data from a large number of representative production units in all production systems contributing to the consumers’ diets. However, there are no open databases with potential indicators of animal welfare and use of antibiotics covering all species, countries and production systems relevant for assessment of European consumers’ diets. Official data on national use of antibiotics for animals in Europe exists (ESVAC, 2023), but the amount of antibiotics is not divided upon animal species. Thus, comparable data on use of antibiotics use per kg of animal product are lacking. Primary data could be collected from representative production sites, for example by collecting antibiotic prescriptions on farms. For animal welfare, data could be collected with the Welfare Quality® Assessment Protocols (</w:t>
      </w:r>
      <w:r w:rsidR="48B9135D" w:rsidRPr="48B9135D">
        <w:rPr>
          <w:highlight w:val="yellow"/>
          <w:lang w:val="en-US"/>
        </w:rPr>
        <w:t>ref</w:t>
      </w:r>
      <w:r w:rsidR="48B9135D" w:rsidRPr="48B9135D">
        <w:rPr>
          <w:lang w:val="en-US"/>
        </w:rPr>
        <w:t xml:space="preserve">) which is an established tool for pig, cattle and poultry. When the aim is to evaluate total consumption of all foods in a typical diet with different types of animal products, such large-scale field data collection is not feasible for practical and economic reasons. Instead, rough assessments of animal welfare and use of antibiotics have to be performed based on existing data from national </w:t>
      </w:r>
      <w:r w:rsidR="00084B9A" w:rsidRPr="48B9135D">
        <w:rPr>
          <w:lang w:val="en-US"/>
        </w:rPr>
        <w:t>databases</w:t>
      </w:r>
      <w:r w:rsidR="48B9135D" w:rsidRPr="48B9135D">
        <w:rPr>
          <w:lang w:val="en-US"/>
        </w:rPr>
        <w:t xml:space="preserve">, scientific studies and reports of agricultural </w:t>
      </w:r>
      <w:proofErr w:type="spellStart"/>
      <w:r w:rsidR="48B9135D" w:rsidRPr="48B9135D">
        <w:rPr>
          <w:lang w:val="en-US"/>
        </w:rPr>
        <w:t>organisations</w:t>
      </w:r>
      <w:proofErr w:type="spellEnd"/>
      <w:r w:rsidR="48B9135D" w:rsidRPr="48B9135D">
        <w:rPr>
          <w:lang w:val="en-US"/>
        </w:rPr>
        <w:t xml:space="preserve"> and authorities. </w:t>
      </w:r>
    </w:p>
    <w:p w14:paraId="6719F28F" w14:textId="409D5937" w:rsidR="48B9135D" w:rsidRDefault="48B9135D" w:rsidP="48B9135D">
      <w:pPr>
        <w:rPr>
          <w:lang w:val="en-GB"/>
        </w:rPr>
      </w:pPr>
      <w:r w:rsidRPr="48B9135D">
        <w:rPr>
          <w:lang w:val="en-GB"/>
        </w:rPr>
        <w:t xml:space="preserve">The aim of this study was to further develop methods for including animal welfare and use of antibiotics in diet assessments, as a complement to environmental indicators. To be useful in diet assessments, the </w:t>
      </w:r>
      <w:r w:rsidR="009F392D">
        <w:rPr>
          <w:lang w:val="en-GB"/>
        </w:rPr>
        <w:t>impact</w:t>
      </w:r>
      <w:r w:rsidRPr="48B9135D">
        <w:rPr>
          <w:lang w:val="en-GB"/>
        </w:rPr>
        <w:t xml:space="preserve"> should be expressed per functional unit, and we have chosen kg animal sourced food product as the functional unit. We propose </w:t>
      </w:r>
      <w:r w:rsidR="00445E25">
        <w:rPr>
          <w:lang w:val="en-GB"/>
        </w:rPr>
        <w:t xml:space="preserve">a set of </w:t>
      </w:r>
      <w:r w:rsidR="00A75B02">
        <w:rPr>
          <w:lang w:val="en-GB"/>
        </w:rPr>
        <w:t>indices</w:t>
      </w:r>
      <w:r w:rsidR="00A75B02" w:rsidRPr="48B9135D">
        <w:rPr>
          <w:lang w:val="en-GB"/>
        </w:rPr>
        <w:t xml:space="preserve"> </w:t>
      </w:r>
      <w:r w:rsidR="00445E25">
        <w:rPr>
          <w:lang w:val="en-GB"/>
        </w:rPr>
        <w:t xml:space="preserve">to capture animal welfare loss, </w:t>
      </w:r>
      <w:r w:rsidRPr="48B9135D">
        <w:rPr>
          <w:lang w:val="en-GB"/>
        </w:rPr>
        <w:t xml:space="preserve">based on number of animals needed </w:t>
      </w:r>
      <w:r w:rsidR="00AD1086">
        <w:rPr>
          <w:lang w:val="en-GB"/>
        </w:rPr>
        <w:t>to produce 1 kg of animal product</w:t>
      </w:r>
      <w:r w:rsidRPr="48B9135D">
        <w:rPr>
          <w:lang w:val="en-GB"/>
        </w:rPr>
        <w:t xml:space="preserve">, animal welfare level of production system and different species’ ability to perceive negative effects of being used by humans, and </w:t>
      </w:r>
      <w:r w:rsidR="00445E25">
        <w:rPr>
          <w:lang w:val="en-GB"/>
        </w:rPr>
        <w:t>an index for the u</w:t>
      </w:r>
      <w:r w:rsidRPr="48B9135D">
        <w:rPr>
          <w:lang w:val="en-GB"/>
        </w:rPr>
        <w:t xml:space="preserve">se of antibiotics based on amounts of antibiotics sold for animals and estimated distribution over animal species and total biomass of different species. We exemplify the use of these </w:t>
      </w:r>
      <w:r w:rsidR="007900ED">
        <w:rPr>
          <w:lang w:val="en-GB"/>
        </w:rPr>
        <w:t>indices</w:t>
      </w:r>
      <w:r w:rsidRPr="48B9135D">
        <w:rPr>
          <w:lang w:val="en-GB"/>
        </w:rPr>
        <w:t xml:space="preserve"> for current dietary patterns in three countries</w:t>
      </w:r>
      <w:r w:rsidR="00C75796">
        <w:rPr>
          <w:lang w:val="en-GB"/>
        </w:rPr>
        <w:t>, and</w:t>
      </w:r>
      <w:r w:rsidRPr="48B9135D">
        <w:rPr>
          <w:lang w:val="en-GB"/>
        </w:rPr>
        <w:t xml:space="preserve"> include an assessment of the climate impact of these dietary patterns to illustrate how the inclusion of animal welfare and antibiotics use </w:t>
      </w:r>
      <w:r w:rsidR="007900ED">
        <w:rPr>
          <w:lang w:val="en-GB"/>
        </w:rPr>
        <w:t>indices</w:t>
      </w:r>
      <w:r w:rsidRPr="48B9135D">
        <w:rPr>
          <w:lang w:val="en-GB"/>
        </w:rPr>
        <w:t xml:space="preserve"> enable the identification of important trade-offs when evaluating potential dietary changes. </w:t>
      </w:r>
    </w:p>
    <w:p w14:paraId="755B5BDC" w14:textId="1DECE0BC" w:rsidR="48B9135D" w:rsidRDefault="48B9135D" w:rsidP="48B9135D">
      <w:pPr>
        <w:rPr>
          <w:lang w:val="en-GB"/>
        </w:rPr>
      </w:pPr>
    </w:p>
    <w:p w14:paraId="1966AC32" w14:textId="77777777" w:rsidR="00E5797C" w:rsidRPr="004376B0" w:rsidRDefault="48B9135D" w:rsidP="00E5797C">
      <w:pPr>
        <w:pStyle w:val="Heading1"/>
        <w:rPr>
          <w:lang w:val="en-GB"/>
        </w:rPr>
      </w:pPr>
      <w:r w:rsidRPr="48B9135D">
        <w:rPr>
          <w:lang w:val="en-GB"/>
        </w:rPr>
        <w:lastRenderedPageBreak/>
        <w:t>2. Background</w:t>
      </w:r>
    </w:p>
    <w:p w14:paraId="4FEFEE53" w14:textId="73FD4896" w:rsidR="00E5797C" w:rsidRPr="004376B0" w:rsidRDefault="48B9135D" w:rsidP="48B9135D">
      <w:pPr>
        <w:pStyle w:val="Heading2"/>
        <w:rPr>
          <w:lang w:val="en-GB"/>
        </w:rPr>
      </w:pPr>
      <w:commentRangeStart w:id="4"/>
      <w:r w:rsidRPr="48B9135D">
        <w:rPr>
          <w:lang w:val="en-GB"/>
        </w:rPr>
        <w:t>2.1 Animals in sustainability assessments</w:t>
      </w:r>
      <w:commentRangeEnd w:id="4"/>
      <w:r w:rsidR="00F42AB4">
        <w:rPr>
          <w:rStyle w:val="CommentReference"/>
          <w:rFonts w:eastAsiaTheme="minorHAnsi" w:cstheme="minorBidi"/>
        </w:rPr>
        <w:commentReference w:id="4"/>
      </w:r>
    </w:p>
    <w:p w14:paraId="7E7EA7EB" w14:textId="358669E2" w:rsidR="00E5797C" w:rsidRPr="004376B0" w:rsidRDefault="48B9135D" w:rsidP="48B9135D">
      <w:pPr>
        <w:rPr>
          <w:lang w:val="en-GB"/>
        </w:rPr>
      </w:pPr>
      <w:commentRangeStart w:id="5"/>
      <w:r w:rsidRPr="48B9135D">
        <w:rPr>
          <w:lang w:val="en-GB"/>
        </w:rPr>
        <w:t xml:space="preserve">So far, </w:t>
      </w:r>
      <w:ins w:id="6" w:author="Elin Röös" w:date="2024-07-31T10:22:00Z" w16du:dateUtc="2024-07-31T08:22:00Z">
        <w:r w:rsidR="00A72315">
          <w:rPr>
            <w:lang w:val="en-GB"/>
          </w:rPr>
          <w:t xml:space="preserve">the welfare </w:t>
        </w:r>
      </w:ins>
      <w:ins w:id="7" w:author="Elin Röös" w:date="2024-07-31T10:23:00Z" w16du:dateUtc="2024-07-31T08:23:00Z">
        <w:r w:rsidR="00A72315">
          <w:rPr>
            <w:lang w:val="en-GB"/>
          </w:rPr>
          <w:t xml:space="preserve">of </w:t>
        </w:r>
      </w:ins>
      <w:r w:rsidRPr="48B9135D">
        <w:rPr>
          <w:lang w:val="en-GB"/>
        </w:rPr>
        <w:t>both farm animals and wild animals have been almost invisible in sustainability</w:t>
      </w:r>
      <w:commentRangeStart w:id="8"/>
      <w:r w:rsidRPr="48B9135D">
        <w:rPr>
          <w:lang w:val="en-GB"/>
        </w:rPr>
        <w:t xml:space="preserve"> assessments (</w:t>
      </w:r>
      <w:proofErr w:type="spellStart"/>
      <w:r w:rsidRPr="48B9135D">
        <w:rPr>
          <w:lang w:val="en-GB"/>
        </w:rPr>
        <w:t>Vinnari</w:t>
      </w:r>
      <w:proofErr w:type="spellEnd"/>
      <w:r w:rsidRPr="48B9135D">
        <w:rPr>
          <w:lang w:val="en-GB"/>
        </w:rPr>
        <w:t xml:space="preserve"> </w:t>
      </w:r>
      <w:r w:rsidR="00A72315">
        <w:rPr>
          <w:lang w:val="en-GB"/>
        </w:rPr>
        <w:t>&amp;</w:t>
      </w:r>
      <w:r w:rsidR="00A72315" w:rsidRPr="48B9135D">
        <w:rPr>
          <w:lang w:val="en-GB"/>
        </w:rPr>
        <w:t xml:space="preserve"> </w:t>
      </w:r>
      <w:proofErr w:type="spellStart"/>
      <w:r w:rsidRPr="48B9135D">
        <w:rPr>
          <w:lang w:val="en-GB"/>
        </w:rPr>
        <w:t>Vinnari</w:t>
      </w:r>
      <w:proofErr w:type="spellEnd"/>
      <w:r w:rsidRPr="48B9135D">
        <w:rPr>
          <w:lang w:val="en-GB"/>
        </w:rPr>
        <w:t xml:space="preserve">, 2022), hidden behind terms like climate impact or biodiversity loss. </w:t>
      </w:r>
      <w:commentRangeEnd w:id="5"/>
      <w:r w:rsidR="006C7543">
        <w:rPr>
          <w:rStyle w:val="CommentReference"/>
        </w:rPr>
        <w:commentReference w:id="5"/>
      </w:r>
      <w:commentRangeStart w:id="9"/>
      <w:r w:rsidRPr="48B9135D">
        <w:rPr>
          <w:lang w:val="en-GB"/>
        </w:rPr>
        <w:t xml:space="preserve">Figure 1 </w:t>
      </w:r>
      <w:commentRangeEnd w:id="9"/>
      <w:r w:rsidR="00E92D50">
        <w:rPr>
          <w:rStyle w:val="CommentReference"/>
        </w:rPr>
        <w:commentReference w:id="9"/>
      </w:r>
      <w:r w:rsidRPr="48B9135D">
        <w:rPr>
          <w:lang w:val="en-GB"/>
        </w:rPr>
        <w:t xml:space="preserve">shows how </w:t>
      </w:r>
      <w:proofErr w:type="spellStart"/>
      <w:r w:rsidRPr="48B9135D">
        <w:rPr>
          <w:lang w:val="en-GB"/>
        </w:rPr>
        <w:t>Vinnari</w:t>
      </w:r>
      <w:proofErr w:type="spellEnd"/>
      <w:r w:rsidRPr="48B9135D">
        <w:rPr>
          <w:lang w:val="en-GB"/>
        </w:rPr>
        <w:t xml:space="preserve"> </w:t>
      </w:r>
      <w:r w:rsidR="00A72315">
        <w:rPr>
          <w:lang w:val="en-GB"/>
        </w:rPr>
        <w:t>&amp;</w:t>
      </w:r>
      <w:r w:rsidRPr="48B9135D">
        <w:rPr>
          <w:lang w:val="en-GB"/>
        </w:rPr>
        <w:t xml:space="preserve"> </w:t>
      </w:r>
      <w:proofErr w:type="spellStart"/>
      <w:r w:rsidRPr="48B9135D">
        <w:rPr>
          <w:lang w:val="en-GB"/>
        </w:rPr>
        <w:t>Vinnari</w:t>
      </w:r>
      <w:proofErr w:type="spellEnd"/>
      <w:r w:rsidRPr="48B9135D">
        <w:rPr>
          <w:lang w:val="en-GB"/>
        </w:rPr>
        <w:t xml:space="preserve"> (2022) include what they call ‘non-human animals’ in the definition of sustainability</w:t>
      </w:r>
      <w:commentRangeStart w:id="10"/>
      <w:r w:rsidRPr="48B9135D">
        <w:rPr>
          <w:lang w:val="en-GB"/>
        </w:rPr>
        <w:t xml:space="preserve">. </w:t>
      </w:r>
      <w:commentRangeStart w:id="11"/>
      <w:r w:rsidRPr="48B9135D">
        <w:rPr>
          <w:lang w:val="en-GB"/>
        </w:rPr>
        <w:t xml:space="preserve">Our indicators for climate impact and use of antibiotics are only used for food from farmed animals. </w:t>
      </w:r>
      <w:commentRangeEnd w:id="10"/>
      <w:r w:rsidR="00A72315">
        <w:rPr>
          <w:rStyle w:val="CommentReference"/>
        </w:rPr>
        <w:commentReference w:id="10"/>
      </w:r>
      <w:r w:rsidRPr="48B9135D">
        <w:rPr>
          <w:lang w:val="en-GB"/>
        </w:rPr>
        <w:t xml:space="preserve">The animal welfare indicator is used for food from both farmed and wild animals, covering the whole life for farmed animals and the catching or hunting and the killing for wild animals.  </w:t>
      </w:r>
      <w:commentRangeEnd w:id="11"/>
      <w:r w:rsidR="00F42AB4">
        <w:rPr>
          <w:rStyle w:val="CommentReference"/>
        </w:rPr>
        <w:commentReference w:id="11"/>
      </w:r>
    </w:p>
    <w:p w14:paraId="3FCE7FFF" w14:textId="2DE38C3C" w:rsidR="00E5797C" w:rsidRPr="004376B0" w:rsidRDefault="48B9135D" w:rsidP="00E5797C">
      <w:pPr>
        <w:pStyle w:val="Heading2"/>
        <w:rPr>
          <w:lang w:val="en-GB"/>
        </w:rPr>
      </w:pPr>
      <w:r w:rsidRPr="48B9135D">
        <w:rPr>
          <w:lang w:val="en-GB"/>
        </w:rPr>
        <w:t>2.2 Ethics and animal sourced food</w:t>
      </w:r>
    </w:p>
    <w:p w14:paraId="5FE21621" w14:textId="66C91BBE" w:rsidR="00E5797C" w:rsidRDefault="48B9135D" w:rsidP="48B9135D">
      <w:pPr>
        <w:rPr>
          <w:lang w:val="en-US"/>
        </w:rPr>
      </w:pPr>
      <w:moveFromRangeStart w:id="12" w:author="Elin Röös" w:date="2024-07-31T10:37:00Z" w:name="move173314680"/>
      <w:commentRangeStart w:id="13"/>
      <w:moveFrom w:id="14" w:author="Elin Röös" w:date="2024-07-31T10:37:00Z" w16du:dateUtc="2024-07-31T08:37:00Z">
        <w:r w:rsidRPr="48B9135D" w:rsidDel="005F2D0B">
          <w:rPr>
            <w:lang w:val="en-GB"/>
          </w:rPr>
          <w:t>In</w:t>
        </w:r>
      </w:moveFrom>
      <w:commentRangeEnd w:id="13"/>
      <w:r w:rsidR="00B94BB7">
        <w:rPr>
          <w:rStyle w:val="CommentReference"/>
        </w:rPr>
        <w:commentReference w:id="13"/>
      </w:r>
      <w:moveFrom w:id="15" w:author="Elin Röös" w:date="2024-07-31T10:37:00Z" w16du:dateUtc="2024-07-31T08:37:00Z">
        <w:r w:rsidRPr="48B9135D" w:rsidDel="005F2D0B">
          <w:rPr>
            <w:lang w:val="en-GB"/>
          </w:rPr>
          <w:t xml:space="preserve"> addition to the human health aspect of using antibiotics to farm animals, there are ethical</w:t>
        </w:r>
        <w:commentRangeEnd w:id="8"/>
        <w:r w:rsidR="00E5797C" w:rsidDel="005F2D0B">
          <w:commentReference w:id="8"/>
        </w:r>
        <w:r w:rsidRPr="48B9135D" w:rsidDel="005F2D0B">
          <w:rPr>
            <w:lang w:val="en-GB"/>
          </w:rPr>
          <w:t xml:space="preserve"> aspects related to goal conflicts between wellbeing of our and future generations, and between health risks for humans and suffering of sick animals (that could be cured by antibiotics). Sustainability assessments inherently include normative and ethical elements including what aspects to include in the assessment and how outcomes in different domains should be weighted, e.g. whether animal welfare and climate impact is equally important or not (ref).   </w:t>
        </w:r>
      </w:moveFrom>
      <w:moveFromRangeEnd w:id="12"/>
      <w:ins w:id="16" w:author="Elin Röös" w:date="2024-07-31T10:44:00Z" w16du:dateUtc="2024-07-31T08:44:00Z">
        <w:r w:rsidR="00EC1E2A">
          <w:rPr>
            <w:lang w:val="en-GB"/>
          </w:rPr>
          <w:t xml:space="preserve">Animal rights </w:t>
        </w:r>
        <w:r w:rsidR="007D65B2">
          <w:rPr>
            <w:lang w:val="en-GB"/>
          </w:rPr>
          <w:t>and the extent to which using animals for food production c</w:t>
        </w:r>
      </w:ins>
      <w:ins w:id="17" w:author="Elin Röös" w:date="2024-07-31T10:45:00Z" w16du:dateUtc="2024-07-31T08:45:00Z">
        <w:r w:rsidR="007D65B2">
          <w:rPr>
            <w:lang w:val="en-GB"/>
          </w:rPr>
          <w:t xml:space="preserve">an be morally justified </w:t>
        </w:r>
        <w:r w:rsidR="00EE2406">
          <w:rPr>
            <w:lang w:val="en-GB"/>
          </w:rPr>
          <w:t xml:space="preserve">is a complex issue that has been discussed extensively by </w:t>
        </w:r>
      </w:ins>
      <w:ins w:id="18" w:author="Elin Röös" w:date="2024-07-31T10:46:00Z" w16du:dateUtc="2024-07-31T08:46:00Z">
        <w:r w:rsidR="00F37161">
          <w:rPr>
            <w:lang w:val="en-GB"/>
          </w:rPr>
          <w:t xml:space="preserve">philosophers. </w:t>
        </w:r>
        <w:r w:rsidR="001A32C2">
          <w:rPr>
            <w:lang w:val="en-GB"/>
          </w:rPr>
          <w:t>Fundamentally, two main perspectives exist</w:t>
        </w:r>
      </w:ins>
      <w:ins w:id="19" w:author="Elin Röös" w:date="2024-07-31T10:48:00Z" w16du:dateUtc="2024-07-31T08:48:00Z">
        <w:r w:rsidR="002D361D">
          <w:rPr>
            <w:lang w:val="en-GB"/>
          </w:rPr>
          <w:t>; the utilitarian view</w:t>
        </w:r>
      </w:ins>
      <w:ins w:id="20" w:author="Elin Röös" w:date="2024-07-31T10:51:00Z" w16du:dateUtc="2024-07-31T08:51:00Z">
        <w:r w:rsidR="001D5E2F" w:rsidRPr="001D5E2F">
          <w:rPr>
            <w:rFonts w:eastAsia="Times New Roman" w:cs="Times New Roman"/>
            <w:szCs w:val="24"/>
            <w:lang w:val="en-US" w:eastAsia="sv-SE"/>
            <w:rPrChange w:id="21" w:author="Elin Röös" w:date="2024-07-31T10:51:00Z" w16du:dateUtc="2024-07-31T08:51:00Z">
              <w:rPr>
                <w:rFonts w:eastAsia="Times New Roman" w:cs="Times New Roman"/>
                <w:szCs w:val="24"/>
                <w:lang w:eastAsia="sv-SE"/>
              </w:rPr>
            </w:rPrChange>
          </w:rPr>
          <w:t xml:space="preserve"> w</w:t>
        </w:r>
        <w:r w:rsidR="001D5E2F">
          <w:rPr>
            <w:rFonts w:eastAsia="Times New Roman" w:cs="Times New Roman"/>
            <w:szCs w:val="24"/>
            <w:lang w:val="en-US" w:eastAsia="sv-SE"/>
          </w:rPr>
          <w:t xml:space="preserve">hich </w:t>
        </w:r>
      </w:ins>
      <w:ins w:id="22" w:author="Elin Röös" w:date="2024-07-31T10:51:00Z">
        <w:r w:rsidR="001D5E2F" w:rsidRPr="001D5E2F">
          <w:rPr>
            <w:lang w:val="en-US"/>
            <w:rPrChange w:id="23" w:author="Elin Röös" w:date="2024-07-31T10:51:00Z" w16du:dateUtc="2024-07-31T08:51:00Z">
              <w:rPr/>
            </w:rPrChange>
          </w:rPr>
          <w:t>supports humans using other animals provided their interests are given the same consideration as human interests, and this use enhances overall wellbeing</w:t>
        </w:r>
      </w:ins>
      <w:ins w:id="24" w:author="Elin Röös" w:date="2024-07-31T10:48:00Z" w16du:dateUtc="2024-07-31T08:48:00Z">
        <w:r w:rsidR="002D361D">
          <w:rPr>
            <w:lang w:val="en-GB"/>
          </w:rPr>
          <w:t xml:space="preserve"> (Singer, 1975)</w:t>
        </w:r>
      </w:ins>
      <w:ins w:id="25" w:author="Elin Röös" w:date="2024-07-31T10:51:00Z" w16du:dateUtc="2024-07-31T08:51:00Z">
        <w:r w:rsidR="00A56E98">
          <w:rPr>
            <w:lang w:val="en-GB"/>
          </w:rPr>
          <w:t xml:space="preserve"> and the </w:t>
        </w:r>
      </w:ins>
      <w:ins w:id="26" w:author="Elin Röös" w:date="2024-07-31T10:52:00Z" w16du:dateUtc="2024-07-31T08:52:00Z">
        <w:r w:rsidR="008A2BA5">
          <w:rPr>
            <w:lang w:val="en-GB"/>
          </w:rPr>
          <w:t>animal rights perspective</w:t>
        </w:r>
        <w:r w:rsidR="0064743C">
          <w:rPr>
            <w:lang w:val="en-GB"/>
          </w:rPr>
          <w:t xml:space="preserve">, considering </w:t>
        </w:r>
      </w:ins>
      <w:ins w:id="27" w:author="Elin Röös" w:date="2024-07-31T10:53:00Z" w16du:dateUtc="2024-07-31T08:53:00Z">
        <w:r w:rsidR="000068C0">
          <w:rPr>
            <w:lang w:val="en-GB"/>
          </w:rPr>
          <w:t>any use, abuse or killing of</w:t>
        </w:r>
      </w:ins>
      <w:ins w:id="28" w:author="Elin Röös" w:date="2024-07-31T10:53:00Z">
        <w:r w:rsidR="0064743C" w:rsidRPr="0064743C">
          <w:rPr>
            <w:lang w:val="en-US"/>
            <w:rPrChange w:id="29" w:author="Elin Röös" w:date="2024-07-31T10:53:00Z" w16du:dateUtc="2024-07-31T08:53:00Z">
              <w:rPr/>
            </w:rPrChange>
          </w:rPr>
          <w:t xml:space="preserve"> sentient animals</w:t>
        </w:r>
      </w:ins>
      <w:ins w:id="30" w:author="Elin Röös" w:date="2024-07-31T10:53:00Z" w16du:dateUtc="2024-07-31T08:53:00Z">
        <w:r w:rsidR="000068C0">
          <w:rPr>
            <w:lang w:val="en-US"/>
          </w:rPr>
          <w:t xml:space="preserve"> morally wrong</w:t>
        </w:r>
      </w:ins>
      <w:ins w:id="31" w:author="Elin Röös" w:date="2024-07-31T10:55:00Z" w16du:dateUtc="2024-07-31T08:55:00Z">
        <w:r w:rsidR="00EB4616">
          <w:rPr>
            <w:lang w:val="en-US"/>
          </w:rPr>
          <w:t xml:space="preserve"> </w:t>
        </w:r>
      </w:ins>
      <w:ins w:id="32" w:author="Elin Röös" w:date="2024-07-31T10:56:00Z" w16du:dateUtc="2024-07-31T08:56:00Z">
        <w:r w:rsidR="00FE6149">
          <w:rPr>
            <w:lang w:val="en-US"/>
          </w:rPr>
          <w:t xml:space="preserve">and </w:t>
        </w:r>
        <w:r w:rsidR="005D4A5F">
          <w:rPr>
            <w:lang w:val="en-US"/>
          </w:rPr>
          <w:t>should therefore be heavily decreased or abolished</w:t>
        </w:r>
      </w:ins>
      <w:ins w:id="33" w:author="Elin Röös" w:date="2024-07-31T10:53:00Z">
        <w:r w:rsidR="0064743C" w:rsidRPr="0064743C">
          <w:rPr>
            <w:lang w:val="en-US"/>
            <w:rPrChange w:id="34" w:author="Elin Röös" w:date="2024-07-31T10:53:00Z" w16du:dateUtc="2024-07-31T08:53:00Z">
              <w:rPr/>
            </w:rPrChange>
          </w:rPr>
          <w:t xml:space="preserve"> (</w:t>
        </w:r>
        <w:bookmarkStart w:id="35" w:name="bb0165"/>
        <w:r w:rsidR="0064743C" w:rsidRPr="0064743C">
          <w:fldChar w:fldCharType="begin"/>
        </w:r>
        <w:r w:rsidR="0064743C" w:rsidRPr="0064743C">
          <w:rPr>
            <w:lang w:val="en-US"/>
            <w:rPrChange w:id="36" w:author="Elin Röös" w:date="2024-07-31T10:53:00Z" w16du:dateUtc="2024-07-31T08:53:00Z">
              <w:rPr/>
            </w:rPrChange>
          </w:rPr>
          <w:instrText>HYPERLINK "https://www.sciencedirect.com/science/article/pii/S1045235421000435" \l "b0165"</w:instrText>
        </w:r>
        <w:r w:rsidR="0064743C" w:rsidRPr="0064743C">
          <w:fldChar w:fldCharType="separate"/>
        </w:r>
        <w:r w:rsidR="0064743C" w:rsidRPr="0064743C">
          <w:rPr>
            <w:rStyle w:val="Hyperlink"/>
            <w:lang w:val="en-US"/>
            <w:rPrChange w:id="37" w:author="Elin Röös" w:date="2024-07-31T10:53:00Z" w16du:dateUtc="2024-07-31T08:53:00Z">
              <w:rPr>
                <w:rStyle w:val="Hyperlink"/>
              </w:rPr>
            </w:rPrChange>
          </w:rPr>
          <w:t>Regan 1985</w:t>
        </w:r>
      </w:ins>
      <w:ins w:id="38" w:author="Elin Röös" w:date="2024-07-31T10:53:00Z" w16du:dateUtc="2024-07-31T08:53:00Z">
        <w:r w:rsidR="0064743C" w:rsidRPr="0064743C">
          <w:rPr>
            <w:lang w:val="en-GB"/>
          </w:rPr>
          <w:fldChar w:fldCharType="end"/>
        </w:r>
      </w:ins>
      <w:bookmarkEnd w:id="35"/>
      <w:ins w:id="39" w:author="Elin Röös" w:date="2024-07-31T10:53:00Z">
        <w:r w:rsidR="0064743C" w:rsidRPr="0064743C">
          <w:rPr>
            <w:lang w:val="en-US"/>
            <w:rPrChange w:id="40" w:author="Elin Röös" w:date="2024-07-31T10:53:00Z" w16du:dateUtc="2024-07-31T08:53:00Z">
              <w:rPr/>
            </w:rPrChange>
          </w:rPr>
          <w:t>)</w:t>
        </w:r>
      </w:ins>
      <w:ins w:id="41" w:author="Elin Röös" w:date="2024-07-31T10:53:00Z" w16du:dateUtc="2024-07-31T08:53:00Z">
        <w:r w:rsidR="000068C0">
          <w:rPr>
            <w:lang w:val="en-US"/>
          </w:rPr>
          <w:t>.</w:t>
        </w:r>
      </w:ins>
      <w:ins w:id="42" w:author="Elin Röös" w:date="2024-07-31T10:53:00Z">
        <w:r w:rsidR="0064743C" w:rsidRPr="0064743C">
          <w:rPr>
            <w:lang w:val="en-US"/>
            <w:rPrChange w:id="43" w:author="Elin Röös" w:date="2024-07-31T10:53:00Z" w16du:dateUtc="2024-07-31T08:53:00Z">
              <w:rPr/>
            </w:rPrChange>
          </w:rPr>
          <w:t> </w:t>
        </w:r>
      </w:ins>
      <w:ins w:id="44" w:author="Elin Röös" w:date="2024-07-31T10:46:00Z" w16du:dateUtc="2024-07-31T08:46:00Z">
        <w:r w:rsidR="00F37161">
          <w:rPr>
            <w:lang w:val="en-GB"/>
          </w:rPr>
          <w:t xml:space="preserve"> </w:t>
        </w:r>
      </w:ins>
      <w:proofErr w:type="spellStart"/>
      <w:r w:rsidRPr="48B9135D">
        <w:rPr>
          <w:lang w:val="en-GB"/>
        </w:rPr>
        <w:t>Vinnari</w:t>
      </w:r>
      <w:proofErr w:type="spellEnd"/>
      <w:r w:rsidRPr="48B9135D">
        <w:rPr>
          <w:lang w:val="en-GB"/>
        </w:rPr>
        <w:t xml:space="preserve"> </w:t>
      </w:r>
      <w:r w:rsidR="00E147B0">
        <w:rPr>
          <w:lang w:val="en-GB"/>
        </w:rPr>
        <w:t>&amp;</w:t>
      </w:r>
      <w:r w:rsidRPr="48B9135D">
        <w:rPr>
          <w:lang w:val="en-GB"/>
        </w:rPr>
        <w:t xml:space="preserve"> </w:t>
      </w:r>
      <w:proofErr w:type="spellStart"/>
      <w:r w:rsidRPr="48B9135D">
        <w:rPr>
          <w:lang w:val="en-GB"/>
        </w:rPr>
        <w:t>Vinnari</w:t>
      </w:r>
      <w:proofErr w:type="spellEnd"/>
      <w:r w:rsidRPr="48B9135D">
        <w:rPr>
          <w:lang w:val="en-GB"/>
        </w:rPr>
        <w:t xml:space="preserve"> (2022) </w:t>
      </w:r>
      <w:ins w:id="45" w:author="Elin Röös" w:date="2024-07-31T11:02:00Z" w16du:dateUtc="2024-07-31T09:02:00Z">
        <w:r w:rsidR="008D4931">
          <w:rPr>
            <w:lang w:val="en-GB"/>
          </w:rPr>
          <w:t xml:space="preserve">presents a framework </w:t>
        </w:r>
        <w:r w:rsidR="00EA4861">
          <w:rPr>
            <w:lang w:val="en-GB"/>
          </w:rPr>
          <w:t xml:space="preserve">reflecting these perspectives </w:t>
        </w:r>
      </w:ins>
      <w:ins w:id="46" w:author="Elin Röös" w:date="2024-07-31T11:03:00Z" w16du:dateUtc="2024-07-31T09:03:00Z">
        <w:r w:rsidR="00EA4861">
          <w:rPr>
            <w:lang w:val="en-GB"/>
          </w:rPr>
          <w:t xml:space="preserve">and </w:t>
        </w:r>
      </w:ins>
      <w:r w:rsidRPr="48B9135D">
        <w:rPr>
          <w:lang w:val="en-GB"/>
        </w:rPr>
        <w:t>describ</w:t>
      </w:r>
      <w:ins w:id="47" w:author="Elin Röös" w:date="2024-07-31T11:03:00Z" w16du:dateUtc="2024-07-31T09:03:00Z">
        <w:r w:rsidR="00EA4861">
          <w:rPr>
            <w:lang w:val="en-GB"/>
          </w:rPr>
          <w:t>ing</w:t>
        </w:r>
      </w:ins>
      <w:del w:id="48" w:author="Elin Röös" w:date="2024-07-31T11:03:00Z" w16du:dateUtc="2024-07-31T09:03:00Z">
        <w:r w:rsidRPr="48B9135D" w:rsidDel="00EA4861">
          <w:rPr>
            <w:lang w:val="en-GB"/>
          </w:rPr>
          <w:delText>e</w:delText>
        </w:r>
      </w:del>
      <w:r w:rsidRPr="48B9135D">
        <w:rPr>
          <w:lang w:val="en-GB"/>
        </w:rPr>
        <w:t xml:space="preserve"> a potential shift from no rights for animals via simple rights to fundamental right for animals. Our work </w:t>
      </w:r>
      <w:ins w:id="49" w:author="Elin Röös" w:date="2024-07-31T11:03:00Z" w16du:dateUtc="2024-07-31T09:03:00Z">
        <w:r w:rsidR="00EA4861">
          <w:rPr>
            <w:lang w:val="en-GB"/>
          </w:rPr>
          <w:t xml:space="preserve">here </w:t>
        </w:r>
      </w:ins>
      <w:r w:rsidRPr="48B9135D">
        <w:rPr>
          <w:lang w:val="en-GB"/>
        </w:rPr>
        <w:t xml:space="preserve">fits within ‘simple rights’ on their scale, meaning that human use of animals is acceptable “but subject to welfare considerations” and “suffering inflicted on animals should be minimized”. </w:t>
      </w:r>
      <w:r w:rsidRPr="48B9135D">
        <w:rPr>
          <w:lang w:val="en-US"/>
        </w:rPr>
        <w:t>From a utilitarian point of view, an individual animals’ impaired welfare may be outweighed by other factors beneficial for humans, such as lower climate impact of animal production (</w:t>
      </w:r>
      <w:r w:rsidRPr="48B9135D">
        <w:rPr>
          <w:highlight w:val="yellow"/>
          <w:lang w:val="en-US"/>
        </w:rPr>
        <w:t>Ref</w:t>
      </w:r>
      <w:r w:rsidRPr="48B9135D">
        <w:rPr>
          <w:lang w:val="en-US"/>
        </w:rPr>
        <w:t xml:space="preserve"> </w:t>
      </w:r>
      <w:proofErr w:type="spellStart"/>
      <w:r w:rsidRPr="48B9135D">
        <w:rPr>
          <w:lang w:val="en-US"/>
        </w:rPr>
        <w:t>Sandöe</w:t>
      </w:r>
      <w:proofErr w:type="spellEnd"/>
      <w:r w:rsidRPr="48B9135D">
        <w:rPr>
          <w:lang w:val="en-US"/>
        </w:rPr>
        <w:t xml:space="preserve">). If a large number of animals severely suffer in food production, the beneficial impact on humans of that food must be large to outweigh the suffering of animals. </w:t>
      </w:r>
      <w:ins w:id="50" w:author="Elin Röös" w:date="2024-07-31T11:04:00Z" w16du:dateUtc="2024-07-31T09:04:00Z">
        <w:r w:rsidR="00403011">
          <w:rPr>
            <w:lang w:val="en-US"/>
          </w:rPr>
          <w:t xml:space="preserve">Ideally, </w:t>
        </w:r>
      </w:ins>
      <w:del w:id="51" w:author="Elin Röös" w:date="2024-07-31T11:04:00Z" w16du:dateUtc="2024-07-31T09:04:00Z">
        <w:r w:rsidRPr="48B9135D" w:rsidDel="00403011">
          <w:rPr>
            <w:lang w:val="en-US"/>
          </w:rPr>
          <w:delText>C</w:delText>
        </w:r>
      </w:del>
      <w:ins w:id="52" w:author="Elin Röös" w:date="2024-07-31T11:04:00Z" w16du:dateUtc="2024-07-31T09:04:00Z">
        <w:r w:rsidR="00403011">
          <w:rPr>
            <w:lang w:val="en-US"/>
          </w:rPr>
          <w:t>c</w:t>
        </w:r>
      </w:ins>
      <w:r w:rsidRPr="48B9135D">
        <w:rPr>
          <w:lang w:val="en-US"/>
        </w:rPr>
        <w:t xml:space="preserve">onsideration should not be limited to the production animals themselves, but should include all animals in the system, </w:t>
      </w:r>
      <w:del w:id="53" w:author="Elin Röös" w:date="2024-07-31T11:05:00Z" w16du:dateUtc="2024-07-31T09:05:00Z">
        <w:r w:rsidRPr="48B9135D" w:rsidDel="000922BE">
          <w:rPr>
            <w:lang w:val="en-US"/>
          </w:rPr>
          <w:delText>i.e.</w:delText>
        </w:r>
      </w:del>
      <w:ins w:id="54" w:author="Elin Röös" w:date="2024-07-31T11:05:00Z" w16du:dateUtc="2024-07-31T09:05:00Z">
        <w:r w:rsidR="000922BE">
          <w:rPr>
            <w:lang w:val="en-US"/>
          </w:rPr>
          <w:t>e.g.</w:t>
        </w:r>
      </w:ins>
      <w:r w:rsidRPr="48B9135D">
        <w:rPr>
          <w:lang w:val="en-US"/>
        </w:rPr>
        <w:t xml:space="preserve"> </w:t>
      </w:r>
      <w:del w:id="55" w:author="Elin Röös" w:date="2024-07-31T11:05:00Z" w16du:dateUtc="2024-07-31T09:05:00Z">
        <w:r w:rsidRPr="48B9135D" w:rsidDel="000922BE">
          <w:rPr>
            <w:lang w:val="en-US"/>
          </w:rPr>
          <w:delText xml:space="preserve">also </w:delText>
        </w:r>
      </w:del>
      <w:r w:rsidRPr="48B9135D">
        <w:rPr>
          <w:lang w:val="en-US"/>
        </w:rPr>
        <w:lastRenderedPageBreak/>
        <w:t>parents of production animals</w:t>
      </w:r>
      <w:ins w:id="56" w:author="Elin Röös" w:date="2024-07-31T11:05:00Z" w16du:dateUtc="2024-07-31T09:05:00Z">
        <w:r w:rsidR="00017C07">
          <w:rPr>
            <w:lang w:val="en-US"/>
          </w:rPr>
          <w:t xml:space="preserve"> and wild animals affected by e.g. feed production (</w:t>
        </w:r>
        <w:proofErr w:type="spellStart"/>
        <w:r w:rsidR="00017C07">
          <w:rPr>
            <w:lang w:val="en-US"/>
          </w:rPr>
          <w:t>Vinnari</w:t>
        </w:r>
        <w:proofErr w:type="spellEnd"/>
        <w:r w:rsidR="00017C07">
          <w:rPr>
            <w:lang w:val="en-US"/>
          </w:rPr>
          <w:t xml:space="preserve"> &amp; </w:t>
        </w:r>
        <w:proofErr w:type="spellStart"/>
        <w:r w:rsidR="00017C07">
          <w:rPr>
            <w:lang w:val="en-US"/>
          </w:rPr>
          <w:t>Vinnari</w:t>
        </w:r>
        <w:proofErr w:type="spellEnd"/>
        <w:r w:rsidR="00017C07">
          <w:rPr>
            <w:lang w:val="en-US"/>
          </w:rPr>
          <w:t>, 2022)</w:t>
        </w:r>
      </w:ins>
      <w:r w:rsidRPr="48B9135D">
        <w:rPr>
          <w:lang w:val="en-US"/>
        </w:rPr>
        <w:t xml:space="preserve">. </w:t>
      </w:r>
    </w:p>
    <w:p w14:paraId="7F77C8A0" w14:textId="7FA8B9E7" w:rsidR="00E5797C" w:rsidRDefault="00E5797C" w:rsidP="00E5797C">
      <w:pPr>
        <w:rPr>
          <w:lang w:val="en-GB"/>
        </w:rPr>
      </w:pPr>
      <w:r>
        <w:rPr>
          <w:lang w:val="en-GB"/>
        </w:rPr>
        <w:t xml:space="preserve">From an </w:t>
      </w:r>
      <w:r w:rsidRPr="00CD7DB9">
        <w:rPr>
          <w:lang w:val="en-GB"/>
        </w:rPr>
        <w:t xml:space="preserve">animal rights </w:t>
      </w:r>
      <w:r>
        <w:rPr>
          <w:lang w:val="en-GB"/>
        </w:rPr>
        <w:t xml:space="preserve">perspective (a </w:t>
      </w:r>
      <w:r w:rsidRPr="00CD7DB9">
        <w:rPr>
          <w:lang w:val="en-GB"/>
        </w:rPr>
        <w:t>version of duty ethics</w:t>
      </w:r>
      <w:r>
        <w:rPr>
          <w:lang w:val="en-GB"/>
        </w:rPr>
        <w:t>)</w:t>
      </w:r>
      <w:r w:rsidRPr="00CD7DB9">
        <w:rPr>
          <w:lang w:val="en-GB"/>
        </w:rPr>
        <w:t xml:space="preserve">, the animal is </w:t>
      </w:r>
      <w:r w:rsidRPr="00D22214">
        <w:rPr>
          <w:highlight w:val="yellow"/>
          <w:lang w:val="en-GB"/>
        </w:rPr>
        <w:t>a sentient being a</w:t>
      </w:r>
      <w:r>
        <w:rPr>
          <w:lang w:val="en-GB"/>
        </w:rPr>
        <w:t xml:space="preserve">nd </w:t>
      </w:r>
      <w:r w:rsidRPr="00CD7DB9">
        <w:rPr>
          <w:lang w:val="en-GB"/>
        </w:rPr>
        <w:t xml:space="preserve">an individual worthy of respect in its own </w:t>
      </w:r>
      <w:commentRangeStart w:id="57"/>
      <w:r w:rsidRPr="00CD7DB9">
        <w:rPr>
          <w:lang w:val="en-GB"/>
        </w:rPr>
        <w:t>right</w:t>
      </w:r>
      <w:commentRangeEnd w:id="57"/>
      <w:r>
        <w:rPr>
          <w:rStyle w:val="CommentReference"/>
        </w:rPr>
        <w:commentReference w:id="57"/>
      </w:r>
      <w:r>
        <w:rPr>
          <w:lang w:val="en-GB"/>
        </w:rPr>
        <w:t xml:space="preserve">. The animal </w:t>
      </w:r>
      <w:r w:rsidRPr="00CD7DB9">
        <w:rPr>
          <w:lang w:val="en-GB"/>
        </w:rPr>
        <w:t xml:space="preserve">should not be regarded as a mere instrument for human purposes (Regan, 1983; Francione, 2010). This view excludes </w:t>
      </w:r>
      <w:r>
        <w:rPr>
          <w:lang w:val="en-GB"/>
        </w:rPr>
        <w:t xml:space="preserve">all consumption of food sourced from </w:t>
      </w:r>
      <w:r w:rsidRPr="00CD7DB9">
        <w:rPr>
          <w:lang w:val="en-GB"/>
        </w:rPr>
        <w:t>animal</w:t>
      </w:r>
      <w:r>
        <w:rPr>
          <w:lang w:val="en-GB"/>
        </w:rPr>
        <w:t xml:space="preserve">s’ </w:t>
      </w:r>
      <w:r w:rsidRPr="00D22214">
        <w:rPr>
          <w:highlight w:val="yellow"/>
          <w:lang w:val="en-GB"/>
        </w:rPr>
        <w:t>having cognitive abilit</w:t>
      </w:r>
      <w:r>
        <w:rPr>
          <w:lang w:val="en-GB"/>
        </w:rPr>
        <w:t>ies</w:t>
      </w:r>
      <w:ins w:id="58" w:author="Elin Röös" w:date="2024-07-31T11:07:00Z" w16du:dateUtc="2024-07-31T09:07:00Z">
        <w:r w:rsidR="00E81D04">
          <w:rPr>
            <w:lang w:val="en-GB"/>
          </w:rPr>
          <w:t xml:space="preserve"> and animal welfare </w:t>
        </w:r>
        <w:r w:rsidR="00A471F2">
          <w:rPr>
            <w:lang w:val="en-GB"/>
          </w:rPr>
          <w:t>indicators</w:t>
        </w:r>
        <w:r w:rsidR="00E81D04">
          <w:rPr>
            <w:lang w:val="en-GB"/>
          </w:rPr>
          <w:t xml:space="preserve"> then becomes </w:t>
        </w:r>
        <w:r w:rsidR="00A471F2">
          <w:rPr>
            <w:lang w:val="en-GB"/>
          </w:rPr>
          <w:t>obsolete</w:t>
        </w:r>
      </w:ins>
      <w:r w:rsidRPr="00CD7DB9">
        <w:rPr>
          <w:lang w:val="en-GB"/>
        </w:rPr>
        <w:t xml:space="preserve">. </w:t>
      </w:r>
      <w:ins w:id="59" w:author="Elin Röös" w:date="2024-07-31T10:35:00Z" w16du:dateUtc="2024-07-31T08:35:00Z">
        <w:r w:rsidR="00DA748B">
          <w:rPr>
            <w:lang w:val="en-GB"/>
          </w:rPr>
          <w:t xml:space="preserve">Although </w:t>
        </w:r>
      </w:ins>
      <w:del w:id="60" w:author="Elin Röös" w:date="2024-07-31T10:35:00Z" w16du:dateUtc="2024-07-31T08:35:00Z">
        <w:r w:rsidDel="00DA748B">
          <w:rPr>
            <w:lang w:val="en-GB"/>
          </w:rPr>
          <w:delText>Our</w:delText>
        </w:r>
      </w:del>
      <w:ins w:id="61" w:author="Elin Röös" w:date="2024-07-31T10:35:00Z" w16du:dateUtc="2024-07-31T08:35:00Z">
        <w:r w:rsidR="00DA748B">
          <w:rPr>
            <w:lang w:val="en-GB"/>
          </w:rPr>
          <w:t>our animal welfare</w:t>
        </w:r>
      </w:ins>
      <w:r>
        <w:rPr>
          <w:lang w:val="en-GB"/>
        </w:rPr>
        <w:t xml:space="preserve"> indicators are developed </w:t>
      </w:r>
      <w:r w:rsidRPr="004376B0">
        <w:rPr>
          <w:lang w:val="en-GB"/>
        </w:rPr>
        <w:t>with an underlying assumption that humans’ have the right to use and kill animals for food production</w:t>
      </w:r>
      <w:del w:id="62" w:author="Elin Röös" w:date="2024-07-31T10:36:00Z" w16du:dateUtc="2024-07-31T08:36:00Z">
        <w:r w:rsidRPr="004376B0" w:rsidDel="00DA748B">
          <w:rPr>
            <w:lang w:val="en-GB"/>
          </w:rPr>
          <w:delText xml:space="preserve">. </w:delText>
        </w:r>
        <w:r w:rsidRPr="00CD7DB9" w:rsidDel="00DA748B">
          <w:rPr>
            <w:lang w:val="en-GB"/>
          </w:rPr>
          <w:delText>However</w:delText>
        </w:r>
      </w:del>
      <w:r w:rsidRPr="00CD7DB9">
        <w:rPr>
          <w:lang w:val="en-GB"/>
        </w:rPr>
        <w:t xml:space="preserve">, </w:t>
      </w:r>
      <w:r>
        <w:rPr>
          <w:lang w:val="en-GB"/>
        </w:rPr>
        <w:t>the animal rights view</w:t>
      </w:r>
      <w:r w:rsidRPr="00CD7DB9">
        <w:rPr>
          <w:lang w:val="en-GB"/>
        </w:rPr>
        <w:t xml:space="preserve"> </w:t>
      </w:r>
      <w:r>
        <w:rPr>
          <w:lang w:val="en-GB"/>
        </w:rPr>
        <w:t xml:space="preserve">is </w:t>
      </w:r>
      <w:ins w:id="63" w:author="Elin Röös" w:date="2024-07-31T11:10:00Z" w16du:dateUtc="2024-07-31T09:10:00Z">
        <w:r w:rsidR="00564B95">
          <w:rPr>
            <w:lang w:val="en-GB"/>
          </w:rPr>
          <w:t xml:space="preserve">included as the indicator </w:t>
        </w:r>
        <w:r w:rsidR="00A915E5">
          <w:rPr>
            <w:lang w:val="en-GB"/>
          </w:rPr>
          <w:t xml:space="preserve">considers </w:t>
        </w:r>
      </w:ins>
      <w:del w:id="64" w:author="Elin Röös" w:date="2024-07-31T11:10:00Z" w16du:dateUtc="2024-07-31T09:10:00Z">
        <w:r w:rsidRPr="00CD7DB9" w:rsidDel="00A915E5">
          <w:rPr>
            <w:lang w:val="en-GB"/>
          </w:rPr>
          <w:delText xml:space="preserve">relevant </w:delText>
        </w:r>
        <w:r w:rsidDel="00A915E5">
          <w:rPr>
            <w:lang w:val="en-GB"/>
          </w:rPr>
          <w:delText>for the animal welfare indicator b</w:delText>
        </w:r>
        <w:r w:rsidRPr="00CD7DB9" w:rsidDel="00A915E5">
          <w:rPr>
            <w:lang w:val="en-GB"/>
          </w:rPr>
          <w:delText xml:space="preserve">ecause </w:delText>
        </w:r>
        <w:r w:rsidDel="00A915E5">
          <w:rPr>
            <w:lang w:val="en-GB"/>
          </w:rPr>
          <w:delText xml:space="preserve">some consumers (and other citizens) want to reduce </w:delText>
        </w:r>
      </w:del>
      <w:r>
        <w:rPr>
          <w:lang w:val="en-GB"/>
        </w:rPr>
        <w:t>the number of animals used by humans</w:t>
      </w:r>
      <w:r w:rsidRPr="00CD7DB9">
        <w:rPr>
          <w:lang w:val="en-GB"/>
        </w:rPr>
        <w:t xml:space="preserve">. </w:t>
      </w:r>
      <w:r>
        <w:rPr>
          <w:lang w:val="en-GB"/>
        </w:rPr>
        <w:t xml:space="preserve">The </w:t>
      </w:r>
      <w:r w:rsidRPr="00CD7DB9">
        <w:rPr>
          <w:lang w:val="en-GB"/>
        </w:rPr>
        <w:t xml:space="preserve">animal integrity </w:t>
      </w:r>
      <w:r>
        <w:rPr>
          <w:lang w:val="en-GB"/>
        </w:rPr>
        <w:t xml:space="preserve">perspective calls for </w:t>
      </w:r>
      <w:r w:rsidRPr="00CD7DB9">
        <w:rPr>
          <w:lang w:val="en-GB"/>
        </w:rPr>
        <w:t>a sense of respect for the animal as a sentient being experiencing its own life and existing on its own premises</w:t>
      </w:r>
      <w:r>
        <w:rPr>
          <w:lang w:val="en-GB"/>
        </w:rPr>
        <w:t xml:space="preserve">; the animal is not </w:t>
      </w:r>
      <w:r w:rsidRPr="00CD7DB9">
        <w:rPr>
          <w:lang w:val="en-GB"/>
        </w:rPr>
        <w:t>define</w:t>
      </w:r>
      <w:r>
        <w:rPr>
          <w:lang w:val="en-GB"/>
        </w:rPr>
        <w:t>d</w:t>
      </w:r>
      <w:r w:rsidRPr="00CD7DB9">
        <w:rPr>
          <w:lang w:val="en-GB"/>
        </w:rPr>
        <w:t xml:space="preserve"> through its function for humans (Röcklinsberg et al., 2014). </w:t>
      </w:r>
      <w:r>
        <w:rPr>
          <w:lang w:val="en-GB"/>
        </w:rPr>
        <w:t xml:space="preserve">According to </w:t>
      </w:r>
      <w:r w:rsidRPr="00CD7DB9">
        <w:rPr>
          <w:lang w:val="en-GB"/>
        </w:rPr>
        <w:t>Rutgers and Heeger (1999)</w:t>
      </w:r>
      <w:r>
        <w:rPr>
          <w:lang w:val="en-GB"/>
        </w:rPr>
        <w:t>,</w:t>
      </w:r>
      <w:r w:rsidRPr="00CD7DB9">
        <w:rPr>
          <w:lang w:val="en-GB"/>
        </w:rPr>
        <w:t xml:space="preserve"> animal integrity </w:t>
      </w:r>
      <w:r>
        <w:rPr>
          <w:lang w:val="en-GB"/>
        </w:rPr>
        <w:t>describes t</w:t>
      </w:r>
      <w:r w:rsidRPr="00CD7DB9">
        <w:rPr>
          <w:lang w:val="en-GB"/>
        </w:rPr>
        <w:t>he “wholeness and intactness of the animal</w:t>
      </w:r>
      <w:r>
        <w:rPr>
          <w:lang w:val="en-GB"/>
        </w:rPr>
        <w:t>”.</w:t>
      </w:r>
      <w:r w:rsidRPr="00CD7DB9">
        <w:rPr>
          <w:lang w:val="en-GB"/>
        </w:rPr>
        <w:t xml:space="preserve"> </w:t>
      </w:r>
      <w:r>
        <w:rPr>
          <w:lang w:val="en-GB"/>
        </w:rPr>
        <w:t>With t</w:t>
      </w:r>
      <w:r w:rsidRPr="00CD7DB9">
        <w:rPr>
          <w:lang w:val="en-GB"/>
        </w:rPr>
        <w:t>his overall respect for other being</w:t>
      </w:r>
      <w:r>
        <w:rPr>
          <w:lang w:val="en-GB"/>
        </w:rPr>
        <w:t>s, the ethically acceptable use</w:t>
      </w:r>
      <w:r w:rsidRPr="00CD7DB9">
        <w:rPr>
          <w:lang w:val="en-GB"/>
        </w:rPr>
        <w:t xml:space="preserve"> of animals </w:t>
      </w:r>
      <w:r>
        <w:rPr>
          <w:lang w:val="en-GB"/>
        </w:rPr>
        <w:t xml:space="preserve">cannot be based on </w:t>
      </w:r>
      <w:r w:rsidRPr="00CD7DB9">
        <w:rPr>
          <w:lang w:val="en-GB"/>
        </w:rPr>
        <w:t>utilitarian calculations</w:t>
      </w:r>
      <w:r>
        <w:rPr>
          <w:lang w:val="en-GB"/>
        </w:rPr>
        <w:t xml:space="preserve"> only; number of killed animals needed for a diet matters even if these animals have a good welfare. How important number of animal lives is in a diet assessment </w:t>
      </w:r>
      <w:r w:rsidRPr="00CD7DB9">
        <w:rPr>
          <w:lang w:val="en-GB"/>
        </w:rPr>
        <w:t xml:space="preserve">cannot </w:t>
      </w:r>
      <w:r>
        <w:rPr>
          <w:lang w:val="en-GB"/>
        </w:rPr>
        <w:t xml:space="preserve">be answered by scientific facts since it depends on </w:t>
      </w:r>
      <w:r w:rsidRPr="00CD7DB9">
        <w:rPr>
          <w:lang w:val="en-GB"/>
        </w:rPr>
        <w:t>person</w:t>
      </w:r>
      <w:r>
        <w:rPr>
          <w:lang w:val="en-GB"/>
        </w:rPr>
        <w:t xml:space="preserve">al set of </w:t>
      </w:r>
      <w:r w:rsidRPr="00CD7DB9">
        <w:rPr>
          <w:lang w:val="en-GB"/>
        </w:rPr>
        <w:t>values, choice of ethical theory and worldview.</w:t>
      </w:r>
      <w:r w:rsidRPr="004376B0">
        <w:rPr>
          <w:lang w:val="en-GB"/>
        </w:rPr>
        <w:t xml:space="preserve"> </w:t>
      </w:r>
    </w:p>
    <w:p w14:paraId="31589DC2" w14:textId="77777777" w:rsidR="00E5797C" w:rsidRPr="004376B0" w:rsidRDefault="00E5797C" w:rsidP="00E5797C">
      <w:pPr>
        <w:pStyle w:val="Heading2"/>
        <w:rPr>
          <w:lang w:val="en-GB"/>
        </w:rPr>
      </w:pPr>
      <w:r w:rsidRPr="004376B0">
        <w:rPr>
          <w:lang w:val="en-GB"/>
        </w:rPr>
        <w:t>2.</w:t>
      </w:r>
      <w:r>
        <w:rPr>
          <w:lang w:val="en-GB"/>
        </w:rPr>
        <w:t>3</w:t>
      </w:r>
      <w:r w:rsidRPr="004376B0">
        <w:rPr>
          <w:lang w:val="en-GB"/>
        </w:rPr>
        <w:t xml:space="preserve"> </w:t>
      </w:r>
      <w:r>
        <w:rPr>
          <w:lang w:val="en-GB"/>
        </w:rPr>
        <w:t>A</w:t>
      </w:r>
      <w:r w:rsidRPr="004376B0">
        <w:rPr>
          <w:lang w:val="en-GB"/>
        </w:rPr>
        <w:t>nimal welfare challenges</w:t>
      </w:r>
    </w:p>
    <w:p w14:paraId="2FA8EA3A" w14:textId="00AE4DEF" w:rsidR="00E5797C" w:rsidRDefault="00E5797C" w:rsidP="00E5797C">
      <w:pPr>
        <w:rPr>
          <w:lang w:val="en-GB"/>
        </w:rPr>
      </w:pPr>
      <w:r w:rsidRPr="004376B0">
        <w:rPr>
          <w:lang w:val="en-GB"/>
        </w:rPr>
        <w:t>There are several major animal welfare issues in animal production, often related to frequent diseases and injuries and restricted area available for the animals</w:t>
      </w:r>
      <w:r w:rsidR="002A3BF6">
        <w:rPr>
          <w:lang w:val="en-GB"/>
        </w:rPr>
        <w:t xml:space="preserve"> </w:t>
      </w:r>
      <w:r w:rsidR="002A3BF6" w:rsidRPr="00EF5851">
        <w:rPr>
          <w:highlight w:val="yellow"/>
          <w:lang w:val="en-GB"/>
          <w:rPrChange w:id="65" w:author="Elin Röös" w:date="2024-07-31T11:12:00Z" w16du:dateUtc="2024-07-31T09:12:00Z">
            <w:rPr>
              <w:lang w:val="en-GB"/>
            </w:rPr>
          </w:rPrChange>
        </w:rPr>
        <w:t>(ref)</w:t>
      </w:r>
      <w:r w:rsidRPr="004376B0">
        <w:rPr>
          <w:lang w:val="en-GB"/>
        </w:rPr>
        <w:t>. Death is not an animal welfare issue</w:t>
      </w:r>
      <w:r>
        <w:rPr>
          <w:lang w:val="en-GB"/>
        </w:rPr>
        <w:t xml:space="preserve"> in itself but m</w:t>
      </w:r>
      <w:r w:rsidRPr="004376B0">
        <w:rPr>
          <w:lang w:val="en-GB"/>
        </w:rPr>
        <w:t>ortality on farm is</w:t>
      </w:r>
      <w:r>
        <w:rPr>
          <w:lang w:val="en-GB"/>
        </w:rPr>
        <w:t xml:space="preserve"> </w:t>
      </w:r>
      <w:r w:rsidRPr="004376B0">
        <w:rPr>
          <w:lang w:val="en-GB"/>
        </w:rPr>
        <w:t xml:space="preserve">often preceded by a period of disease or stress and thus low welfare. </w:t>
      </w:r>
      <w:r>
        <w:rPr>
          <w:lang w:val="en-GB"/>
        </w:rPr>
        <w:t>A</w:t>
      </w:r>
      <w:r w:rsidRPr="004376B0">
        <w:rPr>
          <w:lang w:val="en-GB"/>
        </w:rPr>
        <w:t>nimals’ ability to perform behaviours that they are strongly motivated to perform</w:t>
      </w:r>
      <w:r>
        <w:rPr>
          <w:lang w:val="en-GB"/>
        </w:rPr>
        <w:t xml:space="preserve"> is crucial for animal welfare</w:t>
      </w:r>
      <w:r w:rsidR="002A3BF6">
        <w:rPr>
          <w:lang w:val="en-GB"/>
        </w:rPr>
        <w:t xml:space="preserve"> </w:t>
      </w:r>
      <w:r w:rsidR="002A3BF6" w:rsidRPr="00EF5851">
        <w:rPr>
          <w:highlight w:val="yellow"/>
          <w:lang w:val="en-GB"/>
          <w:rPrChange w:id="66" w:author="Elin Röös" w:date="2024-07-31T11:12:00Z" w16du:dateUtc="2024-07-31T09:12:00Z">
            <w:rPr>
              <w:lang w:val="en-GB"/>
            </w:rPr>
          </w:rPrChange>
        </w:rPr>
        <w:t>(ref)</w:t>
      </w:r>
      <w:r w:rsidRPr="004376B0">
        <w:rPr>
          <w:lang w:val="en-GB"/>
        </w:rPr>
        <w:t>. In intensive production systems animals are often kept in an environment where there is not enough room for performing those behaviours, such as rooting or grazing. High stocking density does not only hinder animals’ movements - it also increases the risk of aggressive interactions and spreading of infections in the group</w:t>
      </w:r>
      <w:r w:rsidR="00851535">
        <w:rPr>
          <w:lang w:val="en-GB"/>
        </w:rPr>
        <w:t xml:space="preserve"> </w:t>
      </w:r>
      <w:r w:rsidR="00851535" w:rsidRPr="00C67AF2">
        <w:rPr>
          <w:highlight w:val="yellow"/>
          <w:lang w:val="en-GB"/>
          <w:rPrChange w:id="67" w:author="Elin Röös" w:date="2024-07-31T11:12:00Z" w16du:dateUtc="2024-07-31T09:12:00Z">
            <w:rPr>
              <w:lang w:val="en-GB"/>
            </w:rPr>
          </w:rPrChange>
        </w:rPr>
        <w:t>(ref)</w:t>
      </w:r>
      <w:r w:rsidRPr="004376B0">
        <w:rPr>
          <w:lang w:val="en-GB"/>
        </w:rPr>
        <w:t xml:space="preserve">. </w:t>
      </w:r>
    </w:p>
    <w:p w14:paraId="7E2E893C" w14:textId="3E2271A2" w:rsidR="00E5797C" w:rsidRPr="004376B0" w:rsidRDefault="00E5797C" w:rsidP="00E5797C">
      <w:pPr>
        <w:rPr>
          <w:lang w:val="en-GB"/>
        </w:rPr>
      </w:pPr>
      <w:r>
        <w:rPr>
          <w:lang w:val="en-GB"/>
        </w:rPr>
        <w:t>Animals like salmon, pigs and chickens are raised to be slaughtered at a given time, usually before sexual maturity. Lying hens and dairy cows producing eggs and milk are slaughtered as adults. Wild animals are killed during hunt</w:t>
      </w:r>
      <w:r w:rsidR="00851535">
        <w:rPr>
          <w:lang w:val="en-GB"/>
        </w:rPr>
        <w:t>ing</w:t>
      </w:r>
      <w:r>
        <w:rPr>
          <w:lang w:val="en-GB"/>
        </w:rPr>
        <w:t xml:space="preserve"> or fishing. The whole slaughter process, from animal collection to death, may cause fear and pain. The duration of this process varies between production systems, with a range from less than an hour to more than a day (</w:t>
      </w:r>
      <w:r w:rsidRPr="007D250D">
        <w:rPr>
          <w:highlight w:val="yellow"/>
          <w:lang w:val="en-GB"/>
        </w:rPr>
        <w:t>ref</w:t>
      </w:r>
      <w:r>
        <w:rPr>
          <w:lang w:val="en-GB"/>
        </w:rPr>
        <w:t xml:space="preserve"> EU transport?). </w:t>
      </w:r>
    </w:p>
    <w:p w14:paraId="5A53BEA7" w14:textId="30C92B9C" w:rsidR="00E5797C" w:rsidRDefault="00E5797C" w:rsidP="00E5797C">
      <w:pPr>
        <w:rPr>
          <w:lang w:val="en-GB"/>
        </w:rPr>
      </w:pPr>
      <w:r w:rsidRPr="004376B0">
        <w:rPr>
          <w:lang w:val="en-GB"/>
        </w:rPr>
        <w:lastRenderedPageBreak/>
        <w:t>Domesticated animals are selected for high production levels (growth, milk, eggs etc)</w:t>
      </w:r>
      <w:r>
        <w:rPr>
          <w:lang w:val="en-GB"/>
        </w:rPr>
        <w:t>. T</w:t>
      </w:r>
      <w:r w:rsidRPr="004376B0">
        <w:rPr>
          <w:lang w:val="en-GB"/>
        </w:rPr>
        <w:t xml:space="preserve">his has led to a more effective food production </w:t>
      </w:r>
      <w:r>
        <w:rPr>
          <w:lang w:val="en-GB"/>
        </w:rPr>
        <w:t>with lower climate impact per kg product (</w:t>
      </w:r>
      <w:r w:rsidRPr="007D250D">
        <w:rPr>
          <w:highlight w:val="yellow"/>
          <w:lang w:val="en-GB"/>
        </w:rPr>
        <w:t>ref</w:t>
      </w:r>
      <w:r>
        <w:rPr>
          <w:lang w:val="en-GB"/>
        </w:rPr>
        <w:t xml:space="preserve">) </w:t>
      </w:r>
      <w:r w:rsidRPr="004376B0">
        <w:rPr>
          <w:lang w:val="en-GB"/>
        </w:rPr>
        <w:t xml:space="preserve">but also some unfavourable genetic changes in traits important for animal welfare. </w:t>
      </w:r>
      <w:r>
        <w:rPr>
          <w:lang w:val="en-GB"/>
        </w:rPr>
        <w:t xml:space="preserve">Two well-known </w:t>
      </w:r>
      <w:r w:rsidRPr="004376B0">
        <w:rPr>
          <w:lang w:val="en-GB"/>
        </w:rPr>
        <w:t>example</w:t>
      </w:r>
      <w:r>
        <w:rPr>
          <w:lang w:val="en-GB"/>
        </w:rPr>
        <w:t xml:space="preserve">s are </w:t>
      </w:r>
      <w:r w:rsidRPr="004376B0">
        <w:rPr>
          <w:lang w:val="en-GB"/>
        </w:rPr>
        <w:t xml:space="preserve">high selection pressure on milk yield </w:t>
      </w:r>
      <w:r>
        <w:rPr>
          <w:lang w:val="en-GB"/>
        </w:rPr>
        <w:t xml:space="preserve">that </w:t>
      </w:r>
      <w:r w:rsidRPr="004376B0">
        <w:rPr>
          <w:lang w:val="en-GB"/>
        </w:rPr>
        <w:t xml:space="preserve">increases the risk of mastitis (udder inflammation) and high selection pressure on growth rate </w:t>
      </w:r>
      <w:r>
        <w:rPr>
          <w:lang w:val="en-GB"/>
        </w:rPr>
        <w:t xml:space="preserve">that </w:t>
      </w:r>
      <w:r w:rsidRPr="004376B0">
        <w:rPr>
          <w:lang w:val="en-GB"/>
        </w:rPr>
        <w:t>increases the risk of leg problems</w:t>
      </w:r>
      <w:r>
        <w:rPr>
          <w:lang w:val="en-GB"/>
        </w:rPr>
        <w:t xml:space="preserve"> </w:t>
      </w:r>
      <w:r w:rsidRPr="004376B0">
        <w:rPr>
          <w:lang w:val="en-GB"/>
        </w:rPr>
        <w:t>(</w:t>
      </w:r>
      <w:proofErr w:type="spellStart"/>
      <w:r w:rsidRPr="004376B0">
        <w:rPr>
          <w:lang w:val="en-GB"/>
        </w:rPr>
        <w:t>Rauw</w:t>
      </w:r>
      <w:proofErr w:type="spellEnd"/>
      <w:r w:rsidRPr="004376B0">
        <w:rPr>
          <w:lang w:val="en-GB"/>
        </w:rPr>
        <w:t xml:space="preserve"> et al</w:t>
      </w:r>
      <w:r w:rsidR="00774DC1">
        <w:rPr>
          <w:lang w:val="en-GB"/>
        </w:rPr>
        <w:t>.</w:t>
      </w:r>
      <w:r w:rsidRPr="004376B0">
        <w:rPr>
          <w:lang w:val="en-GB"/>
        </w:rPr>
        <w:t xml:space="preserve">, 1998). Therefore, resistance to mastitis and strong legs and other traits important for animal welfare are included in the breeding goals alongside with the production traits. </w:t>
      </w:r>
      <w:r w:rsidR="00B6727F">
        <w:rPr>
          <w:lang w:val="en-GB"/>
        </w:rPr>
        <w:t>However, considerable problems still prevai</w:t>
      </w:r>
      <w:r w:rsidR="00774DC1">
        <w:rPr>
          <w:lang w:val="en-GB"/>
        </w:rPr>
        <w:t>l.</w:t>
      </w:r>
    </w:p>
    <w:p w14:paraId="37E4CDEA" w14:textId="36CC16EF" w:rsidR="009C7449" w:rsidRPr="004376B0" w:rsidRDefault="009C7449" w:rsidP="009C7449">
      <w:pPr>
        <w:pStyle w:val="Heading2"/>
        <w:rPr>
          <w:lang w:val="en-GB"/>
        </w:rPr>
      </w:pPr>
      <w:commentRangeStart w:id="68"/>
      <w:r w:rsidRPr="004376B0">
        <w:rPr>
          <w:lang w:val="en-GB"/>
        </w:rPr>
        <w:t>2.</w:t>
      </w:r>
      <w:r>
        <w:rPr>
          <w:lang w:val="en-GB"/>
        </w:rPr>
        <w:t>3</w:t>
      </w:r>
      <w:r w:rsidRPr="004376B0">
        <w:rPr>
          <w:lang w:val="en-GB"/>
        </w:rPr>
        <w:t xml:space="preserve"> </w:t>
      </w:r>
      <w:r>
        <w:rPr>
          <w:lang w:val="en-GB"/>
        </w:rPr>
        <w:t>Assessing a</w:t>
      </w:r>
      <w:r w:rsidRPr="004376B0">
        <w:rPr>
          <w:lang w:val="en-GB"/>
        </w:rPr>
        <w:t xml:space="preserve">nimal welfare </w:t>
      </w:r>
      <w:r>
        <w:rPr>
          <w:lang w:val="en-GB"/>
        </w:rPr>
        <w:t>per kg of product</w:t>
      </w:r>
      <w:commentRangeEnd w:id="68"/>
      <w:r w:rsidR="003D69EC">
        <w:rPr>
          <w:rStyle w:val="CommentReference"/>
          <w:rFonts w:eastAsiaTheme="minorHAnsi" w:cstheme="minorBidi"/>
        </w:rPr>
        <w:commentReference w:id="68"/>
      </w:r>
    </w:p>
    <w:p w14:paraId="2E1CC438" w14:textId="1AA15721" w:rsidR="001F07C1" w:rsidRDefault="00E5797C" w:rsidP="48B9135D">
      <w:pPr>
        <w:rPr>
          <w:lang w:val="en-GB"/>
        </w:rPr>
      </w:pPr>
      <w:r>
        <w:rPr>
          <w:szCs w:val="24"/>
          <w:lang w:val="en-GB"/>
        </w:rPr>
        <w:t>Zira et al</w:t>
      </w:r>
      <w:r w:rsidR="007D3301">
        <w:rPr>
          <w:szCs w:val="24"/>
          <w:lang w:val="en-GB"/>
        </w:rPr>
        <w:t>.</w:t>
      </w:r>
      <w:r>
        <w:rPr>
          <w:szCs w:val="24"/>
          <w:lang w:val="en-GB"/>
        </w:rPr>
        <w:t xml:space="preserve"> (202</w:t>
      </w:r>
      <w:r w:rsidR="00CF5AF7">
        <w:rPr>
          <w:szCs w:val="24"/>
          <w:lang w:val="en-GB"/>
        </w:rPr>
        <w:t>1</w:t>
      </w:r>
      <w:r>
        <w:rPr>
          <w:szCs w:val="24"/>
          <w:lang w:val="en-GB"/>
        </w:rPr>
        <w:t xml:space="preserve">) included animal welfare in a </w:t>
      </w:r>
      <w:r w:rsidRPr="00D22214">
        <w:rPr>
          <w:szCs w:val="24"/>
          <w:lang w:val="en-GB"/>
        </w:rPr>
        <w:t>life cycle sustainability assessment</w:t>
      </w:r>
      <w:r>
        <w:rPr>
          <w:szCs w:val="24"/>
          <w:lang w:val="en-GB"/>
        </w:rPr>
        <w:t xml:space="preserve"> (LCSA) of different pig production systems</w:t>
      </w:r>
      <w:r w:rsidR="000B7E39">
        <w:rPr>
          <w:szCs w:val="24"/>
          <w:lang w:val="en-GB"/>
        </w:rPr>
        <w:t xml:space="preserve"> </w:t>
      </w:r>
      <w:r w:rsidR="005F45DD">
        <w:rPr>
          <w:szCs w:val="24"/>
          <w:lang w:val="en-GB"/>
        </w:rPr>
        <w:t>using</w:t>
      </w:r>
      <w:r w:rsidR="000B7E39">
        <w:rPr>
          <w:szCs w:val="24"/>
          <w:lang w:val="en-GB"/>
        </w:rPr>
        <w:t xml:space="preserve"> </w:t>
      </w:r>
      <w:r w:rsidR="000B7E39" w:rsidRPr="007B6EB3">
        <w:rPr>
          <w:szCs w:val="24"/>
          <w:highlight w:val="yellow"/>
          <w:lang w:val="en-GB"/>
        </w:rPr>
        <w:t>X</w:t>
      </w:r>
      <w:r w:rsidR="000B7E39">
        <w:rPr>
          <w:szCs w:val="24"/>
          <w:lang w:val="en-GB"/>
        </w:rPr>
        <w:t xml:space="preserve"> indicators especially relevant for pig production</w:t>
      </w:r>
      <w:r w:rsidR="005F45DD">
        <w:rPr>
          <w:szCs w:val="24"/>
          <w:lang w:val="en-GB"/>
        </w:rPr>
        <w:t xml:space="preserve">, e.g. </w:t>
      </w:r>
      <w:r w:rsidR="005F45DD" w:rsidRPr="005F45DD">
        <w:rPr>
          <w:szCs w:val="24"/>
          <w:highlight w:val="yellow"/>
          <w:lang w:val="en-GB"/>
        </w:rPr>
        <w:t>X and Y</w:t>
      </w:r>
      <w:r>
        <w:rPr>
          <w:szCs w:val="24"/>
          <w:lang w:val="en-GB"/>
        </w:rPr>
        <w:t>.</w:t>
      </w:r>
      <w:r w:rsidR="000B7E39">
        <w:rPr>
          <w:szCs w:val="24"/>
          <w:lang w:val="en-GB"/>
        </w:rPr>
        <w:t xml:space="preserve"> For diet assessments, a method that can be used across different animal species</w:t>
      </w:r>
      <w:r w:rsidR="00333B3E">
        <w:rPr>
          <w:szCs w:val="24"/>
          <w:lang w:val="en-GB"/>
        </w:rPr>
        <w:t xml:space="preserve"> (e.g. beef, chicken, blue mussels)</w:t>
      </w:r>
      <w:r w:rsidR="00EA6877">
        <w:rPr>
          <w:szCs w:val="24"/>
          <w:lang w:val="en-GB"/>
        </w:rPr>
        <w:t xml:space="preserve">, accounting </w:t>
      </w:r>
      <w:r w:rsidR="00FE492C">
        <w:rPr>
          <w:szCs w:val="24"/>
          <w:lang w:val="en-GB"/>
        </w:rPr>
        <w:t xml:space="preserve">also </w:t>
      </w:r>
      <w:r w:rsidR="00EA6877">
        <w:rPr>
          <w:szCs w:val="24"/>
          <w:lang w:val="en-GB"/>
        </w:rPr>
        <w:t xml:space="preserve">for different species cognitive ability, is needed. </w:t>
      </w:r>
      <w:r>
        <w:rPr>
          <w:szCs w:val="24"/>
          <w:lang w:val="en-GB"/>
        </w:rPr>
        <w:t>Scherer et al</w:t>
      </w:r>
      <w:r w:rsidR="005F45DD">
        <w:rPr>
          <w:szCs w:val="24"/>
          <w:lang w:val="en-GB"/>
        </w:rPr>
        <w:t>.</w:t>
      </w:r>
      <w:r>
        <w:rPr>
          <w:szCs w:val="24"/>
          <w:lang w:val="en-GB"/>
        </w:rPr>
        <w:t xml:space="preserve"> (2018) developed a framework for integrating animal welfare in LCSA</w:t>
      </w:r>
      <w:r w:rsidR="00B11E50">
        <w:rPr>
          <w:szCs w:val="24"/>
          <w:lang w:val="en-GB"/>
        </w:rPr>
        <w:t xml:space="preserve"> across species</w:t>
      </w:r>
      <w:r>
        <w:rPr>
          <w:szCs w:val="24"/>
          <w:lang w:val="en-GB"/>
        </w:rPr>
        <w:t xml:space="preserve">. </w:t>
      </w:r>
      <w:r w:rsidR="007F74D2">
        <w:rPr>
          <w:szCs w:val="24"/>
          <w:lang w:val="en-GB"/>
        </w:rPr>
        <w:t>They</w:t>
      </w:r>
      <w:r w:rsidRPr="00A45903">
        <w:rPr>
          <w:szCs w:val="24"/>
          <w:lang w:val="en-GB"/>
        </w:rPr>
        <w:t xml:space="preserve"> propose three</w:t>
      </w:r>
      <w:r w:rsidR="007F74D2">
        <w:rPr>
          <w:szCs w:val="24"/>
          <w:lang w:val="en-GB"/>
        </w:rPr>
        <w:t xml:space="preserve"> different</w:t>
      </w:r>
      <w:r w:rsidRPr="00A45903">
        <w:rPr>
          <w:szCs w:val="24"/>
          <w:lang w:val="en-GB"/>
        </w:rPr>
        <w:t xml:space="preserve"> indicators</w:t>
      </w:r>
      <w:r w:rsidR="00795FA8">
        <w:rPr>
          <w:szCs w:val="24"/>
          <w:lang w:val="en-US"/>
        </w:rPr>
        <w:t>:</w:t>
      </w:r>
      <w:r w:rsidRPr="00A45903">
        <w:rPr>
          <w:szCs w:val="24"/>
          <w:lang w:val="en-GB"/>
        </w:rPr>
        <w:t xml:space="preserve"> animal life years suffered (ALYS), loss of animal lives (AL), and loss of morally adjusted animal lives (MAL). </w:t>
      </w:r>
      <w:r>
        <w:rPr>
          <w:szCs w:val="24"/>
          <w:lang w:val="en-GB"/>
        </w:rPr>
        <w:t xml:space="preserve">ALYS is </w:t>
      </w:r>
      <w:r w:rsidR="00E82425">
        <w:rPr>
          <w:szCs w:val="24"/>
          <w:lang w:val="en-GB"/>
        </w:rPr>
        <w:t>calculate</w:t>
      </w:r>
      <w:r w:rsidR="00FD5E74">
        <w:rPr>
          <w:szCs w:val="24"/>
          <w:lang w:val="en-GB"/>
        </w:rPr>
        <w:t>d</w:t>
      </w:r>
      <w:r w:rsidR="00E82425">
        <w:rPr>
          <w:szCs w:val="24"/>
          <w:lang w:val="en-GB"/>
        </w:rPr>
        <w:t xml:space="preserve"> </w:t>
      </w:r>
      <w:r w:rsidR="00FD5E74">
        <w:rPr>
          <w:szCs w:val="24"/>
          <w:lang w:val="en-GB"/>
        </w:rPr>
        <w:t>by multiplying the</w:t>
      </w:r>
      <w:r w:rsidR="00E82425">
        <w:rPr>
          <w:szCs w:val="24"/>
          <w:lang w:val="en-GB"/>
        </w:rPr>
        <w:t xml:space="preserve"> </w:t>
      </w:r>
      <w:r>
        <w:rPr>
          <w:szCs w:val="24"/>
          <w:lang w:val="en-GB"/>
        </w:rPr>
        <w:t>number of affected animals</w:t>
      </w:r>
      <w:r w:rsidR="00E82425">
        <w:rPr>
          <w:szCs w:val="24"/>
          <w:lang w:val="en-GB"/>
        </w:rPr>
        <w:t xml:space="preserve"> </w:t>
      </w:r>
      <w:r w:rsidR="00FD5E74">
        <w:rPr>
          <w:szCs w:val="24"/>
          <w:lang w:val="en-GB"/>
        </w:rPr>
        <w:t>per kg of product with the sum of the ‘life quality’</w:t>
      </w:r>
      <w:r w:rsidR="005A52D6">
        <w:rPr>
          <w:szCs w:val="24"/>
          <w:lang w:val="en-GB"/>
        </w:rPr>
        <w:t xml:space="preserve"> adjusted life duration </w:t>
      </w:r>
      <w:r w:rsidR="00850AB9">
        <w:rPr>
          <w:szCs w:val="24"/>
          <w:lang w:val="en-GB"/>
        </w:rPr>
        <w:t xml:space="preserve">and the </w:t>
      </w:r>
      <w:r w:rsidR="00C37EC2">
        <w:rPr>
          <w:szCs w:val="24"/>
          <w:lang w:val="en-GB"/>
        </w:rPr>
        <w:t xml:space="preserve">slaughter </w:t>
      </w:r>
      <w:r>
        <w:rPr>
          <w:szCs w:val="24"/>
          <w:lang w:val="en-GB"/>
        </w:rPr>
        <w:t xml:space="preserve">duration. </w:t>
      </w:r>
      <w:r w:rsidR="00562474">
        <w:rPr>
          <w:szCs w:val="24"/>
          <w:lang w:val="en-GB"/>
        </w:rPr>
        <w:t>This means that a shorter life will be preferable, as it will</w:t>
      </w:r>
      <w:r>
        <w:rPr>
          <w:szCs w:val="24"/>
          <w:lang w:val="en-GB"/>
        </w:rPr>
        <w:t xml:space="preserve"> end suffering. </w:t>
      </w:r>
      <w:r w:rsidR="003E3F3E">
        <w:rPr>
          <w:szCs w:val="24"/>
          <w:lang w:val="en-GB"/>
        </w:rPr>
        <w:t xml:space="preserve">AL on the other hand, </w:t>
      </w:r>
      <w:r w:rsidR="00744D0A">
        <w:rPr>
          <w:szCs w:val="24"/>
          <w:lang w:val="en-GB"/>
        </w:rPr>
        <w:t>add the ‘lives lost’ to the ALYS</w:t>
      </w:r>
      <w:r w:rsidR="00CE0DDD">
        <w:rPr>
          <w:szCs w:val="24"/>
          <w:lang w:val="en-GB"/>
        </w:rPr>
        <w:t xml:space="preserve">, life lost being the number of affected animals per kg of meat times the </w:t>
      </w:r>
      <w:r w:rsidR="00C35511">
        <w:rPr>
          <w:szCs w:val="24"/>
          <w:lang w:val="en-GB"/>
        </w:rPr>
        <w:t>duration of life that the animal did not live due to premature death.</w:t>
      </w:r>
      <w:r w:rsidR="003E3F3E">
        <w:rPr>
          <w:szCs w:val="24"/>
          <w:lang w:val="en-GB"/>
        </w:rPr>
        <w:t xml:space="preserve"> </w:t>
      </w:r>
      <w:r>
        <w:rPr>
          <w:szCs w:val="24"/>
          <w:lang w:val="en-GB"/>
        </w:rPr>
        <w:t>AL is similar to disability-adjusted life years (DALYs) often used to evaluate impacts on human health</w:t>
      </w:r>
      <w:r w:rsidR="00C35511">
        <w:rPr>
          <w:szCs w:val="24"/>
          <w:lang w:val="en-GB"/>
        </w:rPr>
        <w:t>.</w:t>
      </w:r>
      <w:r>
        <w:rPr>
          <w:szCs w:val="24"/>
          <w:lang w:val="en-GB"/>
        </w:rPr>
        <w:t xml:space="preserve"> AL thus assumes that all animals have an interest in staying alive</w:t>
      </w:r>
      <w:r w:rsidR="003922D2">
        <w:rPr>
          <w:szCs w:val="24"/>
          <w:lang w:val="en-GB"/>
        </w:rPr>
        <w:t xml:space="preserve"> but values all animal lives equally regardless of species</w:t>
      </w:r>
      <w:r>
        <w:rPr>
          <w:szCs w:val="24"/>
          <w:lang w:val="en-GB"/>
        </w:rPr>
        <w:t>. MAL</w:t>
      </w:r>
      <w:r w:rsidR="004968BB">
        <w:rPr>
          <w:szCs w:val="24"/>
          <w:lang w:val="en-GB"/>
        </w:rPr>
        <w:t xml:space="preserve"> </w:t>
      </w:r>
      <w:r>
        <w:rPr>
          <w:szCs w:val="24"/>
          <w:lang w:val="en-GB"/>
        </w:rPr>
        <w:t xml:space="preserve">takes animals’ moral value </w:t>
      </w:r>
      <w:r w:rsidR="00702614">
        <w:rPr>
          <w:szCs w:val="24"/>
          <w:lang w:val="en-GB"/>
        </w:rPr>
        <w:t xml:space="preserve">(denoting “intelligence and self-awareness” of different species) </w:t>
      </w:r>
      <w:r>
        <w:rPr>
          <w:szCs w:val="24"/>
          <w:lang w:val="en-GB"/>
        </w:rPr>
        <w:t xml:space="preserve">into account </w:t>
      </w:r>
      <w:r w:rsidR="0089796E">
        <w:rPr>
          <w:szCs w:val="24"/>
          <w:lang w:val="en-GB"/>
        </w:rPr>
        <w:t>using</w:t>
      </w:r>
      <w:r w:rsidR="00702614">
        <w:rPr>
          <w:szCs w:val="24"/>
          <w:lang w:val="en-GB"/>
        </w:rPr>
        <w:t xml:space="preserve"> brain mass, number of total neurons or number of </w:t>
      </w:r>
      <w:proofErr w:type="spellStart"/>
      <w:r w:rsidR="00702614">
        <w:rPr>
          <w:szCs w:val="24"/>
          <w:lang w:val="en-GB"/>
        </w:rPr>
        <w:t>corticol</w:t>
      </w:r>
      <w:proofErr w:type="spellEnd"/>
      <w:r w:rsidR="00702614">
        <w:rPr>
          <w:szCs w:val="24"/>
          <w:lang w:val="en-GB"/>
        </w:rPr>
        <w:t xml:space="preserve"> neurons</w:t>
      </w:r>
      <w:r w:rsidR="0089796E">
        <w:rPr>
          <w:szCs w:val="24"/>
          <w:lang w:val="en-GB"/>
        </w:rPr>
        <w:t xml:space="preserve"> (d</w:t>
      </w:r>
      <w:r w:rsidR="00702614">
        <w:rPr>
          <w:szCs w:val="24"/>
          <w:lang w:val="en-GB"/>
        </w:rPr>
        <w:t>epending on data availability</w:t>
      </w:r>
      <w:r w:rsidR="0089796E">
        <w:rPr>
          <w:szCs w:val="24"/>
          <w:lang w:val="en-GB"/>
        </w:rPr>
        <w:t>) to determine the moral value</w:t>
      </w:r>
      <w:r w:rsidR="00702614">
        <w:rPr>
          <w:szCs w:val="24"/>
          <w:lang w:val="en-GB"/>
        </w:rPr>
        <w:t xml:space="preserve"> </w:t>
      </w:r>
      <w:r>
        <w:rPr>
          <w:szCs w:val="24"/>
          <w:lang w:val="en-GB"/>
        </w:rPr>
        <w:t>(Scherer et al</w:t>
      </w:r>
      <w:r w:rsidR="00BD58CF">
        <w:rPr>
          <w:szCs w:val="24"/>
          <w:lang w:val="en-GB"/>
        </w:rPr>
        <w:t>.</w:t>
      </w:r>
      <w:r>
        <w:rPr>
          <w:szCs w:val="24"/>
          <w:lang w:val="en-GB"/>
        </w:rPr>
        <w:t xml:space="preserve">, 2018). </w:t>
      </w:r>
      <w:commentRangeStart w:id="69"/>
      <w:r w:rsidR="009017B1" w:rsidRPr="48B9135D">
        <w:rPr>
          <w:lang w:val="en-GB"/>
        </w:rPr>
        <w:t>Paris et al</w:t>
      </w:r>
      <w:r w:rsidR="009017B1">
        <w:rPr>
          <w:lang w:val="en-GB"/>
        </w:rPr>
        <w:t>.</w:t>
      </w:r>
      <w:r w:rsidR="009017B1" w:rsidRPr="48B9135D">
        <w:rPr>
          <w:lang w:val="en-GB"/>
        </w:rPr>
        <w:t xml:space="preserve"> (2022) </w:t>
      </w:r>
      <w:r w:rsidR="009017B1">
        <w:rPr>
          <w:lang w:val="en-GB"/>
        </w:rPr>
        <w:t xml:space="preserve">who </w:t>
      </w:r>
      <w:r w:rsidR="009017B1" w:rsidRPr="48B9135D">
        <w:rPr>
          <w:lang w:val="en-GB"/>
        </w:rPr>
        <w:t>studied three Western diets with the animal welfare indicators from Scherer et al</w:t>
      </w:r>
      <w:r w:rsidR="009017B1">
        <w:rPr>
          <w:lang w:val="en-GB"/>
        </w:rPr>
        <w:t>.</w:t>
      </w:r>
      <w:r w:rsidR="009017B1" w:rsidRPr="48B9135D">
        <w:rPr>
          <w:lang w:val="en-GB"/>
        </w:rPr>
        <w:t xml:space="preserve"> (2018) used brain to body weight ratio</w:t>
      </w:r>
      <w:r w:rsidR="009017B1">
        <w:rPr>
          <w:lang w:val="en-GB"/>
        </w:rPr>
        <w:t xml:space="preserve"> f</w:t>
      </w:r>
      <w:r w:rsidR="009017B1" w:rsidRPr="48B9135D">
        <w:rPr>
          <w:lang w:val="en-GB"/>
        </w:rPr>
        <w:t xml:space="preserve">or the species where they did not find data on number of neurons. </w:t>
      </w:r>
      <w:commentRangeEnd w:id="69"/>
      <w:r w:rsidR="009017B1">
        <w:rPr>
          <w:rStyle w:val="CommentReference"/>
        </w:rPr>
        <w:commentReference w:id="69"/>
      </w:r>
      <w:r w:rsidR="004968BB">
        <w:rPr>
          <w:szCs w:val="24"/>
          <w:lang w:val="en-GB"/>
        </w:rPr>
        <w:t>MAL is calculated</w:t>
      </w:r>
      <w:r w:rsidR="001D5027">
        <w:rPr>
          <w:szCs w:val="24"/>
          <w:lang w:val="en-GB"/>
        </w:rPr>
        <w:t xml:space="preserve"> as the number of animals affected times life lost times the moral value. </w:t>
      </w:r>
    </w:p>
    <w:p w14:paraId="2A11EC61" w14:textId="64D1D00F" w:rsidR="00E5797C" w:rsidRDefault="48B9135D" w:rsidP="48B9135D">
      <w:pPr>
        <w:rPr>
          <w:lang w:val="en-GB"/>
        </w:rPr>
      </w:pPr>
      <w:r w:rsidRPr="48B9135D">
        <w:rPr>
          <w:lang w:val="en-GB"/>
        </w:rPr>
        <w:t xml:space="preserve">We were </w:t>
      </w:r>
      <w:r w:rsidR="004B5E9E">
        <w:rPr>
          <w:lang w:val="en-GB"/>
        </w:rPr>
        <w:t>i</w:t>
      </w:r>
      <w:r w:rsidRPr="48B9135D">
        <w:rPr>
          <w:lang w:val="en-GB"/>
        </w:rPr>
        <w:t>nspired by the work of Scherer et al</w:t>
      </w:r>
      <w:r w:rsidR="0004524F">
        <w:rPr>
          <w:lang w:val="en-GB"/>
        </w:rPr>
        <w:t>.</w:t>
      </w:r>
      <w:r w:rsidRPr="48B9135D">
        <w:rPr>
          <w:lang w:val="en-GB"/>
        </w:rPr>
        <w:t xml:space="preserve"> (2018) but wanted another way to describe different species’ ability to perceive negative effects of being used for food production, for several reasons. Firstly, although Herculano-</w:t>
      </w:r>
      <w:proofErr w:type="spellStart"/>
      <w:r w:rsidRPr="48B9135D">
        <w:rPr>
          <w:lang w:val="en-GB"/>
        </w:rPr>
        <w:t>Houzel</w:t>
      </w:r>
      <w:proofErr w:type="spellEnd"/>
      <w:r w:rsidRPr="48B9135D">
        <w:rPr>
          <w:lang w:val="en-GB"/>
        </w:rPr>
        <w:t xml:space="preserve"> (2012) use neuron numbers to predict </w:t>
      </w:r>
      <w:r w:rsidRPr="48B9135D">
        <w:rPr>
          <w:lang w:val="en-GB"/>
        </w:rPr>
        <w:lastRenderedPageBreak/>
        <w:t>animals</w:t>
      </w:r>
      <w:r w:rsidR="0004524F">
        <w:rPr>
          <w:lang w:val="en-GB"/>
        </w:rPr>
        <w:t>’</w:t>
      </w:r>
      <w:r w:rsidRPr="48B9135D">
        <w:rPr>
          <w:lang w:val="en-GB"/>
        </w:rPr>
        <w:t xml:space="preserve"> ‘intelligence’, the correlation to “the physical and mental state of an animal” (in the animal welfare definition of WOAH) seems unclear. Secondly, data on number of neurons are not available for all species involved in European diets. Furthermore, we wanted to take the potential effects of age (e.g. a newly hatched chicken compared to an adult hen) and domestication into account. Although the number of scientific studies on animals’ ability to feel pain, fear and distress is increasing (</w:t>
      </w:r>
      <w:r w:rsidRPr="48B9135D">
        <w:rPr>
          <w:highlight w:val="yellow"/>
          <w:lang w:val="en-GB"/>
        </w:rPr>
        <w:t>ref, ref</w:t>
      </w:r>
      <w:r w:rsidRPr="48B9135D">
        <w:rPr>
          <w:lang w:val="en-GB"/>
        </w:rPr>
        <w:t xml:space="preserve">) comparable data for all species included in European diets are still lacking. While waiting for such data, we defined animals’ ability to perceive negative effects of being used by humans with a questionnaire to animal scientists. </w:t>
      </w:r>
    </w:p>
    <w:p w14:paraId="4230712C" w14:textId="7B0DFE3F" w:rsidR="004D060D" w:rsidRDefault="002279A7" w:rsidP="003D5D68">
      <w:pPr>
        <w:rPr>
          <w:rFonts w:eastAsia="Times New Roman" w:cs="Times New Roman"/>
          <w:szCs w:val="24"/>
          <w:lang w:val="en-GB"/>
        </w:rPr>
      </w:pPr>
      <w:r>
        <w:rPr>
          <w:lang w:val="en-GB"/>
        </w:rPr>
        <w:t xml:space="preserve">In addition, we wanted to introduce an </w:t>
      </w:r>
      <w:r w:rsidR="003E44EC">
        <w:rPr>
          <w:lang w:val="en-GB"/>
        </w:rPr>
        <w:t xml:space="preserve">addition </w:t>
      </w:r>
      <w:r w:rsidR="00FB2A84">
        <w:rPr>
          <w:lang w:val="en-GB"/>
        </w:rPr>
        <w:t>index</w:t>
      </w:r>
      <w:r>
        <w:rPr>
          <w:lang w:val="en-GB"/>
        </w:rPr>
        <w:t xml:space="preserve"> which</w:t>
      </w:r>
      <w:r w:rsidR="003E44EC">
        <w:rPr>
          <w:lang w:val="en-GB"/>
        </w:rPr>
        <w:t xml:space="preserve"> takes the number of animals affected into account, the cognitive ability of </w:t>
      </w:r>
      <w:r w:rsidR="00093676">
        <w:rPr>
          <w:lang w:val="en-GB"/>
        </w:rPr>
        <w:t xml:space="preserve">animals, </w:t>
      </w:r>
      <w:r w:rsidR="002215D4">
        <w:rPr>
          <w:lang w:val="en-GB"/>
        </w:rPr>
        <w:t xml:space="preserve">and the quality of life, </w:t>
      </w:r>
      <w:r w:rsidR="00093676">
        <w:rPr>
          <w:lang w:val="en-GB"/>
        </w:rPr>
        <w:t xml:space="preserve">but that disregards </w:t>
      </w:r>
      <w:r w:rsidR="002215D4">
        <w:rPr>
          <w:lang w:val="en-GB"/>
        </w:rPr>
        <w:t xml:space="preserve">both </w:t>
      </w:r>
      <w:r w:rsidR="00093676">
        <w:rPr>
          <w:lang w:val="en-GB"/>
        </w:rPr>
        <w:t xml:space="preserve">the </w:t>
      </w:r>
      <w:r w:rsidR="00FB2A84">
        <w:rPr>
          <w:lang w:val="en-GB"/>
        </w:rPr>
        <w:t>lifetime</w:t>
      </w:r>
      <w:r w:rsidR="00CA5413">
        <w:rPr>
          <w:lang w:val="en-GB"/>
        </w:rPr>
        <w:t xml:space="preserve"> of the animal </w:t>
      </w:r>
      <w:r w:rsidR="002215D4">
        <w:rPr>
          <w:lang w:val="en-GB"/>
        </w:rPr>
        <w:t>and</w:t>
      </w:r>
      <w:r w:rsidR="00CA5413">
        <w:rPr>
          <w:lang w:val="en-GB"/>
        </w:rPr>
        <w:t xml:space="preserve"> the </w:t>
      </w:r>
      <w:r w:rsidR="004E08B7">
        <w:rPr>
          <w:lang w:val="en-GB"/>
        </w:rPr>
        <w:t>life duration lost by premature death</w:t>
      </w:r>
      <w:r w:rsidR="00CA5413">
        <w:rPr>
          <w:lang w:val="en-GB"/>
        </w:rPr>
        <w:t xml:space="preserve">. </w:t>
      </w:r>
      <w:r w:rsidR="003B4D01" w:rsidRPr="003B4D01">
        <w:rPr>
          <w:rFonts w:eastAsia="Times New Roman" w:cs="Times New Roman"/>
          <w:szCs w:val="24"/>
          <w:lang w:val="en-GB"/>
        </w:rPr>
        <w:t>ALYS takes life duration into account, assuming that every day is a day suffered</w:t>
      </w:r>
      <w:r w:rsidR="004272E0">
        <w:rPr>
          <w:rFonts w:eastAsia="Times New Roman" w:cs="Times New Roman"/>
          <w:szCs w:val="24"/>
          <w:lang w:val="en-GB"/>
        </w:rPr>
        <w:t>, e.g. a</w:t>
      </w:r>
      <w:r w:rsidR="003B4D01" w:rsidRPr="003B4D01">
        <w:rPr>
          <w:rFonts w:eastAsia="Times New Roman" w:cs="Times New Roman"/>
          <w:szCs w:val="24"/>
          <w:lang w:val="en-GB"/>
        </w:rPr>
        <w:t xml:space="preserve"> calf slaughtered at 6 months will have a better ALYS value than a calf slaughtered at 12 months if both calves are raised in the same environment. </w:t>
      </w:r>
      <w:r w:rsidR="004272E0">
        <w:rPr>
          <w:rFonts w:eastAsia="Times New Roman" w:cs="Times New Roman"/>
          <w:szCs w:val="24"/>
          <w:lang w:val="en-GB"/>
        </w:rPr>
        <w:t>However,</w:t>
      </w:r>
      <w:r w:rsidR="003B4D01" w:rsidRPr="003B4D01">
        <w:rPr>
          <w:rFonts w:eastAsia="Times New Roman" w:cs="Times New Roman"/>
          <w:szCs w:val="24"/>
          <w:lang w:val="en-GB"/>
        </w:rPr>
        <w:t xml:space="preserve"> animals can experience both positive and negative emotions during life (although our indicator only describes negative animal welfare aspects)</w:t>
      </w:r>
      <w:r w:rsidR="004272E0">
        <w:rPr>
          <w:rFonts w:eastAsia="Times New Roman" w:cs="Times New Roman"/>
          <w:szCs w:val="24"/>
          <w:lang w:val="en-GB"/>
        </w:rPr>
        <w:t xml:space="preserve"> and shorter life duration might not be preferable</w:t>
      </w:r>
      <w:r w:rsidR="00FB2A84">
        <w:rPr>
          <w:rFonts w:eastAsia="Times New Roman" w:cs="Times New Roman"/>
          <w:szCs w:val="24"/>
          <w:lang w:val="en-GB"/>
        </w:rPr>
        <w:t xml:space="preserve"> from an animal welfare perspective</w:t>
      </w:r>
      <w:r w:rsidR="003B4D01" w:rsidRPr="003B4D01">
        <w:rPr>
          <w:rFonts w:eastAsia="Times New Roman" w:cs="Times New Roman"/>
          <w:szCs w:val="24"/>
          <w:lang w:val="en-GB"/>
        </w:rPr>
        <w:t>.</w:t>
      </w:r>
      <w:r w:rsidR="004272E0">
        <w:rPr>
          <w:rFonts w:eastAsia="Times New Roman" w:cs="Times New Roman"/>
          <w:szCs w:val="24"/>
          <w:lang w:val="en-GB"/>
        </w:rPr>
        <w:t xml:space="preserve"> </w:t>
      </w:r>
      <w:r w:rsidR="00FB2A84">
        <w:rPr>
          <w:rFonts w:eastAsia="Times New Roman" w:cs="Times New Roman"/>
          <w:szCs w:val="24"/>
          <w:lang w:val="en-GB"/>
        </w:rPr>
        <w:t xml:space="preserve">However, in contrast to the AL, in this index we </w:t>
      </w:r>
      <w:r w:rsidR="00D73D20">
        <w:rPr>
          <w:rFonts w:eastAsia="Times New Roman" w:cs="Times New Roman"/>
          <w:szCs w:val="24"/>
          <w:lang w:val="en-GB"/>
        </w:rPr>
        <w:t xml:space="preserve">did </w:t>
      </w:r>
      <w:r w:rsidR="00D73D20" w:rsidRPr="002215D4">
        <w:rPr>
          <w:rFonts w:eastAsia="Times New Roman" w:cs="Times New Roman"/>
          <w:szCs w:val="24"/>
          <w:lang w:val="en-GB"/>
        </w:rPr>
        <w:t xml:space="preserve">not want to include the lifetime lost to premature death to reflect the perspective that </w:t>
      </w:r>
      <w:r w:rsidR="003D5D68" w:rsidRPr="002215D4">
        <w:rPr>
          <w:rFonts w:eastAsia="Times New Roman" w:cs="Times New Roman"/>
          <w:szCs w:val="24"/>
          <w:lang w:val="en-GB"/>
        </w:rPr>
        <w:t>i</w:t>
      </w:r>
      <w:r w:rsidR="48B9135D" w:rsidRPr="002215D4">
        <w:rPr>
          <w:rFonts w:eastAsia="Times New Roman" w:cs="Times New Roman"/>
          <w:szCs w:val="24"/>
          <w:lang w:val="en-GB"/>
        </w:rPr>
        <w:t xml:space="preserve">f </w:t>
      </w:r>
      <w:r w:rsidR="003D5D68" w:rsidRPr="002215D4">
        <w:rPr>
          <w:rFonts w:eastAsia="Times New Roman" w:cs="Times New Roman"/>
          <w:szCs w:val="24"/>
          <w:lang w:val="en-GB"/>
        </w:rPr>
        <w:t xml:space="preserve">we accept that </w:t>
      </w:r>
      <w:r w:rsidR="48B9135D" w:rsidRPr="002215D4">
        <w:rPr>
          <w:rFonts w:eastAsia="Times New Roman" w:cs="Times New Roman"/>
          <w:szCs w:val="24"/>
          <w:lang w:val="en-GB"/>
        </w:rPr>
        <w:t>humans have the right to use and kill animals for food production</w:t>
      </w:r>
      <w:r w:rsidR="002215D4" w:rsidRPr="002215D4">
        <w:rPr>
          <w:rFonts w:eastAsia="Times New Roman" w:cs="Times New Roman"/>
          <w:szCs w:val="24"/>
          <w:lang w:val="en-GB"/>
        </w:rPr>
        <w:t xml:space="preserve">, </w:t>
      </w:r>
      <w:r w:rsidR="48B9135D" w:rsidRPr="002215D4">
        <w:rPr>
          <w:rFonts w:eastAsia="Times New Roman" w:cs="Times New Roman"/>
          <w:szCs w:val="24"/>
          <w:lang w:val="en-GB"/>
        </w:rPr>
        <w:t xml:space="preserve">the lost </w:t>
      </w:r>
      <w:r w:rsidR="002215D4" w:rsidRPr="002215D4">
        <w:rPr>
          <w:rFonts w:eastAsia="Times New Roman" w:cs="Times New Roman"/>
          <w:szCs w:val="24"/>
          <w:lang w:val="en-GB"/>
        </w:rPr>
        <w:t>lifetime</w:t>
      </w:r>
      <w:r w:rsidR="48B9135D" w:rsidRPr="002215D4">
        <w:rPr>
          <w:rFonts w:eastAsia="Times New Roman" w:cs="Times New Roman"/>
          <w:szCs w:val="24"/>
          <w:lang w:val="en-GB"/>
        </w:rPr>
        <w:t xml:space="preserve"> has little relevance for our animal welfare indicator</w:t>
      </w:r>
      <w:r w:rsidR="002215D4" w:rsidRPr="002215D4">
        <w:rPr>
          <w:rFonts w:eastAsia="Times New Roman" w:cs="Times New Roman"/>
          <w:szCs w:val="24"/>
          <w:lang w:val="en-GB"/>
        </w:rPr>
        <w:t xml:space="preserve">, e.g. </w:t>
      </w:r>
      <w:r w:rsidR="48B9135D" w:rsidRPr="002215D4">
        <w:rPr>
          <w:rFonts w:eastAsia="Times New Roman" w:cs="Times New Roman"/>
          <w:szCs w:val="24"/>
          <w:lang w:val="en-GB"/>
        </w:rPr>
        <w:t>for the calf slaughtered at 6 months, these 6 months is its full life and if the environment is bad it has suffered during its whole live.</w:t>
      </w:r>
      <w:r w:rsidR="00752E12">
        <w:rPr>
          <w:rFonts w:eastAsia="Times New Roman" w:cs="Times New Roman"/>
          <w:szCs w:val="24"/>
          <w:lang w:val="en-GB"/>
        </w:rPr>
        <w:t xml:space="preserve"> For these reasons we wanted to construct an index that is agnostic to the </w:t>
      </w:r>
      <w:r w:rsidR="00C16B96">
        <w:rPr>
          <w:rFonts w:eastAsia="Times New Roman" w:cs="Times New Roman"/>
          <w:szCs w:val="24"/>
          <w:lang w:val="en-GB"/>
        </w:rPr>
        <w:t>lifetime and lifetime lost.</w:t>
      </w:r>
      <w:r w:rsidR="48B9135D" w:rsidRPr="002215D4">
        <w:rPr>
          <w:rFonts w:eastAsia="Times New Roman" w:cs="Times New Roman"/>
          <w:szCs w:val="24"/>
          <w:lang w:val="en-GB"/>
        </w:rPr>
        <w:t xml:space="preserve"> </w:t>
      </w:r>
    </w:p>
    <w:p w14:paraId="7507067F" w14:textId="76408210" w:rsidR="00E5797C" w:rsidRDefault="003B3118" w:rsidP="00E5797C">
      <w:pPr>
        <w:rPr>
          <w:lang w:val="en-GB"/>
        </w:rPr>
      </w:pPr>
      <w:r>
        <w:rPr>
          <w:lang w:val="en-GB"/>
        </w:rPr>
        <w:t xml:space="preserve">In addition to the cognitive </w:t>
      </w:r>
      <w:r w:rsidR="00CD48E3">
        <w:rPr>
          <w:lang w:val="en-GB"/>
        </w:rPr>
        <w:t xml:space="preserve">ability of animals, the </w:t>
      </w:r>
      <w:r w:rsidR="00AA0F3D">
        <w:rPr>
          <w:lang w:val="en-GB"/>
        </w:rPr>
        <w:t xml:space="preserve">type of environment and </w:t>
      </w:r>
      <w:r w:rsidR="008D2A1C">
        <w:rPr>
          <w:lang w:val="en-GB"/>
        </w:rPr>
        <w:t>management</w:t>
      </w:r>
      <w:r w:rsidR="00AA0F3D">
        <w:rPr>
          <w:lang w:val="en-GB"/>
        </w:rPr>
        <w:t xml:space="preserve"> in which the animals are kept </w:t>
      </w:r>
      <w:r w:rsidR="002B3AE8">
        <w:rPr>
          <w:lang w:val="en-GB"/>
        </w:rPr>
        <w:t xml:space="preserve">leading to mortality, disease and </w:t>
      </w:r>
      <w:r w:rsidR="00DF3677">
        <w:rPr>
          <w:lang w:val="en-GB"/>
        </w:rPr>
        <w:t>impaired</w:t>
      </w:r>
      <w:r w:rsidR="002B3AE8">
        <w:rPr>
          <w:lang w:val="en-GB"/>
        </w:rPr>
        <w:t xml:space="preserve"> ability to perform natural behaviours </w:t>
      </w:r>
      <w:r w:rsidR="00124107">
        <w:rPr>
          <w:lang w:val="en-GB"/>
        </w:rPr>
        <w:t xml:space="preserve">(we call this animal </w:t>
      </w:r>
      <w:r w:rsidR="002C799C">
        <w:rPr>
          <w:lang w:val="en-GB"/>
        </w:rPr>
        <w:t>‘</w:t>
      </w:r>
      <w:r w:rsidR="00213D51">
        <w:rPr>
          <w:lang w:val="en-GB"/>
        </w:rPr>
        <w:t>suffering</w:t>
      </w:r>
      <w:r w:rsidR="002C799C">
        <w:rPr>
          <w:lang w:val="en-GB"/>
        </w:rPr>
        <w:t>’</w:t>
      </w:r>
      <w:r w:rsidR="00124107">
        <w:rPr>
          <w:lang w:val="en-GB"/>
        </w:rPr>
        <w:t xml:space="preserve">) </w:t>
      </w:r>
      <w:r w:rsidR="00AA0F3D">
        <w:rPr>
          <w:lang w:val="en-GB"/>
        </w:rPr>
        <w:t>determine animal welfare</w:t>
      </w:r>
      <w:r w:rsidR="00124107">
        <w:rPr>
          <w:lang w:val="en-GB"/>
        </w:rPr>
        <w:t xml:space="preserve">. </w:t>
      </w:r>
      <w:r w:rsidR="009A604A">
        <w:rPr>
          <w:lang w:val="en-GB"/>
        </w:rPr>
        <w:t>Scherer et al. (2018)</w:t>
      </w:r>
      <w:r w:rsidR="00E5797C">
        <w:rPr>
          <w:lang w:val="en-GB"/>
        </w:rPr>
        <w:t xml:space="preserve"> </w:t>
      </w:r>
      <w:r w:rsidR="009A604A">
        <w:rPr>
          <w:lang w:val="en-GB"/>
        </w:rPr>
        <w:t xml:space="preserve">calls this </w:t>
      </w:r>
      <w:r w:rsidR="00E5797C">
        <w:rPr>
          <w:lang w:val="en-GB"/>
        </w:rPr>
        <w:t xml:space="preserve">‘life quality’ </w:t>
      </w:r>
      <w:r w:rsidR="009A604A">
        <w:rPr>
          <w:lang w:val="en-GB"/>
        </w:rPr>
        <w:t xml:space="preserve">and uses only </w:t>
      </w:r>
      <w:r w:rsidR="00E5797C">
        <w:rPr>
          <w:lang w:val="en-GB"/>
        </w:rPr>
        <w:t xml:space="preserve">one </w:t>
      </w:r>
      <w:r w:rsidR="009A604A">
        <w:rPr>
          <w:lang w:val="en-GB"/>
        </w:rPr>
        <w:t>aspect to capture this. The aspect</w:t>
      </w:r>
      <w:r w:rsidR="00E5797C">
        <w:rPr>
          <w:lang w:val="en-GB"/>
        </w:rPr>
        <w:t xml:space="preserve"> differ</w:t>
      </w:r>
      <w:r w:rsidR="009A604A">
        <w:rPr>
          <w:lang w:val="en-GB"/>
        </w:rPr>
        <w:t>s</w:t>
      </w:r>
      <w:r w:rsidR="00E5797C">
        <w:rPr>
          <w:lang w:val="en-GB"/>
        </w:rPr>
        <w:t xml:space="preserve"> between species, e.g. days on pasture for dairy cattle and stocking density for chickens. We wanted a broader but still feasible </w:t>
      </w:r>
      <w:r w:rsidR="0048484E">
        <w:rPr>
          <w:lang w:val="en-GB"/>
        </w:rPr>
        <w:t xml:space="preserve">(in terms of data collection and comprehensiveness) </w:t>
      </w:r>
      <w:r w:rsidR="00E5797C">
        <w:rPr>
          <w:lang w:val="en-GB"/>
        </w:rPr>
        <w:t>description and used disease frequency, mortality on farm, lack of space and duration of slaughter process to describe the production system to describe “</w:t>
      </w:r>
      <w:r w:rsidR="00E5797C" w:rsidRPr="00682419">
        <w:rPr>
          <w:lang w:val="en-GB"/>
        </w:rPr>
        <w:t xml:space="preserve">the conditions in which </w:t>
      </w:r>
      <w:r w:rsidR="00E5797C">
        <w:rPr>
          <w:lang w:val="en-GB"/>
        </w:rPr>
        <w:t>it [the animal]</w:t>
      </w:r>
      <w:r w:rsidR="00E5797C" w:rsidRPr="00682419">
        <w:rPr>
          <w:lang w:val="en-GB"/>
        </w:rPr>
        <w:t xml:space="preserve"> lives and dies” </w:t>
      </w:r>
      <w:r w:rsidR="00E5797C">
        <w:rPr>
          <w:lang w:val="en-GB"/>
        </w:rPr>
        <w:t xml:space="preserve">as stated by </w:t>
      </w:r>
      <w:r w:rsidR="00E5797C" w:rsidRPr="00682419">
        <w:rPr>
          <w:lang w:val="en-GB"/>
        </w:rPr>
        <w:t>WOAH</w:t>
      </w:r>
      <w:r w:rsidR="00E5797C">
        <w:rPr>
          <w:lang w:val="en-GB"/>
        </w:rPr>
        <w:t xml:space="preserve"> (</w:t>
      </w:r>
      <w:r w:rsidR="00E5797C" w:rsidRPr="00682419">
        <w:rPr>
          <w:lang w:val="en-GB"/>
        </w:rPr>
        <w:t>2022).</w:t>
      </w:r>
    </w:p>
    <w:p w14:paraId="29912AF4" w14:textId="34BDCDD1" w:rsidR="00E5797C" w:rsidRPr="00682419" w:rsidRDefault="00E5797C" w:rsidP="00E5797C">
      <w:pPr>
        <w:rPr>
          <w:lang w:val="en-GB"/>
        </w:rPr>
      </w:pPr>
      <w:r>
        <w:rPr>
          <w:lang w:val="en-GB"/>
        </w:rPr>
        <w:t>Similar to Scherer et al</w:t>
      </w:r>
      <w:r w:rsidR="00294246">
        <w:rPr>
          <w:lang w:val="en-GB"/>
        </w:rPr>
        <w:t>.</w:t>
      </w:r>
      <w:r>
        <w:rPr>
          <w:lang w:val="en-GB"/>
        </w:rPr>
        <w:t xml:space="preserve"> (20</w:t>
      </w:r>
      <w:r w:rsidR="0083615E">
        <w:rPr>
          <w:lang w:val="en-GB"/>
        </w:rPr>
        <w:t>1</w:t>
      </w:r>
      <w:r>
        <w:rPr>
          <w:lang w:val="en-GB"/>
        </w:rPr>
        <w:t>8) we took the number of involved animals</w:t>
      </w:r>
      <w:r w:rsidR="0083615E">
        <w:rPr>
          <w:lang w:val="en-GB"/>
        </w:rPr>
        <w:t xml:space="preserve"> needed to produce a certain amount of animal product (e.g. 1 kg of beef)</w:t>
      </w:r>
      <w:r>
        <w:rPr>
          <w:lang w:val="en-GB"/>
        </w:rPr>
        <w:t xml:space="preserve"> into </w:t>
      </w:r>
      <w:r w:rsidR="00EB55D9">
        <w:rPr>
          <w:lang w:val="en-GB"/>
        </w:rPr>
        <w:t>account but</w:t>
      </w:r>
      <w:r>
        <w:rPr>
          <w:lang w:val="en-GB"/>
        </w:rPr>
        <w:t xml:space="preserve"> adjusted the number for </w:t>
      </w:r>
      <w:r>
        <w:rPr>
          <w:lang w:val="en-GB"/>
        </w:rPr>
        <w:lastRenderedPageBreak/>
        <w:t xml:space="preserve">very small animals (the size of a shrimp and smaller) and for animals with a very high production (dairy cows). Without such adjustments, the animal welfare index value for the smallest animals would be very unfavourable even if the production system was perfect and the </w:t>
      </w:r>
      <w:r w:rsidR="00EB55D9">
        <w:rPr>
          <w:lang w:val="en-GB"/>
        </w:rPr>
        <w:t xml:space="preserve">indicator </w:t>
      </w:r>
      <w:r>
        <w:rPr>
          <w:lang w:val="en-GB"/>
        </w:rPr>
        <w:t xml:space="preserve">value for the dairy cow would be very favourable even if the production system was the worst possible. </w:t>
      </w:r>
    </w:p>
    <w:p w14:paraId="41298D03" w14:textId="77777777" w:rsidR="00E5797C" w:rsidRPr="004376B0" w:rsidRDefault="00E5797C" w:rsidP="00E5797C">
      <w:pPr>
        <w:pStyle w:val="Heading2"/>
        <w:rPr>
          <w:lang w:val="en-GB"/>
        </w:rPr>
      </w:pPr>
      <w:r w:rsidRPr="004376B0">
        <w:rPr>
          <w:lang w:val="en-GB"/>
        </w:rPr>
        <w:t>2.4 Challenges in the use of antibiotics</w:t>
      </w:r>
    </w:p>
    <w:p w14:paraId="721372AB" w14:textId="547C0122" w:rsidR="00E5797C" w:rsidRPr="00012EAE" w:rsidRDefault="00E5797C" w:rsidP="00E5797C">
      <w:pPr>
        <w:rPr>
          <w:lang w:val="en-GB"/>
        </w:rPr>
      </w:pPr>
      <w:commentRangeStart w:id="70"/>
      <w:r w:rsidRPr="004376B0">
        <w:rPr>
          <w:lang w:val="en-GB"/>
        </w:rPr>
        <w:t xml:space="preserve">Antibiotics </w:t>
      </w:r>
      <w:commentRangeEnd w:id="70"/>
      <w:r w:rsidR="00076275">
        <w:rPr>
          <w:rStyle w:val="CommentReference"/>
        </w:rPr>
        <w:commentReference w:id="70"/>
      </w:r>
      <w:r w:rsidRPr="004376B0">
        <w:rPr>
          <w:lang w:val="en-GB"/>
        </w:rPr>
        <w:t xml:space="preserve">is a group of antimicrobials produced from moulds or made synthetically </w:t>
      </w:r>
      <w:r>
        <w:rPr>
          <w:lang w:val="en-GB"/>
        </w:rPr>
        <w:t xml:space="preserve">and </w:t>
      </w:r>
      <w:r w:rsidRPr="004376B0">
        <w:rPr>
          <w:lang w:val="en-GB"/>
        </w:rPr>
        <w:t xml:space="preserve">used against bacteria. The aim of treating humans and animals with antibiotics is to kill bacteria or prevent bacteria from multiplication. Antibiotics are needed in both human and veterinary medicine to cure infections and to prevent infections when surgery and cancer treatments are performed. </w:t>
      </w:r>
      <w:r>
        <w:rPr>
          <w:lang w:val="en-GB"/>
        </w:rPr>
        <w:t xml:space="preserve">The largest share of antibiotics sold worldwide is aimed for animals used for production of animal-sourced food </w:t>
      </w:r>
      <w:r w:rsidRPr="001662C0">
        <w:rPr>
          <w:highlight w:val="yellow"/>
          <w:lang w:val="en-GB"/>
        </w:rPr>
        <w:t>(ref</w:t>
      </w:r>
      <w:r>
        <w:rPr>
          <w:lang w:val="en-GB"/>
        </w:rPr>
        <w:t xml:space="preserve">). </w:t>
      </w:r>
      <w:r w:rsidRPr="004376B0">
        <w:rPr>
          <w:lang w:val="en-GB"/>
        </w:rPr>
        <w:t>Food products from animals treated with antibiotics do not cause direct health problems among consumers – use of antibiotics in food production is a social sustainability aspect because it increases resistance to antibiotics and that threatens the health and welfare of humans and animals. The development of resistan</w:t>
      </w:r>
      <w:r>
        <w:rPr>
          <w:lang w:val="en-GB"/>
        </w:rPr>
        <w:t>t bacteria</w:t>
      </w:r>
      <w:r w:rsidRPr="004376B0">
        <w:rPr>
          <w:lang w:val="en-GB"/>
        </w:rPr>
        <w:t xml:space="preserve"> takes place in humans and animals and in the environment, e.g. in manure </w:t>
      </w:r>
      <w:r>
        <w:rPr>
          <w:lang w:val="en-GB"/>
        </w:rPr>
        <w:t>(</w:t>
      </w:r>
      <w:r w:rsidRPr="001662C0">
        <w:rPr>
          <w:highlight w:val="yellow"/>
          <w:lang w:val="en-GB"/>
        </w:rPr>
        <w:t>ref</w:t>
      </w:r>
      <w:r>
        <w:rPr>
          <w:lang w:val="en-GB"/>
        </w:rPr>
        <w:t>)</w:t>
      </w:r>
      <w:r w:rsidRPr="004376B0">
        <w:rPr>
          <w:lang w:val="en-GB"/>
        </w:rPr>
        <w:t xml:space="preserve">. </w:t>
      </w:r>
      <w:r w:rsidRPr="00012EAE">
        <w:rPr>
          <w:lang w:val="en-GB"/>
        </w:rPr>
        <w:t xml:space="preserve">In general, the problems with antibiotic resistance get worse the more antibiotics </w:t>
      </w:r>
      <w:r w:rsidR="00D3286C">
        <w:rPr>
          <w:lang w:val="en-GB"/>
        </w:rPr>
        <w:t>that are used</w:t>
      </w:r>
      <w:r w:rsidRPr="00012EAE">
        <w:rPr>
          <w:lang w:val="en-GB"/>
        </w:rPr>
        <w:t>.</w:t>
      </w:r>
    </w:p>
    <w:p w14:paraId="6F230E5E" w14:textId="254132E8" w:rsidR="00E5797C" w:rsidRPr="004376B0" w:rsidRDefault="00E5797C" w:rsidP="00E5797C">
      <w:pPr>
        <w:rPr>
          <w:lang w:val="en-GB"/>
        </w:rPr>
      </w:pPr>
      <w:r w:rsidRPr="004376B0">
        <w:rPr>
          <w:lang w:val="en-GB"/>
        </w:rPr>
        <w:t xml:space="preserve">A completely antibiotic-free production of animal-sourced food is not acceptable from an animal welfare perspective since sick animals shall be treated. The goal is a prudent, medically rational use of antibiotics so that specific antibiotics continue to </w:t>
      </w:r>
      <w:r w:rsidR="00DD56A4">
        <w:rPr>
          <w:lang w:val="en-GB"/>
        </w:rPr>
        <w:t>offer</w:t>
      </w:r>
      <w:r w:rsidRPr="004376B0">
        <w:rPr>
          <w:lang w:val="en-GB"/>
        </w:rPr>
        <w:t xml:space="preserve"> successful treatments against specific infections in humans and animals, and so that the ratio of resistant bacteria species does not further increase. Unlike animals, bacteria have the capacity to exchange genetic material between each other within generation. When, for example, manure is used as fertilizer on the field, bacteria that have achieved resistance due to mutations can transfer the resistance genes to other species of bacteria in the soil</w:t>
      </w:r>
      <w:r>
        <w:rPr>
          <w:lang w:val="en-GB"/>
        </w:rPr>
        <w:t xml:space="preserve"> (</w:t>
      </w:r>
      <w:r w:rsidRPr="001662C0">
        <w:rPr>
          <w:highlight w:val="yellow"/>
          <w:lang w:val="en-GB"/>
        </w:rPr>
        <w:t>ref</w:t>
      </w:r>
      <w:r>
        <w:rPr>
          <w:lang w:val="en-GB"/>
        </w:rPr>
        <w:t>)</w:t>
      </w:r>
      <w:r w:rsidRPr="004376B0">
        <w:rPr>
          <w:lang w:val="en-GB"/>
        </w:rPr>
        <w:t xml:space="preserve">. </w:t>
      </w:r>
      <w:r>
        <w:rPr>
          <w:lang w:val="en-GB"/>
        </w:rPr>
        <w:t xml:space="preserve">The magnitude of this transfer is, however, at large unknown. </w:t>
      </w:r>
      <w:r w:rsidRPr="004376B0">
        <w:rPr>
          <w:lang w:val="en-GB"/>
        </w:rPr>
        <w:t xml:space="preserve"> </w:t>
      </w:r>
    </w:p>
    <w:p w14:paraId="2EEB1CEB" w14:textId="77777777" w:rsidR="00E5797C" w:rsidRPr="004376B0" w:rsidRDefault="00E5797C" w:rsidP="00E5797C">
      <w:pPr>
        <w:rPr>
          <w:lang w:val="en-GB"/>
        </w:rPr>
      </w:pPr>
      <w:r>
        <w:rPr>
          <w:lang w:val="en-GB"/>
        </w:rPr>
        <w:t xml:space="preserve">Antibiotics has been used in </w:t>
      </w:r>
      <w:r w:rsidRPr="004376B0">
        <w:rPr>
          <w:lang w:val="en-GB"/>
        </w:rPr>
        <w:t xml:space="preserve">food production for </w:t>
      </w:r>
      <w:r>
        <w:rPr>
          <w:lang w:val="en-GB"/>
        </w:rPr>
        <w:t>three</w:t>
      </w:r>
      <w:r w:rsidRPr="004376B0">
        <w:rPr>
          <w:lang w:val="en-GB"/>
        </w:rPr>
        <w:t xml:space="preserve"> reasons: </w:t>
      </w:r>
    </w:p>
    <w:p w14:paraId="0CC12516" w14:textId="77777777" w:rsidR="00E5797C" w:rsidRPr="004376B0" w:rsidRDefault="00E5797C" w:rsidP="00E5797C">
      <w:pPr>
        <w:pStyle w:val="ListParagraph"/>
        <w:numPr>
          <w:ilvl w:val="0"/>
          <w:numId w:val="24"/>
        </w:numPr>
        <w:rPr>
          <w:lang w:val="en-GB"/>
        </w:rPr>
      </w:pPr>
      <w:r w:rsidRPr="004376B0">
        <w:rPr>
          <w:lang w:val="en-GB"/>
        </w:rPr>
        <w:t>To cure infected animals</w:t>
      </w:r>
    </w:p>
    <w:p w14:paraId="68B87BEE" w14:textId="77777777" w:rsidR="00E5797C" w:rsidRPr="004376B0" w:rsidRDefault="00E5797C" w:rsidP="00E5797C">
      <w:pPr>
        <w:pStyle w:val="ListParagraph"/>
        <w:numPr>
          <w:ilvl w:val="0"/>
          <w:numId w:val="24"/>
        </w:numPr>
        <w:rPr>
          <w:lang w:val="en-GB"/>
        </w:rPr>
      </w:pPr>
      <w:r w:rsidRPr="004376B0">
        <w:rPr>
          <w:lang w:val="en-GB"/>
        </w:rPr>
        <w:t>To prevent animals from being infected</w:t>
      </w:r>
    </w:p>
    <w:p w14:paraId="0877497C" w14:textId="77777777" w:rsidR="00E5797C" w:rsidRPr="004376B0" w:rsidRDefault="00E5797C" w:rsidP="00E5797C">
      <w:pPr>
        <w:pStyle w:val="ListParagraph"/>
        <w:numPr>
          <w:ilvl w:val="0"/>
          <w:numId w:val="24"/>
        </w:numPr>
        <w:rPr>
          <w:lang w:val="en-GB"/>
        </w:rPr>
      </w:pPr>
      <w:r w:rsidRPr="004376B0">
        <w:rPr>
          <w:lang w:val="en-GB"/>
        </w:rPr>
        <w:t>To promote higher production levels (often higher growth rate), so called ‘growth-promotors’</w:t>
      </w:r>
    </w:p>
    <w:p w14:paraId="634ABC5D" w14:textId="77777777" w:rsidR="00E5797C" w:rsidRDefault="00E5797C" w:rsidP="00E5797C">
      <w:pPr>
        <w:rPr>
          <w:lang w:val="en-GB"/>
        </w:rPr>
      </w:pPr>
      <w:r w:rsidRPr="004376B0">
        <w:rPr>
          <w:lang w:val="en-GB"/>
        </w:rPr>
        <w:lastRenderedPageBreak/>
        <w:t xml:space="preserve">Regular use of antibiotics by routine for prevention and as growth-promotors can mask issues related to hygiene, stocking density and bad management. </w:t>
      </w:r>
      <w:r>
        <w:rPr>
          <w:lang w:val="en-GB"/>
        </w:rPr>
        <w:t xml:space="preserve">Thus there is a strong association between the indicators for animal welfare and use of antibiotics. </w:t>
      </w:r>
      <w:r w:rsidRPr="004376B0">
        <w:rPr>
          <w:lang w:val="en-GB"/>
        </w:rPr>
        <w:t xml:space="preserve">The use of antibiotics as growth promotors is </w:t>
      </w:r>
      <w:r>
        <w:rPr>
          <w:lang w:val="en-GB"/>
        </w:rPr>
        <w:t xml:space="preserve">however </w:t>
      </w:r>
      <w:r w:rsidRPr="004376B0">
        <w:rPr>
          <w:lang w:val="en-GB"/>
        </w:rPr>
        <w:t xml:space="preserve">prohibited in the EU since 2006 </w:t>
      </w:r>
      <w:r w:rsidRPr="008506E4">
        <w:rPr>
          <w:highlight w:val="yellow"/>
          <w:lang w:val="en-GB"/>
        </w:rPr>
        <w:t>(ref)</w:t>
      </w:r>
      <w:r>
        <w:rPr>
          <w:lang w:val="en-GB"/>
        </w:rPr>
        <w:t xml:space="preserve"> </w:t>
      </w:r>
      <w:r w:rsidRPr="004376B0">
        <w:rPr>
          <w:lang w:val="en-GB"/>
        </w:rPr>
        <w:t>and the use of antibiotics for regular disease prevention is prohibited in the EU since January 2022</w:t>
      </w:r>
      <w:r>
        <w:rPr>
          <w:lang w:val="en-GB"/>
        </w:rPr>
        <w:t xml:space="preserve"> </w:t>
      </w:r>
      <w:r w:rsidRPr="008506E4">
        <w:rPr>
          <w:highlight w:val="yellow"/>
          <w:lang w:val="en-GB"/>
        </w:rPr>
        <w:t>(ref)</w:t>
      </w:r>
      <w:r w:rsidRPr="004376B0">
        <w:rPr>
          <w:lang w:val="en-GB"/>
        </w:rPr>
        <w:t xml:space="preserve">. </w:t>
      </w:r>
    </w:p>
    <w:p w14:paraId="45291CF8" w14:textId="77777777" w:rsidR="00E5797C" w:rsidRPr="004376B0" w:rsidRDefault="00E5797C" w:rsidP="00E5797C">
      <w:pPr>
        <w:rPr>
          <w:lang w:val="en-GB"/>
        </w:rPr>
      </w:pPr>
      <w:r w:rsidRPr="004376B0">
        <w:rPr>
          <w:lang w:val="en-GB"/>
        </w:rPr>
        <w:t>The actual amount of antibiotics used for animals in food production is not kno</w:t>
      </w:r>
      <w:r>
        <w:rPr>
          <w:lang w:val="en-GB"/>
        </w:rPr>
        <w:t xml:space="preserve">wn and therefore the country-wise monitoring </w:t>
      </w:r>
      <w:r w:rsidRPr="004376B0">
        <w:rPr>
          <w:lang w:val="en-GB"/>
        </w:rPr>
        <w:t xml:space="preserve">performed by European Surveillance of Veterinary Antimicrobial Consumption (ESVAC) is based on sold amounts. Since the population of animals varies between countries the use of antibiotics is reported per total biomass. Corresponding data are available for some countries outside Europe and missing for others. </w:t>
      </w:r>
      <w:r>
        <w:rPr>
          <w:lang w:val="en-GB"/>
        </w:rPr>
        <w:t>So far, o</w:t>
      </w:r>
      <w:r w:rsidRPr="004376B0">
        <w:rPr>
          <w:lang w:val="en-GB"/>
        </w:rPr>
        <w:t xml:space="preserve">nly a few countries report data on sales per species and no country reports data on sales per production system in a systematic way. </w:t>
      </w:r>
    </w:p>
    <w:p w14:paraId="5549201F" w14:textId="77777777" w:rsidR="00E5797C" w:rsidRPr="002148F9" w:rsidRDefault="00E5797C" w:rsidP="00E5797C">
      <w:pPr>
        <w:rPr>
          <w:ins w:id="71" w:author="Lotta Rydhmer" w:date="2024-03-10T17:07:00Z"/>
          <w:rFonts w:asciiTheme="minorHAnsi" w:hAnsiTheme="minorHAnsi"/>
          <w:sz w:val="22"/>
          <w:lang w:val="en-US"/>
        </w:rPr>
      </w:pPr>
      <w:commentRangeStart w:id="72"/>
      <w:r>
        <w:rPr>
          <w:lang w:val="en-GB"/>
        </w:rPr>
        <w:t xml:space="preserve">Treatments days can be a more accurate indicator of risk of resistance than mg active substance/tonne biomass. </w:t>
      </w:r>
      <w:proofErr w:type="spellStart"/>
      <w:r w:rsidRPr="00285747">
        <w:rPr>
          <w:highlight w:val="yellow"/>
          <w:lang w:val="en-GB"/>
        </w:rPr>
        <w:t>Läs</w:t>
      </w:r>
      <w:proofErr w:type="spellEnd"/>
      <w:r w:rsidRPr="00285747">
        <w:rPr>
          <w:highlight w:val="yellow"/>
          <w:lang w:val="en-GB"/>
        </w:rPr>
        <w:t xml:space="preserve"> </w:t>
      </w:r>
      <w:proofErr w:type="spellStart"/>
      <w:r w:rsidRPr="00285747">
        <w:rPr>
          <w:highlight w:val="yellow"/>
          <w:lang w:val="en-GB"/>
        </w:rPr>
        <w:t>på</w:t>
      </w:r>
      <w:proofErr w:type="spellEnd"/>
      <w:r w:rsidRPr="00285747">
        <w:rPr>
          <w:highlight w:val="yellow"/>
          <w:lang w:val="en-GB"/>
        </w:rPr>
        <w:t xml:space="preserve">, </w:t>
      </w:r>
      <w:proofErr w:type="spellStart"/>
      <w:r w:rsidRPr="00285747">
        <w:rPr>
          <w:highlight w:val="yellow"/>
          <w:lang w:val="en-GB"/>
        </w:rPr>
        <w:t>vad</w:t>
      </w:r>
      <w:proofErr w:type="spellEnd"/>
      <w:r w:rsidRPr="00285747">
        <w:rPr>
          <w:highlight w:val="yellow"/>
          <w:lang w:val="en-GB"/>
        </w:rPr>
        <w:t xml:space="preserve"> </w:t>
      </w:r>
      <w:proofErr w:type="spellStart"/>
      <w:r w:rsidRPr="00285747">
        <w:rPr>
          <w:highlight w:val="yellow"/>
          <w:lang w:val="en-GB"/>
        </w:rPr>
        <w:t>är</w:t>
      </w:r>
      <w:proofErr w:type="spellEnd"/>
      <w:r w:rsidRPr="00285747">
        <w:rPr>
          <w:highlight w:val="yellow"/>
          <w:lang w:val="en-GB"/>
        </w:rPr>
        <w:t xml:space="preserve"> </w:t>
      </w:r>
      <w:proofErr w:type="spellStart"/>
      <w:r w:rsidRPr="00285747">
        <w:rPr>
          <w:highlight w:val="yellow"/>
          <w:lang w:val="en-GB"/>
        </w:rPr>
        <w:t>vitsen</w:t>
      </w:r>
      <w:proofErr w:type="spellEnd"/>
      <w:r w:rsidRPr="00285747">
        <w:rPr>
          <w:highlight w:val="yellow"/>
          <w:lang w:val="en-GB"/>
        </w:rPr>
        <w:t>?</w:t>
      </w:r>
      <w:r>
        <w:rPr>
          <w:lang w:val="en-GB"/>
        </w:rPr>
        <w:t xml:space="preserve"> We choose mg active substance/tonne biomass because the data are official, and available for all European countries. </w:t>
      </w:r>
      <w:commentRangeEnd w:id="72"/>
      <w:r w:rsidR="00F55D08">
        <w:rPr>
          <w:rStyle w:val="CommentReference"/>
        </w:rPr>
        <w:commentReference w:id="72"/>
      </w:r>
    </w:p>
    <w:p w14:paraId="1A8C07DB" w14:textId="5A2F3516" w:rsidR="00BF0328" w:rsidRPr="004376B0" w:rsidRDefault="008344C5" w:rsidP="004002B2">
      <w:pPr>
        <w:pStyle w:val="Heading1"/>
        <w:rPr>
          <w:rFonts w:cs="Times New Roman"/>
          <w:lang w:val="en-GB"/>
        </w:rPr>
      </w:pPr>
      <w:r w:rsidRPr="004376B0">
        <w:rPr>
          <w:lang w:val="en-GB"/>
        </w:rPr>
        <w:t xml:space="preserve">3. </w:t>
      </w:r>
      <w:r w:rsidR="00BF0328" w:rsidRPr="004376B0">
        <w:rPr>
          <w:lang w:val="en-GB"/>
        </w:rPr>
        <w:t>Method and data</w:t>
      </w:r>
      <w:r w:rsidR="00EF023E" w:rsidRPr="004376B0">
        <w:rPr>
          <w:lang w:val="en-GB"/>
        </w:rPr>
        <w:t xml:space="preserve"> </w:t>
      </w:r>
    </w:p>
    <w:p w14:paraId="120D2677" w14:textId="794CAC29" w:rsidR="00370BAD" w:rsidRPr="004376B0" w:rsidRDefault="008344C5" w:rsidP="004002B2">
      <w:pPr>
        <w:pStyle w:val="Heading2"/>
        <w:rPr>
          <w:lang w:val="en-GB"/>
        </w:rPr>
      </w:pPr>
      <w:r w:rsidRPr="004376B0">
        <w:rPr>
          <w:lang w:val="en-GB"/>
        </w:rPr>
        <w:t>3</w:t>
      </w:r>
      <w:r w:rsidR="7D5A8BA7" w:rsidRPr="004376B0">
        <w:rPr>
          <w:lang w:val="en-GB"/>
        </w:rPr>
        <w:t>.</w:t>
      </w:r>
      <w:r w:rsidR="1F41852E" w:rsidRPr="004376B0">
        <w:rPr>
          <w:lang w:val="en-GB"/>
        </w:rPr>
        <w:t>1</w:t>
      </w:r>
      <w:r w:rsidR="7D5A8BA7" w:rsidRPr="004376B0">
        <w:rPr>
          <w:lang w:val="en-GB"/>
        </w:rPr>
        <w:t xml:space="preserve"> </w:t>
      </w:r>
      <w:r w:rsidR="004272E0">
        <w:rPr>
          <w:lang w:val="en-GB"/>
        </w:rPr>
        <w:t>A</w:t>
      </w:r>
      <w:r w:rsidR="005B6925" w:rsidRPr="004376B0">
        <w:rPr>
          <w:lang w:val="en-GB"/>
        </w:rPr>
        <w:t xml:space="preserve">nimal welfare </w:t>
      </w:r>
      <w:r w:rsidR="00804F5E">
        <w:rPr>
          <w:lang w:val="en-GB"/>
        </w:rPr>
        <w:t>indic</w:t>
      </w:r>
      <w:r w:rsidR="004272E0">
        <w:rPr>
          <w:lang w:val="en-GB"/>
        </w:rPr>
        <w:t>es</w:t>
      </w:r>
    </w:p>
    <w:p w14:paraId="4874EA1C" w14:textId="0D79A189" w:rsidR="00F05D8F" w:rsidRDefault="00E10BCE" w:rsidP="00EE4690">
      <w:pPr>
        <w:rPr>
          <w:lang w:val="en-GB"/>
        </w:rPr>
      </w:pPr>
      <w:r w:rsidRPr="4A923374">
        <w:rPr>
          <w:lang w:val="en-GB"/>
        </w:rPr>
        <w:t xml:space="preserve">The animal welfare </w:t>
      </w:r>
      <w:r>
        <w:rPr>
          <w:lang w:val="en-GB"/>
        </w:rPr>
        <w:t>indices</w:t>
      </w:r>
      <w:r w:rsidRPr="4A923374">
        <w:rPr>
          <w:lang w:val="en-GB"/>
        </w:rPr>
        <w:t xml:space="preserve"> </w:t>
      </w:r>
      <w:r>
        <w:rPr>
          <w:lang w:val="en-GB"/>
        </w:rPr>
        <w:t>are</w:t>
      </w:r>
      <w:r w:rsidRPr="4A923374">
        <w:rPr>
          <w:lang w:val="en-GB"/>
        </w:rPr>
        <w:t xml:space="preserve"> expressed per kg of raw commodity, e.g. kg of meat</w:t>
      </w:r>
      <w:r>
        <w:rPr>
          <w:lang w:val="en-GB"/>
        </w:rPr>
        <w:t xml:space="preserve"> (</w:t>
      </w:r>
      <w:proofErr w:type="spellStart"/>
      <w:r>
        <w:rPr>
          <w:lang w:val="en-GB"/>
        </w:rPr>
        <w:t>bonefree</w:t>
      </w:r>
      <w:proofErr w:type="spellEnd"/>
      <w:r>
        <w:rPr>
          <w:lang w:val="en-GB"/>
        </w:rPr>
        <w:t>)</w:t>
      </w:r>
      <w:r w:rsidRPr="4A923374">
        <w:rPr>
          <w:lang w:val="en-GB"/>
        </w:rPr>
        <w:t>, kg of egg or kg of milk. The animal welfare ind</w:t>
      </w:r>
      <w:r w:rsidR="00944E5B">
        <w:rPr>
          <w:lang w:val="en-GB"/>
        </w:rPr>
        <w:t>ices</w:t>
      </w:r>
      <w:r w:rsidRPr="4A923374">
        <w:rPr>
          <w:lang w:val="en-GB"/>
        </w:rPr>
        <w:t xml:space="preserve"> </w:t>
      </w:r>
      <w:r w:rsidR="00944E5B" w:rsidRPr="4A923374">
        <w:rPr>
          <w:lang w:val="en-GB"/>
        </w:rPr>
        <w:t>consider</w:t>
      </w:r>
      <w:r w:rsidRPr="4A923374">
        <w:rPr>
          <w:lang w:val="en-GB"/>
        </w:rPr>
        <w:t xml:space="preserve"> 1) the number of involved animals </w:t>
      </w:r>
      <w:r>
        <w:rPr>
          <w:lang w:val="en-GB"/>
        </w:rPr>
        <w:t>to produce 1 kg of raw commodity</w:t>
      </w:r>
      <w:r w:rsidRPr="4A923374">
        <w:rPr>
          <w:lang w:val="en-GB"/>
        </w:rPr>
        <w:t xml:space="preserve">, 2) these animals’ ability to perceive negative effects of being used by humans, and 3) a judgement of the </w:t>
      </w:r>
      <w:r>
        <w:rPr>
          <w:lang w:val="en-GB"/>
        </w:rPr>
        <w:t>suffering that animals are exposed to</w:t>
      </w:r>
      <w:r w:rsidRPr="4A923374">
        <w:rPr>
          <w:lang w:val="en-GB"/>
        </w:rPr>
        <w:t xml:space="preserve"> in the</w:t>
      </w:r>
      <w:r>
        <w:rPr>
          <w:lang w:val="en-GB"/>
        </w:rPr>
        <w:t xml:space="preserve"> typical</w:t>
      </w:r>
      <w:r w:rsidRPr="4A923374">
        <w:rPr>
          <w:lang w:val="en-GB"/>
        </w:rPr>
        <w:t xml:space="preserve"> production system. </w:t>
      </w:r>
    </w:p>
    <w:p w14:paraId="632F4B1F" w14:textId="77A322A4" w:rsidR="00FD258E" w:rsidRDefault="000F5B7E" w:rsidP="00EE4690">
      <w:pPr>
        <w:rPr>
          <w:lang w:val="en-GB"/>
        </w:rPr>
      </w:pPr>
      <w:r>
        <w:rPr>
          <w:lang w:val="en-GB"/>
        </w:rPr>
        <w:t xml:space="preserve">We present results for </w:t>
      </w:r>
      <w:r w:rsidR="00DB6491">
        <w:rPr>
          <w:lang w:val="en-GB"/>
        </w:rPr>
        <w:t>three</w:t>
      </w:r>
      <w:r>
        <w:rPr>
          <w:lang w:val="en-GB"/>
        </w:rPr>
        <w:t xml:space="preserve"> indices: 1) </w:t>
      </w:r>
      <w:r w:rsidR="00537B95">
        <w:rPr>
          <w:lang w:val="en-GB"/>
        </w:rPr>
        <w:t>a new index,</w:t>
      </w:r>
      <w:r w:rsidR="00DB6491" w:rsidRPr="00DB6491">
        <w:rPr>
          <w:lang w:val="en-US"/>
        </w:rPr>
        <w:t xml:space="preserve"> </w:t>
      </w:r>
      <w:r w:rsidR="00DB6491" w:rsidRPr="00DB6491">
        <w:rPr>
          <w:lang w:val="en-GB"/>
        </w:rPr>
        <w:t>Perception Adjusted Animal Li</w:t>
      </w:r>
      <w:r w:rsidR="008F434A">
        <w:rPr>
          <w:lang w:val="en-GB"/>
        </w:rPr>
        <w:t>v</w:t>
      </w:r>
      <w:r w:rsidR="00DB6491" w:rsidRPr="00DB6491">
        <w:rPr>
          <w:lang w:val="en-GB"/>
        </w:rPr>
        <w:t>es Affected (PAALA)</w:t>
      </w:r>
      <w:r w:rsidR="00DB6491">
        <w:rPr>
          <w:lang w:val="en-GB"/>
        </w:rPr>
        <w:t>, 2</w:t>
      </w:r>
      <w:r w:rsidR="00537B95">
        <w:rPr>
          <w:lang w:val="en-GB"/>
        </w:rPr>
        <w:t xml:space="preserve">) </w:t>
      </w:r>
      <w:r>
        <w:rPr>
          <w:lang w:val="en-GB"/>
        </w:rPr>
        <w:t xml:space="preserve">ALYS as defined by Scherer et al. (2018) but </w:t>
      </w:r>
      <w:r w:rsidR="00DB6491">
        <w:rPr>
          <w:lang w:val="en-GB"/>
        </w:rPr>
        <w:t>with an extended ‘life quality’ component</w:t>
      </w:r>
      <w:r w:rsidR="00C41778">
        <w:rPr>
          <w:lang w:val="en-GB"/>
        </w:rPr>
        <w:t xml:space="preserve"> here called </w:t>
      </w:r>
      <w:r w:rsidR="00FD2DEB">
        <w:rPr>
          <w:lang w:val="en-GB"/>
        </w:rPr>
        <w:t>‘</w:t>
      </w:r>
      <w:commentRangeStart w:id="73"/>
      <w:r w:rsidR="00FD2DEB">
        <w:rPr>
          <w:lang w:val="en-GB"/>
        </w:rPr>
        <w:t>suffering’</w:t>
      </w:r>
      <w:commentRangeEnd w:id="73"/>
      <w:r w:rsidR="008E42CD">
        <w:rPr>
          <w:rStyle w:val="CommentReference"/>
        </w:rPr>
        <w:commentReference w:id="73"/>
      </w:r>
      <w:r w:rsidR="00DB6491">
        <w:rPr>
          <w:lang w:val="en-GB"/>
        </w:rPr>
        <w:t xml:space="preserve">, and 3) </w:t>
      </w:r>
      <w:r w:rsidR="0052642A">
        <w:rPr>
          <w:lang w:val="en-GB"/>
        </w:rPr>
        <w:t>P</w:t>
      </w:r>
      <w:r w:rsidR="00DB6491">
        <w:rPr>
          <w:lang w:val="en-GB"/>
        </w:rPr>
        <w:t>erceptio</w:t>
      </w:r>
      <w:r w:rsidR="008F434A">
        <w:rPr>
          <w:lang w:val="en-GB"/>
        </w:rPr>
        <w:t xml:space="preserve">n </w:t>
      </w:r>
      <w:r w:rsidR="0052642A">
        <w:rPr>
          <w:lang w:val="en-GB"/>
        </w:rPr>
        <w:t>A</w:t>
      </w:r>
      <w:r w:rsidR="008F434A">
        <w:rPr>
          <w:lang w:val="en-GB"/>
        </w:rPr>
        <w:t>djusted ALYS (P</w:t>
      </w:r>
      <w:r w:rsidR="00916F37">
        <w:rPr>
          <w:lang w:val="en-GB"/>
        </w:rPr>
        <w:t>A</w:t>
      </w:r>
      <w:r w:rsidR="008F434A">
        <w:rPr>
          <w:lang w:val="en-GB"/>
        </w:rPr>
        <w:t>ALYS)</w:t>
      </w:r>
      <w:r w:rsidR="00A72D86">
        <w:rPr>
          <w:lang w:val="en-GB"/>
        </w:rPr>
        <w:t>, calculated as follows:</w:t>
      </w:r>
    </w:p>
    <w:p w14:paraId="0F017899" w14:textId="6B0E2600" w:rsidR="00A72D86" w:rsidRPr="002D07A4" w:rsidRDefault="00A72D86" w:rsidP="00EE4690">
      <w:pPr>
        <w:rPr>
          <w:i/>
          <w:iCs/>
          <w:lang w:val="en-GB"/>
        </w:rPr>
      </w:pPr>
      <w:r w:rsidRPr="002D07A4">
        <w:rPr>
          <w:i/>
          <w:iCs/>
          <w:lang w:val="en-GB"/>
        </w:rPr>
        <w:t xml:space="preserve">PAALA = </w:t>
      </w:r>
      <w:r w:rsidR="007E5340" w:rsidRPr="002D07A4">
        <w:rPr>
          <w:i/>
          <w:iCs/>
          <w:lang w:val="en-GB"/>
        </w:rPr>
        <w:t xml:space="preserve">number affected </w:t>
      </w:r>
      <w:r w:rsidR="002A00EC" w:rsidRPr="002D07A4">
        <w:rPr>
          <w:i/>
          <w:iCs/>
          <w:lang w:val="en-GB"/>
        </w:rPr>
        <w:t>x ability x suffering</w:t>
      </w:r>
      <w:r w:rsidR="006C40D0" w:rsidRPr="002D07A4">
        <w:rPr>
          <w:i/>
          <w:iCs/>
          <w:lang w:val="en-GB"/>
        </w:rPr>
        <w:t xml:space="preserve"> (incl. slaughtering)</w:t>
      </w:r>
      <w:r w:rsidR="002A00EC" w:rsidRPr="002D07A4">
        <w:rPr>
          <w:i/>
          <w:iCs/>
          <w:lang w:val="en-GB"/>
        </w:rPr>
        <w:t xml:space="preserve"> x 100</w:t>
      </w:r>
    </w:p>
    <w:p w14:paraId="19DF009E" w14:textId="57E84F6D" w:rsidR="005A2B1A" w:rsidRPr="002D07A4" w:rsidRDefault="005A2B1A" w:rsidP="00EE4690">
      <w:pPr>
        <w:rPr>
          <w:i/>
          <w:iCs/>
          <w:lang w:val="en-GB"/>
        </w:rPr>
      </w:pPr>
      <w:r w:rsidRPr="002D07A4">
        <w:rPr>
          <w:i/>
          <w:iCs/>
          <w:lang w:val="en-GB"/>
        </w:rPr>
        <w:t xml:space="preserve">ALYS = number affected x </w:t>
      </w:r>
      <w:r w:rsidR="008869B7" w:rsidRPr="002D07A4">
        <w:rPr>
          <w:i/>
          <w:iCs/>
          <w:lang w:val="en-GB"/>
        </w:rPr>
        <w:t>(</w:t>
      </w:r>
      <w:r w:rsidRPr="002D07A4">
        <w:rPr>
          <w:i/>
          <w:iCs/>
          <w:lang w:val="en-GB"/>
        </w:rPr>
        <w:t>(</w:t>
      </w:r>
      <w:r w:rsidR="00255580" w:rsidRPr="002D07A4">
        <w:rPr>
          <w:i/>
          <w:iCs/>
          <w:lang w:val="en-GB"/>
        </w:rPr>
        <w:t>life duration</w:t>
      </w:r>
      <w:r w:rsidR="006C40D0" w:rsidRPr="002D07A4">
        <w:rPr>
          <w:i/>
          <w:iCs/>
          <w:lang w:val="en-GB"/>
        </w:rPr>
        <w:t xml:space="preserve"> – slaughtering duration) x </w:t>
      </w:r>
      <w:r w:rsidR="008869B7" w:rsidRPr="002D07A4">
        <w:rPr>
          <w:i/>
          <w:iCs/>
          <w:lang w:val="en-GB"/>
        </w:rPr>
        <w:t>suffering (excl. slaughtering + slaughtering duration)</w:t>
      </w:r>
    </w:p>
    <w:p w14:paraId="2BCCC69A" w14:textId="4DB8151F" w:rsidR="004272E0" w:rsidRPr="002D07A4" w:rsidRDefault="00247601" w:rsidP="00D76039">
      <w:pPr>
        <w:rPr>
          <w:i/>
          <w:iCs/>
          <w:lang w:val="en-GB"/>
        </w:rPr>
      </w:pPr>
      <w:r w:rsidRPr="002D07A4">
        <w:rPr>
          <w:i/>
          <w:iCs/>
          <w:lang w:val="en-GB"/>
        </w:rPr>
        <w:t>PAALYS = ability x ALYS</w:t>
      </w:r>
      <w:r w:rsidR="004272E0" w:rsidRPr="002D07A4">
        <w:rPr>
          <w:i/>
          <w:iCs/>
          <w:lang w:val="en-GB"/>
        </w:rPr>
        <w:t xml:space="preserve">  </w:t>
      </w:r>
    </w:p>
    <w:p w14:paraId="70ED7042" w14:textId="77777777" w:rsidR="004272E0" w:rsidRPr="004376B0" w:rsidRDefault="004272E0" w:rsidP="00EE4690">
      <w:pPr>
        <w:rPr>
          <w:lang w:val="en-GB"/>
        </w:rPr>
      </w:pPr>
    </w:p>
    <w:p w14:paraId="24BF8E33" w14:textId="00E6A105" w:rsidR="00E945D5" w:rsidRDefault="00E945D5" w:rsidP="00EE4690">
      <w:pPr>
        <w:rPr>
          <w:rFonts w:cs="Times New Roman"/>
          <w:lang w:val="en-GB"/>
        </w:rPr>
      </w:pPr>
      <w:r w:rsidRPr="004376B0">
        <w:rPr>
          <w:rFonts w:cs="Times New Roman"/>
          <w:lang w:val="en-GB"/>
        </w:rPr>
        <w:t xml:space="preserve">The animal welfare index value for production animals (e.g. broilers) and their </w:t>
      </w:r>
      <w:commentRangeStart w:id="74"/>
      <w:r w:rsidRPr="004376B0">
        <w:rPr>
          <w:rFonts w:cs="Times New Roman"/>
          <w:lang w:val="en-GB"/>
        </w:rPr>
        <w:t xml:space="preserve">parents </w:t>
      </w:r>
      <w:commentRangeEnd w:id="74"/>
      <w:r>
        <w:rPr>
          <w:rStyle w:val="CommentReference"/>
        </w:rPr>
        <w:commentReference w:id="74"/>
      </w:r>
      <w:r w:rsidRPr="004376B0">
        <w:rPr>
          <w:rFonts w:cs="Times New Roman"/>
          <w:lang w:val="en-GB"/>
        </w:rPr>
        <w:t xml:space="preserve">(e.g. broiler breeders) are added to get the animal welfare index value per kg product (e.g. chicken meat). </w:t>
      </w:r>
      <w:r>
        <w:rPr>
          <w:rFonts w:cs="Times New Roman"/>
          <w:lang w:val="en-GB"/>
        </w:rPr>
        <w:t xml:space="preserve">Likewise, </w:t>
      </w:r>
      <w:r w:rsidRPr="004376B0">
        <w:rPr>
          <w:rFonts w:cs="Times New Roman"/>
          <w:lang w:val="en-GB"/>
        </w:rPr>
        <w:t xml:space="preserve">discarded male chickens </w:t>
      </w:r>
      <w:r>
        <w:rPr>
          <w:rFonts w:cs="Times New Roman"/>
          <w:lang w:val="en-GB"/>
        </w:rPr>
        <w:t>are included for</w:t>
      </w:r>
      <w:r w:rsidRPr="005E75E7">
        <w:rPr>
          <w:rFonts w:cs="Times New Roman"/>
          <w:lang w:val="en-GB"/>
        </w:rPr>
        <w:t xml:space="preserve"> </w:t>
      </w:r>
      <w:r>
        <w:rPr>
          <w:rFonts w:cs="Times New Roman"/>
          <w:lang w:val="en-GB"/>
        </w:rPr>
        <w:t>eggs</w:t>
      </w:r>
      <w:r w:rsidRPr="005E75E7">
        <w:rPr>
          <w:rFonts w:cs="Times New Roman"/>
          <w:lang w:val="en-GB"/>
        </w:rPr>
        <w:t>.</w:t>
      </w:r>
      <w:r w:rsidRPr="004376B0">
        <w:rPr>
          <w:rFonts w:cs="Times New Roman"/>
          <w:lang w:val="en-GB"/>
        </w:rPr>
        <w:t xml:space="preserve"> </w:t>
      </w:r>
      <w:r w:rsidR="00F25753" w:rsidRPr="48B9135D">
        <w:rPr>
          <w:lang w:val="en-GB"/>
        </w:rPr>
        <w:t xml:space="preserve">The </w:t>
      </w:r>
      <w:r w:rsidR="00F25753">
        <w:rPr>
          <w:lang w:val="en-GB"/>
        </w:rPr>
        <w:t>indices</w:t>
      </w:r>
      <w:r w:rsidR="00F25753" w:rsidRPr="48B9135D">
        <w:rPr>
          <w:lang w:val="en-GB"/>
        </w:rPr>
        <w:t xml:space="preserve"> are presented for </w:t>
      </w:r>
      <w:r w:rsidR="00F25753">
        <w:rPr>
          <w:lang w:val="en-GB"/>
        </w:rPr>
        <w:t xml:space="preserve">major </w:t>
      </w:r>
      <w:r w:rsidR="00F25753" w:rsidRPr="48B9135D">
        <w:rPr>
          <w:lang w:val="en-GB"/>
        </w:rPr>
        <w:t xml:space="preserve">animal products </w:t>
      </w:r>
      <w:r w:rsidR="00F25753">
        <w:rPr>
          <w:lang w:val="en-GB"/>
        </w:rPr>
        <w:t>as consumed in nine European countries (France, Germany, Greece, Hungary, Ireland, Italy, Poland, Spain and Sweden) (SM1)</w:t>
      </w:r>
      <w:r w:rsidR="00F25753" w:rsidRPr="48B9135D">
        <w:rPr>
          <w:lang w:val="en-GB"/>
        </w:rPr>
        <w:t>.</w:t>
      </w:r>
    </w:p>
    <w:p w14:paraId="2E533B59" w14:textId="32DF5A92" w:rsidR="003B3F1F" w:rsidRDefault="0046139C" w:rsidP="003B3F1F">
      <w:pPr>
        <w:pStyle w:val="Heading3"/>
        <w:rPr>
          <w:lang w:val="en-GB"/>
        </w:rPr>
      </w:pPr>
      <w:r>
        <w:rPr>
          <w:lang w:val="en-GB"/>
        </w:rPr>
        <w:t>3.1.1 Number of animals affected</w:t>
      </w:r>
    </w:p>
    <w:p w14:paraId="24A129A0" w14:textId="60334C35" w:rsidR="003B3F1F" w:rsidRDefault="00704693" w:rsidP="003B3F1F">
      <w:pPr>
        <w:rPr>
          <w:rFonts w:cs="Times New Roman"/>
          <w:lang w:val="en-GB"/>
        </w:rPr>
      </w:pPr>
      <w:r>
        <w:rPr>
          <w:lang w:val="en-GB"/>
        </w:rPr>
        <w:t xml:space="preserve">We took the number of affected animals to produce 1 kg of animal product </w:t>
      </w:r>
      <w:r w:rsidR="00461D44">
        <w:rPr>
          <w:lang w:val="en-GB"/>
        </w:rPr>
        <w:t xml:space="preserve">for different species from Röös et al. (forthcoming) who used a consistent model to calculate environmental footprints for foods on the market of the nine included countries. </w:t>
      </w:r>
      <w:commentRangeStart w:id="75"/>
      <w:r w:rsidR="003B3F1F" w:rsidRPr="590E5167">
        <w:rPr>
          <w:rFonts w:cs="Times New Roman"/>
          <w:lang w:val="en-GB"/>
        </w:rPr>
        <w:t xml:space="preserve">Since number of animals (lives) per functional unit is not an animal welfare issue </w:t>
      </w:r>
      <w:r w:rsidR="003B3F1F" w:rsidRPr="590E5167">
        <w:rPr>
          <w:rFonts w:cs="Times New Roman"/>
          <w:i/>
          <w:iCs/>
          <w:lang w:val="en-GB"/>
        </w:rPr>
        <w:t>per se</w:t>
      </w:r>
      <w:r w:rsidR="003B3F1F" w:rsidRPr="590E5167">
        <w:rPr>
          <w:rFonts w:cs="Times New Roman"/>
          <w:lang w:val="en-GB"/>
        </w:rPr>
        <w:t xml:space="preserve">, we chose to reduce the importance of this </w:t>
      </w:r>
      <w:r>
        <w:rPr>
          <w:rFonts w:cs="Times New Roman"/>
          <w:lang w:val="en-GB"/>
        </w:rPr>
        <w:t>factor</w:t>
      </w:r>
      <w:r w:rsidR="003B3F1F" w:rsidRPr="590E5167">
        <w:rPr>
          <w:rFonts w:cs="Times New Roman"/>
          <w:lang w:val="en-GB"/>
        </w:rPr>
        <w:t>.</w:t>
      </w:r>
      <w:r w:rsidR="003B3F1F">
        <w:rPr>
          <w:lang w:val="en-US"/>
        </w:rPr>
        <w:t xml:space="preserve"> </w:t>
      </w:r>
      <w:r w:rsidR="003B3F1F" w:rsidRPr="590E5167">
        <w:rPr>
          <w:rFonts w:cs="Times New Roman"/>
          <w:lang w:val="en-GB"/>
        </w:rPr>
        <w:t xml:space="preserve">This transformation can be regarded as a kind of weighting. </w:t>
      </w:r>
      <w:commentRangeEnd w:id="75"/>
      <w:r>
        <w:rPr>
          <w:rStyle w:val="CommentReference"/>
        </w:rPr>
        <w:commentReference w:id="75"/>
      </w:r>
      <w:r w:rsidR="003B3F1F" w:rsidRPr="590E5167">
        <w:rPr>
          <w:rFonts w:cs="Times New Roman"/>
          <w:lang w:val="en-GB"/>
        </w:rPr>
        <w:t>We used a minimum number of 0,00</w:t>
      </w:r>
      <w:r w:rsidR="003B3F1F">
        <w:rPr>
          <w:rFonts w:cs="Times New Roman"/>
          <w:lang w:val="en-GB"/>
        </w:rPr>
        <w:t>0</w:t>
      </w:r>
      <w:r w:rsidR="003B3F1F" w:rsidRPr="590E5167">
        <w:rPr>
          <w:rFonts w:cs="Times New Roman"/>
          <w:lang w:val="en-GB"/>
        </w:rPr>
        <w:t xml:space="preserve">1 for all animals which resulted in an increased number for beef parent, dairy cow and pig parent. We reduced the importance by dividing the number for chicken, rabbit and wild rabbit with 2, and by dividing the number for mussels and shrimps with 10 and the number for honeybees and meal worms with 100. </w:t>
      </w:r>
    </w:p>
    <w:p w14:paraId="5F6611B1" w14:textId="022D510B" w:rsidR="00A23191" w:rsidRDefault="00A23191" w:rsidP="00A23191">
      <w:pPr>
        <w:pStyle w:val="Heading3"/>
        <w:rPr>
          <w:lang w:val="en-GB"/>
        </w:rPr>
      </w:pPr>
      <w:r>
        <w:rPr>
          <w:lang w:val="en-GB"/>
        </w:rPr>
        <w:t>3.1.2 Ability</w:t>
      </w:r>
    </w:p>
    <w:p w14:paraId="642C89F7" w14:textId="006048B7" w:rsidR="00A23191" w:rsidRPr="00C23298" w:rsidRDefault="00A23191" w:rsidP="00A23191">
      <w:pPr>
        <w:rPr>
          <w:rFonts w:cs="Times New Roman"/>
          <w:lang w:val="en-GB"/>
        </w:rPr>
      </w:pPr>
      <w:r w:rsidRPr="004376B0">
        <w:rPr>
          <w:rFonts w:cs="Times New Roman"/>
          <w:lang w:val="en-GB"/>
        </w:rPr>
        <w:t xml:space="preserve">The involved animals’ ability to perceive negative effects of being used by humans is a relative value we defined with input from a group of 15 animal scientists and veterinarians at the Faculty of Veterinarian Medicine and Animal Science at SLU. In a questionnaire they were asked to distribute 110,000 points over 11 groups of species (e.g. poultry and wild fowls, ruminants including game, and crickets and honeybees). The average points given by the 15 respondents were divided by 110,000 to get a relative value. A value of 0 would mean that animals of this species have no ability to perceive negative effects of being used by humans. The questionnaire also included questions on young and adult animals’ ability (within species) to perceive negative effects of being used by humans. The average points were reported and discussed with the respondents at a workshop, and they got the possibility to review their points based on that discussion. </w:t>
      </w:r>
      <w:r>
        <w:rPr>
          <w:rFonts w:cs="Times New Roman"/>
          <w:lang w:val="en-GB"/>
        </w:rPr>
        <w:t>The questionnaire is available in SM4.</w:t>
      </w:r>
    </w:p>
    <w:p w14:paraId="6A79907A" w14:textId="131E3CFD" w:rsidR="0046139C" w:rsidRDefault="00684B4D" w:rsidP="0046139C">
      <w:pPr>
        <w:pStyle w:val="Heading3"/>
        <w:rPr>
          <w:lang w:val="en-GB"/>
        </w:rPr>
      </w:pPr>
      <w:r>
        <w:rPr>
          <w:lang w:val="en-GB"/>
        </w:rPr>
        <w:t>3</w:t>
      </w:r>
      <w:r w:rsidR="0046139C">
        <w:rPr>
          <w:lang w:val="en-GB"/>
        </w:rPr>
        <w:t>.1.3 Suffering</w:t>
      </w:r>
    </w:p>
    <w:p w14:paraId="700ACA93" w14:textId="4354BC10" w:rsidR="00D32A09" w:rsidRDefault="00D32A09" w:rsidP="00EE4690">
      <w:pPr>
        <w:rPr>
          <w:lang w:val="en-GB"/>
        </w:rPr>
      </w:pPr>
      <w:r w:rsidRPr="4A923374">
        <w:rPr>
          <w:lang w:val="en-GB"/>
        </w:rPr>
        <w:t xml:space="preserve">The </w:t>
      </w:r>
      <w:r w:rsidR="00F05D8F">
        <w:rPr>
          <w:lang w:val="en-GB"/>
        </w:rPr>
        <w:t>suffering</w:t>
      </w:r>
      <w:r w:rsidRPr="4A923374">
        <w:rPr>
          <w:lang w:val="en-GB"/>
        </w:rPr>
        <w:t xml:space="preserve"> in the production system is based on </w:t>
      </w:r>
      <w:r w:rsidR="00B71BC3" w:rsidRPr="4A923374">
        <w:rPr>
          <w:lang w:val="en-GB"/>
        </w:rPr>
        <w:t xml:space="preserve">i) </w:t>
      </w:r>
      <w:r w:rsidRPr="4A923374">
        <w:rPr>
          <w:lang w:val="en-GB"/>
        </w:rPr>
        <w:t xml:space="preserve">frequencies of mortality (at farm) and </w:t>
      </w:r>
      <w:r w:rsidR="00B71BC3" w:rsidRPr="4A923374">
        <w:rPr>
          <w:lang w:val="en-GB"/>
        </w:rPr>
        <w:t xml:space="preserve">ii) </w:t>
      </w:r>
      <w:r w:rsidRPr="4A923374">
        <w:rPr>
          <w:lang w:val="en-GB"/>
        </w:rPr>
        <w:t xml:space="preserve">disease or injury, </w:t>
      </w:r>
      <w:r w:rsidR="00B71BC3" w:rsidRPr="4A923374">
        <w:rPr>
          <w:lang w:val="en-GB"/>
        </w:rPr>
        <w:t xml:space="preserve">iii) </w:t>
      </w:r>
      <w:r w:rsidR="7C37F239" w:rsidRPr="4A923374">
        <w:rPr>
          <w:lang w:val="en-GB"/>
        </w:rPr>
        <w:t xml:space="preserve">lack of </w:t>
      </w:r>
      <w:r w:rsidRPr="4A923374">
        <w:rPr>
          <w:lang w:val="en-GB"/>
        </w:rPr>
        <w:t xml:space="preserve">space in relation to body size and </w:t>
      </w:r>
      <w:r w:rsidR="0046035F" w:rsidRPr="4A923374">
        <w:rPr>
          <w:lang w:val="en-GB"/>
        </w:rPr>
        <w:t xml:space="preserve">iv) </w:t>
      </w:r>
      <w:r w:rsidRPr="4A923374">
        <w:rPr>
          <w:lang w:val="en-GB"/>
        </w:rPr>
        <w:t xml:space="preserve">duration of </w:t>
      </w:r>
      <w:r w:rsidR="0046035F" w:rsidRPr="4A923374">
        <w:rPr>
          <w:lang w:val="en-GB"/>
        </w:rPr>
        <w:t xml:space="preserve">the </w:t>
      </w:r>
      <w:r w:rsidRPr="4A923374">
        <w:rPr>
          <w:lang w:val="en-GB"/>
        </w:rPr>
        <w:t>slaughter</w:t>
      </w:r>
      <w:r w:rsidR="0046035F" w:rsidRPr="4A923374">
        <w:rPr>
          <w:lang w:val="en-GB"/>
        </w:rPr>
        <w:t>ing</w:t>
      </w:r>
      <w:r w:rsidRPr="4A923374">
        <w:rPr>
          <w:lang w:val="en-GB"/>
        </w:rPr>
        <w:t xml:space="preserve"> process. </w:t>
      </w:r>
      <w:r w:rsidR="002D07A4">
        <w:rPr>
          <w:lang w:val="en-GB"/>
        </w:rPr>
        <w:t>We calculate the suffering part of the indices as:</w:t>
      </w:r>
    </w:p>
    <w:p w14:paraId="6484594A" w14:textId="2F41B1CE" w:rsidR="002D07A4" w:rsidRDefault="002D07A4" w:rsidP="002D07A4">
      <w:pPr>
        <w:rPr>
          <w:rFonts w:cs="Times New Roman"/>
          <w:i/>
          <w:iCs/>
          <w:lang w:val="en-GB"/>
        </w:rPr>
      </w:pPr>
      <w:r>
        <w:rPr>
          <w:rFonts w:cs="Times New Roman"/>
          <w:i/>
          <w:iCs/>
          <w:lang w:val="en-GB"/>
        </w:rPr>
        <w:lastRenderedPageBreak/>
        <w:t>suffering</w:t>
      </w:r>
      <w:r w:rsidRPr="004376B0">
        <w:rPr>
          <w:rFonts w:cs="Times New Roman"/>
          <w:i/>
          <w:iCs/>
          <w:lang w:val="en-GB"/>
        </w:rPr>
        <w:t xml:space="preserve"> = (2 x mortality ratio + 2 x disease ratio + 2 x relative </w:t>
      </w:r>
      <w:r>
        <w:rPr>
          <w:rFonts w:cs="Times New Roman"/>
          <w:i/>
          <w:iCs/>
          <w:lang w:val="en-GB"/>
        </w:rPr>
        <w:t xml:space="preserve">lack of </w:t>
      </w:r>
      <w:r w:rsidRPr="004376B0">
        <w:rPr>
          <w:rFonts w:cs="Times New Roman"/>
          <w:i/>
          <w:iCs/>
          <w:lang w:val="en-GB"/>
        </w:rPr>
        <w:t>space) + slaughter duration</w:t>
      </w:r>
      <w:r w:rsidR="00713EC0">
        <w:rPr>
          <w:rFonts w:cs="Times New Roman"/>
          <w:i/>
          <w:iCs/>
          <w:lang w:val="en-GB"/>
        </w:rPr>
        <w:t>/24</w:t>
      </w:r>
    </w:p>
    <w:p w14:paraId="2B5032A2" w14:textId="472C0C2D" w:rsidR="004B76DB" w:rsidRPr="00A5779D" w:rsidRDefault="00694C78" w:rsidP="004B76DB">
      <w:pPr>
        <w:rPr>
          <w:rFonts w:cs="Times New Roman"/>
          <w:lang w:val="en-US"/>
        </w:rPr>
      </w:pPr>
      <w:r>
        <w:rPr>
          <w:rFonts w:cs="Times New Roman"/>
          <w:lang w:val="en-GB"/>
        </w:rPr>
        <w:t xml:space="preserve">When including the ‘suffering’ in ALYS and PAALYS we omit the slaughter duration as this is included in these indices explicitly. </w:t>
      </w:r>
      <w:proofErr w:type="spellStart"/>
      <w:r w:rsidR="00A5779D" w:rsidRPr="00A5779D">
        <w:rPr>
          <w:rFonts w:cs="Times New Roman"/>
          <w:highlight w:val="yellow"/>
          <w:lang w:val="en-US"/>
        </w:rPr>
        <w:t>Lägg</w:t>
      </w:r>
      <w:proofErr w:type="spellEnd"/>
      <w:r w:rsidR="00A5779D" w:rsidRPr="00A5779D">
        <w:rPr>
          <w:rFonts w:cs="Times New Roman"/>
          <w:highlight w:val="yellow"/>
          <w:lang w:val="en-US"/>
        </w:rPr>
        <w:t xml:space="preserve"> till om </w:t>
      </w:r>
      <w:proofErr w:type="spellStart"/>
      <w:r w:rsidR="00A5779D" w:rsidRPr="00A5779D">
        <w:rPr>
          <w:rFonts w:cs="Times New Roman"/>
          <w:highlight w:val="yellow"/>
          <w:lang w:val="en-US"/>
        </w:rPr>
        <w:t>normalisering</w:t>
      </w:r>
      <w:proofErr w:type="spellEnd"/>
      <w:r w:rsidR="00A5779D" w:rsidRPr="00A5779D">
        <w:rPr>
          <w:rFonts w:cs="Times New Roman"/>
          <w:highlight w:val="yellow"/>
          <w:lang w:val="en-US"/>
        </w:rPr>
        <w:t xml:space="preserve"> </w:t>
      </w:r>
      <w:proofErr w:type="spellStart"/>
      <w:r w:rsidR="00A5779D" w:rsidRPr="00A5779D">
        <w:rPr>
          <w:rFonts w:cs="Times New Roman"/>
          <w:highlight w:val="yellow"/>
          <w:lang w:val="en-US"/>
        </w:rPr>
        <w:t>här</w:t>
      </w:r>
      <w:proofErr w:type="spellEnd"/>
      <w:r w:rsidR="00A5779D" w:rsidRPr="00A5779D">
        <w:rPr>
          <w:rFonts w:cs="Times New Roman"/>
          <w:highlight w:val="yellow"/>
          <w:lang w:val="en-US"/>
        </w:rPr>
        <w:t>!</w:t>
      </w:r>
      <w:r w:rsidR="00A5779D">
        <w:rPr>
          <w:rFonts w:cs="Times New Roman"/>
          <w:lang w:val="en-US"/>
        </w:rPr>
        <w:t xml:space="preserve"> </w:t>
      </w:r>
      <w:r w:rsidR="004B76DB" w:rsidRPr="004376B0">
        <w:rPr>
          <w:rFonts w:cs="Times New Roman"/>
          <w:lang w:val="en-GB"/>
        </w:rPr>
        <w:t>Average values for mortality and disease ratio and slaughter duration for production systems in different countries were collected from scientific and ‘grey’ literature (</w:t>
      </w:r>
      <w:r w:rsidR="007E0BAB">
        <w:rPr>
          <w:rFonts w:cs="Times New Roman"/>
          <w:lang w:val="en-GB"/>
        </w:rPr>
        <w:t>SM1</w:t>
      </w:r>
      <w:r w:rsidR="004B76DB" w:rsidRPr="004376B0">
        <w:rPr>
          <w:rFonts w:cs="Times New Roman"/>
          <w:lang w:val="en-GB"/>
        </w:rPr>
        <w:t>).</w:t>
      </w:r>
    </w:p>
    <w:p w14:paraId="7AD259B6" w14:textId="72464723" w:rsidR="00A85E68" w:rsidRPr="004376B0" w:rsidRDefault="00D32A09" w:rsidP="00EE4690">
      <w:pPr>
        <w:rPr>
          <w:rFonts w:cs="Times New Roman"/>
          <w:lang w:val="en-GB"/>
        </w:rPr>
      </w:pPr>
      <w:r w:rsidRPr="004376B0">
        <w:rPr>
          <w:rFonts w:cs="Times New Roman"/>
          <w:lang w:val="en-GB"/>
        </w:rPr>
        <w:t>The mortality ratio reflects the number of animals dying on farm (i.e. before slaughter). Disease ratio reflects the number of animals diseased or injured at least once before slaughter</w:t>
      </w:r>
      <w:r w:rsidR="00A921B8">
        <w:rPr>
          <w:rFonts w:cs="Times New Roman"/>
          <w:lang w:val="en-GB"/>
        </w:rPr>
        <w:t xml:space="preserve">. For animals living longer than one year (i.e. dairy cows), it reflects </w:t>
      </w:r>
      <w:r w:rsidRPr="004376B0">
        <w:rPr>
          <w:rFonts w:cs="Times New Roman"/>
          <w:lang w:val="en-GB"/>
        </w:rPr>
        <w:t xml:space="preserve">the number of animals diseased or injured at least once per year. </w:t>
      </w:r>
      <w:r w:rsidR="00C7052B">
        <w:rPr>
          <w:rFonts w:cs="Times New Roman"/>
          <w:lang w:val="en-GB"/>
        </w:rPr>
        <w:t xml:space="preserve">Wild animals were assumed to enter the food production system at the end of their life, i.e. when killed during hunt or fishing. Mortality and disease ratios were therefore set to zero for wild animals. Mortality and disease ratios were also set to zero for honeybees and meal worms due to lack of data. </w:t>
      </w:r>
    </w:p>
    <w:p w14:paraId="22358057" w14:textId="0CB9076F" w:rsidR="00D81569" w:rsidRPr="004376B0" w:rsidRDefault="004B76DB" w:rsidP="00EE4690">
      <w:pPr>
        <w:rPr>
          <w:rFonts w:cs="Times New Roman"/>
          <w:lang w:val="en-GB"/>
        </w:rPr>
      </w:pPr>
      <w:r>
        <w:rPr>
          <w:rFonts w:cs="Times New Roman"/>
          <w:lang w:val="en-GB"/>
        </w:rPr>
        <w:t xml:space="preserve">The </w:t>
      </w:r>
      <w:r w:rsidR="00D32A09" w:rsidRPr="004376B0">
        <w:rPr>
          <w:rFonts w:cs="Times New Roman"/>
          <w:lang w:val="en-GB"/>
        </w:rPr>
        <w:t xml:space="preserve">relative </w:t>
      </w:r>
      <w:r w:rsidR="00A921B8">
        <w:rPr>
          <w:rFonts w:cs="Times New Roman"/>
          <w:lang w:val="en-GB"/>
        </w:rPr>
        <w:t xml:space="preserve">lack of </w:t>
      </w:r>
      <w:r w:rsidR="00D32A09" w:rsidRPr="004376B0">
        <w:rPr>
          <w:rFonts w:cs="Times New Roman"/>
          <w:lang w:val="en-GB"/>
        </w:rPr>
        <w:t xml:space="preserve">space </w:t>
      </w:r>
      <w:r w:rsidR="00C7052B">
        <w:rPr>
          <w:rFonts w:cs="Times New Roman"/>
          <w:lang w:val="en-GB"/>
        </w:rPr>
        <w:t xml:space="preserve">(describing stocking density) </w:t>
      </w:r>
      <w:r w:rsidR="00D32A09" w:rsidRPr="004376B0">
        <w:rPr>
          <w:rFonts w:cs="Times New Roman"/>
          <w:lang w:val="en-GB"/>
        </w:rPr>
        <w:t>is calculated based on the size of the animal (</w:t>
      </w:r>
      <w:r w:rsidR="00D32A09" w:rsidRPr="004376B0">
        <w:rPr>
          <w:rFonts w:cs="Times New Roman"/>
          <w:i/>
          <w:iCs/>
          <w:lang w:val="en-GB"/>
        </w:rPr>
        <w:t>animal area = body length x body width at the largest place of the body</w:t>
      </w:r>
      <w:r w:rsidR="00D32A09" w:rsidRPr="004376B0">
        <w:rPr>
          <w:rFonts w:cs="Times New Roman"/>
          <w:lang w:val="en-GB"/>
        </w:rPr>
        <w:t xml:space="preserve">) and the available minimum area per animal according to EU’s animal welfare law or the national law in the country where the production takes place. </w:t>
      </w:r>
      <w:r w:rsidR="00A921B8">
        <w:rPr>
          <w:rFonts w:cs="Times New Roman"/>
          <w:lang w:val="en-GB"/>
        </w:rPr>
        <w:t xml:space="preserve">If the bodies of all animals in a pen fill up one third of the pen size the lack of space is 0.33 and if they fill up two thirds the lack of space is 0.67. </w:t>
      </w:r>
      <w:r w:rsidR="00D32A09" w:rsidRPr="004376B0">
        <w:rPr>
          <w:rFonts w:cs="Times New Roman"/>
          <w:lang w:val="en-GB"/>
        </w:rPr>
        <w:t xml:space="preserve">This is done for several phases of the animals’ lifetime so that the relative </w:t>
      </w:r>
      <w:r w:rsidR="00A921B8">
        <w:rPr>
          <w:rFonts w:cs="Times New Roman"/>
          <w:lang w:val="en-GB"/>
        </w:rPr>
        <w:t xml:space="preserve">lack of </w:t>
      </w:r>
      <w:r w:rsidR="00D32A09" w:rsidRPr="004376B0">
        <w:rPr>
          <w:rFonts w:cs="Times New Roman"/>
          <w:lang w:val="en-GB"/>
        </w:rPr>
        <w:t>space describes the average of all days in life. Days on pasture are regarded as days without space restriction</w:t>
      </w:r>
      <w:r w:rsidR="00A921B8">
        <w:rPr>
          <w:rFonts w:cs="Times New Roman"/>
          <w:lang w:val="en-GB"/>
        </w:rPr>
        <w:t xml:space="preserve"> (lack of space = 0)</w:t>
      </w:r>
      <w:r w:rsidR="00D32A09" w:rsidRPr="004376B0">
        <w:rPr>
          <w:rFonts w:cs="Times New Roman"/>
          <w:lang w:val="en-GB"/>
        </w:rPr>
        <w:t xml:space="preserve">; if an animal spends one third its lifetime on pasture the relative space value is only two thirds of the value for a corresponding animal spending all time indoors. For fish, relative space was based on volume (body length x body area at the largest place of the body) instead of area. </w:t>
      </w:r>
      <w:r>
        <w:rPr>
          <w:rFonts w:cs="Times New Roman"/>
          <w:lang w:val="en-GB"/>
        </w:rPr>
        <w:t>Wild animals ha</w:t>
      </w:r>
      <w:r w:rsidR="00C7052B">
        <w:rPr>
          <w:rFonts w:cs="Times New Roman"/>
          <w:lang w:val="en-GB"/>
        </w:rPr>
        <w:t>ve</w:t>
      </w:r>
      <w:r>
        <w:rPr>
          <w:rFonts w:cs="Times New Roman"/>
          <w:lang w:val="en-GB"/>
        </w:rPr>
        <w:t xml:space="preserve"> no lack of space.</w:t>
      </w:r>
      <w:r w:rsidR="00C7052B">
        <w:rPr>
          <w:rFonts w:cs="Times New Roman"/>
          <w:lang w:val="en-GB"/>
        </w:rPr>
        <w:t xml:space="preserve"> Lack of space was also set to 0 for meal worms and honeybees, assuming stocking density is not relevant for these insects. </w:t>
      </w:r>
      <w:r>
        <w:rPr>
          <w:rFonts w:cs="Times New Roman"/>
          <w:lang w:val="en-GB"/>
        </w:rPr>
        <w:t xml:space="preserve"> </w:t>
      </w:r>
    </w:p>
    <w:p w14:paraId="33F482AE" w14:textId="53D6A251" w:rsidR="004D4AC7" w:rsidRPr="004376B0" w:rsidRDefault="00D32A09" w:rsidP="590E5167">
      <w:pPr>
        <w:rPr>
          <w:rFonts w:cs="Times New Roman"/>
          <w:lang w:val="en-GB"/>
        </w:rPr>
      </w:pPr>
      <w:commentRangeStart w:id="76"/>
      <w:commentRangeStart w:id="77"/>
      <w:r w:rsidRPr="590E5167">
        <w:rPr>
          <w:rFonts w:cs="Times New Roman"/>
          <w:lang w:val="en-GB"/>
        </w:rPr>
        <w:t xml:space="preserve">The slaughter </w:t>
      </w:r>
      <w:r w:rsidR="008B3240" w:rsidRPr="590E5167">
        <w:rPr>
          <w:rFonts w:cs="Times New Roman"/>
          <w:lang w:val="en-GB"/>
        </w:rPr>
        <w:t xml:space="preserve">process </w:t>
      </w:r>
      <w:r w:rsidRPr="590E5167">
        <w:rPr>
          <w:rFonts w:cs="Times New Roman"/>
          <w:lang w:val="en-GB"/>
        </w:rPr>
        <w:t xml:space="preserve">duration </w:t>
      </w:r>
      <w:commentRangeEnd w:id="76"/>
      <w:r>
        <w:rPr>
          <w:rStyle w:val="CommentReference"/>
        </w:rPr>
        <w:commentReference w:id="76"/>
      </w:r>
      <w:commentRangeEnd w:id="77"/>
      <w:r w:rsidR="003523CE">
        <w:rPr>
          <w:rStyle w:val="CommentReference"/>
        </w:rPr>
        <w:commentReference w:id="77"/>
      </w:r>
      <w:r w:rsidRPr="590E5167">
        <w:rPr>
          <w:rFonts w:cs="Times New Roman"/>
          <w:lang w:val="en-GB"/>
        </w:rPr>
        <w:t>describes the average length of the slaughter process</w:t>
      </w:r>
      <w:r w:rsidR="008B3240" w:rsidRPr="590E5167">
        <w:rPr>
          <w:rFonts w:cs="Times New Roman"/>
          <w:lang w:val="en-GB"/>
        </w:rPr>
        <w:t xml:space="preserve"> expressed as duration in hours divided by 24 hours.</w:t>
      </w:r>
      <w:r w:rsidRPr="590E5167">
        <w:rPr>
          <w:rFonts w:cs="Times New Roman"/>
          <w:lang w:val="en-GB"/>
        </w:rPr>
        <w:t xml:space="preserve"> </w:t>
      </w:r>
      <w:r w:rsidR="007B7021" w:rsidRPr="590E5167">
        <w:rPr>
          <w:rFonts w:cs="Times New Roman"/>
          <w:lang w:val="en-GB"/>
        </w:rPr>
        <w:t xml:space="preserve">Slaughter process duration includes catching or collecting animals on farm, loading, transport, loading off and lairage time on the </w:t>
      </w:r>
      <w:r w:rsidR="003523CE" w:rsidRPr="590E5167">
        <w:rPr>
          <w:rFonts w:cs="Times New Roman"/>
          <w:lang w:val="en-GB"/>
        </w:rPr>
        <w:t>slaughterhouse</w:t>
      </w:r>
      <w:r w:rsidR="007B7021" w:rsidRPr="590E5167">
        <w:rPr>
          <w:rFonts w:cs="Times New Roman"/>
          <w:lang w:val="en-GB"/>
        </w:rPr>
        <w:t xml:space="preserve">. Data on </w:t>
      </w:r>
      <w:r w:rsidR="00C7052B" w:rsidRPr="590E5167">
        <w:rPr>
          <w:rFonts w:cs="Times New Roman"/>
          <w:lang w:val="en-GB"/>
        </w:rPr>
        <w:t>localisation of farms and slaughter plants a</w:t>
      </w:r>
      <w:r w:rsidR="005D17CF" w:rsidRPr="590E5167">
        <w:rPr>
          <w:rFonts w:cs="Times New Roman"/>
          <w:lang w:val="en-GB"/>
        </w:rPr>
        <w:t xml:space="preserve">s well as </w:t>
      </w:r>
      <w:r w:rsidR="007B7021" w:rsidRPr="590E5167">
        <w:rPr>
          <w:rFonts w:cs="Times New Roman"/>
          <w:lang w:val="en-GB"/>
        </w:rPr>
        <w:t>average duration of slaughter process are</w:t>
      </w:r>
      <w:r w:rsidR="004B76DB" w:rsidRPr="590E5167">
        <w:rPr>
          <w:rFonts w:cs="Times New Roman"/>
          <w:lang w:val="en-GB"/>
        </w:rPr>
        <w:t xml:space="preserve"> scarce. The </w:t>
      </w:r>
      <w:r w:rsidR="007B7021" w:rsidRPr="590E5167">
        <w:rPr>
          <w:rFonts w:cs="Times New Roman"/>
          <w:lang w:val="en-GB"/>
        </w:rPr>
        <w:t xml:space="preserve">duration of transport from farm to slaughter plant </w:t>
      </w:r>
      <w:r w:rsidR="004B76DB" w:rsidRPr="590E5167">
        <w:rPr>
          <w:rFonts w:cs="Times New Roman"/>
          <w:lang w:val="en-GB"/>
        </w:rPr>
        <w:t>wa</w:t>
      </w:r>
      <w:r w:rsidR="007B7021" w:rsidRPr="590E5167">
        <w:rPr>
          <w:rFonts w:cs="Times New Roman"/>
          <w:lang w:val="en-GB"/>
        </w:rPr>
        <w:t xml:space="preserve">s assumed based on frequencies of short (&lt;8h), long (8-24) and very long (&gt;24 h) journeys in EU 2017-2021 presented by ECA (2023) for intra-EU transports of horses, poultry, pigs, small ruminants and cattle. These data are used for the slaughter process indicator although </w:t>
      </w:r>
      <w:r w:rsidR="00C7052B" w:rsidRPr="590E5167">
        <w:rPr>
          <w:rFonts w:cs="Times New Roman"/>
          <w:lang w:val="en-GB"/>
        </w:rPr>
        <w:t>some</w:t>
      </w:r>
      <w:r w:rsidR="007B7021" w:rsidRPr="590E5167">
        <w:rPr>
          <w:rFonts w:cs="Times New Roman"/>
          <w:lang w:val="en-GB"/>
        </w:rPr>
        <w:t xml:space="preserve"> </w:t>
      </w:r>
      <w:r w:rsidR="007B7021" w:rsidRPr="590E5167">
        <w:rPr>
          <w:rFonts w:cs="Times New Roman"/>
          <w:lang w:val="en-GB"/>
        </w:rPr>
        <w:lastRenderedPageBreak/>
        <w:t>journeys are between farms and not between farm and slaughter plant. Slaughter duration was assumed to 6 h for short journeys, 10h for long journeys and 26 h for very long journeys, including 1 h pre-transport and 1 h post-transport. The structure of chicken production differs from other animal production since a group of chicken farms often is localised in a cluster close to a slaughter plant (Albihn et al</w:t>
      </w:r>
      <w:r w:rsidR="00037CE4">
        <w:rPr>
          <w:rFonts w:cs="Times New Roman"/>
          <w:lang w:val="en-GB"/>
        </w:rPr>
        <w:t>.</w:t>
      </w:r>
      <w:r w:rsidR="007B7021" w:rsidRPr="590E5167">
        <w:rPr>
          <w:rFonts w:cs="Times New Roman"/>
          <w:lang w:val="en-GB"/>
        </w:rPr>
        <w:t>, 2021) and the time for chicken was therefore reduced with 2 h, compared to hens (within country).</w:t>
      </w:r>
      <w:r w:rsidR="008B3240" w:rsidRPr="590E5167">
        <w:rPr>
          <w:rFonts w:cs="Times New Roman"/>
          <w:lang w:val="en-GB"/>
        </w:rPr>
        <w:t xml:space="preserve"> </w:t>
      </w:r>
      <w:r w:rsidR="007B7021" w:rsidRPr="590E5167">
        <w:rPr>
          <w:rFonts w:cs="Times New Roman"/>
          <w:lang w:val="en-GB"/>
        </w:rPr>
        <w:t>Ministers responsible for animal welfare during transport in Denmark, Germany, Netherlands and Sweden (and Belgium) suggest</w:t>
      </w:r>
      <w:r w:rsidR="005D17CF" w:rsidRPr="590E5167">
        <w:rPr>
          <w:rFonts w:cs="Times New Roman"/>
          <w:lang w:val="en-GB"/>
        </w:rPr>
        <w:t>ed</w:t>
      </w:r>
      <w:r w:rsidR="007B7021" w:rsidRPr="590E5167">
        <w:rPr>
          <w:rFonts w:cs="Times New Roman"/>
          <w:lang w:val="en-GB"/>
        </w:rPr>
        <w:t xml:space="preserve"> in a position paper (European Council, 2022) a maximum of 8 h of transport for all animals destinated for slaughter. The assumed average </w:t>
      </w:r>
      <w:r w:rsidR="008B3240" w:rsidRPr="590E5167">
        <w:rPr>
          <w:rFonts w:cs="Times New Roman"/>
          <w:lang w:val="en-GB"/>
        </w:rPr>
        <w:t xml:space="preserve">slaughter </w:t>
      </w:r>
      <w:r w:rsidR="007B7021" w:rsidRPr="590E5167">
        <w:rPr>
          <w:rFonts w:cs="Times New Roman"/>
          <w:lang w:val="en-GB"/>
        </w:rPr>
        <w:t xml:space="preserve">duration for </w:t>
      </w:r>
      <w:r w:rsidR="008B3240" w:rsidRPr="590E5167">
        <w:rPr>
          <w:rFonts w:cs="Times New Roman"/>
          <w:lang w:val="en-GB"/>
        </w:rPr>
        <w:t xml:space="preserve">farm animals in </w:t>
      </w:r>
      <w:r w:rsidR="007B7021" w:rsidRPr="590E5167">
        <w:rPr>
          <w:rFonts w:cs="Times New Roman"/>
          <w:lang w:val="en-GB"/>
        </w:rPr>
        <w:t>these countries was therefore reduced</w:t>
      </w:r>
      <w:r w:rsidR="008B3240" w:rsidRPr="590E5167">
        <w:rPr>
          <w:rFonts w:cs="Times New Roman"/>
          <w:lang w:val="en-GB"/>
        </w:rPr>
        <w:t xml:space="preserve"> to 6 h (4 h for chickens), as compared to the European averages reported by ECA (2023)</w:t>
      </w:r>
      <w:r w:rsidR="005D17CF" w:rsidRPr="590E5167">
        <w:rPr>
          <w:rFonts w:cs="Times New Roman"/>
          <w:lang w:val="en-GB"/>
        </w:rPr>
        <w:t xml:space="preserve"> which ranged from 6</w:t>
      </w:r>
      <w:r w:rsidR="00037CE4">
        <w:rPr>
          <w:rFonts w:cs="Times New Roman"/>
          <w:lang w:val="en-GB"/>
        </w:rPr>
        <w:t>.</w:t>
      </w:r>
      <w:r w:rsidR="005D17CF" w:rsidRPr="590E5167">
        <w:rPr>
          <w:rFonts w:cs="Times New Roman"/>
          <w:lang w:val="en-GB"/>
        </w:rPr>
        <w:t>6 for poultry to 11</w:t>
      </w:r>
      <w:r w:rsidR="00037CE4">
        <w:rPr>
          <w:rFonts w:cs="Times New Roman"/>
          <w:lang w:val="en-GB"/>
        </w:rPr>
        <w:t>.</w:t>
      </w:r>
      <w:r w:rsidR="005D17CF" w:rsidRPr="590E5167">
        <w:rPr>
          <w:rFonts w:cs="Times New Roman"/>
          <w:lang w:val="en-GB"/>
        </w:rPr>
        <w:t>0 for horses</w:t>
      </w:r>
      <w:r w:rsidR="007B7021" w:rsidRPr="590E5167">
        <w:rPr>
          <w:rFonts w:cs="Times New Roman"/>
          <w:lang w:val="en-GB"/>
        </w:rPr>
        <w:t>.</w:t>
      </w:r>
      <w:r w:rsidR="008B3240" w:rsidRPr="590E5167">
        <w:rPr>
          <w:rFonts w:cs="Times New Roman"/>
          <w:lang w:val="en-GB"/>
        </w:rPr>
        <w:t xml:space="preserve"> </w:t>
      </w:r>
      <w:r w:rsidR="004B76DB" w:rsidRPr="590E5167">
        <w:rPr>
          <w:rFonts w:cs="Times New Roman"/>
          <w:lang w:val="en-GB"/>
        </w:rPr>
        <w:t xml:space="preserve">For </w:t>
      </w:r>
      <w:r w:rsidR="005D17CF" w:rsidRPr="590E5167">
        <w:rPr>
          <w:rFonts w:cs="Times New Roman"/>
          <w:lang w:val="en-GB"/>
        </w:rPr>
        <w:t xml:space="preserve">hunted </w:t>
      </w:r>
      <w:r w:rsidR="004B76DB" w:rsidRPr="590E5167">
        <w:rPr>
          <w:rFonts w:cs="Times New Roman"/>
          <w:lang w:val="en-GB"/>
        </w:rPr>
        <w:t>w</w:t>
      </w:r>
      <w:r w:rsidR="008B3240" w:rsidRPr="590E5167">
        <w:rPr>
          <w:rFonts w:cs="Times New Roman"/>
          <w:lang w:val="en-GB"/>
        </w:rPr>
        <w:t>ild animals</w:t>
      </w:r>
      <w:r w:rsidR="005D17CF" w:rsidRPr="590E5167">
        <w:rPr>
          <w:rFonts w:cs="Times New Roman"/>
          <w:lang w:val="en-GB"/>
        </w:rPr>
        <w:t>,</w:t>
      </w:r>
      <w:r w:rsidR="008B3240" w:rsidRPr="590E5167">
        <w:rPr>
          <w:rFonts w:cs="Times New Roman"/>
          <w:lang w:val="en-GB"/>
        </w:rPr>
        <w:t xml:space="preserve"> </w:t>
      </w:r>
      <w:r w:rsidR="004B76DB" w:rsidRPr="590E5167">
        <w:rPr>
          <w:rFonts w:cs="Times New Roman"/>
          <w:lang w:val="en-GB"/>
        </w:rPr>
        <w:t xml:space="preserve">the slaughter process duration was </w:t>
      </w:r>
      <w:r w:rsidR="005D17CF" w:rsidRPr="590E5167">
        <w:rPr>
          <w:rFonts w:cs="Times New Roman"/>
          <w:lang w:val="en-GB"/>
        </w:rPr>
        <w:t xml:space="preserve">set to </w:t>
      </w:r>
      <w:r w:rsidR="004B76DB" w:rsidRPr="590E5167">
        <w:rPr>
          <w:rFonts w:cs="Times New Roman"/>
          <w:lang w:val="en-GB"/>
        </w:rPr>
        <w:t xml:space="preserve">one minute. </w:t>
      </w:r>
      <w:r w:rsidR="15157B51" w:rsidRPr="590E5167">
        <w:rPr>
          <w:rFonts w:cs="Times New Roman"/>
          <w:lang w:val="en-GB"/>
        </w:rPr>
        <w:t>Mealworms are assumed to be slaughtered by shredding which is a rapid process (</w:t>
      </w:r>
      <w:r w:rsidR="313DEB3D" w:rsidRPr="590E5167">
        <w:rPr>
          <w:rFonts w:cs="Times New Roman"/>
          <w:lang w:val="en-GB"/>
        </w:rPr>
        <w:t>E</w:t>
      </w:r>
      <w:r w:rsidR="15157B51" w:rsidRPr="590E5167">
        <w:rPr>
          <w:rFonts w:cs="Times New Roman"/>
          <w:lang w:val="en-GB"/>
        </w:rPr>
        <w:t>rens et al</w:t>
      </w:r>
      <w:r w:rsidR="00037CE4">
        <w:rPr>
          <w:rFonts w:cs="Times New Roman"/>
          <w:lang w:val="en-GB"/>
        </w:rPr>
        <w:t>.</w:t>
      </w:r>
      <w:r w:rsidR="15157B51" w:rsidRPr="590E5167">
        <w:rPr>
          <w:rFonts w:cs="Times New Roman"/>
          <w:lang w:val="en-GB"/>
        </w:rPr>
        <w:t xml:space="preserve">, 2012). Slaughter </w:t>
      </w:r>
      <w:r w:rsidR="799C79B8" w:rsidRPr="590E5167">
        <w:rPr>
          <w:rFonts w:cs="Times New Roman"/>
          <w:lang w:val="en-GB"/>
        </w:rPr>
        <w:t xml:space="preserve">process duration is irrelevant for honeybees and thus set to a very short, </w:t>
      </w:r>
      <w:r w:rsidR="000D5F29" w:rsidRPr="590E5167">
        <w:rPr>
          <w:rFonts w:cs="Times New Roman"/>
          <w:lang w:val="en-GB"/>
        </w:rPr>
        <w:t>arbitrary</w:t>
      </w:r>
      <w:r w:rsidR="799C79B8" w:rsidRPr="590E5167">
        <w:rPr>
          <w:rFonts w:cs="Times New Roman"/>
          <w:lang w:val="en-GB"/>
        </w:rPr>
        <w:t xml:space="preserve"> value. Slaughter process duration for </w:t>
      </w:r>
      <w:r w:rsidR="240B0DA0" w:rsidRPr="590E5167">
        <w:rPr>
          <w:rFonts w:cs="Times New Roman"/>
          <w:lang w:val="en-GB"/>
        </w:rPr>
        <w:t>mussels includes handling and killing by boi</w:t>
      </w:r>
      <w:r w:rsidR="7DC25594" w:rsidRPr="590E5167">
        <w:rPr>
          <w:rFonts w:cs="Times New Roman"/>
          <w:lang w:val="en-GB"/>
        </w:rPr>
        <w:t>l</w:t>
      </w:r>
      <w:r w:rsidR="240B0DA0" w:rsidRPr="590E5167">
        <w:rPr>
          <w:rFonts w:cs="Times New Roman"/>
          <w:lang w:val="en-GB"/>
        </w:rPr>
        <w:t xml:space="preserve">ing, but not storage time at the </w:t>
      </w:r>
      <w:r w:rsidR="174C689F" w:rsidRPr="590E5167">
        <w:rPr>
          <w:rFonts w:cs="Times New Roman"/>
          <w:lang w:val="en-GB"/>
        </w:rPr>
        <w:t>retailer and shop</w:t>
      </w:r>
      <w:r w:rsidR="240B0DA0" w:rsidRPr="590E5167">
        <w:rPr>
          <w:rFonts w:cs="Times New Roman"/>
          <w:lang w:val="en-GB"/>
        </w:rPr>
        <w:t>. Likewise, salmons’ resting period between transport to s</w:t>
      </w:r>
      <w:r w:rsidR="6C911380" w:rsidRPr="590E5167">
        <w:rPr>
          <w:rFonts w:cs="Times New Roman"/>
          <w:lang w:val="en-GB"/>
        </w:rPr>
        <w:t xml:space="preserve">laughter facility and slaughter is not included in the slaughter process duration. </w:t>
      </w:r>
      <w:r w:rsidR="1A04D271" w:rsidRPr="590E5167">
        <w:rPr>
          <w:rFonts w:cs="Times New Roman"/>
          <w:lang w:val="en-GB"/>
        </w:rPr>
        <w:t xml:space="preserve">For wild fish and octopus, the time from catch (including time in trawl or on hook) varies between fishing </w:t>
      </w:r>
      <w:r w:rsidR="0C7D36D0" w:rsidRPr="590E5167">
        <w:rPr>
          <w:rFonts w:cs="Times New Roman"/>
          <w:lang w:val="en-GB"/>
        </w:rPr>
        <w:t>methods and the time it takes for the animal to suffocate when taken out of wat</w:t>
      </w:r>
      <w:r w:rsidR="509D0427" w:rsidRPr="590E5167">
        <w:rPr>
          <w:rFonts w:cs="Times New Roman"/>
          <w:lang w:val="en-GB"/>
        </w:rPr>
        <w:t xml:space="preserve">er </w:t>
      </w:r>
      <w:r w:rsidR="0C7D36D0" w:rsidRPr="590E5167">
        <w:rPr>
          <w:rFonts w:cs="Times New Roman"/>
          <w:lang w:val="en-GB"/>
        </w:rPr>
        <w:t xml:space="preserve">varies between species. </w:t>
      </w:r>
      <w:r w:rsidR="774E526D" w:rsidRPr="590E5167">
        <w:rPr>
          <w:rFonts w:cs="Times New Roman"/>
          <w:lang w:val="en-GB"/>
        </w:rPr>
        <w:t>The duration was set to 3</w:t>
      </w:r>
      <w:r w:rsidR="00037CE4">
        <w:rPr>
          <w:rFonts w:cs="Times New Roman"/>
          <w:lang w:val="en-GB"/>
        </w:rPr>
        <w:t>.</w:t>
      </w:r>
      <w:r w:rsidR="774E526D" w:rsidRPr="590E5167">
        <w:rPr>
          <w:rFonts w:cs="Times New Roman"/>
          <w:lang w:val="en-GB"/>
        </w:rPr>
        <w:t>5 h</w:t>
      </w:r>
      <w:r w:rsidR="003523CE">
        <w:rPr>
          <w:rFonts w:cs="Times New Roman"/>
          <w:lang w:val="en-GB"/>
        </w:rPr>
        <w:t xml:space="preserve"> (</w:t>
      </w:r>
      <w:r w:rsidR="774E526D" w:rsidRPr="590E5167">
        <w:rPr>
          <w:rFonts w:cs="Times New Roman"/>
          <w:lang w:val="en-GB"/>
        </w:rPr>
        <w:t>Breen et al</w:t>
      </w:r>
      <w:r w:rsidR="00037CE4">
        <w:rPr>
          <w:rFonts w:cs="Times New Roman"/>
          <w:lang w:val="en-GB"/>
        </w:rPr>
        <w:t>.</w:t>
      </w:r>
      <w:r w:rsidR="774E526D" w:rsidRPr="590E5167">
        <w:rPr>
          <w:rFonts w:cs="Times New Roman"/>
          <w:lang w:val="en-GB"/>
        </w:rPr>
        <w:t>, 2020</w:t>
      </w:r>
      <w:r w:rsidR="003523CE">
        <w:rPr>
          <w:rFonts w:cs="Times New Roman"/>
          <w:lang w:val="en-GB"/>
        </w:rPr>
        <w:t>)</w:t>
      </w:r>
      <w:r w:rsidR="002B1C96">
        <w:rPr>
          <w:rFonts w:cs="Times New Roman"/>
          <w:lang w:val="en-GB"/>
        </w:rPr>
        <w:t>.</w:t>
      </w:r>
    </w:p>
    <w:p w14:paraId="39B93D48" w14:textId="25FDB9EA" w:rsidR="004D4AC7" w:rsidRPr="004376B0" w:rsidRDefault="00D32A09" w:rsidP="00EE4690">
      <w:pPr>
        <w:rPr>
          <w:rFonts w:cs="Times New Roman"/>
          <w:lang w:val="en-GB"/>
        </w:rPr>
      </w:pPr>
      <w:r w:rsidRPr="590E5167">
        <w:rPr>
          <w:rFonts w:cs="Times New Roman"/>
          <w:lang w:val="en-GB"/>
        </w:rPr>
        <w:t xml:space="preserve">In a hypothetical ‘worst possible scenario’ where 50% of the animals die on farm and the rest get sick, and the animals’ bodies fill up the whole pen, and slaughter duration is </w:t>
      </w:r>
      <w:r w:rsidR="004B76DB" w:rsidRPr="590E5167">
        <w:rPr>
          <w:rFonts w:cs="Times New Roman"/>
          <w:lang w:val="en-GB"/>
        </w:rPr>
        <w:t xml:space="preserve">24 </w:t>
      </w:r>
      <w:r w:rsidRPr="590E5167">
        <w:rPr>
          <w:rFonts w:cs="Times New Roman"/>
          <w:lang w:val="en-GB"/>
        </w:rPr>
        <w:t>hours, the animal welfare level in production would</w:t>
      </w:r>
      <w:commentRangeStart w:id="78"/>
      <w:r w:rsidRPr="590E5167">
        <w:rPr>
          <w:rFonts w:cs="Times New Roman"/>
          <w:lang w:val="en-GB"/>
        </w:rPr>
        <w:t xml:space="preserve"> have the value of 5. In a hypothetical ‘best possible scenario’ where no animals die on farm and no animals get sick, and the animals have unrestricted space, and slaughter </w:t>
      </w:r>
      <w:r w:rsidR="004B76DB" w:rsidRPr="590E5167">
        <w:rPr>
          <w:rFonts w:cs="Times New Roman"/>
          <w:lang w:val="en-GB"/>
        </w:rPr>
        <w:t xml:space="preserve">process duration </w:t>
      </w:r>
      <w:r w:rsidRPr="590E5167">
        <w:rPr>
          <w:rFonts w:cs="Times New Roman"/>
          <w:lang w:val="en-GB"/>
        </w:rPr>
        <w:t xml:space="preserve">is </w:t>
      </w:r>
      <w:r w:rsidR="004B76DB" w:rsidRPr="590E5167">
        <w:rPr>
          <w:rFonts w:cs="Times New Roman"/>
          <w:lang w:val="en-GB"/>
        </w:rPr>
        <w:t>one minute</w:t>
      </w:r>
      <w:r w:rsidRPr="590E5167">
        <w:rPr>
          <w:rFonts w:cs="Times New Roman"/>
          <w:lang w:val="en-GB"/>
        </w:rPr>
        <w:t>, the animal welfare level in production would have the value of 0.0</w:t>
      </w:r>
      <w:r w:rsidR="004B76DB" w:rsidRPr="590E5167">
        <w:rPr>
          <w:rFonts w:cs="Times New Roman"/>
          <w:lang w:val="en-GB"/>
        </w:rPr>
        <w:t>0</w:t>
      </w:r>
      <w:r w:rsidR="003523CE">
        <w:rPr>
          <w:rFonts w:cs="Times New Roman"/>
          <w:lang w:val="en-GB"/>
        </w:rPr>
        <w:t>.</w:t>
      </w:r>
      <w:commentRangeEnd w:id="78"/>
      <w:r w:rsidR="003523CE">
        <w:rPr>
          <w:rStyle w:val="CommentReference"/>
        </w:rPr>
        <w:commentReference w:id="78"/>
      </w:r>
    </w:p>
    <w:p w14:paraId="597577F9" w14:textId="10FD0080" w:rsidR="004D4AC7" w:rsidRPr="004376B0" w:rsidRDefault="004D4AC7" w:rsidP="004D4AC7">
      <w:pPr>
        <w:pStyle w:val="Heading2"/>
        <w:rPr>
          <w:lang w:val="en-GB"/>
        </w:rPr>
      </w:pPr>
      <w:r w:rsidRPr="004376B0">
        <w:rPr>
          <w:lang w:val="en-GB"/>
        </w:rPr>
        <w:t>3.2 Development of the antibiotics use index</w:t>
      </w:r>
    </w:p>
    <w:p w14:paraId="1AB63AF4" w14:textId="7641F7AB" w:rsidR="008C2F39" w:rsidRDefault="00056DC0" w:rsidP="4A923374">
      <w:pPr>
        <w:rPr>
          <w:lang w:val="en-GB"/>
        </w:rPr>
      </w:pPr>
      <w:r w:rsidRPr="4A923374">
        <w:rPr>
          <w:lang w:val="en-GB"/>
        </w:rPr>
        <w:t>The</w:t>
      </w:r>
      <w:r w:rsidR="002B1C96">
        <w:rPr>
          <w:lang w:val="en-GB"/>
        </w:rPr>
        <w:t xml:space="preserve"> use of antibiotics index</w:t>
      </w:r>
      <w:r w:rsidRPr="4A923374">
        <w:rPr>
          <w:lang w:val="en-GB"/>
        </w:rPr>
        <w:t xml:space="preserve"> builds on the </w:t>
      </w:r>
      <w:r w:rsidR="0069444E" w:rsidRPr="4A923374">
        <w:rPr>
          <w:lang w:val="en-GB"/>
        </w:rPr>
        <w:t>assum</w:t>
      </w:r>
      <w:r w:rsidRPr="4A923374">
        <w:rPr>
          <w:lang w:val="en-GB"/>
        </w:rPr>
        <w:t xml:space="preserve">ption </w:t>
      </w:r>
      <w:r w:rsidR="0069444E" w:rsidRPr="4A923374">
        <w:rPr>
          <w:lang w:val="en-GB"/>
        </w:rPr>
        <w:t xml:space="preserve">that the amount of sold antibiotics mirrors the amount of used antibiotics. </w:t>
      </w:r>
      <w:r w:rsidR="2E41CEC0" w:rsidRPr="4A923374">
        <w:rPr>
          <w:lang w:val="en-GB"/>
        </w:rPr>
        <w:t>T</w:t>
      </w:r>
      <w:r w:rsidR="014B46B3" w:rsidRPr="4A923374">
        <w:rPr>
          <w:lang w:val="en-GB"/>
        </w:rPr>
        <w:t>he t</w:t>
      </w:r>
      <w:r w:rsidR="46B21F85" w:rsidRPr="4A923374">
        <w:rPr>
          <w:lang w:val="en-GB"/>
        </w:rPr>
        <w:t>otal sales of veterinary medicinal antibiotic products</w:t>
      </w:r>
      <w:r w:rsidR="00D6267A">
        <w:rPr>
          <w:lang w:val="en-GB"/>
        </w:rPr>
        <w:t xml:space="preserve"> in different EU member states</w:t>
      </w:r>
      <w:r w:rsidR="46B21F85" w:rsidRPr="4A923374">
        <w:rPr>
          <w:lang w:val="en-GB"/>
        </w:rPr>
        <w:t xml:space="preserve"> </w:t>
      </w:r>
      <w:r w:rsidR="00F5184A" w:rsidRPr="4A923374">
        <w:rPr>
          <w:lang w:val="en-GB"/>
        </w:rPr>
        <w:t>are</w:t>
      </w:r>
      <w:r w:rsidR="19AF915F" w:rsidRPr="4A923374">
        <w:rPr>
          <w:lang w:val="en-GB"/>
        </w:rPr>
        <w:t xml:space="preserve"> reported yearly by </w:t>
      </w:r>
      <w:r w:rsidR="46B21F85" w:rsidRPr="4A923374">
        <w:rPr>
          <w:lang w:val="en-GB"/>
        </w:rPr>
        <w:t>ESVAC</w:t>
      </w:r>
      <w:r w:rsidR="18C8694E" w:rsidRPr="4A923374">
        <w:rPr>
          <w:lang w:val="en-GB"/>
        </w:rPr>
        <w:t xml:space="preserve"> (</w:t>
      </w:r>
      <w:r w:rsidR="46B21F85" w:rsidRPr="4A923374">
        <w:rPr>
          <w:lang w:val="en-GB"/>
        </w:rPr>
        <w:t>2022)</w:t>
      </w:r>
      <w:r w:rsidR="562748D0" w:rsidRPr="4A923374">
        <w:rPr>
          <w:lang w:val="en-GB"/>
        </w:rPr>
        <w:t xml:space="preserve">. </w:t>
      </w:r>
      <w:r w:rsidR="4DFD779B" w:rsidRPr="4A923374">
        <w:rPr>
          <w:lang w:val="en-GB"/>
        </w:rPr>
        <w:t xml:space="preserve">The amount of prescribed antibiotics for an animal depends on its weight. </w:t>
      </w:r>
      <w:r w:rsidR="562748D0" w:rsidRPr="4A923374">
        <w:rPr>
          <w:lang w:val="en-GB"/>
        </w:rPr>
        <w:t xml:space="preserve">The proportion of different </w:t>
      </w:r>
      <w:r w:rsidR="1AAE9244" w:rsidRPr="4A923374">
        <w:rPr>
          <w:lang w:val="en-GB"/>
        </w:rPr>
        <w:t xml:space="preserve">livestock species varies among European countries, </w:t>
      </w:r>
      <w:r w:rsidR="00D7549C">
        <w:rPr>
          <w:lang w:val="en-GB"/>
        </w:rPr>
        <w:t>e.g.</w:t>
      </w:r>
      <w:r w:rsidR="1AAE9244" w:rsidRPr="4A923374">
        <w:rPr>
          <w:lang w:val="en-GB"/>
        </w:rPr>
        <w:t xml:space="preserve"> </w:t>
      </w:r>
      <w:r w:rsidR="02929600" w:rsidRPr="4A923374">
        <w:rPr>
          <w:lang w:val="en-GB"/>
        </w:rPr>
        <w:t>Denmark</w:t>
      </w:r>
      <w:r w:rsidR="1AAE9244" w:rsidRPr="4A923374">
        <w:rPr>
          <w:lang w:val="en-GB"/>
        </w:rPr>
        <w:t xml:space="preserve"> has a relatively </w:t>
      </w:r>
      <w:r w:rsidR="002551CB">
        <w:rPr>
          <w:lang w:val="en-GB"/>
        </w:rPr>
        <w:t>high</w:t>
      </w:r>
      <w:r w:rsidR="1AAE9244" w:rsidRPr="4A923374">
        <w:rPr>
          <w:lang w:val="en-GB"/>
        </w:rPr>
        <w:t xml:space="preserve"> number of </w:t>
      </w:r>
      <w:r w:rsidR="35587C29" w:rsidRPr="4A923374">
        <w:rPr>
          <w:lang w:val="en-GB"/>
        </w:rPr>
        <w:t>pigs</w:t>
      </w:r>
      <w:r w:rsidR="1AAE9244" w:rsidRPr="4A923374">
        <w:rPr>
          <w:lang w:val="en-GB"/>
        </w:rPr>
        <w:t xml:space="preserve"> and </w:t>
      </w:r>
      <w:r w:rsidR="651F7057" w:rsidRPr="4A923374">
        <w:rPr>
          <w:lang w:val="en-GB"/>
        </w:rPr>
        <w:t>Poland</w:t>
      </w:r>
      <w:r w:rsidR="1AAE9244" w:rsidRPr="4A923374">
        <w:rPr>
          <w:lang w:val="en-GB"/>
        </w:rPr>
        <w:t xml:space="preserve"> has a relatively </w:t>
      </w:r>
      <w:r w:rsidR="00F333BE">
        <w:rPr>
          <w:lang w:val="en-GB"/>
        </w:rPr>
        <w:t>high</w:t>
      </w:r>
      <w:r w:rsidR="1AAE9244" w:rsidRPr="4A923374">
        <w:rPr>
          <w:lang w:val="en-GB"/>
        </w:rPr>
        <w:t xml:space="preserve"> number of </w:t>
      </w:r>
      <w:r w:rsidR="6E31FB8A" w:rsidRPr="4A923374">
        <w:rPr>
          <w:lang w:val="en-GB"/>
        </w:rPr>
        <w:t>poultry</w:t>
      </w:r>
      <w:r w:rsidR="25F65904" w:rsidRPr="4A923374">
        <w:rPr>
          <w:lang w:val="en-GB"/>
        </w:rPr>
        <w:t xml:space="preserve">. </w:t>
      </w:r>
      <w:r w:rsidR="72BDE5BE" w:rsidRPr="4A923374">
        <w:rPr>
          <w:lang w:val="en-GB"/>
        </w:rPr>
        <w:t xml:space="preserve">Comparisons between countries should thus be made </w:t>
      </w:r>
      <w:r w:rsidR="72BDE5BE" w:rsidRPr="4A923374">
        <w:rPr>
          <w:lang w:val="en-GB"/>
        </w:rPr>
        <w:lastRenderedPageBreak/>
        <w:t xml:space="preserve">in relation to biomass. </w:t>
      </w:r>
      <w:r w:rsidR="5454BEA5" w:rsidRPr="4A923374">
        <w:rPr>
          <w:lang w:val="en-GB"/>
        </w:rPr>
        <w:t>National d</w:t>
      </w:r>
      <w:r w:rsidR="4E58EED4" w:rsidRPr="4A923374">
        <w:rPr>
          <w:lang w:val="en-GB"/>
        </w:rPr>
        <w:t>ata on t</w:t>
      </w:r>
      <w:r w:rsidR="0069444E" w:rsidRPr="4A923374">
        <w:rPr>
          <w:lang w:val="en-GB"/>
        </w:rPr>
        <w:t>otal biomass</w:t>
      </w:r>
      <w:r w:rsidR="250A66F4" w:rsidRPr="4A923374">
        <w:rPr>
          <w:lang w:val="en-GB"/>
        </w:rPr>
        <w:t>, recorded in Population Corrected Units</w:t>
      </w:r>
      <w:r w:rsidR="0069444E" w:rsidRPr="4A923374">
        <w:rPr>
          <w:lang w:val="en-GB"/>
        </w:rPr>
        <w:t xml:space="preserve"> (PCU)</w:t>
      </w:r>
      <w:r w:rsidR="1F2932EE" w:rsidRPr="4A923374">
        <w:rPr>
          <w:lang w:val="en-GB"/>
        </w:rPr>
        <w:t xml:space="preserve"> are </w:t>
      </w:r>
      <w:r w:rsidR="738A23DA" w:rsidRPr="4A923374">
        <w:rPr>
          <w:lang w:val="en-GB"/>
        </w:rPr>
        <w:t>reported by ESVAC (2022). PCU is a</w:t>
      </w:r>
      <w:r w:rsidR="3FE4F96F" w:rsidRPr="4A923374">
        <w:rPr>
          <w:lang w:val="en-GB"/>
        </w:rPr>
        <w:t xml:space="preserve"> theoretical unit developed by the European Med</w:t>
      </w:r>
      <w:r w:rsidR="1946CEAC" w:rsidRPr="4A923374">
        <w:rPr>
          <w:lang w:val="en-GB"/>
        </w:rPr>
        <w:t>i</w:t>
      </w:r>
      <w:r w:rsidR="3FE4F96F" w:rsidRPr="4A923374">
        <w:rPr>
          <w:lang w:val="en-GB"/>
        </w:rPr>
        <w:t>cines Agency (EMA). It takes into account that it is more common to treat young animals than adult animals and that young animals are lighter than adult animals. The total biomass for each country is calculated as number of animals of different species in the country (reported yearly to national authorities) and an assumed body weight at treatment for each species.</w:t>
      </w:r>
      <w:r w:rsidR="63BEB57B" w:rsidRPr="4A923374">
        <w:rPr>
          <w:lang w:val="en-GB"/>
        </w:rPr>
        <w:t xml:space="preserve"> </w:t>
      </w:r>
      <w:r w:rsidR="4A923374" w:rsidRPr="4A923374">
        <w:rPr>
          <w:lang w:val="en-GB"/>
        </w:rPr>
        <w:t xml:space="preserve">For veterinary medicinal products this total biomass includes cattle, pigs, </w:t>
      </w:r>
      <w:r w:rsidR="47EF6298" w:rsidRPr="4A923374">
        <w:rPr>
          <w:lang w:val="en-GB"/>
        </w:rPr>
        <w:t>poultry</w:t>
      </w:r>
      <w:r w:rsidR="4A923374" w:rsidRPr="4A923374">
        <w:rPr>
          <w:lang w:val="en-GB"/>
        </w:rPr>
        <w:t>, sheep, goats, rabbits, farmed fish and horses (ESVAC, 2022).</w:t>
      </w:r>
      <w:r w:rsidR="0F6A338A" w:rsidRPr="4A923374">
        <w:rPr>
          <w:lang w:val="en-GB"/>
        </w:rPr>
        <w:t xml:space="preserve"> </w:t>
      </w:r>
    </w:p>
    <w:p w14:paraId="0D2BFDCA" w14:textId="1DDD4D53" w:rsidR="0069444E" w:rsidRPr="004376B0" w:rsidRDefault="0069444E" w:rsidP="0069444E">
      <w:pPr>
        <w:rPr>
          <w:lang w:val="en-GB"/>
        </w:rPr>
      </w:pPr>
      <w:r w:rsidRPr="4A923374">
        <w:rPr>
          <w:lang w:val="en-GB"/>
        </w:rPr>
        <w:t xml:space="preserve">Data on use of antibiotics </w:t>
      </w:r>
      <w:r w:rsidR="004642D0" w:rsidRPr="4A923374">
        <w:rPr>
          <w:lang w:val="en-GB"/>
        </w:rPr>
        <w:t>divided across</w:t>
      </w:r>
      <w:r w:rsidRPr="4A923374">
        <w:rPr>
          <w:lang w:val="en-GB"/>
        </w:rPr>
        <w:t xml:space="preserve"> different species were found for </w:t>
      </w:r>
      <w:r w:rsidR="00E31EE8" w:rsidRPr="4A923374">
        <w:rPr>
          <w:lang w:val="en-GB"/>
        </w:rPr>
        <w:t>f</w:t>
      </w:r>
      <w:r w:rsidR="00E31EE8">
        <w:rPr>
          <w:lang w:val="en-GB"/>
        </w:rPr>
        <w:t>ive</w:t>
      </w:r>
      <w:r w:rsidR="00E31EE8" w:rsidRPr="4A923374">
        <w:rPr>
          <w:lang w:val="en-GB"/>
        </w:rPr>
        <w:t xml:space="preserve"> </w:t>
      </w:r>
      <w:r w:rsidR="004642D0" w:rsidRPr="4A923374">
        <w:rPr>
          <w:lang w:val="en-GB"/>
        </w:rPr>
        <w:t xml:space="preserve">European countries: </w:t>
      </w:r>
      <w:r w:rsidRPr="4A923374">
        <w:rPr>
          <w:lang w:val="en-GB"/>
        </w:rPr>
        <w:t>the Netherlands (</w:t>
      </w:r>
      <w:proofErr w:type="spellStart"/>
      <w:r w:rsidRPr="4A923374">
        <w:rPr>
          <w:lang w:val="en-GB"/>
        </w:rPr>
        <w:t>SDa</w:t>
      </w:r>
      <w:proofErr w:type="spellEnd"/>
      <w:r w:rsidRPr="4A923374">
        <w:rPr>
          <w:lang w:val="en-GB"/>
        </w:rPr>
        <w:t>, 2022), UK (UK-VARSS, 2019; UK-VARSS, 2022)</w:t>
      </w:r>
      <w:r w:rsidR="004642D0" w:rsidRPr="4A923374">
        <w:rPr>
          <w:lang w:val="en-GB"/>
        </w:rPr>
        <w:t>,</w:t>
      </w:r>
      <w:r w:rsidRPr="4A923374">
        <w:rPr>
          <w:lang w:val="en-GB"/>
        </w:rPr>
        <w:t xml:space="preserve"> Denmark (DANMAP, 2022)</w:t>
      </w:r>
      <w:r w:rsidR="00E31EE8">
        <w:rPr>
          <w:lang w:val="en-GB"/>
        </w:rPr>
        <w:t>,</w:t>
      </w:r>
      <w:r w:rsidRPr="4A923374">
        <w:rPr>
          <w:lang w:val="en-GB"/>
        </w:rPr>
        <w:t xml:space="preserve"> France (Nunan, 2022)</w:t>
      </w:r>
      <w:r w:rsidR="00E31EE8">
        <w:rPr>
          <w:lang w:val="en-GB"/>
        </w:rPr>
        <w:t xml:space="preserve"> and Austria (AGES, 2023)</w:t>
      </w:r>
      <w:r w:rsidRPr="4A923374">
        <w:rPr>
          <w:lang w:val="en-GB"/>
        </w:rPr>
        <w:t xml:space="preserve">. Based on average </w:t>
      </w:r>
      <w:r w:rsidR="462DED63" w:rsidRPr="4A923374">
        <w:rPr>
          <w:lang w:val="en-GB"/>
        </w:rPr>
        <w:t>use for different species</w:t>
      </w:r>
      <w:r w:rsidR="679673EB" w:rsidRPr="4A923374">
        <w:rPr>
          <w:lang w:val="en-GB"/>
        </w:rPr>
        <w:t xml:space="preserve"> in</w:t>
      </w:r>
      <w:r w:rsidRPr="4A923374">
        <w:rPr>
          <w:lang w:val="en-GB"/>
        </w:rPr>
        <w:t xml:space="preserve"> these countries</w:t>
      </w:r>
      <w:r w:rsidR="00605BA7">
        <w:rPr>
          <w:lang w:val="en-GB"/>
        </w:rPr>
        <w:t xml:space="preserve"> </w:t>
      </w:r>
      <w:commentRangeStart w:id="79"/>
      <w:commentRangeStart w:id="80"/>
      <w:r w:rsidR="00605BA7">
        <w:rPr>
          <w:lang w:val="en-GB"/>
        </w:rPr>
        <w:t>year 2020</w:t>
      </w:r>
      <w:r w:rsidR="752442C0" w:rsidRPr="4A923374">
        <w:rPr>
          <w:lang w:val="en-GB"/>
        </w:rPr>
        <w:t>,</w:t>
      </w:r>
      <w:r w:rsidRPr="4A923374">
        <w:rPr>
          <w:lang w:val="en-GB"/>
        </w:rPr>
        <w:t xml:space="preserve"> </w:t>
      </w:r>
      <w:commentRangeEnd w:id="79"/>
      <w:r w:rsidR="00605BA7">
        <w:rPr>
          <w:rStyle w:val="CommentReference"/>
        </w:rPr>
        <w:commentReference w:id="79"/>
      </w:r>
      <w:commentRangeEnd w:id="80"/>
      <w:r w:rsidR="00B30AAA">
        <w:rPr>
          <w:rStyle w:val="CommentReference"/>
        </w:rPr>
        <w:commentReference w:id="80"/>
      </w:r>
      <w:r w:rsidRPr="4A923374">
        <w:rPr>
          <w:lang w:val="en-GB"/>
        </w:rPr>
        <w:t xml:space="preserve">we estimated the standard use in mg/PCU for different animal species in Europe </w:t>
      </w:r>
      <w:r w:rsidR="6DFD6CB5" w:rsidRPr="4A923374">
        <w:rPr>
          <w:lang w:val="en-GB"/>
        </w:rPr>
        <w:t xml:space="preserve">(standardised values) </w:t>
      </w:r>
      <w:r w:rsidRPr="4A923374">
        <w:rPr>
          <w:lang w:val="en-GB"/>
        </w:rPr>
        <w:t xml:space="preserve">as follows: Rabbits </w:t>
      </w:r>
      <w:r w:rsidR="00041068">
        <w:rPr>
          <w:lang w:val="en-GB"/>
        </w:rPr>
        <w:t>780</w:t>
      </w:r>
      <w:r w:rsidRPr="4A923374">
        <w:rPr>
          <w:lang w:val="en-GB"/>
        </w:rPr>
        <w:t xml:space="preserve">; Pigs 60; Fish 40; Cattle 30; Sheep-goat 20; Horses </w:t>
      </w:r>
      <w:r w:rsidR="38EB4C8D" w:rsidRPr="4A923374">
        <w:rPr>
          <w:lang w:val="en-GB"/>
        </w:rPr>
        <w:t>5</w:t>
      </w:r>
      <w:r w:rsidRPr="4A923374">
        <w:rPr>
          <w:lang w:val="en-GB"/>
        </w:rPr>
        <w:t>. An interpretation of these values is that with the current production systems in Europe</w:t>
      </w:r>
      <w:r w:rsidR="000C579E">
        <w:rPr>
          <w:lang w:val="en-GB"/>
        </w:rPr>
        <w:t>,</w:t>
      </w:r>
      <w:r w:rsidRPr="4A923374">
        <w:rPr>
          <w:lang w:val="en-GB"/>
        </w:rPr>
        <w:t xml:space="preserve"> </w:t>
      </w:r>
      <w:r w:rsidR="000C579E">
        <w:rPr>
          <w:lang w:val="en-GB"/>
        </w:rPr>
        <w:t xml:space="preserve">lower levels of antibiotics are in general needed to produce horse and lamb meat as compared to rabbit and pig meat. </w:t>
      </w:r>
      <w:r w:rsidRPr="4A923374">
        <w:rPr>
          <w:lang w:val="en-GB"/>
        </w:rPr>
        <w:t xml:space="preserve"> </w:t>
      </w:r>
      <w:r w:rsidR="000C579E">
        <w:rPr>
          <w:lang w:val="en-GB"/>
        </w:rPr>
        <w:t>We assume that the proportion of antibiotics used for different species (mg/PCU) within country is the same in all countries</w:t>
      </w:r>
      <w:r w:rsidR="00F85812">
        <w:rPr>
          <w:lang w:val="en-GB"/>
        </w:rPr>
        <w:t>, and that this is reflected in the total national sales of antibiotics.</w:t>
      </w:r>
      <w:r w:rsidR="00041068" w:rsidRPr="004376B0">
        <w:rPr>
          <w:lang w:val="en-GB"/>
        </w:rPr>
        <w:t xml:space="preserve"> </w:t>
      </w:r>
    </w:p>
    <w:p w14:paraId="419A88BA" w14:textId="585A0D55" w:rsidR="00BC0274" w:rsidRPr="004376B0" w:rsidRDefault="0069444E" w:rsidP="0069444E">
      <w:pPr>
        <w:rPr>
          <w:lang w:val="en-GB"/>
        </w:rPr>
      </w:pPr>
      <w:r w:rsidRPr="004376B0">
        <w:rPr>
          <w:lang w:val="en-GB"/>
        </w:rPr>
        <w:t xml:space="preserve">The proportion of species used in animal production varies a lot between European countries. For example, several countries have no rabbit production and almost no horses. Greece has a relatively large number of </w:t>
      </w:r>
      <w:r w:rsidR="00605BA7">
        <w:rPr>
          <w:lang w:val="en-GB"/>
        </w:rPr>
        <w:t xml:space="preserve">fish and </w:t>
      </w:r>
      <w:r w:rsidRPr="004376B0">
        <w:rPr>
          <w:lang w:val="en-GB"/>
        </w:rPr>
        <w:t xml:space="preserve">sheep and goats; Denmark has a relatively large number of pigs and Sweden has a relatively large number of horses. The ratio of total sales (from ESVAC) per adjusted sales </w:t>
      </w:r>
      <w:r w:rsidR="00041068">
        <w:rPr>
          <w:lang w:val="en-GB"/>
        </w:rPr>
        <w:t>(</w:t>
      </w:r>
      <w:r w:rsidRPr="004376B0">
        <w:rPr>
          <w:lang w:val="en-GB"/>
        </w:rPr>
        <w:t>according to the distribution of biomass over species</w:t>
      </w:r>
      <w:r w:rsidR="00041068">
        <w:rPr>
          <w:lang w:val="en-GB"/>
        </w:rPr>
        <w:t>)</w:t>
      </w:r>
      <w:r w:rsidRPr="004376B0">
        <w:rPr>
          <w:lang w:val="en-GB"/>
        </w:rPr>
        <w:t xml:space="preserve"> was multiplied with the standard</w:t>
      </w:r>
      <w:r w:rsidR="00041068">
        <w:rPr>
          <w:lang w:val="en-GB"/>
        </w:rPr>
        <w:t>ised</w:t>
      </w:r>
      <w:r w:rsidRPr="004376B0">
        <w:rPr>
          <w:lang w:val="en-GB"/>
        </w:rPr>
        <w:t xml:space="preserve"> value for the animal species, for each country. The result is the use of antibiotics-indicator (which has no unit) that </w:t>
      </w:r>
      <w:r w:rsidR="00F21B89" w:rsidRPr="004376B0">
        <w:rPr>
          <w:lang w:val="en-GB"/>
        </w:rPr>
        <w:t xml:space="preserve">can </w:t>
      </w:r>
      <w:r w:rsidR="000C579E">
        <w:rPr>
          <w:lang w:val="en-GB"/>
        </w:rPr>
        <w:t xml:space="preserve">be </w:t>
      </w:r>
      <w:r w:rsidRPr="004376B0">
        <w:rPr>
          <w:lang w:val="en-GB"/>
        </w:rPr>
        <w:t>multipl</w:t>
      </w:r>
      <w:r w:rsidR="000C579E">
        <w:rPr>
          <w:lang w:val="en-GB"/>
        </w:rPr>
        <w:t>ied</w:t>
      </w:r>
      <w:r w:rsidRPr="004376B0">
        <w:rPr>
          <w:lang w:val="en-GB"/>
        </w:rPr>
        <w:t xml:space="preserve"> with </w:t>
      </w:r>
      <w:r w:rsidR="00F21B89" w:rsidRPr="004376B0">
        <w:rPr>
          <w:lang w:val="en-GB"/>
        </w:rPr>
        <w:t xml:space="preserve">the amount of different </w:t>
      </w:r>
      <w:r w:rsidR="00141A73" w:rsidRPr="004376B0">
        <w:rPr>
          <w:lang w:val="en-GB"/>
        </w:rPr>
        <w:t>animal product</w:t>
      </w:r>
      <w:r w:rsidR="00F21B89" w:rsidRPr="004376B0">
        <w:rPr>
          <w:lang w:val="en-GB"/>
        </w:rPr>
        <w:t>s</w:t>
      </w:r>
      <w:r w:rsidRPr="004376B0">
        <w:rPr>
          <w:lang w:val="en-GB"/>
        </w:rPr>
        <w:t xml:space="preserve"> in the diet. An example: </w:t>
      </w:r>
      <w:commentRangeStart w:id="81"/>
      <w:r w:rsidRPr="004376B0">
        <w:rPr>
          <w:lang w:val="en-GB"/>
        </w:rPr>
        <w:t xml:space="preserve">The ratio for Spain is </w:t>
      </w:r>
      <w:commentRangeStart w:id="82"/>
      <w:r w:rsidRPr="004376B0">
        <w:rPr>
          <w:lang w:val="en-GB"/>
        </w:rPr>
        <w:t xml:space="preserve">3.19 </w:t>
      </w:r>
      <w:commentRangeEnd w:id="81"/>
      <w:r w:rsidR="00911B59">
        <w:rPr>
          <w:rStyle w:val="CommentReference"/>
        </w:rPr>
        <w:commentReference w:id="81"/>
      </w:r>
      <w:r w:rsidRPr="004376B0">
        <w:rPr>
          <w:lang w:val="en-GB"/>
        </w:rPr>
        <w:t>and the standard</w:t>
      </w:r>
      <w:r w:rsidR="000C579E">
        <w:rPr>
          <w:lang w:val="en-GB"/>
        </w:rPr>
        <w:t>ised</w:t>
      </w:r>
      <w:r w:rsidRPr="004376B0">
        <w:rPr>
          <w:lang w:val="en-GB"/>
        </w:rPr>
        <w:t xml:space="preserve"> value for pigs is 60 mg/PCU. Thus, the use of antibiotics-indicator for Spanish pig meat is </w:t>
      </w:r>
      <w:commentRangeStart w:id="83"/>
      <w:r w:rsidRPr="004376B0">
        <w:rPr>
          <w:lang w:val="en-GB"/>
        </w:rPr>
        <w:t xml:space="preserve">191.4. </w:t>
      </w:r>
      <w:commentRangeEnd w:id="83"/>
      <w:r w:rsidR="004B0DCF">
        <w:rPr>
          <w:rStyle w:val="CommentReference"/>
        </w:rPr>
        <w:commentReference w:id="83"/>
      </w:r>
      <w:r w:rsidRPr="004376B0">
        <w:rPr>
          <w:lang w:val="en-GB"/>
        </w:rPr>
        <w:t xml:space="preserve">The corresponding calculation for Danish chicken meat is 0.65 x 30 = 19.4. </w:t>
      </w:r>
      <w:commentRangeEnd w:id="82"/>
      <w:r w:rsidR="00605BA7">
        <w:rPr>
          <w:rStyle w:val="CommentReference"/>
        </w:rPr>
        <w:commentReference w:id="82"/>
      </w:r>
      <w:r w:rsidR="00041068" w:rsidRPr="00AA47D4">
        <w:rPr>
          <w:lang w:val="en-US"/>
        </w:rPr>
        <w:t xml:space="preserve"> </w:t>
      </w:r>
      <w:r w:rsidR="00041068">
        <w:rPr>
          <w:lang w:val="en-GB"/>
        </w:rPr>
        <w:t>W</w:t>
      </w:r>
      <w:r w:rsidR="00041068" w:rsidRPr="00041068">
        <w:rPr>
          <w:lang w:val="en-GB"/>
        </w:rPr>
        <w:t>e have compared the</w:t>
      </w:r>
      <w:r w:rsidR="00041068">
        <w:rPr>
          <w:lang w:val="en-GB"/>
        </w:rPr>
        <w:t>se</w:t>
      </w:r>
      <w:r w:rsidR="00041068" w:rsidRPr="00041068">
        <w:rPr>
          <w:lang w:val="en-GB"/>
        </w:rPr>
        <w:t xml:space="preserve"> results with a simple indicator based only on antibiotics in mg/PCU reported for each country (ESVAC, 2022).</w:t>
      </w:r>
    </w:p>
    <w:p w14:paraId="6F11E4E9" w14:textId="613AC8A8" w:rsidR="0069444E" w:rsidRPr="004376B0" w:rsidRDefault="00041068" w:rsidP="0069444E">
      <w:pPr>
        <w:rPr>
          <w:lang w:val="en-GB"/>
        </w:rPr>
      </w:pPr>
      <w:r>
        <w:rPr>
          <w:lang w:val="en-GB"/>
        </w:rPr>
        <w:t>Cattle meat</w:t>
      </w:r>
      <w:r w:rsidRPr="004376B0">
        <w:rPr>
          <w:lang w:val="en-GB"/>
        </w:rPr>
        <w:t xml:space="preserve"> </w:t>
      </w:r>
      <w:r w:rsidR="0069444E" w:rsidRPr="004376B0">
        <w:rPr>
          <w:lang w:val="en-GB"/>
        </w:rPr>
        <w:t>production is based on suckler cows or dairy cows, and the use of antibiotics may differ between these production systems</w:t>
      </w:r>
      <w:ins w:id="84" w:author="Elin Röös" w:date="2024-07-08T15:35:00Z">
        <w:r w:rsidR="003A037F">
          <w:rPr>
            <w:lang w:val="en-GB"/>
          </w:rPr>
          <w:t>.</w:t>
        </w:r>
      </w:ins>
      <w:del w:id="85" w:author="Elin Röös" w:date="2024-07-08T15:35:00Z">
        <w:r w:rsidR="0069444E" w:rsidRPr="004376B0" w:rsidDel="003A037F">
          <w:rPr>
            <w:lang w:val="en-GB"/>
          </w:rPr>
          <w:delText>,</w:delText>
        </w:r>
      </w:del>
      <w:r w:rsidR="0069444E" w:rsidRPr="004376B0">
        <w:rPr>
          <w:lang w:val="en-GB"/>
        </w:rPr>
        <w:t xml:space="preserve"> </w:t>
      </w:r>
      <w:r w:rsidR="00605BA7">
        <w:rPr>
          <w:lang w:val="en-GB"/>
        </w:rPr>
        <w:t>W</w:t>
      </w:r>
      <w:r w:rsidR="0069444E" w:rsidRPr="004376B0">
        <w:rPr>
          <w:lang w:val="en-GB"/>
        </w:rPr>
        <w:t xml:space="preserve">e assumed </w:t>
      </w:r>
      <w:r w:rsidR="00605BA7">
        <w:rPr>
          <w:lang w:val="en-GB"/>
        </w:rPr>
        <w:t xml:space="preserve">higher </w:t>
      </w:r>
      <w:r w:rsidR="0069444E" w:rsidRPr="004376B0">
        <w:rPr>
          <w:lang w:val="en-GB"/>
        </w:rPr>
        <w:t xml:space="preserve">use of antibiotics for </w:t>
      </w:r>
      <w:r w:rsidR="00605BA7">
        <w:rPr>
          <w:lang w:val="en-GB"/>
        </w:rPr>
        <w:t>milk production than beef production</w:t>
      </w:r>
      <w:r w:rsidR="0069444E" w:rsidRPr="004376B0">
        <w:rPr>
          <w:lang w:val="en-GB"/>
        </w:rPr>
        <w:t xml:space="preserve"> as indicated </w:t>
      </w:r>
      <w:r w:rsidR="00605BA7">
        <w:rPr>
          <w:lang w:val="en-GB"/>
        </w:rPr>
        <w:t>by Humphry et al (2021</w:t>
      </w:r>
      <w:r w:rsidR="0069444E" w:rsidRPr="004376B0">
        <w:rPr>
          <w:lang w:val="en-GB"/>
        </w:rPr>
        <w:t xml:space="preserve">). Laying hens produce </w:t>
      </w:r>
      <w:r w:rsidR="0069444E" w:rsidRPr="004376B0">
        <w:rPr>
          <w:lang w:val="en-GB"/>
        </w:rPr>
        <w:lastRenderedPageBreak/>
        <w:t xml:space="preserve">many eggs during a year and dairy cows produce a lot of milk. We assumed that lying hens use 13% antibiotics in relation to the amount used by broilers, as indicated by UK-VARSS (UK-VARSS 2021), and that each hen produces </w:t>
      </w:r>
      <w:commentRangeStart w:id="86"/>
      <w:r w:rsidR="0069444E" w:rsidRPr="004376B0">
        <w:rPr>
          <w:lang w:val="en-GB"/>
        </w:rPr>
        <w:t xml:space="preserve">270 eggs. </w:t>
      </w:r>
      <w:commentRangeEnd w:id="86"/>
      <w:r w:rsidR="00605BA7">
        <w:rPr>
          <w:rStyle w:val="CommentReference"/>
        </w:rPr>
        <w:commentReference w:id="86"/>
      </w:r>
      <w:r w:rsidR="0069444E" w:rsidRPr="004376B0">
        <w:rPr>
          <w:lang w:val="en-GB"/>
        </w:rPr>
        <w:t>The resulting standard value for eggs is 0.</w:t>
      </w:r>
      <w:r>
        <w:rPr>
          <w:lang w:val="en-GB"/>
        </w:rPr>
        <w:t>38</w:t>
      </w:r>
      <w:r w:rsidR="0069444E" w:rsidRPr="004376B0">
        <w:rPr>
          <w:lang w:val="en-GB"/>
        </w:rPr>
        <w:t xml:space="preserve">. Assuming a body weight of 600 kg for dairy cows and a yearly production </w:t>
      </w:r>
      <w:commentRangeStart w:id="87"/>
      <w:r w:rsidR="0069444E" w:rsidRPr="004376B0">
        <w:rPr>
          <w:lang w:val="en-GB"/>
        </w:rPr>
        <w:t>of 8000 kg milk</w:t>
      </w:r>
      <w:commentRangeEnd w:id="87"/>
      <w:r w:rsidR="00605BA7">
        <w:rPr>
          <w:rStyle w:val="CommentReference"/>
        </w:rPr>
        <w:commentReference w:id="87"/>
      </w:r>
      <w:r w:rsidR="0069444E" w:rsidRPr="004376B0">
        <w:rPr>
          <w:lang w:val="en-GB"/>
        </w:rPr>
        <w:t>, the resulting standard value for milk is 2.</w:t>
      </w:r>
      <w:r>
        <w:rPr>
          <w:lang w:val="en-GB"/>
        </w:rPr>
        <w:t>62</w:t>
      </w:r>
      <w:r w:rsidR="0069444E" w:rsidRPr="004376B0">
        <w:rPr>
          <w:lang w:val="en-GB"/>
        </w:rPr>
        <w:t xml:space="preserve">.  </w:t>
      </w:r>
    </w:p>
    <w:p w14:paraId="39E44300" w14:textId="6ADC6266" w:rsidR="00A54542" w:rsidRPr="004376B0" w:rsidRDefault="00A54542" w:rsidP="00A54542">
      <w:pPr>
        <w:pStyle w:val="Caption"/>
        <w:keepNext/>
        <w:rPr>
          <w:color w:val="auto"/>
          <w:sz w:val="20"/>
          <w:szCs w:val="20"/>
        </w:rPr>
      </w:pPr>
      <w:bookmarkStart w:id="88" w:name="_Toc139038100"/>
      <w:commentRangeStart w:id="89"/>
      <w:r w:rsidRPr="004376B0">
        <w:rPr>
          <w:b/>
          <w:bCs/>
          <w:color w:val="auto"/>
          <w:sz w:val="20"/>
          <w:szCs w:val="20"/>
        </w:rPr>
        <w:t>Table X:</w:t>
      </w:r>
      <w:r w:rsidRPr="004376B0">
        <w:rPr>
          <w:color w:val="auto"/>
          <w:sz w:val="20"/>
          <w:szCs w:val="20"/>
        </w:rPr>
        <w:t xml:space="preserve"> </w:t>
      </w:r>
      <w:commentRangeEnd w:id="89"/>
      <w:r w:rsidR="00E127E6">
        <w:rPr>
          <w:rStyle w:val="CommentReference"/>
          <w:rFonts w:ascii="Times New Roman" w:hAnsi="Times New Roman"/>
          <w:i w:val="0"/>
          <w:iCs w:val="0"/>
          <w:color w:val="auto"/>
          <w:lang w:val="sv-SE"/>
        </w:rPr>
        <w:commentReference w:id="89"/>
      </w:r>
      <w:r w:rsidRPr="004376B0">
        <w:rPr>
          <w:color w:val="auto"/>
          <w:sz w:val="20"/>
          <w:szCs w:val="20"/>
        </w:rPr>
        <w:t xml:space="preserve">Total biomass in Population Corrected Units (PCU) per country, distribution of biomass over species, reported total sale of antibiotics (mg/PCU) </w:t>
      </w:r>
      <w:r w:rsidR="00605BA7">
        <w:rPr>
          <w:color w:val="auto"/>
          <w:sz w:val="20"/>
          <w:szCs w:val="20"/>
        </w:rPr>
        <w:t>during 2021 (</w:t>
      </w:r>
      <w:r w:rsidRPr="004376B0">
        <w:rPr>
          <w:color w:val="auto"/>
          <w:sz w:val="20"/>
          <w:szCs w:val="20"/>
        </w:rPr>
        <w:t>ESVAC</w:t>
      </w:r>
      <w:r w:rsidR="00605BA7">
        <w:rPr>
          <w:color w:val="auto"/>
          <w:sz w:val="20"/>
          <w:szCs w:val="20"/>
        </w:rPr>
        <w:t>,</w:t>
      </w:r>
      <w:r w:rsidRPr="004376B0">
        <w:rPr>
          <w:color w:val="auto"/>
          <w:sz w:val="20"/>
          <w:szCs w:val="20"/>
        </w:rPr>
        <w:t xml:space="preserve"> 2022), sale of antibiotics adjusted for standard</w:t>
      </w:r>
      <w:r w:rsidR="00605BA7">
        <w:rPr>
          <w:color w:val="auto"/>
          <w:sz w:val="20"/>
          <w:szCs w:val="20"/>
        </w:rPr>
        <w:t>ised</w:t>
      </w:r>
      <w:r w:rsidRPr="004376B0">
        <w:rPr>
          <w:color w:val="auto"/>
          <w:sz w:val="20"/>
          <w:szCs w:val="20"/>
        </w:rPr>
        <w:t xml:space="preserve"> values for different species</w:t>
      </w:r>
      <w:r w:rsidRPr="003374F4">
        <w:rPr>
          <w:color w:val="auto"/>
          <w:sz w:val="20"/>
          <w:szCs w:val="20"/>
          <w:vertAlign w:val="superscript"/>
        </w:rPr>
        <w:t>1</w:t>
      </w:r>
      <w:r w:rsidRPr="004376B0">
        <w:rPr>
          <w:color w:val="auto"/>
          <w:sz w:val="20"/>
          <w:szCs w:val="20"/>
        </w:rPr>
        <w:t xml:space="preserve"> and the ratio between the reported sale and the sale adjusted for distribution of biomass over species.</w:t>
      </w:r>
      <w:bookmarkEnd w:id="88"/>
      <w:r w:rsidRPr="004376B0">
        <w:rPr>
          <w:color w:val="auto"/>
          <w:sz w:val="20"/>
          <w:szCs w:val="20"/>
        </w:rPr>
        <w:t xml:space="preserve"> </w:t>
      </w:r>
    </w:p>
    <w:tbl>
      <w:tblPr>
        <w:tblStyle w:val="TableGrid"/>
        <w:tblW w:w="97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9"/>
        <w:gridCol w:w="771"/>
        <w:gridCol w:w="716"/>
        <w:gridCol w:w="629"/>
        <w:gridCol w:w="791"/>
        <w:gridCol w:w="721"/>
        <w:gridCol w:w="652"/>
        <w:gridCol w:w="809"/>
        <w:gridCol w:w="750"/>
        <w:gridCol w:w="862"/>
        <w:gridCol w:w="847"/>
        <w:gridCol w:w="885"/>
      </w:tblGrid>
      <w:tr w:rsidR="00A54542" w:rsidRPr="004376B0" w14:paraId="2296E892" w14:textId="77777777" w:rsidTr="7B7A47EF">
        <w:tc>
          <w:tcPr>
            <w:tcW w:w="1004" w:type="dxa"/>
            <w:tcBorders>
              <w:top w:val="single" w:sz="4" w:space="0" w:color="auto"/>
              <w:left w:val="nil"/>
              <w:bottom w:val="single" w:sz="4" w:space="0" w:color="auto"/>
              <w:right w:val="nil"/>
            </w:tcBorders>
            <w:hideMark/>
          </w:tcPr>
          <w:p w14:paraId="1057C8A6" w14:textId="77777777" w:rsidR="00A54542" w:rsidRPr="004376B0" w:rsidRDefault="00A54542">
            <w:pPr>
              <w:rPr>
                <w:rFonts w:asciiTheme="minorHAnsi" w:hAnsiTheme="minorHAnsi" w:cstheme="minorHAnsi"/>
                <w:sz w:val="18"/>
                <w:szCs w:val="18"/>
                <w:lang w:val="en-GB"/>
              </w:rPr>
            </w:pPr>
            <w:commentRangeStart w:id="90"/>
            <w:r w:rsidRPr="004376B0">
              <w:rPr>
                <w:rFonts w:cstheme="minorHAnsi"/>
                <w:sz w:val="18"/>
                <w:szCs w:val="18"/>
                <w:lang w:val="en-GB"/>
              </w:rPr>
              <w:t>Country</w:t>
            </w:r>
            <w:commentRangeEnd w:id="90"/>
            <w:r w:rsidR="00041068">
              <w:rPr>
                <w:rStyle w:val="CommentReference"/>
              </w:rPr>
              <w:commentReference w:id="90"/>
            </w:r>
          </w:p>
        </w:tc>
        <w:tc>
          <w:tcPr>
            <w:tcW w:w="825" w:type="dxa"/>
            <w:tcBorders>
              <w:top w:val="single" w:sz="4" w:space="0" w:color="auto"/>
              <w:left w:val="nil"/>
              <w:bottom w:val="single" w:sz="4" w:space="0" w:color="auto"/>
              <w:right w:val="nil"/>
            </w:tcBorders>
            <w:hideMark/>
          </w:tcPr>
          <w:p w14:paraId="12B93E7B" w14:textId="77777777" w:rsidR="00A54542" w:rsidRPr="004376B0" w:rsidRDefault="00A54542">
            <w:pPr>
              <w:rPr>
                <w:rFonts w:cstheme="minorHAnsi"/>
                <w:sz w:val="18"/>
                <w:szCs w:val="18"/>
                <w:lang w:val="en-GB"/>
              </w:rPr>
            </w:pPr>
            <w:r w:rsidRPr="004376B0">
              <w:rPr>
                <w:rFonts w:cstheme="minorHAnsi"/>
                <w:sz w:val="18"/>
                <w:szCs w:val="18"/>
                <w:lang w:val="en-GB"/>
              </w:rPr>
              <w:t>Total PCU</w:t>
            </w:r>
          </w:p>
          <w:p w14:paraId="679EB4AC" w14:textId="77777777" w:rsidR="00A54542" w:rsidRPr="004376B0" w:rsidRDefault="00A54542">
            <w:pPr>
              <w:rPr>
                <w:rFonts w:cstheme="minorHAnsi"/>
                <w:sz w:val="18"/>
                <w:szCs w:val="18"/>
                <w:lang w:val="en-GB"/>
              </w:rPr>
            </w:pPr>
            <w:r w:rsidRPr="004376B0">
              <w:rPr>
                <w:rFonts w:cstheme="minorHAnsi"/>
                <w:sz w:val="18"/>
                <w:szCs w:val="18"/>
                <w:lang w:val="en-GB"/>
              </w:rPr>
              <w:t>tonne</w:t>
            </w:r>
          </w:p>
        </w:tc>
        <w:tc>
          <w:tcPr>
            <w:tcW w:w="741" w:type="dxa"/>
            <w:tcBorders>
              <w:top w:val="single" w:sz="4" w:space="0" w:color="auto"/>
              <w:left w:val="nil"/>
              <w:bottom w:val="single" w:sz="4" w:space="0" w:color="auto"/>
              <w:right w:val="nil"/>
            </w:tcBorders>
            <w:hideMark/>
          </w:tcPr>
          <w:p w14:paraId="4E8608F8" w14:textId="77777777" w:rsidR="00A54542" w:rsidRPr="004376B0" w:rsidRDefault="00A54542">
            <w:pPr>
              <w:rPr>
                <w:rFonts w:cstheme="minorHAnsi"/>
                <w:sz w:val="18"/>
                <w:szCs w:val="18"/>
                <w:lang w:val="en-GB"/>
              </w:rPr>
            </w:pPr>
            <w:r w:rsidRPr="004376B0">
              <w:rPr>
                <w:rFonts w:cstheme="minorHAnsi"/>
                <w:sz w:val="18"/>
                <w:szCs w:val="18"/>
                <w:lang w:val="en-GB"/>
              </w:rPr>
              <w:t>Cattle %</w:t>
            </w:r>
          </w:p>
        </w:tc>
        <w:tc>
          <w:tcPr>
            <w:tcW w:w="664" w:type="dxa"/>
            <w:tcBorders>
              <w:top w:val="single" w:sz="4" w:space="0" w:color="auto"/>
              <w:left w:val="nil"/>
              <w:bottom w:val="single" w:sz="4" w:space="0" w:color="auto"/>
              <w:right w:val="nil"/>
            </w:tcBorders>
            <w:hideMark/>
          </w:tcPr>
          <w:p w14:paraId="0712EDCF" w14:textId="77777777" w:rsidR="00A54542" w:rsidRPr="004376B0" w:rsidRDefault="00A54542">
            <w:pPr>
              <w:rPr>
                <w:rFonts w:cstheme="minorHAnsi"/>
                <w:sz w:val="18"/>
                <w:szCs w:val="18"/>
                <w:lang w:val="en-GB"/>
              </w:rPr>
            </w:pPr>
            <w:r w:rsidRPr="004376B0">
              <w:rPr>
                <w:rFonts w:cstheme="minorHAnsi"/>
                <w:sz w:val="18"/>
                <w:szCs w:val="18"/>
                <w:lang w:val="en-GB"/>
              </w:rPr>
              <w:t>Pigs %</w:t>
            </w:r>
          </w:p>
        </w:tc>
        <w:tc>
          <w:tcPr>
            <w:tcW w:w="806" w:type="dxa"/>
            <w:tcBorders>
              <w:top w:val="single" w:sz="4" w:space="0" w:color="auto"/>
              <w:left w:val="nil"/>
              <w:bottom w:val="single" w:sz="4" w:space="0" w:color="auto"/>
              <w:right w:val="nil"/>
            </w:tcBorders>
            <w:hideMark/>
          </w:tcPr>
          <w:p w14:paraId="7C39DE42" w14:textId="77777777" w:rsidR="00A54542" w:rsidRPr="004376B0" w:rsidRDefault="00A54542">
            <w:pPr>
              <w:rPr>
                <w:rFonts w:cstheme="minorHAnsi"/>
                <w:sz w:val="18"/>
                <w:szCs w:val="18"/>
                <w:lang w:val="en-GB"/>
              </w:rPr>
            </w:pPr>
            <w:r w:rsidRPr="004376B0">
              <w:rPr>
                <w:rFonts w:cstheme="minorHAnsi"/>
                <w:sz w:val="18"/>
                <w:szCs w:val="18"/>
                <w:lang w:val="en-GB"/>
              </w:rPr>
              <w:t>Poultry %</w:t>
            </w:r>
          </w:p>
        </w:tc>
        <w:tc>
          <w:tcPr>
            <w:tcW w:w="744" w:type="dxa"/>
            <w:tcBorders>
              <w:top w:val="single" w:sz="4" w:space="0" w:color="auto"/>
              <w:left w:val="nil"/>
              <w:bottom w:val="single" w:sz="4" w:space="0" w:color="auto"/>
              <w:right w:val="nil"/>
            </w:tcBorders>
            <w:hideMark/>
          </w:tcPr>
          <w:p w14:paraId="531095CB" w14:textId="77777777" w:rsidR="00A54542" w:rsidRPr="004376B0" w:rsidRDefault="00A54542">
            <w:pPr>
              <w:rPr>
                <w:rFonts w:cstheme="minorHAnsi"/>
                <w:sz w:val="18"/>
                <w:szCs w:val="18"/>
                <w:lang w:val="en-GB"/>
              </w:rPr>
            </w:pPr>
            <w:r w:rsidRPr="004376B0">
              <w:rPr>
                <w:rFonts w:cstheme="minorHAnsi"/>
                <w:sz w:val="18"/>
                <w:szCs w:val="18"/>
                <w:lang w:val="en-GB"/>
              </w:rPr>
              <w:t>Sheep  goat %</w:t>
            </w:r>
          </w:p>
        </w:tc>
        <w:tc>
          <w:tcPr>
            <w:tcW w:w="696" w:type="dxa"/>
            <w:tcBorders>
              <w:top w:val="single" w:sz="4" w:space="0" w:color="auto"/>
              <w:left w:val="nil"/>
              <w:bottom w:val="single" w:sz="4" w:space="0" w:color="auto"/>
              <w:right w:val="nil"/>
            </w:tcBorders>
            <w:hideMark/>
          </w:tcPr>
          <w:p w14:paraId="3E4F647D" w14:textId="77777777" w:rsidR="00A54542" w:rsidRPr="004376B0" w:rsidRDefault="00A54542">
            <w:pPr>
              <w:rPr>
                <w:rFonts w:cstheme="minorHAnsi"/>
                <w:sz w:val="18"/>
                <w:szCs w:val="18"/>
                <w:lang w:val="en-GB"/>
              </w:rPr>
            </w:pPr>
            <w:r w:rsidRPr="004376B0">
              <w:rPr>
                <w:rFonts w:cstheme="minorHAnsi"/>
                <w:sz w:val="18"/>
                <w:szCs w:val="18"/>
                <w:lang w:val="en-GB"/>
              </w:rPr>
              <w:t>Fish %</w:t>
            </w:r>
          </w:p>
        </w:tc>
        <w:tc>
          <w:tcPr>
            <w:tcW w:w="824" w:type="dxa"/>
            <w:tcBorders>
              <w:top w:val="single" w:sz="4" w:space="0" w:color="auto"/>
              <w:left w:val="nil"/>
              <w:bottom w:val="single" w:sz="4" w:space="0" w:color="auto"/>
              <w:right w:val="nil"/>
            </w:tcBorders>
            <w:hideMark/>
          </w:tcPr>
          <w:p w14:paraId="06CEDDCA" w14:textId="77777777" w:rsidR="00A54542" w:rsidRPr="004376B0" w:rsidRDefault="00A54542">
            <w:pPr>
              <w:rPr>
                <w:rFonts w:cstheme="minorHAnsi"/>
                <w:sz w:val="18"/>
                <w:szCs w:val="18"/>
                <w:lang w:val="en-GB"/>
              </w:rPr>
            </w:pPr>
            <w:r w:rsidRPr="004376B0">
              <w:rPr>
                <w:rFonts w:cstheme="minorHAnsi"/>
                <w:sz w:val="18"/>
                <w:szCs w:val="18"/>
                <w:lang w:val="en-GB"/>
              </w:rPr>
              <w:t>Rabbits %</w:t>
            </w:r>
          </w:p>
        </w:tc>
        <w:tc>
          <w:tcPr>
            <w:tcW w:w="762" w:type="dxa"/>
            <w:tcBorders>
              <w:top w:val="single" w:sz="4" w:space="0" w:color="auto"/>
              <w:left w:val="nil"/>
              <w:bottom w:val="single" w:sz="4" w:space="0" w:color="auto"/>
              <w:right w:val="nil"/>
            </w:tcBorders>
            <w:hideMark/>
          </w:tcPr>
          <w:p w14:paraId="491F41B5" w14:textId="77777777" w:rsidR="00A54542" w:rsidRPr="004376B0" w:rsidRDefault="00A54542">
            <w:pPr>
              <w:rPr>
                <w:rFonts w:cstheme="minorHAnsi"/>
                <w:sz w:val="18"/>
                <w:szCs w:val="18"/>
                <w:lang w:val="en-GB"/>
              </w:rPr>
            </w:pPr>
            <w:r w:rsidRPr="004376B0">
              <w:rPr>
                <w:rFonts w:cstheme="minorHAnsi"/>
                <w:sz w:val="18"/>
                <w:szCs w:val="18"/>
                <w:lang w:val="en-GB"/>
              </w:rPr>
              <w:t>Horses %</w:t>
            </w:r>
          </w:p>
        </w:tc>
        <w:tc>
          <w:tcPr>
            <w:tcW w:w="867" w:type="dxa"/>
            <w:tcBorders>
              <w:top w:val="single" w:sz="4" w:space="0" w:color="auto"/>
              <w:left w:val="nil"/>
              <w:bottom w:val="single" w:sz="4" w:space="0" w:color="auto"/>
              <w:right w:val="nil"/>
            </w:tcBorders>
            <w:hideMark/>
          </w:tcPr>
          <w:p w14:paraId="4F28A6DA" w14:textId="77777777" w:rsidR="00A54542" w:rsidRPr="004376B0" w:rsidRDefault="00A54542">
            <w:pPr>
              <w:rPr>
                <w:rFonts w:cstheme="minorHAnsi"/>
                <w:sz w:val="18"/>
                <w:szCs w:val="18"/>
                <w:lang w:val="en-GB"/>
              </w:rPr>
            </w:pPr>
            <w:r w:rsidRPr="004376B0">
              <w:rPr>
                <w:rFonts w:cstheme="minorHAnsi"/>
                <w:sz w:val="18"/>
                <w:szCs w:val="18"/>
                <w:lang w:val="en-GB"/>
              </w:rPr>
              <w:t>Report. sale mg/PCU</w:t>
            </w:r>
          </w:p>
        </w:tc>
        <w:tc>
          <w:tcPr>
            <w:tcW w:w="847" w:type="dxa"/>
            <w:tcBorders>
              <w:top w:val="single" w:sz="4" w:space="0" w:color="auto"/>
              <w:left w:val="nil"/>
              <w:bottom w:val="single" w:sz="4" w:space="0" w:color="auto"/>
              <w:right w:val="nil"/>
            </w:tcBorders>
            <w:hideMark/>
          </w:tcPr>
          <w:p w14:paraId="6595DAD3" w14:textId="77777777" w:rsidR="00A54542" w:rsidRPr="004376B0" w:rsidRDefault="00A54542">
            <w:pPr>
              <w:rPr>
                <w:rFonts w:cstheme="minorHAnsi"/>
                <w:sz w:val="18"/>
                <w:szCs w:val="18"/>
                <w:lang w:val="en-GB"/>
              </w:rPr>
            </w:pPr>
            <w:r w:rsidRPr="004376B0">
              <w:rPr>
                <w:rFonts w:cstheme="minorHAnsi"/>
                <w:sz w:val="18"/>
                <w:szCs w:val="18"/>
                <w:lang w:val="en-GB"/>
              </w:rPr>
              <w:t>Adjust. sale mg/PCU</w:t>
            </w:r>
          </w:p>
        </w:tc>
        <w:tc>
          <w:tcPr>
            <w:tcW w:w="932" w:type="dxa"/>
            <w:tcBorders>
              <w:top w:val="single" w:sz="4" w:space="0" w:color="auto"/>
              <w:left w:val="nil"/>
              <w:bottom w:val="single" w:sz="4" w:space="0" w:color="auto"/>
              <w:right w:val="nil"/>
            </w:tcBorders>
            <w:hideMark/>
          </w:tcPr>
          <w:p w14:paraId="40F8C47E" w14:textId="77777777" w:rsidR="00A54542" w:rsidRPr="004376B0" w:rsidRDefault="00A54542">
            <w:pPr>
              <w:rPr>
                <w:rFonts w:cstheme="minorHAnsi"/>
                <w:sz w:val="18"/>
                <w:szCs w:val="18"/>
                <w:lang w:val="en-GB"/>
              </w:rPr>
            </w:pPr>
            <w:r w:rsidRPr="004376B0">
              <w:rPr>
                <w:rFonts w:cstheme="minorHAnsi"/>
                <w:sz w:val="18"/>
                <w:szCs w:val="18"/>
                <w:lang w:val="en-GB"/>
              </w:rPr>
              <w:t>Report. / Adjust. sale</w:t>
            </w:r>
          </w:p>
        </w:tc>
      </w:tr>
      <w:tr w:rsidR="00A54542" w:rsidRPr="004376B0" w14:paraId="72855AB2" w14:textId="77777777" w:rsidTr="7B7A47EF">
        <w:tc>
          <w:tcPr>
            <w:tcW w:w="1004" w:type="dxa"/>
            <w:tcBorders>
              <w:top w:val="single" w:sz="4" w:space="0" w:color="auto"/>
              <w:left w:val="nil"/>
              <w:bottom w:val="nil"/>
              <w:right w:val="nil"/>
            </w:tcBorders>
            <w:hideMark/>
          </w:tcPr>
          <w:p w14:paraId="1264F7DE" w14:textId="77777777" w:rsidR="00A54542" w:rsidRPr="004376B0" w:rsidRDefault="00A54542">
            <w:pPr>
              <w:rPr>
                <w:rFonts w:cstheme="minorHAnsi"/>
                <w:sz w:val="18"/>
                <w:szCs w:val="18"/>
                <w:lang w:val="en-GB"/>
              </w:rPr>
            </w:pPr>
            <w:r w:rsidRPr="004376B0">
              <w:rPr>
                <w:rFonts w:cstheme="minorHAnsi"/>
                <w:sz w:val="18"/>
                <w:szCs w:val="18"/>
                <w:lang w:val="en-GB"/>
              </w:rPr>
              <w:t>Denmark</w:t>
            </w:r>
          </w:p>
        </w:tc>
        <w:tc>
          <w:tcPr>
            <w:tcW w:w="825" w:type="dxa"/>
            <w:tcBorders>
              <w:top w:val="single" w:sz="4" w:space="0" w:color="auto"/>
              <w:left w:val="nil"/>
              <w:bottom w:val="nil"/>
              <w:right w:val="nil"/>
            </w:tcBorders>
            <w:vAlign w:val="bottom"/>
            <w:hideMark/>
          </w:tcPr>
          <w:p w14:paraId="4685B66C" w14:textId="77777777" w:rsidR="00A54542" w:rsidRPr="004376B0" w:rsidRDefault="00A54542">
            <w:pPr>
              <w:jc w:val="right"/>
              <w:rPr>
                <w:rFonts w:cstheme="minorHAnsi"/>
                <w:sz w:val="18"/>
                <w:szCs w:val="18"/>
                <w:lang w:val="en-GB"/>
              </w:rPr>
            </w:pPr>
            <w:r w:rsidRPr="004376B0">
              <w:rPr>
                <w:rFonts w:cstheme="minorHAnsi"/>
                <w:sz w:val="18"/>
                <w:szCs w:val="18"/>
                <w:lang w:val="en-GB"/>
              </w:rPr>
              <w:t>2451</w:t>
            </w:r>
          </w:p>
        </w:tc>
        <w:tc>
          <w:tcPr>
            <w:tcW w:w="741" w:type="dxa"/>
            <w:tcBorders>
              <w:top w:val="single" w:sz="4" w:space="0" w:color="auto"/>
              <w:left w:val="nil"/>
              <w:bottom w:val="nil"/>
              <w:right w:val="nil"/>
            </w:tcBorders>
            <w:vAlign w:val="bottom"/>
            <w:hideMark/>
          </w:tcPr>
          <w:p w14:paraId="12B41E9C" w14:textId="77777777" w:rsidR="00A54542" w:rsidRPr="004376B0" w:rsidRDefault="00A54542">
            <w:pPr>
              <w:jc w:val="right"/>
              <w:rPr>
                <w:rFonts w:cstheme="minorHAnsi"/>
                <w:sz w:val="18"/>
                <w:szCs w:val="18"/>
                <w:lang w:val="en-GB"/>
              </w:rPr>
            </w:pPr>
            <w:r w:rsidRPr="004376B0">
              <w:rPr>
                <w:rFonts w:cstheme="minorHAnsi"/>
                <w:sz w:val="18"/>
                <w:szCs w:val="18"/>
                <w:lang w:val="en-GB"/>
              </w:rPr>
              <w:t>15</w:t>
            </w:r>
          </w:p>
        </w:tc>
        <w:tc>
          <w:tcPr>
            <w:tcW w:w="664" w:type="dxa"/>
            <w:tcBorders>
              <w:top w:val="single" w:sz="4" w:space="0" w:color="auto"/>
              <w:left w:val="nil"/>
              <w:bottom w:val="nil"/>
              <w:right w:val="nil"/>
            </w:tcBorders>
            <w:vAlign w:val="bottom"/>
            <w:hideMark/>
          </w:tcPr>
          <w:p w14:paraId="23070431" w14:textId="77777777" w:rsidR="00A54542" w:rsidRPr="004376B0" w:rsidRDefault="00A54542">
            <w:pPr>
              <w:jc w:val="right"/>
              <w:rPr>
                <w:rFonts w:cstheme="minorHAnsi"/>
                <w:sz w:val="18"/>
                <w:szCs w:val="18"/>
                <w:lang w:val="en-GB"/>
              </w:rPr>
            </w:pPr>
            <w:r w:rsidRPr="004376B0">
              <w:rPr>
                <w:rFonts w:cstheme="minorHAnsi"/>
                <w:sz w:val="18"/>
                <w:szCs w:val="18"/>
                <w:lang w:val="en-GB"/>
              </w:rPr>
              <w:t>75</w:t>
            </w:r>
          </w:p>
        </w:tc>
        <w:tc>
          <w:tcPr>
            <w:tcW w:w="806" w:type="dxa"/>
            <w:tcBorders>
              <w:top w:val="single" w:sz="4" w:space="0" w:color="auto"/>
              <w:left w:val="nil"/>
              <w:bottom w:val="nil"/>
              <w:right w:val="nil"/>
            </w:tcBorders>
            <w:vAlign w:val="bottom"/>
            <w:hideMark/>
          </w:tcPr>
          <w:p w14:paraId="5F388425" w14:textId="77777777" w:rsidR="00A54542" w:rsidRPr="004376B0" w:rsidRDefault="00A54542">
            <w:pPr>
              <w:jc w:val="right"/>
              <w:rPr>
                <w:rFonts w:cstheme="minorHAnsi"/>
                <w:sz w:val="18"/>
                <w:szCs w:val="18"/>
                <w:lang w:val="en-GB"/>
              </w:rPr>
            </w:pPr>
            <w:r w:rsidRPr="004376B0">
              <w:rPr>
                <w:rFonts w:cstheme="minorHAnsi"/>
                <w:sz w:val="18"/>
                <w:szCs w:val="18"/>
                <w:lang w:val="en-GB"/>
              </w:rPr>
              <w:t>5</w:t>
            </w:r>
          </w:p>
        </w:tc>
        <w:tc>
          <w:tcPr>
            <w:tcW w:w="744" w:type="dxa"/>
            <w:tcBorders>
              <w:top w:val="single" w:sz="4" w:space="0" w:color="auto"/>
              <w:left w:val="nil"/>
              <w:bottom w:val="nil"/>
              <w:right w:val="nil"/>
            </w:tcBorders>
            <w:vAlign w:val="bottom"/>
            <w:hideMark/>
          </w:tcPr>
          <w:p w14:paraId="16327010"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696" w:type="dxa"/>
            <w:tcBorders>
              <w:top w:val="single" w:sz="4" w:space="0" w:color="auto"/>
              <w:left w:val="nil"/>
              <w:bottom w:val="nil"/>
              <w:right w:val="nil"/>
            </w:tcBorders>
            <w:vAlign w:val="bottom"/>
            <w:hideMark/>
          </w:tcPr>
          <w:p w14:paraId="2801C984" w14:textId="77777777" w:rsidR="00A54542" w:rsidRPr="004376B0" w:rsidRDefault="00A54542">
            <w:pPr>
              <w:jc w:val="right"/>
              <w:rPr>
                <w:rFonts w:cstheme="minorHAnsi"/>
                <w:sz w:val="18"/>
                <w:szCs w:val="18"/>
                <w:lang w:val="en-GB"/>
              </w:rPr>
            </w:pPr>
            <w:r w:rsidRPr="004376B0">
              <w:rPr>
                <w:rFonts w:cstheme="minorHAnsi"/>
                <w:sz w:val="18"/>
                <w:szCs w:val="18"/>
                <w:lang w:val="en-GB"/>
              </w:rPr>
              <w:t>2</w:t>
            </w:r>
          </w:p>
        </w:tc>
        <w:tc>
          <w:tcPr>
            <w:tcW w:w="824" w:type="dxa"/>
            <w:tcBorders>
              <w:top w:val="single" w:sz="4" w:space="0" w:color="auto"/>
              <w:left w:val="nil"/>
              <w:bottom w:val="nil"/>
              <w:right w:val="nil"/>
            </w:tcBorders>
            <w:vAlign w:val="bottom"/>
            <w:hideMark/>
          </w:tcPr>
          <w:p w14:paraId="679C8D2A"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762" w:type="dxa"/>
            <w:tcBorders>
              <w:top w:val="single" w:sz="4" w:space="0" w:color="auto"/>
              <w:left w:val="nil"/>
              <w:bottom w:val="nil"/>
              <w:right w:val="nil"/>
            </w:tcBorders>
            <w:vAlign w:val="bottom"/>
            <w:hideMark/>
          </w:tcPr>
          <w:p w14:paraId="7BE077A5" w14:textId="77777777" w:rsidR="00A54542" w:rsidRPr="004376B0" w:rsidRDefault="00A54542">
            <w:pPr>
              <w:jc w:val="right"/>
              <w:rPr>
                <w:rFonts w:cstheme="minorHAnsi"/>
                <w:sz w:val="18"/>
                <w:szCs w:val="18"/>
                <w:lang w:val="en-GB"/>
              </w:rPr>
            </w:pPr>
            <w:r w:rsidRPr="004376B0">
              <w:rPr>
                <w:rFonts w:cstheme="minorHAnsi"/>
                <w:sz w:val="18"/>
                <w:szCs w:val="18"/>
                <w:lang w:val="en-GB"/>
              </w:rPr>
              <w:t>3</w:t>
            </w:r>
          </w:p>
        </w:tc>
        <w:tc>
          <w:tcPr>
            <w:tcW w:w="867" w:type="dxa"/>
            <w:tcBorders>
              <w:top w:val="single" w:sz="4" w:space="0" w:color="auto"/>
              <w:left w:val="nil"/>
              <w:bottom w:val="nil"/>
              <w:right w:val="nil"/>
            </w:tcBorders>
            <w:vAlign w:val="bottom"/>
            <w:hideMark/>
          </w:tcPr>
          <w:p w14:paraId="6D5AEAA7"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33</w:t>
            </w:r>
          </w:p>
        </w:tc>
        <w:tc>
          <w:tcPr>
            <w:tcW w:w="847" w:type="dxa"/>
            <w:tcBorders>
              <w:top w:val="single" w:sz="4" w:space="0" w:color="auto"/>
              <w:left w:val="nil"/>
              <w:bottom w:val="nil"/>
              <w:right w:val="nil"/>
            </w:tcBorders>
            <w:vAlign w:val="bottom"/>
            <w:hideMark/>
          </w:tcPr>
          <w:p w14:paraId="53E8F04B"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52</w:t>
            </w:r>
          </w:p>
        </w:tc>
        <w:tc>
          <w:tcPr>
            <w:tcW w:w="932" w:type="dxa"/>
            <w:tcBorders>
              <w:top w:val="single" w:sz="4" w:space="0" w:color="auto"/>
              <w:left w:val="nil"/>
              <w:bottom w:val="nil"/>
              <w:right w:val="nil"/>
            </w:tcBorders>
            <w:vAlign w:val="bottom"/>
            <w:hideMark/>
          </w:tcPr>
          <w:p w14:paraId="2A574F2E"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0.65</w:t>
            </w:r>
          </w:p>
        </w:tc>
      </w:tr>
      <w:tr w:rsidR="00A54542" w:rsidRPr="004376B0" w14:paraId="1A804DEF" w14:textId="77777777" w:rsidTr="7B7A47EF">
        <w:tc>
          <w:tcPr>
            <w:tcW w:w="1004" w:type="dxa"/>
            <w:hideMark/>
          </w:tcPr>
          <w:p w14:paraId="00F54758" w14:textId="77777777" w:rsidR="00A54542" w:rsidRPr="004376B0" w:rsidRDefault="00A54542">
            <w:pPr>
              <w:rPr>
                <w:rFonts w:cstheme="minorHAnsi"/>
                <w:sz w:val="18"/>
                <w:szCs w:val="18"/>
                <w:lang w:val="en-GB"/>
              </w:rPr>
            </w:pPr>
            <w:r w:rsidRPr="004376B0">
              <w:rPr>
                <w:rFonts w:cstheme="minorHAnsi"/>
                <w:sz w:val="18"/>
                <w:szCs w:val="18"/>
                <w:lang w:val="en-GB"/>
              </w:rPr>
              <w:t>France</w:t>
            </w:r>
          </w:p>
        </w:tc>
        <w:tc>
          <w:tcPr>
            <w:tcW w:w="825" w:type="dxa"/>
            <w:vAlign w:val="bottom"/>
            <w:hideMark/>
          </w:tcPr>
          <w:p w14:paraId="5CBEA501" w14:textId="77777777" w:rsidR="00A54542" w:rsidRPr="004376B0" w:rsidRDefault="00A54542">
            <w:pPr>
              <w:jc w:val="right"/>
              <w:rPr>
                <w:rFonts w:cstheme="minorHAnsi"/>
                <w:sz w:val="18"/>
                <w:szCs w:val="18"/>
                <w:lang w:val="en-GB"/>
              </w:rPr>
            </w:pPr>
            <w:r w:rsidRPr="004376B0">
              <w:rPr>
                <w:rFonts w:cstheme="minorHAnsi"/>
                <w:sz w:val="18"/>
                <w:szCs w:val="18"/>
                <w:lang w:val="en-GB"/>
              </w:rPr>
              <w:t>6759</w:t>
            </w:r>
          </w:p>
        </w:tc>
        <w:tc>
          <w:tcPr>
            <w:tcW w:w="741" w:type="dxa"/>
            <w:vAlign w:val="bottom"/>
            <w:hideMark/>
          </w:tcPr>
          <w:p w14:paraId="18CCED63" w14:textId="77777777" w:rsidR="00A54542" w:rsidRPr="004376B0" w:rsidRDefault="00A54542">
            <w:pPr>
              <w:jc w:val="right"/>
              <w:rPr>
                <w:rFonts w:cstheme="minorHAnsi"/>
                <w:sz w:val="18"/>
                <w:szCs w:val="18"/>
                <w:lang w:val="en-GB"/>
              </w:rPr>
            </w:pPr>
            <w:r w:rsidRPr="004376B0">
              <w:rPr>
                <w:rFonts w:cstheme="minorHAnsi"/>
                <w:sz w:val="18"/>
                <w:szCs w:val="18"/>
                <w:lang w:val="en-GB"/>
              </w:rPr>
              <w:t>44</w:t>
            </w:r>
          </w:p>
        </w:tc>
        <w:tc>
          <w:tcPr>
            <w:tcW w:w="664" w:type="dxa"/>
            <w:vAlign w:val="bottom"/>
            <w:hideMark/>
          </w:tcPr>
          <w:p w14:paraId="08BB9BA0" w14:textId="77777777" w:rsidR="00A54542" w:rsidRPr="004376B0" w:rsidRDefault="00A54542">
            <w:pPr>
              <w:jc w:val="right"/>
              <w:rPr>
                <w:rFonts w:cstheme="minorHAnsi"/>
                <w:sz w:val="18"/>
                <w:szCs w:val="18"/>
                <w:lang w:val="en-GB"/>
              </w:rPr>
            </w:pPr>
            <w:r w:rsidRPr="004376B0">
              <w:rPr>
                <w:rFonts w:cstheme="minorHAnsi"/>
                <w:sz w:val="18"/>
                <w:szCs w:val="18"/>
                <w:lang w:val="en-GB"/>
              </w:rPr>
              <w:t>26</w:t>
            </w:r>
          </w:p>
        </w:tc>
        <w:tc>
          <w:tcPr>
            <w:tcW w:w="806" w:type="dxa"/>
            <w:vAlign w:val="bottom"/>
            <w:hideMark/>
          </w:tcPr>
          <w:p w14:paraId="204E067E" w14:textId="77777777" w:rsidR="00A54542" w:rsidRPr="004376B0" w:rsidRDefault="00A54542">
            <w:pPr>
              <w:jc w:val="right"/>
              <w:rPr>
                <w:rFonts w:cstheme="minorHAnsi"/>
                <w:sz w:val="18"/>
                <w:szCs w:val="18"/>
                <w:lang w:val="en-GB"/>
              </w:rPr>
            </w:pPr>
            <w:r w:rsidRPr="004376B0">
              <w:rPr>
                <w:rFonts w:cstheme="minorHAnsi"/>
                <w:sz w:val="18"/>
                <w:szCs w:val="18"/>
                <w:lang w:val="en-GB"/>
              </w:rPr>
              <w:t>16</w:t>
            </w:r>
          </w:p>
        </w:tc>
        <w:tc>
          <w:tcPr>
            <w:tcW w:w="744" w:type="dxa"/>
            <w:vAlign w:val="bottom"/>
            <w:hideMark/>
          </w:tcPr>
          <w:p w14:paraId="6C5BE08B" w14:textId="77777777" w:rsidR="00A54542" w:rsidRPr="004376B0" w:rsidRDefault="00A54542">
            <w:pPr>
              <w:jc w:val="right"/>
              <w:rPr>
                <w:rFonts w:cstheme="minorHAnsi"/>
                <w:sz w:val="18"/>
                <w:szCs w:val="18"/>
                <w:lang w:val="en-GB"/>
              </w:rPr>
            </w:pPr>
            <w:r w:rsidRPr="004376B0">
              <w:rPr>
                <w:rFonts w:cstheme="minorHAnsi"/>
                <w:sz w:val="18"/>
                <w:szCs w:val="18"/>
                <w:lang w:val="en-GB"/>
              </w:rPr>
              <w:t>9</w:t>
            </w:r>
          </w:p>
        </w:tc>
        <w:tc>
          <w:tcPr>
            <w:tcW w:w="696" w:type="dxa"/>
            <w:vAlign w:val="bottom"/>
            <w:hideMark/>
          </w:tcPr>
          <w:p w14:paraId="1BC22D5C" w14:textId="77777777" w:rsidR="00A54542" w:rsidRPr="004376B0" w:rsidRDefault="00A54542">
            <w:pPr>
              <w:jc w:val="right"/>
              <w:rPr>
                <w:rFonts w:cstheme="minorHAnsi"/>
                <w:sz w:val="18"/>
                <w:szCs w:val="18"/>
                <w:lang w:val="en-GB"/>
              </w:rPr>
            </w:pPr>
            <w:r w:rsidRPr="004376B0">
              <w:rPr>
                <w:rFonts w:cstheme="minorHAnsi"/>
                <w:sz w:val="18"/>
                <w:szCs w:val="18"/>
                <w:lang w:val="en-GB"/>
              </w:rPr>
              <w:t>1</w:t>
            </w:r>
          </w:p>
        </w:tc>
        <w:tc>
          <w:tcPr>
            <w:tcW w:w="824" w:type="dxa"/>
            <w:vAlign w:val="bottom"/>
            <w:hideMark/>
          </w:tcPr>
          <w:p w14:paraId="0352D574" w14:textId="77777777" w:rsidR="00A54542" w:rsidRPr="004376B0" w:rsidRDefault="00A54542">
            <w:pPr>
              <w:jc w:val="right"/>
              <w:rPr>
                <w:rFonts w:cstheme="minorHAnsi"/>
                <w:sz w:val="18"/>
                <w:szCs w:val="18"/>
                <w:lang w:val="en-GB"/>
              </w:rPr>
            </w:pPr>
            <w:r w:rsidRPr="004376B0">
              <w:rPr>
                <w:rFonts w:cstheme="minorHAnsi"/>
                <w:sz w:val="18"/>
                <w:szCs w:val="18"/>
                <w:lang w:val="en-GB"/>
              </w:rPr>
              <w:t>1</w:t>
            </w:r>
          </w:p>
        </w:tc>
        <w:tc>
          <w:tcPr>
            <w:tcW w:w="762" w:type="dxa"/>
            <w:vAlign w:val="bottom"/>
            <w:hideMark/>
          </w:tcPr>
          <w:p w14:paraId="1BD36B01" w14:textId="77777777" w:rsidR="00A54542" w:rsidRPr="004376B0" w:rsidRDefault="00A54542">
            <w:pPr>
              <w:jc w:val="right"/>
              <w:rPr>
                <w:rFonts w:cstheme="minorHAnsi"/>
                <w:sz w:val="18"/>
                <w:szCs w:val="18"/>
                <w:lang w:val="en-GB"/>
              </w:rPr>
            </w:pPr>
            <w:r w:rsidRPr="004376B0">
              <w:rPr>
                <w:rFonts w:cstheme="minorHAnsi"/>
                <w:sz w:val="18"/>
                <w:szCs w:val="18"/>
                <w:lang w:val="en-GB"/>
              </w:rPr>
              <w:t>4</w:t>
            </w:r>
          </w:p>
        </w:tc>
        <w:tc>
          <w:tcPr>
            <w:tcW w:w="867" w:type="dxa"/>
            <w:vAlign w:val="bottom"/>
            <w:hideMark/>
          </w:tcPr>
          <w:p w14:paraId="18BCD11F"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52</w:t>
            </w:r>
          </w:p>
        </w:tc>
        <w:tc>
          <w:tcPr>
            <w:tcW w:w="847" w:type="dxa"/>
            <w:vAlign w:val="bottom"/>
            <w:hideMark/>
          </w:tcPr>
          <w:p w14:paraId="1EAF4EE2"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41</w:t>
            </w:r>
          </w:p>
        </w:tc>
        <w:tc>
          <w:tcPr>
            <w:tcW w:w="932" w:type="dxa"/>
            <w:vAlign w:val="bottom"/>
            <w:hideMark/>
          </w:tcPr>
          <w:p w14:paraId="4671E58E"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1.27</w:t>
            </w:r>
          </w:p>
        </w:tc>
      </w:tr>
      <w:tr w:rsidR="00A54542" w:rsidRPr="004376B0" w14:paraId="59D9B2F2" w14:textId="77777777" w:rsidTr="7B7A47EF">
        <w:tc>
          <w:tcPr>
            <w:tcW w:w="1004" w:type="dxa"/>
            <w:hideMark/>
          </w:tcPr>
          <w:p w14:paraId="473A7907" w14:textId="77777777" w:rsidR="00A54542" w:rsidRPr="004376B0" w:rsidRDefault="00A54542">
            <w:pPr>
              <w:rPr>
                <w:rFonts w:cstheme="minorHAnsi"/>
                <w:sz w:val="18"/>
                <w:szCs w:val="18"/>
                <w:lang w:val="en-GB"/>
              </w:rPr>
            </w:pPr>
            <w:r w:rsidRPr="004376B0">
              <w:rPr>
                <w:rFonts w:cstheme="minorHAnsi"/>
                <w:sz w:val="18"/>
                <w:szCs w:val="18"/>
                <w:lang w:val="en-GB"/>
              </w:rPr>
              <w:t>Germany</w:t>
            </w:r>
          </w:p>
        </w:tc>
        <w:tc>
          <w:tcPr>
            <w:tcW w:w="825" w:type="dxa"/>
            <w:vAlign w:val="bottom"/>
            <w:hideMark/>
          </w:tcPr>
          <w:p w14:paraId="2941EC05" w14:textId="77777777" w:rsidR="00A54542" w:rsidRPr="004376B0" w:rsidRDefault="00A54542">
            <w:pPr>
              <w:jc w:val="right"/>
              <w:rPr>
                <w:rFonts w:cstheme="minorHAnsi"/>
                <w:sz w:val="18"/>
                <w:szCs w:val="18"/>
                <w:lang w:val="en-GB"/>
              </w:rPr>
            </w:pPr>
            <w:r w:rsidRPr="004376B0">
              <w:rPr>
                <w:rFonts w:cstheme="minorHAnsi"/>
                <w:sz w:val="18"/>
                <w:szCs w:val="18"/>
                <w:lang w:val="en-GB"/>
              </w:rPr>
              <w:t>8070</w:t>
            </w:r>
          </w:p>
        </w:tc>
        <w:tc>
          <w:tcPr>
            <w:tcW w:w="741" w:type="dxa"/>
            <w:vAlign w:val="bottom"/>
            <w:hideMark/>
          </w:tcPr>
          <w:p w14:paraId="61083390" w14:textId="77777777" w:rsidR="00A54542" w:rsidRPr="004376B0" w:rsidRDefault="00A54542">
            <w:pPr>
              <w:jc w:val="right"/>
              <w:rPr>
                <w:rFonts w:cstheme="minorHAnsi"/>
                <w:sz w:val="18"/>
                <w:szCs w:val="18"/>
                <w:lang w:val="en-GB"/>
              </w:rPr>
            </w:pPr>
            <w:r w:rsidRPr="004376B0">
              <w:rPr>
                <w:rFonts w:cstheme="minorHAnsi"/>
                <w:sz w:val="18"/>
                <w:szCs w:val="18"/>
                <w:lang w:val="en-GB"/>
              </w:rPr>
              <w:t>35</w:t>
            </w:r>
          </w:p>
        </w:tc>
        <w:tc>
          <w:tcPr>
            <w:tcW w:w="664" w:type="dxa"/>
            <w:vAlign w:val="bottom"/>
            <w:hideMark/>
          </w:tcPr>
          <w:p w14:paraId="12AEFA8D" w14:textId="77777777" w:rsidR="00A54542" w:rsidRPr="004376B0" w:rsidRDefault="00A54542">
            <w:pPr>
              <w:jc w:val="right"/>
              <w:rPr>
                <w:rFonts w:cstheme="minorHAnsi"/>
                <w:sz w:val="18"/>
                <w:szCs w:val="18"/>
                <w:lang w:val="en-GB"/>
              </w:rPr>
            </w:pPr>
            <w:r w:rsidRPr="004376B0">
              <w:rPr>
                <w:rFonts w:cstheme="minorHAnsi"/>
                <w:sz w:val="18"/>
                <w:szCs w:val="18"/>
                <w:lang w:val="en-GB"/>
              </w:rPr>
              <w:t>44</w:t>
            </w:r>
          </w:p>
        </w:tc>
        <w:tc>
          <w:tcPr>
            <w:tcW w:w="806" w:type="dxa"/>
            <w:vAlign w:val="bottom"/>
            <w:hideMark/>
          </w:tcPr>
          <w:p w14:paraId="5DCEA187" w14:textId="77777777" w:rsidR="00A54542" w:rsidRPr="004376B0" w:rsidRDefault="00A54542">
            <w:pPr>
              <w:jc w:val="right"/>
              <w:rPr>
                <w:rFonts w:cstheme="minorHAnsi"/>
                <w:sz w:val="18"/>
                <w:szCs w:val="18"/>
                <w:lang w:val="en-GB"/>
              </w:rPr>
            </w:pPr>
            <w:r w:rsidRPr="004376B0">
              <w:rPr>
                <w:rFonts w:cstheme="minorHAnsi"/>
                <w:sz w:val="18"/>
                <w:szCs w:val="18"/>
                <w:lang w:val="en-GB"/>
              </w:rPr>
              <w:t>12</w:t>
            </w:r>
          </w:p>
        </w:tc>
        <w:tc>
          <w:tcPr>
            <w:tcW w:w="744" w:type="dxa"/>
            <w:vAlign w:val="bottom"/>
            <w:hideMark/>
          </w:tcPr>
          <w:p w14:paraId="5B179B9F" w14:textId="77777777" w:rsidR="00A54542" w:rsidRPr="004376B0" w:rsidRDefault="00A54542">
            <w:pPr>
              <w:jc w:val="right"/>
              <w:rPr>
                <w:rFonts w:cstheme="minorHAnsi"/>
                <w:sz w:val="18"/>
                <w:szCs w:val="18"/>
                <w:lang w:val="en-GB"/>
              </w:rPr>
            </w:pPr>
            <w:r w:rsidRPr="004376B0">
              <w:rPr>
                <w:rFonts w:cstheme="minorHAnsi"/>
                <w:sz w:val="18"/>
                <w:szCs w:val="18"/>
                <w:lang w:val="en-GB"/>
              </w:rPr>
              <w:t>2</w:t>
            </w:r>
          </w:p>
        </w:tc>
        <w:tc>
          <w:tcPr>
            <w:tcW w:w="696" w:type="dxa"/>
            <w:vAlign w:val="bottom"/>
            <w:hideMark/>
          </w:tcPr>
          <w:p w14:paraId="33BA0BF6"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824" w:type="dxa"/>
            <w:vAlign w:val="bottom"/>
            <w:hideMark/>
          </w:tcPr>
          <w:p w14:paraId="0369B71C"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762" w:type="dxa"/>
            <w:vAlign w:val="bottom"/>
            <w:hideMark/>
          </w:tcPr>
          <w:p w14:paraId="09A25F61" w14:textId="77777777" w:rsidR="00A54542" w:rsidRPr="004376B0" w:rsidRDefault="00A54542">
            <w:pPr>
              <w:jc w:val="right"/>
              <w:rPr>
                <w:rFonts w:cstheme="minorHAnsi"/>
                <w:sz w:val="18"/>
                <w:szCs w:val="18"/>
                <w:lang w:val="en-GB"/>
              </w:rPr>
            </w:pPr>
            <w:r w:rsidRPr="004376B0">
              <w:rPr>
                <w:rFonts w:cstheme="minorHAnsi"/>
                <w:sz w:val="18"/>
                <w:szCs w:val="18"/>
                <w:lang w:val="en-GB"/>
              </w:rPr>
              <w:t>6</w:t>
            </w:r>
          </w:p>
        </w:tc>
        <w:tc>
          <w:tcPr>
            <w:tcW w:w="867" w:type="dxa"/>
            <w:vAlign w:val="bottom"/>
            <w:hideMark/>
          </w:tcPr>
          <w:p w14:paraId="3531B42D"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73</w:t>
            </w:r>
          </w:p>
        </w:tc>
        <w:tc>
          <w:tcPr>
            <w:tcW w:w="847" w:type="dxa"/>
            <w:vAlign w:val="bottom"/>
            <w:hideMark/>
          </w:tcPr>
          <w:p w14:paraId="4ED9F511"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44</w:t>
            </w:r>
          </w:p>
        </w:tc>
        <w:tc>
          <w:tcPr>
            <w:tcW w:w="932" w:type="dxa"/>
            <w:vAlign w:val="bottom"/>
            <w:hideMark/>
          </w:tcPr>
          <w:p w14:paraId="1A9B7B66"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1.68</w:t>
            </w:r>
          </w:p>
        </w:tc>
      </w:tr>
      <w:tr w:rsidR="00A54542" w:rsidRPr="004376B0" w14:paraId="7B319544" w14:textId="77777777" w:rsidTr="7B7A47EF">
        <w:tc>
          <w:tcPr>
            <w:tcW w:w="1004" w:type="dxa"/>
            <w:hideMark/>
          </w:tcPr>
          <w:p w14:paraId="0FB2E547" w14:textId="77777777" w:rsidR="00A54542" w:rsidRPr="004376B0" w:rsidRDefault="00A54542">
            <w:pPr>
              <w:rPr>
                <w:rFonts w:cstheme="minorHAnsi"/>
                <w:sz w:val="18"/>
                <w:szCs w:val="18"/>
                <w:lang w:val="en-GB"/>
              </w:rPr>
            </w:pPr>
            <w:r w:rsidRPr="004376B0">
              <w:rPr>
                <w:rFonts w:cstheme="minorHAnsi"/>
                <w:sz w:val="18"/>
                <w:szCs w:val="18"/>
                <w:lang w:val="en-GB"/>
              </w:rPr>
              <w:t>Greece</w:t>
            </w:r>
          </w:p>
        </w:tc>
        <w:tc>
          <w:tcPr>
            <w:tcW w:w="825" w:type="dxa"/>
            <w:vAlign w:val="bottom"/>
            <w:hideMark/>
          </w:tcPr>
          <w:p w14:paraId="5D1295D4" w14:textId="77777777" w:rsidR="00A54542" w:rsidRPr="004376B0" w:rsidRDefault="00A54542">
            <w:pPr>
              <w:jc w:val="right"/>
              <w:rPr>
                <w:rFonts w:cstheme="minorHAnsi"/>
                <w:sz w:val="18"/>
                <w:szCs w:val="18"/>
                <w:lang w:val="en-GB"/>
              </w:rPr>
            </w:pPr>
            <w:r w:rsidRPr="004376B0">
              <w:rPr>
                <w:rFonts w:cstheme="minorHAnsi"/>
                <w:sz w:val="18"/>
                <w:szCs w:val="18"/>
                <w:lang w:val="en-GB"/>
              </w:rPr>
              <w:t>1099</w:t>
            </w:r>
          </w:p>
        </w:tc>
        <w:tc>
          <w:tcPr>
            <w:tcW w:w="741" w:type="dxa"/>
            <w:vAlign w:val="bottom"/>
            <w:hideMark/>
          </w:tcPr>
          <w:p w14:paraId="2D0AD955" w14:textId="77777777" w:rsidR="00A54542" w:rsidRPr="004376B0" w:rsidRDefault="00A54542">
            <w:pPr>
              <w:jc w:val="right"/>
              <w:rPr>
                <w:rFonts w:cstheme="minorHAnsi"/>
                <w:sz w:val="18"/>
                <w:szCs w:val="18"/>
                <w:lang w:val="en-GB"/>
              </w:rPr>
            </w:pPr>
            <w:r w:rsidRPr="004376B0">
              <w:rPr>
                <w:rFonts w:cstheme="minorHAnsi"/>
                <w:sz w:val="18"/>
                <w:szCs w:val="18"/>
                <w:lang w:val="en-GB"/>
              </w:rPr>
              <w:t>7</w:t>
            </w:r>
          </w:p>
        </w:tc>
        <w:tc>
          <w:tcPr>
            <w:tcW w:w="664" w:type="dxa"/>
            <w:vAlign w:val="bottom"/>
            <w:hideMark/>
          </w:tcPr>
          <w:p w14:paraId="14405A43" w14:textId="77777777" w:rsidR="00A54542" w:rsidRPr="004376B0" w:rsidRDefault="00A54542">
            <w:pPr>
              <w:jc w:val="right"/>
              <w:rPr>
                <w:rFonts w:cstheme="minorHAnsi"/>
                <w:sz w:val="18"/>
                <w:szCs w:val="18"/>
                <w:lang w:val="en-GB"/>
              </w:rPr>
            </w:pPr>
            <w:r w:rsidRPr="004376B0">
              <w:rPr>
                <w:rFonts w:cstheme="minorHAnsi"/>
                <w:sz w:val="18"/>
                <w:szCs w:val="18"/>
                <w:lang w:val="en-GB"/>
              </w:rPr>
              <w:t>9</w:t>
            </w:r>
          </w:p>
        </w:tc>
        <w:tc>
          <w:tcPr>
            <w:tcW w:w="806" w:type="dxa"/>
            <w:vAlign w:val="bottom"/>
            <w:hideMark/>
          </w:tcPr>
          <w:p w14:paraId="03D381A7" w14:textId="77777777" w:rsidR="00A54542" w:rsidRPr="004376B0" w:rsidRDefault="00A54542">
            <w:pPr>
              <w:jc w:val="right"/>
              <w:rPr>
                <w:rFonts w:cstheme="minorHAnsi"/>
                <w:sz w:val="18"/>
                <w:szCs w:val="18"/>
                <w:lang w:val="en-GB"/>
              </w:rPr>
            </w:pPr>
            <w:r w:rsidRPr="004376B0">
              <w:rPr>
                <w:rFonts w:cstheme="minorHAnsi"/>
                <w:sz w:val="18"/>
                <w:szCs w:val="18"/>
                <w:lang w:val="en-GB"/>
              </w:rPr>
              <w:t>13</w:t>
            </w:r>
          </w:p>
        </w:tc>
        <w:tc>
          <w:tcPr>
            <w:tcW w:w="744" w:type="dxa"/>
            <w:vAlign w:val="bottom"/>
            <w:hideMark/>
          </w:tcPr>
          <w:p w14:paraId="642197D1" w14:textId="77777777" w:rsidR="00A54542" w:rsidRPr="004376B0" w:rsidRDefault="00A54542">
            <w:pPr>
              <w:jc w:val="right"/>
              <w:rPr>
                <w:rFonts w:cstheme="minorHAnsi"/>
                <w:sz w:val="18"/>
                <w:szCs w:val="18"/>
                <w:lang w:val="en-GB"/>
              </w:rPr>
            </w:pPr>
            <w:r w:rsidRPr="004376B0">
              <w:rPr>
                <w:rFonts w:cstheme="minorHAnsi"/>
                <w:sz w:val="18"/>
                <w:szCs w:val="18"/>
                <w:lang w:val="en-GB"/>
              </w:rPr>
              <w:t>60</w:t>
            </w:r>
          </w:p>
        </w:tc>
        <w:tc>
          <w:tcPr>
            <w:tcW w:w="696" w:type="dxa"/>
            <w:vAlign w:val="bottom"/>
            <w:hideMark/>
          </w:tcPr>
          <w:p w14:paraId="77CA16F2" w14:textId="77777777" w:rsidR="00A54542" w:rsidRPr="004376B0" w:rsidRDefault="00A54542">
            <w:pPr>
              <w:jc w:val="right"/>
              <w:rPr>
                <w:rFonts w:cstheme="minorHAnsi"/>
                <w:sz w:val="18"/>
                <w:szCs w:val="18"/>
                <w:lang w:val="en-GB"/>
              </w:rPr>
            </w:pPr>
            <w:r w:rsidRPr="004376B0">
              <w:rPr>
                <w:rFonts w:cstheme="minorHAnsi"/>
                <w:sz w:val="18"/>
                <w:szCs w:val="18"/>
                <w:lang w:val="en-GB"/>
              </w:rPr>
              <w:t>10</w:t>
            </w:r>
          </w:p>
        </w:tc>
        <w:tc>
          <w:tcPr>
            <w:tcW w:w="824" w:type="dxa"/>
            <w:vAlign w:val="bottom"/>
            <w:hideMark/>
          </w:tcPr>
          <w:p w14:paraId="1EDF42F1"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762" w:type="dxa"/>
            <w:vAlign w:val="bottom"/>
            <w:hideMark/>
          </w:tcPr>
          <w:p w14:paraId="7617E94B"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867" w:type="dxa"/>
            <w:vAlign w:val="bottom"/>
            <w:hideMark/>
          </w:tcPr>
          <w:p w14:paraId="0E5DE8F8"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109</w:t>
            </w:r>
          </w:p>
        </w:tc>
        <w:tc>
          <w:tcPr>
            <w:tcW w:w="847" w:type="dxa"/>
            <w:vAlign w:val="bottom"/>
            <w:hideMark/>
          </w:tcPr>
          <w:p w14:paraId="43BF3C59"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29</w:t>
            </w:r>
          </w:p>
        </w:tc>
        <w:tc>
          <w:tcPr>
            <w:tcW w:w="932" w:type="dxa"/>
            <w:vAlign w:val="bottom"/>
            <w:hideMark/>
          </w:tcPr>
          <w:p w14:paraId="1A7AFC66"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3.73</w:t>
            </w:r>
          </w:p>
        </w:tc>
      </w:tr>
      <w:tr w:rsidR="00A54542" w:rsidRPr="004376B0" w14:paraId="19C2916B" w14:textId="77777777" w:rsidTr="7B7A47EF">
        <w:tc>
          <w:tcPr>
            <w:tcW w:w="1004" w:type="dxa"/>
            <w:hideMark/>
          </w:tcPr>
          <w:p w14:paraId="38384518" w14:textId="77777777" w:rsidR="00A54542" w:rsidRPr="004376B0" w:rsidRDefault="00A54542">
            <w:pPr>
              <w:rPr>
                <w:rFonts w:cstheme="minorHAnsi"/>
                <w:sz w:val="18"/>
                <w:szCs w:val="18"/>
                <w:lang w:val="en-GB"/>
              </w:rPr>
            </w:pPr>
            <w:r w:rsidRPr="004376B0">
              <w:rPr>
                <w:rFonts w:cstheme="minorHAnsi"/>
                <w:sz w:val="18"/>
                <w:szCs w:val="18"/>
                <w:lang w:val="en-GB"/>
              </w:rPr>
              <w:t>Hungary</w:t>
            </w:r>
          </w:p>
        </w:tc>
        <w:tc>
          <w:tcPr>
            <w:tcW w:w="825" w:type="dxa"/>
            <w:vAlign w:val="bottom"/>
            <w:hideMark/>
          </w:tcPr>
          <w:p w14:paraId="61BF7911" w14:textId="77777777" w:rsidR="00A54542" w:rsidRPr="004376B0" w:rsidRDefault="00A54542">
            <w:pPr>
              <w:jc w:val="right"/>
              <w:rPr>
                <w:rFonts w:cstheme="minorHAnsi"/>
                <w:sz w:val="18"/>
                <w:szCs w:val="18"/>
                <w:lang w:val="en-GB"/>
              </w:rPr>
            </w:pPr>
            <w:r w:rsidRPr="004376B0">
              <w:rPr>
                <w:rFonts w:cstheme="minorHAnsi"/>
                <w:sz w:val="18"/>
                <w:szCs w:val="18"/>
                <w:lang w:val="en-GB"/>
              </w:rPr>
              <w:t>845</w:t>
            </w:r>
          </w:p>
        </w:tc>
        <w:tc>
          <w:tcPr>
            <w:tcW w:w="741" w:type="dxa"/>
            <w:vAlign w:val="bottom"/>
            <w:hideMark/>
          </w:tcPr>
          <w:p w14:paraId="099468BB" w14:textId="77777777" w:rsidR="00A54542" w:rsidRPr="004376B0" w:rsidRDefault="00A54542">
            <w:pPr>
              <w:jc w:val="right"/>
              <w:rPr>
                <w:rFonts w:cstheme="minorHAnsi"/>
                <w:sz w:val="18"/>
                <w:szCs w:val="18"/>
                <w:lang w:val="en-GB"/>
              </w:rPr>
            </w:pPr>
            <w:r w:rsidRPr="004376B0">
              <w:rPr>
                <w:rFonts w:cstheme="minorHAnsi"/>
                <w:sz w:val="18"/>
                <w:szCs w:val="18"/>
                <w:lang w:val="en-GB"/>
              </w:rPr>
              <w:t>23</w:t>
            </w:r>
          </w:p>
        </w:tc>
        <w:tc>
          <w:tcPr>
            <w:tcW w:w="664" w:type="dxa"/>
            <w:vAlign w:val="bottom"/>
            <w:hideMark/>
          </w:tcPr>
          <w:p w14:paraId="1D828276" w14:textId="77777777" w:rsidR="00A54542" w:rsidRPr="004376B0" w:rsidRDefault="00A54542">
            <w:pPr>
              <w:jc w:val="right"/>
              <w:rPr>
                <w:rFonts w:cstheme="minorHAnsi"/>
                <w:sz w:val="18"/>
                <w:szCs w:val="18"/>
                <w:lang w:val="en-GB"/>
              </w:rPr>
            </w:pPr>
            <w:r w:rsidRPr="004376B0">
              <w:rPr>
                <w:rFonts w:cstheme="minorHAnsi"/>
                <w:sz w:val="18"/>
                <w:szCs w:val="18"/>
                <w:lang w:val="en-GB"/>
              </w:rPr>
              <w:t>40</w:t>
            </w:r>
          </w:p>
        </w:tc>
        <w:tc>
          <w:tcPr>
            <w:tcW w:w="806" w:type="dxa"/>
            <w:vAlign w:val="bottom"/>
            <w:hideMark/>
          </w:tcPr>
          <w:p w14:paraId="32D3A902" w14:textId="77777777" w:rsidR="00A54542" w:rsidRPr="004376B0" w:rsidRDefault="00A54542">
            <w:pPr>
              <w:jc w:val="right"/>
              <w:rPr>
                <w:rFonts w:cstheme="minorHAnsi"/>
                <w:sz w:val="18"/>
                <w:szCs w:val="18"/>
                <w:lang w:val="en-GB"/>
              </w:rPr>
            </w:pPr>
            <w:r w:rsidRPr="004376B0">
              <w:rPr>
                <w:rFonts w:cstheme="minorHAnsi"/>
                <w:sz w:val="18"/>
                <w:szCs w:val="18"/>
                <w:lang w:val="en-GB"/>
              </w:rPr>
              <w:t>22</w:t>
            </w:r>
          </w:p>
        </w:tc>
        <w:tc>
          <w:tcPr>
            <w:tcW w:w="744" w:type="dxa"/>
            <w:vAlign w:val="bottom"/>
            <w:hideMark/>
          </w:tcPr>
          <w:p w14:paraId="7D0777C8" w14:textId="77777777" w:rsidR="00A54542" w:rsidRPr="004376B0" w:rsidRDefault="00A54542">
            <w:pPr>
              <w:jc w:val="right"/>
              <w:rPr>
                <w:rFonts w:cstheme="minorHAnsi"/>
                <w:sz w:val="18"/>
                <w:szCs w:val="18"/>
                <w:lang w:val="en-GB"/>
              </w:rPr>
            </w:pPr>
            <w:r w:rsidRPr="004376B0">
              <w:rPr>
                <w:rFonts w:cstheme="minorHAnsi"/>
                <w:sz w:val="18"/>
                <w:szCs w:val="18"/>
                <w:lang w:val="en-GB"/>
              </w:rPr>
              <w:t>9</w:t>
            </w:r>
          </w:p>
        </w:tc>
        <w:tc>
          <w:tcPr>
            <w:tcW w:w="696" w:type="dxa"/>
            <w:vAlign w:val="bottom"/>
            <w:hideMark/>
          </w:tcPr>
          <w:p w14:paraId="228B2D7E" w14:textId="77777777" w:rsidR="00A54542" w:rsidRPr="004376B0" w:rsidRDefault="00A54542">
            <w:pPr>
              <w:jc w:val="right"/>
              <w:rPr>
                <w:rFonts w:cstheme="minorHAnsi"/>
                <w:sz w:val="18"/>
                <w:szCs w:val="18"/>
                <w:lang w:val="en-GB"/>
              </w:rPr>
            </w:pPr>
            <w:r w:rsidRPr="004376B0">
              <w:rPr>
                <w:rFonts w:cstheme="minorHAnsi"/>
                <w:sz w:val="18"/>
                <w:szCs w:val="18"/>
                <w:lang w:val="en-GB"/>
              </w:rPr>
              <w:t>2</w:t>
            </w:r>
          </w:p>
        </w:tc>
        <w:tc>
          <w:tcPr>
            <w:tcW w:w="824" w:type="dxa"/>
            <w:vAlign w:val="bottom"/>
            <w:hideMark/>
          </w:tcPr>
          <w:p w14:paraId="505CFBBC" w14:textId="77777777" w:rsidR="00A54542" w:rsidRPr="004376B0" w:rsidRDefault="00A54542">
            <w:pPr>
              <w:jc w:val="right"/>
              <w:rPr>
                <w:rFonts w:cstheme="minorHAnsi"/>
                <w:sz w:val="18"/>
                <w:szCs w:val="18"/>
                <w:lang w:val="en-GB"/>
              </w:rPr>
            </w:pPr>
            <w:r w:rsidRPr="004376B0">
              <w:rPr>
                <w:rFonts w:cstheme="minorHAnsi"/>
                <w:sz w:val="18"/>
                <w:szCs w:val="18"/>
                <w:lang w:val="en-GB"/>
              </w:rPr>
              <w:t>1</w:t>
            </w:r>
          </w:p>
        </w:tc>
        <w:tc>
          <w:tcPr>
            <w:tcW w:w="762" w:type="dxa"/>
            <w:vAlign w:val="bottom"/>
            <w:hideMark/>
          </w:tcPr>
          <w:p w14:paraId="1A3247A5" w14:textId="77777777" w:rsidR="00A54542" w:rsidRPr="004376B0" w:rsidRDefault="00A54542">
            <w:pPr>
              <w:jc w:val="right"/>
              <w:rPr>
                <w:rFonts w:cstheme="minorHAnsi"/>
                <w:sz w:val="18"/>
                <w:szCs w:val="18"/>
                <w:lang w:val="en-GB"/>
              </w:rPr>
            </w:pPr>
            <w:r w:rsidRPr="004376B0">
              <w:rPr>
                <w:rFonts w:cstheme="minorHAnsi"/>
                <w:sz w:val="18"/>
                <w:szCs w:val="18"/>
                <w:lang w:val="en-GB"/>
              </w:rPr>
              <w:t>3</w:t>
            </w:r>
          </w:p>
        </w:tc>
        <w:tc>
          <w:tcPr>
            <w:tcW w:w="867" w:type="dxa"/>
            <w:vAlign w:val="bottom"/>
            <w:hideMark/>
          </w:tcPr>
          <w:p w14:paraId="15F35172"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156</w:t>
            </w:r>
          </w:p>
        </w:tc>
        <w:tc>
          <w:tcPr>
            <w:tcW w:w="847" w:type="dxa"/>
            <w:vAlign w:val="bottom"/>
            <w:hideMark/>
          </w:tcPr>
          <w:p w14:paraId="32884759"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46</w:t>
            </w:r>
          </w:p>
        </w:tc>
        <w:tc>
          <w:tcPr>
            <w:tcW w:w="932" w:type="dxa"/>
            <w:vAlign w:val="bottom"/>
            <w:hideMark/>
          </w:tcPr>
          <w:p w14:paraId="3125FF5E"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3.42</w:t>
            </w:r>
          </w:p>
        </w:tc>
      </w:tr>
      <w:tr w:rsidR="00A54542" w:rsidRPr="004376B0" w14:paraId="384137F6" w14:textId="77777777" w:rsidTr="7B7A47EF">
        <w:tc>
          <w:tcPr>
            <w:tcW w:w="1004" w:type="dxa"/>
            <w:hideMark/>
          </w:tcPr>
          <w:p w14:paraId="5851684C" w14:textId="77777777" w:rsidR="00A54542" w:rsidRPr="004376B0" w:rsidRDefault="00A54542">
            <w:pPr>
              <w:rPr>
                <w:rFonts w:cstheme="minorHAnsi"/>
                <w:sz w:val="18"/>
                <w:szCs w:val="18"/>
                <w:lang w:val="en-GB"/>
              </w:rPr>
            </w:pPr>
            <w:r w:rsidRPr="004376B0">
              <w:rPr>
                <w:rFonts w:cstheme="minorHAnsi"/>
                <w:sz w:val="18"/>
                <w:szCs w:val="18"/>
                <w:lang w:val="en-GB"/>
              </w:rPr>
              <w:t>Ireland</w:t>
            </w:r>
          </w:p>
        </w:tc>
        <w:tc>
          <w:tcPr>
            <w:tcW w:w="825" w:type="dxa"/>
            <w:vAlign w:val="bottom"/>
            <w:hideMark/>
          </w:tcPr>
          <w:p w14:paraId="461B0ED0" w14:textId="77777777" w:rsidR="00A54542" w:rsidRPr="004376B0" w:rsidRDefault="00A54542">
            <w:pPr>
              <w:jc w:val="right"/>
              <w:rPr>
                <w:rFonts w:cstheme="minorHAnsi"/>
                <w:sz w:val="18"/>
                <w:szCs w:val="18"/>
                <w:lang w:val="en-GB"/>
              </w:rPr>
            </w:pPr>
            <w:r w:rsidRPr="004376B0">
              <w:rPr>
                <w:rFonts w:cstheme="minorHAnsi"/>
                <w:sz w:val="18"/>
                <w:szCs w:val="18"/>
                <w:lang w:val="en-GB"/>
              </w:rPr>
              <w:t>2197</w:t>
            </w:r>
          </w:p>
        </w:tc>
        <w:tc>
          <w:tcPr>
            <w:tcW w:w="741" w:type="dxa"/>
            <w:vAlign w:val="bottom"/>
            <w:hideMark/>
          </w:tcPr>
          <w:p w14:paraId="17142E49" w14:textId="77777777" w:rsidR="00A54542" w:rsidRPr="004376B0" w:rsidRDefault="00A54542">
            <w:pPr>
              <w:jc w:val="right"/>
              <w:rPr>
                <w:rFonts w:cstheme="minorHAnsi"/>
                <w:sz w:val="18"/>
                <w:szCs w:val="18"/>
                <w:lang w:val="en-GB"/>
              </w:rPr>
            </w:pPr>
            <w:r w:rsidRPr="004376B0">
              <w:rPr>
                <w:rFonts w:cstheme="minorHAnsi"/>
                <w:sz w:val="18"/>
                <w:szCs w:val="18"/>
                <w:lang w:val="en-GB"/>
              </w:rPr>
              <w:t>59</w:t>
            </w:r>
          </w:p>
        </w:tc>
        <w:tc>
          <w:tcPr>
            <w:tcW w:w="664" w:type="dxa"/>
            <w:vAlign w:val="bottom"/>
            <w:hideMark/>
          </w:tcPr>
          <w:p w14:paraId="7C406F7F" w14:textId="77777777" w:rsidR="00A54542" w:rsidRPr="004376B0" w:rsidRDefault="00A54542">
            <w:pPr>
              <w:jc w:val="right"/>
              <w:rPr>
                <w:rFonts w:cstheme="minorHAnsi"/>
                <w:sz w:val="18"/>
                <w:szCs w:val="18"/>
                <w:lang w:val="en-GB"/>
              </w:rPr>
            </w:pPr>
            <w:r w:rsidRPr="004376B0">
              <w:rPr>
                <w:rFonts w:cstheme="minorHAnsi"/>
                <w:sz w:val="18"/>
                <w:szCs w:val="18"/>
                <w:lang w:val="en-GB"/>
              </w:rPr>
              <w:t>13</w:t>
            </w:r>
          </w:p>
        </w:tc>
        <w:tc>
          <w:tcPr>
            <w:tcW w:w="806" w:type="dxa"/>
            <w:vAlign w:val="bottom"/>
            <w:hideMark/>
          </w:tcPr>
          <w:p w14:paraId="4F025831" w14:textId="77777777" w:rsidR="00A54542" w:rsidRPr="004376B0" w:rsidRDefault="00A54542">
            <w:pPr>
              <w:jc w:val="right"/>
              <w:rPr>
                <w:rFonts w:cstheme="minorHAnsi"/>
                <w:sz w:val="18"/>
                <w:szCs w:val="18"/>
                <w:lang w:val="en-GB"/>
              </w:rPr>
            </w:pPr>
            <w:r w:rsidRPr="004376B0">
              <w:rPr>
                <w:rFonts w:cstheme="minorHAnsi"/>
                <w:sz w:val="18"/>
                <w:szCs w:val="18"/>
                <w:lang w:val="en-GB"/>
              </w:rPr>
              <w:t>5</w:t>
            </w:r>
          </w:p>
        </w:tc>
        <w:tc>
          <w:tcPr>
            <w:tcW w:w="744" w:type="dxa"/>
            <w:vAlign w:val="bottom"/>
            <w:hideMark/>
          </w:tcPr>
          <w:p w14:paraId="27FE2FC9" w14:textId="77777777" w:rsidR="00A54542" w:rsidRPr="004376B0" w:rsidRDefault="00A54542">
            <w:pPr>
              <w:jc w:val="right"/>
              <w:rPr>
                <w:rFonts w:cstheme="minorHAnsi"/>
                <w:sz w:val="18"/>
                <w:szCs w:val="18"/>
                <w:lang w:val="en-GB"/>
              </w:rPr>
            </w:pPr>
            <w:r w:rsidRPr="004376B0">
              <w:rPr>
                <w:rFonts w:cstheme="minorHAnsi"/>
                <w:sz w:val="18"/>
                <w:szCs w:val="18"/>
                <w:lang w:val="en-GB"/>
              </w:rPr>
              <w:t>16</w:t>
            </w:r>
          </w:p>
        </w:tc>
        <w:tc>
          <w:tcPr>
            <w:tcW w:w="696" w:type="dxa"/>
            <w:vAlign w:val="bottom"/>
            <w:hideMark/>
          </w:tcPr>
          <w:p w14:paraId="5D7BFFA5" w14:textId="77777777" w:rsidR="00A54542" w:rsidRPr="004376B0" w:rsidRDefault="00A54542">
            <w:pPr>
              <w:jc w:val="right"/>
              <w:rPr>
                <w:rFonts w:cstheme="minorHAnsi"/>
                <w:sz w:val="18"/>
                <w:szCs w:val="18"/>
                <w:lang w:val="en-GB"/>
              </w:rPr>
            </w:pPr>
            <w:r w:rsidRPr="004376B0">
              <w:rPr>
                <w:rFonts w:cstheme="minorHAnsi"/>
                <w:sz w:val="18"/>
                <w:szCs w:val="18"/>
                <w:lang w:val="en-GB"/>
              </w:rPr>
              <w:t>2</w:t>
            </w:r>
          </w:p>
        </w:tc>
        <w:tc>
          <w:tcPr>
            <w:tcW w:w="824" w:type="dxa"/>
            <w:vAlign w:val="bottom"/>
            <w:hideMark/>
          </w:tcPr>
          <w:p w14:paraId="790B3DAC"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762" w:type="dxa"/>
            <w:vAlign w:val="bottom"/>
            <w:hideMark/>
          </w:tcPr>
          <w:p w14:paraId="3F49DC6E" w14:textId="77777777" w:rsidR="00A54542" w:rsidRPr="004376B0" w:rsidRDefault="00A54542">
            <w:pPr>
              <w:jc w:val="right"/>
              <w:rPr>
                <w:rFonts w:cstheme="minorHAnsi"/>
                <w:sz w:val="18"/>
                <w:szCs w:val="18"/>
                <w:lang w:val="en-GB"/>
              </w:rPr>
            </w:pPr>
            <w:r w:rsidRPr="004376B0">
              <w:rPr>
                <w:rFonts w:cstheme="minorHAnsi"/>
                <w:sz w:val="18"/>
                <w:szCs w:val="18"/>
                <w:lang w:val="en-GB"/>
              </w:rPr>
              <w:t>5</w:t>
            </w:r>
          </w:p>
        </w:tc>
        <w:tc>
          <w:tcPr>
            <w:tcW w:w="867" w:type="dxa"/>
            <w:vAlign w:val="bottom"/>
            <w:hideMark/>
          </w:tcPr>
          <w:p w14:paraId="0F9A4600"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42</w:t>
            </w:r>
          </w:p>
        </w:tc>
        <w:tc>
          <w:tcPr>
            <w:tcW w:w="847" w:type="dxa"/>
            <w:vAlign w:val="bottom"/>
            <w:hideMark/>
          </w:tcPr>
          <w:p w14:paraId="2C7C1FE7"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31</w:t>
            </w:r>
          </w:p>
        </w:tc>
        <w:tc>
          <w:tcPr>
            <w:tcW w:w="932" w:type="dxa"/>
            <w:vAlign w:val="bottom"/>
            <w:hideMark/>
          </w:tcPr>
          <w:p w14:paraId="30E0B9B6"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1.35</w:t>
            </w:r>
          </w:p>
        </w:tc>
      </w:tr>
      <w:tr w:rsidR="00A54542" w:rsidRPr="004376B0" w14:paraId="28F8D8C0" w14:textId="77777777" w:rsidTr="7B7A47EF">
        <w:tc>
          <w:tcPr>
            <w:tcW w:w="1004" w:type="dxa"/>
            <w:hideMark/>
          </w:tcPr>
          <w:p w14:paraId="390C9EBA" w14:textId="77777777" w:rsidR="00A54542" w:rsidRPr="004376B0" w:rsidRDefault="00A54542">
            <w:pPr>
              <w:rPr>
                <w:rFonts w:cstheme="minorHAnsi"/>
                <w:sz w:val="18"/>
                <w:szCs w:val="18"/>
                <w:lang w:val="en-GB"/>
              </w:rPr>
            </w:pPr>
            <w:r w:rsidRPr="004376B0">
              <w:rPr>
                <w:rFonts w:cstheme="minorHAnsi"/>
                <w:sz w:val="18"/>
                <w:szCs w:val="18"/>
                <w:lang w:val="en-GB"/>
              </w:rPr>
              <w:t>Italy</w:t>
            </w:r>
          </w:p>
        </w:tc>
        <w:tc>
          <w:tcPr>
            <w:tcW w:w="825" w:type="dxa"/>
            <w:vAlign w:val="bottom"/>
            <w:hideMark/>
          </w:tcPr>
          <w:p w14:paraId="34320E8D" w14:textId="77777777" w:rsidR="00A54542" w:rsidRPr="004376B0" w:rsidRDefault="00A54542">
            <w:pPr>
              <w:jc w:val="right"/>
              <w:rPr>
                <w:rFonts w:cstheme="minorHAnsi"/>
                <w:sz w:val="18"/>
                <w:szCs w:val="18"/>
                <w:lang w:val="en-GB"/>
              </w:rPr>
            </w:pPr>
            <w:r w:rsidRPr="004376B0">
              <w:rPr>
                <w:rFonts w:cstheme="minorHAnsi"/>
                <w:sz w:val="18"/>
                <w:szCs w:val="18"/>
                <w:lang w:val="en-GB"/>
              </w:rPr>
              <w:t>3813</w:t>
            </w:r>
          </w:p>
        </w:tc>
        <w:tc>
          <w:tcPr>
            <w:tcW w:w="741" w:type="dxa"/>
            <w:vAlign w:val="bottom"/>
            <w:hideMark/>
          </w:tcPr>
          <w:p w14:paraId="7F650DE9" w14:textId="77777777" w:rsidR="00A54542" w:rsidRPr="004376B0" w:rsidRDefault="00A54542">
            <w:pPr>
              <w:jc w:val="right"/>
              <w:rPr>
                <w:rFonts w:cstheme="minorHAnsi"/>
                <w:sz w:val="18"/>
                <w:szCs w:val="18"/>
                <w:lang w:val="en-GB"/>
              </w:rPr>
            </w:pPr>
            <w:r w:rsidRPr="004376B0">
              <w:rPr>
                <w:rFonts w:cstheme="minorHAnsi"/>
                <w:sz w:val="18"/>
                <w:szCs w:val="18"/>
                <w:lang w:val="en-GB"/>
              </w:rPr>
              <w:t>39</w:t>
            </w:r>
          </w:p>
        </w:tc>
        <w:tc>
          <w:tcPr>
            <w:tcW w:w="664" w:type="dxa"/>
            <w:vAlign w:val="bottom"/>
            <w:hideMark/>
          </w:tcPr>
          <w:p w14:paraId="62D3A9EA" w14:textId="77777777" w:rsidR="00A54542" w:rsidRPr="004376B0" w:rsidRDefault="00A54542">
            <w:pPr>
              <w:jc w:val="right"/>
              <w:rPr>
                <w:rFonts w:cstheme="minorHAnsi"/>
                <w:sz w:val="18"/>
                <w:szCs w:val="18"/>
                <w:lang w:val="en-GB"/>
              </w:rPr>
            </w:pPr>
            <w:r w:rsidRPr="004376B0">
              <w:rPr>
                <w:rFonts w:cstheme="minorHAnsi"/>
                <w:sz w:val="18"/>
                <w:szCs w:val="18"/>
                <w:lang w:val="en-GB"/>
              </w:rPr>
              <w:t>21</w:t>
            </w:r>
          </w:p>
        </w:tc>
        <w:tc>
          <w:tcPr>
            <w:tcW w:w="806" w:type="dxa"/>
            <w:vAlign w:val="bottom"/>
            <w:hideMark/>
          </w:tcPr>
          <w:p w14:paraId="6D2A6307" w14:textId="77777777" w:rsidR="00A54542" w:rsidRPr="004376B0" w:rsidRDefault="00A54542">
            <w:pPr>
              <w:jc w:val="right"/>
              <w:rPr>
                <w:rFonts w:cstheme="minorHAnsi"/>
                <w:sz w:val="18"/>
                <w:szCs w:val="18"/>
                <w:lang w:val="en-GB"/>
              </w:rPr>
            </w:pPr>
            <w:r w:rsidRPr="004376B0">
              <w:rPr>
                <w:rFonts w:cstheme="minorHAnsi"/>
                <w:sz w:val="18"/>
                <w:szCs w:val="18"/>
                <w:lang w:val="en-GB"/>
              </w:rPr>
              <w:t>20</w:t>
            </w:r>
          </w:p>
        </w:tc>
        <w:tc>
          <w:tcPr>
            <w:tcW w:w="744" w:type="dxa"/>
            <w:vAlign w:val="bottom"/>
            <w:hideMark/>
          </w:tcPr>
          <w:p w14:paraId="0E25E866" w14:textId="77777777" w:rsidR="00A54542" w:rsidRPr="004376B0" w:rsidRDefault="00A54542">
            <w:pPr>
              <w:jc w:val="right"/>
              <w:rPr>
                <w:rFonts w:cstheme="minorHAnsi"/>
                <w:sz w:val="18"/>
                <w:szCs w:val="18"/>
                <w:lang w:val="en-GB"/>
              </w:rPr>
            </w:pPr>
            <w:r w:rsidRPr="004376B0">
              <w:rPr>
                <w:rFonts w:cstheme="minorHAnsi"/>
                <w:sz w:val="18"/>
                <w:szCs w:val="18"/>
                <w:lang w:val="en-GB"/>
              </w:rPr>
              <w:t>14</w:t>
            </w:r>
          </w:p>
        </w:tc>
        <w:tc>
          <w:tcPr>
            <w:tcW w:w="696" w:type="dxa"/>
            <w:vAlign w:val="bottom"/>
            <w:hideMark/>
          </w:tcPr>
          <w:p w14:paraId="5F515769" w14:textId="77777777" w:rsidR="00A54542" w:rsidRPr="004376B0" w:rsidRDefault="00A54542">
            <w:pPr>
              <w:jc w:val="right"/>
              <w:rPr>
                <w:rFonts w:cstheme="minorHAnsi"/>
                <w:sz w:val="18"/>
                <w:szCs w:val="18"/>
                <w:lang w:val="en-GB"/>
              </w:rPr>
            </w:pPr>
            <w:r w:rsidRPr="004376B0">
              <w:rPr>
                <w:rFonts w:cstheme="minorHAnsi"/>
                <w:sz w:val="18"/>
                <w:szCs w:val="18"/>
                <w:lang w:val="en-GB"/>
              </w:rPr>
              <w:t>2</w:t>
            </w:r>
          </w:p>
        </w:tc>
        <w:tc>
          <w:tcPr>
            <w:tcW w:w="824" w:type="dxa"/>
            <w:vAlign w:val="bottom"/>
            <w:hideMark/>
          </w:tcPr>
          <w:p w14:paraId="4E93467D" w14:textId="77777777" w:rsidR="00A54542" w:rsidRPr="004376B0" w:rsidRDefault="00A54542">
            <w:pPr>
              <w:jc w:val="right"/>
              <w:rPr>
                <w:rFonts w:cstheme="minorHAnsi"/>
                <w:sz w:val="18"/>
                <w:szCs w:val="18"/>
                <w:lang w:val="en-GB"/>
              </w:rPr>
            </w:pPr>
            <w:r w:rsidRPr="004376B0">
              <w:rPr>
                <w:rFonts w:cstheme="minorHAnsi"/>
                <w:sz w:val="18"/>
                <w:szCs w:val="18"/>
                <w:lang w:val="en-GB"/>
              </w:rPr>
              <w:t>1</w:t>
            </w:r>
          </w:p>
        </w:tc>
        <w:tc>
          <w:tcPr>
            <w:tcW w:w="762" w:type="dxa"/>
            <w:vAlign w:val="bottom"/>
            <w:hideMark/>
          </w:tcPr>
          <w:p w14:paraId="0304001B" w14:textId="77777777" w:rsidR="00A54542" w:rsidRPr="004376B0" w:rsidRDefault="00A54542">
            <w:pPr>
              <w:jc w:val="right"/>
              <w:rPr>
                <w:rFonts w:cstheme="minorHAnsi"/>
                <w:sz w:val="18"/>
                <w:szCs w:val="18"/>
                <w:lang w:val="en-GB"/>
              </w:rPr>
            </w:pPr>
            <w:r w:rsidRPr="004376B0">
              <w:rPr>
                <w:rFonts w:cstheme="minorHAnsi"/>
                <w:sz w:val="18"/>
                <w:szCs w:val="18"/>
                <w:lang w:val="en-GB"/>
              </w:rPr>
              <w:t>4</w:t>
            </w:r>
          </w:p>
        </w:tc>
        <w:tc>
          <w:tcPr>
            <w:tcW w:w="867" w:type="dxa"/>
            <w:vAlign w:val="bottom"/>
            <w:hideMark/>
          </w:tcPr>
          <w:p w14:paraId="4B84C55A"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173</w:t>
            </w:r>
          </w:p>
        </w:tc>
        <w:tc>
          <w:tcPr>
            <w:tcW w:w="847" w:type="dxa"/>
            <w:vAlign w:val="bottom"/>
            <w:hideMark/>
          </w:tcPr>
          <w:p w14:paraId="3F93FAB8"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40</w:t>
            </w:r>
          </w:p>
        </w:tc>
        <w:tc>
          <w:tcPr>
            <w:tcW w:w="932" w:type="dxa"/>
            <w:vAlign w:val="bottom"/>
            <w:hideMark/>
          </w:tcPr>
          <w:p w14:paraId="2B063A57"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4.30</w:t>
            </w:r>
          </w:p>
        </w:tc>
      </w:tr>
      <w:tr w:rsidR="00A54542" w:rsidRPr="004376B0" w14:paraId="46C576CB" w14:textId="77777777" w:rsidTr="7B7A47EF">
        <w:tc>
          <w:tcPr>
            <w:tcW w:w="1004" w:type="dxa"/>
            <w:hideMark/>
          </w:tcPr>
          <w:p w14:paraId="6D9FF99E" w14:textId="77777777" w:rsidR="00A54542" w:rsidRPr="004376B0" w:rsidRDefault="00A54542">
            <w:pPr>
              <w:rPr>
                <w:rFonts w:cstheme="minorHAnsi"/>
                <w:sz w:val="18"/>
                <w:szCs w:val="18"/>
                <w:lang w:val="en-GB"/>
              </w:rPr>
            </w:pPr>
            <w:r w:rsidRPr="004376B0">
              <w:rPr>
                <w:rFonts w:cstheme="minorHAnsi"/>
                <w:sz w:val="18"/>
                <w:szCs w:val="18"/>
                <w:lang w:val="en-GB"/>
              </w:rPr>
              <w:t>NL</w:t>
            </w:r>
          </w:p>
        </w:tc>
        <w:tc>
          <w:tcPr>
            <w:tcW w:w="825" w:type="dxa"/>
            <w:vAlign w:val="bottom"/>
            <w:hideMark/>
          </w:tcPr>
          <w:p w14:paraId="2D380142" w14:textId="77777777" w:rsidR="00A54542" w:rsidRPr="004376B0" w:rsidRDefault="00A54542">
            <w:pPr>
              <w:jc w:val="right"/>
              <w:rPr>
                <w:rFonts w:cstheme="minorHAnsi"/>
                <w:sz w:val="18"/>
                <w:szCs w:val="18"/>
                <w:lang w:val="en-GB"/>
              </w:rPr>
            </w:pPr>
            <w:r w:rsidRPr="004376B0">
              <w:rPr>
                <w:rFonts w:cstheme="minorHAnsi"/>
                <w:sz w:val="18"/>
                <w:szCs w:val="18"/>
                <w:lang w:val="en-GB"/>
              </w:rPr>
              <w:t>3091</w:t>
            </w:r>
          </w:p>
        </w:tc>
        <w:tc>
          <w:tcPr>
            <w:tcW w:w="741" w:type="dxa"/>
            <w:vAlign w:val="bottom"/>
            <w:hideMark/>
          </w:tcPr>
          <w:p w14:paraId="58951951" w14:textId="77777777" w:rsidR="00A54542" w:rsidRPr="004376B0" w:rsidRDefault="00A54542">
            <w:pPr>
              <w:jc w:val="right"/>
              <w:rPr>
                <w:rFonts w:cstheme="minorHAnsi"/>
                <w:sz w:val="18"/>
                <w:szCs w:val="18"/>
                <w:lang w:val="en-GB"/>
              </w:rPr>
            </w:pPr>
            <w:r w:rsidRPr="004376B0">
              <w:rPr>
                <w:rFonts w:cstheme="minorHAnsi"/>
                <w:sz w:val="18"/>
                <w:szCs w:val="18"/>
                <w:lang w:val="en-GB"/>
              </w:rPr>
              <w:t>35</w:t>
            </w:r>
          </w:p>
        </w:tc>
        <w:tc>
          <w:tcPr>
            <w:tcW w:w="664" w:type="dxa"/>
            <w:vAlign w:val="bottom"/>
            <w:hideMark/>
          </w:tcPr>
          <w:p w14:paraId="6AF9182F" w14:textId="77777777" w:rsidR="00A54542" w:rsidRPr="004376B0" w:rsidRDefault="00A54542">
            <w:pPr>
              <w:jc w:val="right"/>
              <w:rPr>
                <w:rFonts w:cstheme="minorHAnsi"/>
                <w:sz w:val="18"/>
                <w:szCs w:val="18"/>
                <w:lang w:val="en-GB"/>
              </w:rPr>
            </w:pPr>
            <w:r w:rsidRPr="004376B0">
              <w:rPr>
                <w:rFonts w:cstheme="minorHAnsi"/>
                <w:sz w:val="18"/>
                <w:szCs w:val="18"/>
                <w:lang w:val="en-GB"/>
              </w:rPr>
              <w:t>50</w:t>
            </w:r>
          </w:p>
        </w:tc>
        <w:tc>
          <w:tcPr>
            <w:tcW w:w="806" w:type="dxa"/>
            <w:vAlign w:val="bottom"/>
            <w:hideMark/>
          </w:tcPr>
          <w:p w14:paraId="7121A228" w14:textId="77777777" w:rsidR="00A54542" w:rsidRPr="004376B0" w:rsidRDefault="00A54542">
            <w:pPr>
              <w:jc w:val="right"/>
              <w:rPr>
                <w:rFonts w:cstheme="minorHAnsi"/>
                <w:sz w:val="18"/>
                <w:szCs w:val="18"/>
                <w:lang w:val="en-GB"/>
              </w:rPr>
            </w:pPr>
            <w:r w:rsidRPr="004376B0">
              <w:rPr>
                <w:rFonts w:cstheme="minorHAnsi"/>
                <w:sz w:val="18"/>
                <w:szCs w:val="18"/>
                <w:lang w:val="en-GB"/>
              </w:rPr>
              <w:t>11</w:t>
            </w:r>
          </w:p>
        </w:tc>
        <w:tc>
          <w:tcPr>
            <w:tcW w:w="744" w:type="dxa"/>
            <w:vAlign w:val="bottom"/>
            <w:hideMark/>
          </w:tcPr>
          <w:p w14:paraId="3256C5B4" w14:textId="77777777" w:rsidR="00A54542" w:rsidRPr="004376B0" w:rsidRDefault="00A54542">
            <w:pPr>
              <w:jc w:val="right"/>
              <w:rPr>
                <w:rFonts w:cstheme="minorHAnsi"/>
                <w:sz w:val="18"/>
                <w:szCs w:val="18"/>
                <w:lang w:val="en-GB"/>
              </w:rPr>
            </w:pPr>
            <w:r w:rsidRPr="004376B0">
              <w:rPr>
                <w:rFonts w:cstheme="minorHAnsi"/>
                <w:sz w:val="18"/>
                <w:szCs w:val="18"/>
                <w:lang w:val="en-GB"/>
              </w:rPr>
              <w:t>2</w:t>
            </w:r>
          </w:p>
        </w:tc>
        <w:tc>
          <w:tcPr>
            <w:tcW w:w="696" w:type="dxa"/>
            <w:vAlign w:val="bottom"/>
            <w:hideMark/>
          </w:tcPr>
          <w:p w14:paraId="45EB56E4"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824" w:type="dxa"/>
            <w:vAlign w:val="bottom"/>
            <w:hideMark/>
          </w:tcPr>
          <w:p w14:paraId="7071541F"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762" w:type="dxa"/>
            <w:vAlign w:val="bottom"/>
            <w:hideMark/>
          </w:tcPr>
          <w:p w14:paraId="46B52DA9" w14:textId="77777777" w:rsidR="00A54542" w:rsidRPr="004376B0" w:rsidRDefault="00A54542">
            <w:pPr>
              <w:jc w:val="right"/>
              <w:rPr>
                <w:rFonts w:cstheme="minorHAnsi"/>
                <w:sz w:val="18"/>
                <w:szCs w:val="18"/>
                <w:lang w:val="en-GB"/>
              </w:rPr>
            </w:pPr>
            <w:r w:rsidRPr="004376B0">
              <w:rPr>
                <w:rFonts w:cstheme="minorHAnsi"/>
                <w:sz w:val="18"/>
                <w:szCs w:val="18"/>
                <w:lang w:val="en-GB"/>
              </w:rPr>
              <w:t>1</w:t>
            </w:r>
          </w:p>
        </w:tc>
        <w:tc>
          <w:tcPr>
            <w:tcW w:w="867" w:type="dxa"/>
            <w:vAlign w:val="bottom"/>
            <w:hideMark/>
          </w:tcPr>
          <w:p w14:paraId="2FA584BC"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48</w:t>
            </w:r>
          </w:p>
        </w:tc>
        <w:tc>
          <w:tcPr>
            <w:tcW w:w="847" w:type="dxa"/>
            <w:vAlign w:val="bottom"/>
            <w:hideMark/>
          </w:tcPr>
          <w:p w14:paraId="7BE2000D"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45</w:t>
            </w:r>
          </w:p>
        </w:tc>
        <w:tc>
          <w:tcPr>
            <w:tcW w:w="932" w:type="dxa"/>
            <w:vAlign w:val="bottom"/>
            <w:hideMark/>
          </w:tcPr>
          <w:p w14:paraId="2828F82C"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1.07</w:t>
            </w:r>
          </w:p>
        </w:tc>
      </w:tr>
      <w:tr w:rsidR="00A54542" w:rsidRPr="004376B0" w14:paraId="22B1EE44" w14:textId="77777777" w:rsidTr="7B7A47EF">
        <w:tc>
          <w:tcPr>
            <w:tcW w:w="1004" w:type="dxa"/>
            <w:hideMark/>
          </w:tcPr>
          <w:p w14:paraId="206B162D" w14:textId="77777777" w:rsidR="00A54542" w:rsidRPr="004376B0" w:rsidRDefault="00A54542">
            <w:pPr>
              <w:rPr>
                <w:rFonts w:cstheme="minorHAnsi"/>
                <w:sz w:val="18"/>
                <w:szCs w:val="18"/>
                <w:lang w:val="en-GB"/>
              </w:rPr>
            </w:pPr>
            <w:r w:rsidRPr="004376B0">
              <w:rPr>
                <w:rFonts w:cstheme="minorHAnsi"/>
                <w:sz w:val="18"/>
                <w:szCs w:val="18"/>
                <w:lang w:val="en-GB"/>
              </w:rPr>
              <w:t>Poland</w:t>
            </w:r>
          </w:p>
        </w:tc>
        <w:tc>
          <w:tcPr>
            <w:tcW w:w="825" w:type="dxa"/>
            <w:vAlign w:val="bottom"/>
            <w:hideMark/>
          </w:tcPr>
          <w:p w14:paraId="473E7A50" w14:textId="77777777" w:rsidR="00A54542" w:rsidRPr="004376B0" w:rsidRDefault="00A54542">
            <w:pPr>
              <w:jc w:val="right"/>
              <w:rPr>
                <w:rFonts w:cstheme="minorHAnsi"/>
                <w:sz w:val="18"/>
                <w:szCs w:val="18"/>
                <w:lang w:val="en-GB"/>
              </w:rPr>
            </w:pPr>
            <w:r w:rsidRPr="004376B0">
              <w:rPr>
                <w:rFonts w:cstheme="minorHAnsi"/>
                <w:sz w:val="18"/>
                <w:szCs w:val="18"/>
                <w:lang w:val="en-GB"/>
              </w:rPr>
              <w:t>4416</w:t>
            </w:r>
          </w:p>
        </w:tc>
        <w:tc>
          <w:tcPr>
            <w:tcW w:w="741" w:type="dxa"/>
            <w:vAlign w:val="bottom"/>
            <w:hideMark/>
          </w:tcPr>
          <w:p w14:paraId="42E73138" w14:textId="77777777" w:rsidR="00A54542" w:rsidRPr="004376B0" w:rsidRDefault="00A54542">
            <w:pPr>
              <w:jc w:val="right"/>
              <w:rPr>
                <w:rFonts w:cstheme="minorHAnsi"/>
                <w:sz w:val="18"/>
                <w:szCs w:val="18"/>
                <w:lang w:val="en-GB"/>
              </w:rPr>
            </w:pPr>
            <w:r w:rsidRPr="004376B0">
              <w:rPr>
                <w:rFonts w:cstheme="minorHAnsi"/>
                <w:sz w:val="18"/>
                <w:szCs w:val="18"/>
                <w:lang w:val="en-GB"/>
              </w:rPr>
              <w:t>35</w:t>
            </w:r>
          </w:p>
        </w:tc>
        <w:tc>
          <w:tcPr>
            <w:tcW w:w="664" w:type="dxa"/>
            <w:vAlign w:val="bottom"/>
            <w:hideMark/>
          </w:tcPr>
          <w:p w14:paraId="3A58093C" w14:textId="77777777" w:rsidR="00A54542" w:rsidRPr="004376B0" w:rsidRDefault="00A54542">
            <w:pPr>
              <w:jc w:val="right"/>
              <w:rPr>
                <w:rFonts w:cstheme="minorHAnsi"/>
                <w:sz w:val="18"/>
                <w:szCs w:val="18"/>
                <w:lang w:val="en-GB"/>
              </w:rPr>
            </w:pPr>
            <w:r w:rsidRPr="004376B0">
              <w:rPr>
                <w:rFonts w:cstheme="minorHAnsi"/>
                <w:sz w:val="18"/>
                <w:szCs w:val="18"/>
                <w:lang w:val="en-GB"/>
              </w:rPr>
              <w:t>31</w:t>
            </w:r>
          </w:p>
        </w:tc>
        <w:tc>
          <w:tcPr>
            <w:tcW w:w="806" w:type="dxa"/>
            <w:vAlign w:val="bottom"/>
            <w:hideMark/>
          </w:tcPr>
          <w:p w14:paraId="5E671F1B" w14:textId="77777777" w:rsidR="00A54542" w:rsidRPr="004376B0" w:rsidRDefault="00A54542">
            <w:pPr>
              <w:jc w:val="right"/>
              <w:rPr>
                <w:rFonts w:cstheme="minorHAnsi"/>
                <w:sz w:val="18"/>
                <w:szCs w:val="18"/>
                <w:lang w:val="en-GB"/>
              </w:rPr>
            </w:pPr>
            <w:r w:rsidRPr="004376B0">
              <w:rPr>
                <w:rFonts w:cstheme="minorHAnsi"/>
                <w:sz w:val="18"/>
                <w:szCs w:val="18"/>
                <w:lang w:val="en-GB"/>
              </w:rPr>
              <w:t>29</w:t>
            </w:r>
          </w:p>
        </w:tc>
        <w:tc>
          <w:tcPr>
            <w:tcW w:w="744" w:type="dxa"/>
            <w:vAlign w:val="bottom"/>
            <w:hideMark/>
          </w:tcPr>
          <w:p w14:paraId="3521469F"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696" w:type="dxa"/>
            <w:vAlign w:val="bottom"/>
            <w:hideMark/>
          </w:tcPr>
          <w:p w14:paraId="589F063F" w14:textId="77777777" w:rsidR="00A54542" w:rsidRPr="004376B0" w:rsidRDefault="00A54542">
            <w:pPr>
              <w:jc w:val="right"/>
              <w:rPr>
                <w:rFonts w:cstheme="minorHAnsi"/>
                <w:sz w:val="18"/>
                <w:szCs w:val="18"/>
                <w:lang w:val="en-GB"/>
              </w:rPr>
            </w:pPr>
            <w:r w:rsidRPr="004376B0">
              <w:rPr>
                <w:rFonts w:cstheme="minorHAnsi"/>
                <w:sz w:val="18"/>
                <w:szCs w:val="18"/>
                <w:lang w:val="en-GB"/>
              </w:rPr>
              <w:t>1</w:t>
            </w:r>
          </w:p>
        </w:tc>
        <w:tc>
          <w:tcPr>
            <w:tcW w:w="824" w:type="dxa"/>
            <w:vAlign w:val="bottom"/>
            <w:hideMark/>
          </w:tcPr>
          <w:p w14:paraId="67BF7979"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762" w:type="dxa"/>
            <w:vAlign w:val="bottom"/>
            <w:hideMark/>
          </w:tcPr>
          <w:p w14:paraId="37A407F3" w14:textId="77777777" w:rsidR="00A54542" w:rsidRPr="004376B0" w:rsidRDefault="00A54542">
            <w:pPr>
              <w:jc w:val="right"/>
              <w:rPr>
                <w:rFonts w:cstheme="minorHAnsi"/>
                <w:sz w:val="18"/>
                <w:szCs w:val="18"/>
                <w:lang w:val="en-GB"/>
              </w:rPr>
            </w:pPr>
            <w:r w:rsidRPr="004376B0">
              <w:rPr>
                <w:rFonts w:cstheme="minorHAnsi"/>
                <w:sz w:val="18"/>
                <w:szCs w:val="18"/>
                <w:lang w:val="en-GB"/>
              </w:rPr>
              <w:t>3</w:t>
            </w:r>
          </w:p>
        </w:tc>
        <w:tc>
          <w:tcPr>
            <w:tcW w:w="867" w:type="dxa"/>
            <w:vAlign w:val="bottom"/>
            <w:hideMark/>
          </w:tcPr>
          <w:p w14:paraId="2AD1CBD2"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176</w:t>
            </w:r>
          </w:p>
        </w:tc>
        <w:tc>
          <w:tcPr>
            <w:tcW w:w="847" w:type="dxa"/>
            <w:vAlign w:val="bottom"/>
            <w:hideMark/>
          </w:tcPr>
          <w:p w14:paraId="4D850943"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39</w:t>
            </w:r>
          </w:p>
        </w:tc>
        <w:tc>
          <w:tcPr>
            <w:tcW w:w="932" w:type="dxa"/>
            <w:vAlign w:val="bottom"/>
            <w:hideMark/>
          </w:tcPr>
          <w:p w14:paraId="03C11E3E"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4.49</w:t>
            </w:r>
          </w:p>
        </w:tc>
      </w:tr>
      <w:tr w:rsidR="00A54542" w:rsidRPr="004376B0" w14:paraId="19D9523B" w14:textId="77777777" w:rsidTr="7B7A47EF">
        <w:tc>
          <w:tcPr>
            <w:tcW w:w="1004" w:type="dxa"/>
            <w:hideMark/>
          </w:tcPr>
          <w:p w14:paraId="1F0E73F5" w14:textId="77777777" w:rsidR="00A54542" w:rsidRPr="004376B0" w:rsidRDefault="00A54542">
            <w:pPr>
              <w:rPr>
                <w:rFonts w:cstheme="minorHAnsi"/>
                <w:sz w:val="18"/>
                <w:szCs w:val="18"/>
                <w:lang w:val="en-GB"/>
              </w:rPr>
            </w:pPr>
            <w:r w:rsidRPr="004376B0">
              <w:rPr>
                <w:rFonts w:cstheme="minorHAnsi"/>
                <w:sz w:val="18"/>
                <w:szCs w:val="18"/>
                <w:lang w:val="en-GB"/>
              </w:rPr>
              <w:t>Spain</w:t>
            </w:r>
          </w:p>
        </w:tc>
        <w:tc>
          <w:tcPr>
            <w:tcW w:w="825" w:type="dxa"/>
            <w:vAlign w:val="bottom"/>
            <w:hideMark/>
          </w:tcPr>
          <w:p w14:paraId="08833BE6" w14:textId="77777777" w:rsidR="00A54542" w:rsidRPr="004376B0" w:rsidRDefault="00A54542">
            <w:pPr>
              <w:jc w:val="right"/>
              <w:rPr>
                <w:rFonts w:cstheme="minorHAnsi"/>
                <w:sz w:val="18"/>
                <w:szCs w:val="18"/>
                <w:lang w:val="en-GB"/>
              </w:rPr>
            </w:pPr>
            <w:r w:rsidRPr="004376B0">
              <w:rPr>
                <w:rFonts w:cstheme="minorHAnsi"/>
                <w:sz w:val="18"/>
                <w:szCs w:val="18"/>
                <w:lang w:val="en-GB"/>
              </w:rPr>
              <w:t>8245</w:t>
            </w:r>
          </w:p>
        </w:tc>
        <w:tc>
          <w:tcPr>
            <w:tcW w:w="741" w:type="dxa"/>
            <w:vAlign w:val="bottom"/>
            <w:hideMark/>
          </w:tcPr>
          <w:p w14:paraId="2D9D9B61" w14:textId="77777777" w:rsidR="00A54542" w:rsidRPr="004376B0" w:rsidRDefault="00A54542">
            <w:pPr>
              <w:jc w:val="right"/>
              <w:rPr>
                <w:rFonts w:cstheme="minorHAnsi"/>
                <w:sz w:val="18"/>
                <w:szCs w:val="18"/>
                <w:lang w:val="en-GB"/>
              </w:rPr>
            </w:pPr>
            <w:r w:rsidRPr="004376B0">
              <w:rPr>
                <w:rFonts w:cstheme="minorHAnsi"/>
                <w:sz w:val="18"/>
                <w:szCs w:val="18"/>
                <w:lang w:val="en-GB"/>
              </w:rPr>
              <w:t>12</w:t>
            </w:r>
          </w:p>
        </w:tc>
        <w:tc>
          <w:tcPr>
            <w:tcW w:w="664" w:type="dxa"/>
            <w:vAlign w:val="bottom"/>
            <w:hideMark/>
          </w:tcPr>
          <w:p w14:paraId="125EB441" w14:textId="77777777" w:rsidR="00A54542" w:rsidRPr="004376B0" w:rsidRDefault="00A54542">
            <w:pPr>
              <w:jc w:val="right"/>
              <w:rPr>
                <w:rFonts w:cstheme="minorHAnsi"/>
                <w:sz w:val="18"/>
                <w:szCs w:val="18"/>
                <w:lang w:val="en-GB"/>
              </w:rPr>
            </w:pPr>
            <w:r w:rsidRPr="004376B0">
              <w:rPr>
                <w:rFonts w:cstheme="minorHAnsi"/>
                <w:sz w:val="18"/>
                <w:szCs w:val="18"/>
                <w:lang w:val="en-GB"/>
              </w:rPr>
              <w:t>53</w:t>
            </w:r>
          </w:p>
        </w:tc>
        <w:tc>
          <w:tcPr>
            <w:tcW w:w="806" w:type="dxa"/>
            <w:vAlign w:val="bottom"/>
            <w:hideMark/>
          </w:tcPr>
          <w:p w14:paraId="5635D730" w14:textId="77777777" w:rsidR="00A54542" w:rsidRPr="004376B0" w:rsidRDefault="00A54542">
            <w:pPr>
              <w:jc w:val="right"/>
              <w:rPr>
                <w:rFonts w:cstheme="minorHAnsi"/>
                <w:sz w:val="18"/>
                <w:szCs w:val="18"/>
                <w:lang w:val="en-GB"/>
              </w:rPr>
            </w:pPr>
            <w:r w:rsidRPr="004376B0">
              <w:rPr>
                <w:rFonts w:cstheme="minorHAnsi"/>
                <w:sz w:val="18"/>
                <w:szCs w:val="18"/>
                <w:lang w:val="en-GB"/>
              </w:rPr>
              <w:t>11</w:t>
            </w:r>
          </w:p>
        </w:tc>
        <w:tc>
          <w:tcPr>
            <w:tcW w:w="744" w:type="dxa"/>
            <w:vAlign w:val="bottom"/>
            <w:hideMark/>
          </w:tcPr>
          <w:p w14:paraId="6A8D2167" w14:textId="77777777" w:rsidR="00A54542" w:rsidRPr="004376B0" w:rsidRDefault="00A54542">
            <w:pPr>
              <w:jc w:val="right"/>
              <w:rPr>
                <w:rFonts w:cstheme="minorHAnsi"/>
                <w:sz w:val="18"/>
                <w:szCs w:val="18"/>
                <w:lang w:val="en-GB"/>
              </w:rPr>
            </w:pPr>
            <w:r w:rsidRPr="004376B0">
              <w:rPr>
                <w:rFonts w:cstheme="minorHAnsi"/>
                <w:sz w:val="18"/>
                <w:szCs w:val="18"/>
                <w:lang w:val="en-GB"/>
              </w:rPr>
              <w:t>16</w:t>
            </w:r>
          </w:p>
        </w:tc>
        <w:tc>
          <w:tcPr>
            <w:tcW w:w="696" w:type="dxa"/>
            <w:vAlign w:val="bottom"/>
            <w:hideMark/>
          </w:tcPr>
          <w:p w14:paraId="43476BDF" w14:textId="77777777" w:rsidR="00A54542" w:rsidRPr="004376B0" w:rsidRDefault="00A54542">
            <w:pPr>
              <w:jc w:val="right"/>
              <w:rPr>
                <w:rFonts w:cstheme="minorHAnsi"/>
                <w:sz w:val="18"/>
                <w:szCs w:val="18"/>
                <w:lang w:val="en-GB"/>
              </w:rPr>
            </w:pPr>
            <w:r w:rsidRPr="004376B0">
              <w:rPr>
                <w:rFonts w:cstheme="minorHAnsi"/>
                <w:sz w:val="18"/>
                <w:szCs w:val="18"/>
                <w:lang w:val="en-GB"/>
              </w:rPr>
              <w:t>4</w:t>
            </w:r>
          </w:p>
        </w:tc>
        <w:tc>
          <w:tcPr>
            <w:tcW w:w="824" w:type="dxa"/>
            <w:vAlign w:val="bottom"/>
            <w:hideMark/>
          </w:tcPr>
          <w:p w14:paraId="260222BB" w14:textId="77777777" w:rsidR="00A54542" w:rsidRPr="004376B0" w:rsidRDefault="00A54542">
            <w:pPr>
              <w:jc w:val="right"/>
              <w:rPr>
                <w:rFonts w:cstheme="minorHAnsi"/>
                <w:sz w:val="18"/>
                <w:szCs w:val="18"/>
                <w:lang w:val="en-GB"/>
              </w:rPr>
            </w:pPr>
            <w:r w:rsidRPr="004376B0">
              <w:rPr>
                <w:rFonts w:cstheme="minorHAnsi"/>
                <w:sz w:val="18"/>
                <w:szCs w:val="18"/>
                <w:lang w:val="en-GB"/>
              </w:rPr>
              <w:t>1</w:t>
            </w:r>
          </w:p>
        </w:tc>
        <w:tc>
          <w:tcPr>
            <w:tcW w:w="762" w:type="dxa"/>
            <w:vAlign w:val="bottom"/>
            <w:hideMark/>
          </w:tcPr>
          <w:p w14:paraId="3AFB15CF" w14:textId="77777777" w:rsidR="00A54542" w:rsidRPr="004376B0" w:rsidRDefault="00A54542">
            <w:pPr>
              <w:jc w:val="right"/>
              <w:rPr>
                <w:rFonts w:cstheme="minorHAnsi"/>
                <w:sz w:val="18"/>
                <w:szCs w:val="18"/>
                <w:lang w:val="en-GB"/>
              </w:rPr>
            </w:pPr>
            <w:r w:rsidRPr="004376B0">
              <w:rPr>
                <w:rFonts w:cstheme="minorHAnsi"/>
                <w:sz w:val="18"/>
                <w:szCs w:val="18"/>
                <w:lang w:val="en-GB"/>
              </w:rPr>
              <w:t>3</w:t>
            </w:r>
          </w:p>
        </w:tc>
        <w:tc>
          <w:tcPr>
            <w:tcW w:w="867" w:type="dxa"/>
            <w:vAlign w:val="bottom"/>
            <w:hideMark/>
          </w:tcPr>
          <w:p w14:paraId="4D8070AD"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157</w:t>
            </w:r>
          </w:p>
        </w:tc>
        <w:tc>
          <w:tcPr>
            <w:tcW w:w="847" w:type="dxa"/>
            <w:vAlign w:val="bottom"/>
            <w:hideMark/>
          </w:tcPr>
          <w:p w14:paraId="536F8BD1"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49</w:t>
            </w:r>
          </w:p>
        </w:tc>
        <w:tc>
          <w:tcPr>
            <w:tcW w:w="932" w:type="dxa"/>
            <w:vAlign w:val="bottom"/>
            <w:hideMark/>
          </w:tcPr>
          <w:p w14:paraId="7953AB23"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3.19</w:t>
            </w:r>
          </w:p>
        </w:tc>
      </w:tr>
      <w:tr w:rsidR="00A54542" w:rsidRPr="004376B0" w14:paraId="708CCA06" w14:textId="77777777" w:rsidTr="7B7A47EF">
        <w:tc>
          <w:tcPr>
            <w:tcW w:w="1004" w:type="dxa"/>
            <w:hideMark/>
          </w:tcPr>
          <w:p w14:paraId="4134664B" w14:textId="77777777" w:rsidR="00A54542" w:rsidRPr="004376B0" w:rsidRDefault="00A54542">
            <w:pPr>
              <w:rPr>
                <w:rFonts w:cstheme="minorHAnsi"/>
                <w:sz w:val="18"/>
                <w:szCs w:val="18"/>
                <w:lang w:val="en-GB"/>
              </w:rPr>
            </w:pPr>
            <w:r w:rsidRPr="004376B0">
              <w:rPr>
                <w:rFonts w:cstheme="minorHAnsi"/>
                <w:sz w:val="18"/>
                <w:szCs w:val="18"/>
                <w:lang w:val="en-GB"/>
              </w:rPr>
              <w:t>Sweden</w:t>
            </w:r>
          </w:p>
        </w:tc>
        <w:tc>
          <w:tcPr>
            <w:tcW w:w="825" w:type="dxa"/>
            <w:vAlign w:val="bottom"/>
            <w:hideMark/>
          </w:tcPr>
          <w:p w14:paraId="12452251" w14:textId="77777777" w:rsidR="00A54542" w:rsidRPr="004376B0" w:rsidRDefault="00A54542">
            <w:pPr>
              <w:jc w:val="right"/>
              <w:rPr>
                <w:rFonts w:cstheme="minorHAnsi"/>
                <w:sz w:val="18"/>
                <w:szCs w:val="18"/>
                <w:lang w:val="en-GB"/>
              </w:rPr>
            </w:pPr>
            <w:r w:rsidRPr="004376B0">
              <w:rPr>
                <w:rFonts w:cstheme="minorHAnsi"/>
                <w:sz w:val="18"/>
                <w:szCs w:val="18"/>
                <w:lang w:val="en-GB"/>
              </w:rPr>
              <w:t>787</w:t>
            </w:r>
          </w:p>
        </w:tc>
        <w:tc>
          <w:tcPr>
            <w:tcW w:w="741" w:type="dxa"/>
            <w:vAlign w:val="bottom"/>
            <w:hideMark/>
          </w:tcPr>
          <w:p w14:paraId="01423374" w14:textId="77777777" w:rsidR="00A54542" w:rsidRPr="004376B0" w:rsidRDefault="00A54542">
            <w:pPr>
              <w:jc w:val="right"/>
              <w:rPr>
                <w:rFonts w:cstheme="minorHAnsi"/>
                <w:sz w:val="18"/>
                <w:szCs w:val="18"/>
                <w:lang w:val="en-GB"/>
              </w:rPr>
            </w:pPr>
            <w:r w:rsidRPr="004376B0">
              <w:rPr>
                <w:rFonts w:cstheme="minorHAnsi"/>
                <w:sz w:val="18"/>
                <w:szCs w:val="18"/>
                <w:lang w:val="en-GB"/>
              </w:rPr>
              <w:t>36</w:t>
            </w:r>
          </w:p>
        </w:tc>
        <w:tc>
          <w:tcPr>
            <w:tcW w:w="664" w:type="dxa"/>
            <w:vAlign w:val="bottom"/>
            <w:hideMark/>
          </w:tcPr>
          <w:p w14:paraId="63BC9B31" w14:textId="77777777" w:rsidR="00A54542" w:rsidRPr="004376B0" w:rsidRDefault="00A54542">
            <w:pPr>
              <w:jc w:val="right"/>
              <w:rPr>
                <w:rFonts w:cstheme="minorHAnsi"/>
                <w:sz w:val="18"/>
                <w:szCs w:val="18"/>
                <w:lang w:val="en-GB"/>
              </w:rPr>
            </w:pPr>
            <w:r w:rsidRPr="004376B0">
              <w:rPr>
                <w:rFonts w:cstheme="minorHAnsi"/>
                <w:sz w:val="18"/>
                <w:szCs w:val="18"/>
                <w:lang w:val="en-GB"/>
              </w:rPr>
              <w:t>26</w:t>
            </w:r>
          </w:p>
        </w:tc>
        <w:tc>
          <w:tcPr>
            <w:tcW w:w="806" w:type="dxa"/>
            <w:vAlign w:val="bottom"/>
            <w:hideMark/>
          </w:tcPr>
          <w:p w14:paraId="559A8D87" w14:textId="77777777" w:rsidR="00A54542" w:rsidRPr="004376B0" w:rsidRDefault="00A54542">
            <w:pPr>
              <w:jc w:val="right"/>
              <w:rPr>
                <w:rFonts w:cstheme="minorHAnsi"/>
                <w:sz w:val="18"/>
                <w:szCs w:val="18"/>
                <w:lang w:val="en-GB"/>
              </w:rPr>
            </w:pPr>
            <w:r w:rsidRPr="004376B0">
              <w:rPr>
                <w:rFonts w:cstheme="minorHAnsi"/>
                <w:sz w:val="18"/>
                <w:szCs w:val="18"/>
                <w:lang w:val="en-GB"/>
              </w:rPr>
              <w:t>15</w:t>
            </w:r>
          </w:p>
        </w:tc>
        <w:tc>
          <w:tcPr>
            <w:tcW w:w="744" w:type="dxa"/>
            <w:vAlign w:val="bottom"/>
            <w:hideMark/>
          </w:tcPr>
          <w:p w14:paraId="25345A79" w14:textId="77777777" w:rsidR="00A54542" w:rsidRPr="004376B0" w:rsidRDefault="00A54542">
            <w:pPr>
              <w:jc w:val="right"/>
              <w:rPr>
                <w:rFonts w:cstheme="minorHAnsi"/>
                <w:sz w:val="18"/>
                <w:szCs w:val="18"/>
                <w:lang w:val="en-GB"/>
              </w:rPr>
            </w:pPr>
            <w:r w:rsidRPr="004376B0">
              <w:rPr>
                <w:rFonts w:cstheme="minorHAnsi"/>
                <w:sz w:val="18"/>
                <w:szCs w:val="18"/>
                <w:lang w:val="en-GB"/>
              </w:rPr>
              <w:t>4</w:t>
            </w:r>
          </w:p>
        </w:tc>
        <w:tc>
          <w:tcPr>
            <w:tcW w:w="696" w:type="dxa"/>
            <w:vAlign w:val="bottom"/>
            <w:hideMark/>
          </w:tcPr>
          <w:p w14:paraId="647F930B" w14:textId="77777777" w:rsidR="00A54542" w:rsidRPr="004376B0" w:rsidRDefault="00A54542">
            <w:pPr>
              <w:jc w:val="right"/>
              <w:rPr>
                <w:rFonts w:cstheme="minorHAnsi"/>
                <w:sz w:val="18"/>
                <w:szCs w:val="18"/>
                <w:lang w:val="en-GB"/>
              </w:rPr>
            </w:pPr>
            <w:r w:rsidRPr="004376B0">
              <w:rPr>
                <w:rFonts w:cstheme="minorHAnsi"/>
                <w:sz w:val="18"/>
                <w:szCs w:val="18"/>
                <w:lang w:val="en-GB"/>
              </w:rPr>
              <w:t>1</w:t>
            </w:r>
          </w:p>
        </w:tc>
        <w:tc>
          <w:tcPr>
            <w:tcW w:w="824" w:type="dxa"/>
            <w:vAlign w:val="bottom"/>
            <w:hideMark/>
          </w:tcPr>
          <w:p w14:paraId="0D390AF4"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762" w:type="dxa"/>
            <w:vAlign w:val="bottom"/>
            <w:hideMark/>
          </w:tcPr>
          <w:p w14:paraId="6065F314" w14:textId="77777777" w:rsidR="00A54542" w:rsidRPr="004376B0" w:rsidRDefault="00A54542">
            <w:pPr>
              <w:jc w:val="right"/>
              <w:rPr>
                <w:rFonts w:cstheme="minorHAnsi"/>
                <w:sz w:val="18"/>
                <w:szCs w:val="18"/>
                <w:lang w:val="en-GB"/>
              </w:rPr>
            </w:pPr>
            <w:r w:rsidRPr="004376B0">
              <w:rPr>
                <w:rFonts w:cstheme="minorHAnsi"/>
                <w:sz w:val="18"/>
                <w:szCs w:val="18"/>
                <w:lang w:val="en-GB"/>
              </w:rPr>
              <w:t>18</w:t>
            </w:r>
          </w:p>
        </w:tc>
        <w:tc>
          <w:tcPr>
            <w:tcW w:w="867" w:type="dxa"/>
            <w:vAlign w:val="bottom"/>
            <w:hideMark/>
          </w:tcPr>
          <w:p w14:paraId="422B2832"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11</w:t>
            </w:r>
          </w:p>
        </w:tc>
        <w:tc>
          <w:tcPr>
            <w:tcW w:w="847" w:type="dxa"/>
            <w:vAlign w:val="bottom"/>
            <w:hideMark/>
          </w:tcPr>
          <w:p w14:paraId="0CB1EF84"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32</w:t>
            </w:r>
          </w:p>
        </w:tc>
        <w:tc>
          <w:tcPr>
            <w:tcW w:w="932" w:type="dxa"/>
            <w:vAlign w:val="bottom"/>
            <w:hideMark/>
          </w:tcPr>
          <w:p w14:paraId="213E5D44"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0.34</w:t>
            </w:r>
          </w:p>
        </w:tc>
      </w:tr>
      <w:tr w:rsidR="00A54542" w:rsidRPr="004376B0" w14:paraId="3FF5E6EA" w14:textId="77777777" w:rsidTr="7B7A47EF">
        <w:tc>
          <w:tcPr>
            <w:tcW w:w="1004" w:type="dxa"/>
            <w:tcBorders>
              <w:top w:val="nil"/>
              <w:left w:val="nil"/>
              <w:bottom w:val="single" w:sz="4" w:space="0" w:color="auto"/>
              <w:right w:val="nil"/>
            </w:tcBorders>
            <w:hideMark/>
          </w:tcPr>
          <w:p w14:paraId="642F3D97" w14:textId="77777777" w:rsidR="00A54542" w:rsidRPr="004376B0" w:rsidRDefault="00A54542">
            <w:pPr>
              <w:rPr>
                <w:rFonts w:cstheme="minorHAnsi"/>
                <w:sz w:val="18"/>
                <w:szCs w:val="18"/>
                <w:lang w:val="en-GB"/>
              </w:rPr>
            </w:pPr>
            <w:r w:rsidRPr="004376B0">
              <w:rPr>
                <w:rFonts w:cstheme="minorHAnsi"/>
                <w:sz w:val="18"/>
                <w:szCs w:val="18"/>
                <w:lang w:val="en-GB"/>
              </w:rPr>
              <w:t>UK</w:t>
            </w:r>
          </w:p>
        </w:tc>
        <w:tc>
          <w:tcPr>
            <w:tcW w:w="825" w:type="dxa"/>
            <w:tcBorders>
              <w:top w:val="nil"/>
              <w:left w:val="nil"/>
              <w:bottom w:val="single" w:sz="4" w:space="0" w:color="auto"/>
              <w:right w:val="nil"/>
            </w:tcBorders>
            <w:vAlign w:val="bottom"/>
            <w:hideMark/>
          </w:tcPr>
          <w:p w14:paraId="035ABBFA" w14:textId="77777777" w:rsidR="00A54542" w:rsidRPr="004376B0" w:rsidRDefault="00A54542">
            <w:pPr>
              <w:jc w:val="right"/>
              <w:rPr>
                <w:rFonts w:cstheme="minorHAnsi"/>
                <w:sz w:val="18"/>
                <w:szCs w:val="18"/>
                <w:lang w:val="en-GB"/>
              </w:rPr>
            </w:pPr>
            <w:r w:rsidRPr="004376B0">
              <w:rPr>
                <w:rFonts w:cstheme="minorHAnsi"/>
                <w:sz w:val="18"/>
                <w:szCs w:val="18"/>
                <w:lang w:val="en-GB"/>
              </w:rPr>
              <w:t>7054</w:t>
            </w:r>
          </w:p>
        </w:tc>
        <w:tc>
          <w:tcPr>
            <w:tcW w:w="741" w:type="dxa"/>
            <w:tcBorders>
              <w:top w:val="nil"/>
              <w:left w:val="nil"/>
              <w:bottom w:val="single" w:sz="4" w:space="0" w:color="auto"/>
              <w:right w:val="nil"/>
            </w:tcBorders>
            <w:vAlign w:val="bottom"/>
            <w:hideMark/>
          </w:tcPr>
          <w:p w14:paraId="4AEA0B6F" w14:textId="77777777" w:rsidR="00A54542" w:rsidRPr="004376B0" w:rsidRDefault="00A54542">
            <w:pPr>
              <w:jc w:val="right"/>
              <w:rPr>
                <w:rFonts w:cstheme="minorHAnsi"/>
                <w:sz w:val="18"/>
                <w:szCs w:val="18"/>
                <w:lang w:val="en-GB"/>
              </w:rPr>
            </w:pPr>
            <w:r w:rsidRPr="004376B0">
              <w:rPr>
                <w:rFonts w:cstheme="minorHAnsi"/>
                <w:sz w:val="18"/>
                <w:szCs w:val="18"/>
                <w:lang w:val="en-GB"/>
              </w:rPr>
              <w:t>24</w:t>
            </w:r>
          </w:p>
        </w:tc>
        <w:tc>
          <w:tcPr>
            <w:tcW w:w="664" w:type="dxa"/>
            <w:tcBorders>
              <w:top w:val="nil"/>
              <w:left w:val="nil"/>
              <w:bottom w:val="single" w:sz="4" w:space="0" w:color="auto"/>
              <w:right w:val="nil"/>
            </w:tcBorders>
            <w:vAlign w:val="bottom"/>
            <w:hideMark/>
          </w:tcPr>
          <w:p w14:paraId="0FC58236" w14:textId="77777777" w:rsidR="00A54542" w:rsidRPr="004376B0" w:rsidRDefault="00A54542">
            <w:pPr>
              <w:jc w:val="right"/>
              <w:rPr>
                <w:rFonts w:cstheme="minorHAnsi"/>
                <w:sz w:val="18"/>
                <w:szCs w:val="18"/>
                <w:lang w:val="en-GB"/>
              </w:rPr>
            </w:pPr>
            <w:r w:rsidRPr="004376B0">
              <w:rPr>
                <w:rFonts w:cstheme="minorHAnsi"/>
                <w:sz w:val="18"/>
                <w:szCs w:val="18"/>
                <w:lang w:val="en-GB"/>
              </w:rPr>
              <w:t>11</w:t>
            </w:r>
          </w:p>
        </w:tc>
        <w:tc>
          <w:tcPr>
            <w:tcW w:w="806" w:type="dxa"/>
            <w:tcBorders>
              <w:top w:val="nil"/>
              <w:left w:val="nil"/>
              <w:bottom w:val="single" w:sz="4" w:space="0" w:color="auto"/>
              <w:right w:val="nil"/>
            </w:tcBorders>
            <w:vAlign w:val="bottom"/>
            <w:hideMark/>
          </w:tcPr>
          <w:p w14:paraId="2720FFC6" w14:textId="77777777" w:rsidR="00A54542" w:rsidRPr="004376B0" w:rsidRDefault="00A54542">
            <w:pPr>
              <w:jc w:val="right"/>
              <w:rPr>
                <w:rFonts w:cstheme="minorHAnsi"/>
                <w:sz w:val="18"/>
                <w:szCs w:val="18"/>
                <w:lang w:val="en-GB"/>
              </w:rPr>
            </w:pPr>
            <w:r w:rsidRPr="004376B0">
              <w:rPr>
                <w:rFonts w:cstheme="minorHAnsi"/>
                <w:sz w:val="18"/>
                <w:szCs w:val="18"/>
                <w:lang w:val="en-GB"/>
              </w:rPr>
              <w:t>18</w:t>
            </w:r>
          </w:p>
        </w:tc>
        <w:tc>
          <w:tcPr>
            <w:tcW w:w="744" w:type="dxa"/>
            <w:tcBorders>
              <w:top w:val="nil"/>
              <w:left w:val="nil"/>
              <w:bottom w:val="single" w:sz="4" w:space="0" w:color="auto"/>
              <w:right w:val="nil"/>
            </w:tcBorders>
            <w:vAlign w:val="bottom"/>
            <w:hideMark/>
          </w:tcPr>
          <w:p w14:paraId="38012493" w14:textId="77777777" w:rsidR="00A54542" w:rsidRPr="004376B0" w:rsidRDefault="00A54542">
            <w:pPr>
              <w:jc w:val="right"/>
              <w:rPr>
                <w:rFonts w:cstheme="minorHAnsi"/>
                <w:sz w:val="18"/>
                <w:szCs w:val="18"/>
                <w:lang w:val="en-GB"/>
              </w:rPr>
            </w:pPr>
            <w:r w:rsidRPr="004376B0">
              <w:rPr>
                <w:rFonts w:cstheme="minorHAnsi"/>
                <w:sz w:val="18"/>
                <w:szCs w:val="18"/>
                <w:lang w:val="en-GB"/>
              </w:rPr>
              <w:t>39</w:t>
            </w:r>
          </w:p>
        </w:tc>
        <w:tc>
          <w:tcPr>
            <w:tcW w:w="696" w:type="dxa"/>
            <w:tcBorders>
              <w:top w:val="nil"/>
              <w:left w:val="nil"/>
              <w:bottom w:val="single" w:sz="4" w:space="0" w:color="auto"/>
              <w:right w:val="nil"/>
            </w:tcBorders>
            <w:vAlign w:val="bottom"/>
            <w:hideMark/>
          </w:tcPr>
          <w:p w14:paraId="1EE4E67C" w14:textId="77777777" w:rsidR="00A54542" w:rsidRPr="004376B0" w:rsidRDefault="00A54542">
            <w:pPr>
              <w:jc w:val="right"/>
              <w:rPr>
                <w:rFonts w:cstheme="minorHAnsi"/>
                <w:sz w:val="18"/>
                <w:szCs w:val="18"/>
                <w:lang w:val="en-GB"/>
              </w:rPr>
            </w:pPr>
            <w:r w:rsidRPr="004376B0">
              <w:rPr>
                <w:rFonts w:cstheme="minorHAnsi"/>
                <w:sz w:val="18"/>
                <w:szCs w:val="18"/>
                <w:lang w:val="en-GB"/>
              </w:rPr>
              <w:t>3</w:t>
            </w:r>
          </w:p>
        </w:tc>
        <w:tc>
          <w:tcPr>
            <w:tcW w:w="824" w:type="dxa"/>
            <w:tcBorders>
              <w:top w:val="nil"/>
              <w:left w:val="nil"/>
              <w:bottom w:val="single" w:sz="4" w:space="0" w:color="auto"/>
              <w:right w:val="nil"/>
            </w:tcBorders>
            <w:vAlign w:val="bottom"/>
            <w:hideMark/>
          </w:tcPr>
          <w:p w14:paraId="4E6AD6AC" w14:textId="77777777" w:rsidR="00A54542" w:rsidRPr="004376B0" w:rsidRDefault="00A54542">
            <w:pPr>
              <w:jc w:val="right"/>
              <w:rPr>
                <w:rFonts w:cstheme="minorHAnsi"/>
                <w:sz w:val="18"/>
                <w:szCs w:val="18"/>
                <w:lang w:val="en-GB"/>
              </w:rPr>
            </w:pPr>
            <w:r w:rsidRPr="004376B0">
              <w:rPr>
                <w:rFonts w:cstheme="minorHAnsi"/>
                <w:sz w:val="18"/>
                <w:szCs w:val="18"/>
                <w:lang w:val="en-GB"/>
              </w:rPr>
              <w:t>0</w:t>
            </w:r>
          </w:p>
        </w:tc>
        <w:tc>
          <w:tcPr>
            <w:tcW w:w="762" w:type="dxa"/>
            <w:tcBorders>
              <w:top w:val="nil"/>
              <w:left w:val="nil"/>
              <w:bottom w:val="single" w:sz="4" w:space="0" w:color="auto"/>
              <w:right w:val="nil"/>
            </w:tcBorders>
            <w:vAlign w:val="bottom"/>
            <w:hideMark/>
          </w:tcPr>
          <w:p w14:paraId="73BA6417" w14:textId="77777777" w:rsidR="00A54542" w:rsidRPr="004376B0" w:rsidRDefault="00A54542">
            <w:pPr>
              <w:jc w:val="right"/>
              <w:rPr>
                <w:rFonts w:cstheme="minorHAnsi"/>
                <w:sz w:val="18"/>
                <w:szCs w:val="18"/>
                <w:lang w:val="en-GB"/>
              </w:rPr>
            </w:pPr>
            <w:r w:rsidRPr="004376B0">
              <w:rPr>
                <w:rFonts w:cstheme="minorHAnsi"/>
                <w:sz w:val="18"/>
                <w:szCs w:val="18"/>
                <w:lang w:val="en-GB"/>
              </w:rPr>
              <w:t>5</w:t>
            </w:r>
          </w:p>
        </w:tc>
        <w:tc>
          <w:tcPr>
            <w:tcW w:w="867" w:type="dxa"/>
            <w:tcBorders>
              <w:top w:val="nil"/>
              <w:left w:val="nil"/>
              <w:bottom w:val="single" w:sz="4" w:space="0" w:color="auto"/>
              <w:right w:val="nil"/>
            </w:tcBorders>
            <w:vAlign w:val="bottom"/>
            <w:hideMark/>
          </w:tcPr>
          <w:p w14:paraId="509EBDDE"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28</w:t>
            </w:r>
          </w:p>
        </w:tc>
        <w:tc>
          <w:tcPr>
            <w:tcW w:w="847" w:type="dxa"/>
            <w:tcBorders>
              <w:top w:val="nil"/>
              <w:left w:val="nil"/>
              <w:bottom w:val="single" w:sz="4" w:space="0" w:color="auto"/>
              <w:right w:val="nil"/>
            </w:tcBorders>
            <w:vAlign w:val="bottom"/>
            <w:hideMark/>
          </w:tcPr>
          <w:p w14:paraId="74E6BCB2"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29</w:t>
            </w:r>
          </w:p>
        </w:tc>
        <w:tc>
          <w:tcPr>
            <w:tcW w:w="932" w:type="dxa"/>
            <w:tcBorders>
              <w:top w:val="nil"/>
              <w:left w:val="nil"/>
              <w:bottom w:val="single" w:sz="4" w:space="0" w:color="auto"/>
              <w:right w:val="nil"/>
            </w:tcBorders>
            <w:vAlign w:val="bottom"/>
            <w:hideMark/>
          </w:tcPr>
          <w:p w14:paraId="52E1EAB4" w14:textId="77777777" w:rsidR="00A54542" w:rsidRPr="004376B0" w:rsidRDefault="00A54542">
            <w:pPr>
              <w:jc w:val="right"/>
              <w:rPr>
                <w:rFonts w:cstheme="minorHAnsi"/>
                <w:color w:val="000000"/>
                <w:sz w:val="18"/>
                <w:szCs w:val="18"/>
                <w:lang w:val="en-GB"/>
              </w:rPr>
            </w:pPr>
            <w:r w:rsidRPr="004376B0">
              <w:rPr>
                <w:rFonts w:cstheme="minorHAnsi"/>
                <w:color w:val="000000"/>
                <w:sz w:val="18"/>
                <w:szCs w:val="18"/>
                <w:lang w:val="en-GB"/>
              </w:rPr>
              <w:t>0.99</w:t>
            </w:r>
          </w:p>
        </w:tc>
      </w:tr>
    </w:tbl>
    <w:p w14:paraId="57A86B95" w14:textId="31C431CB" w:rsidR="00A54542" w:rsidRPr="004376B0" w:rsidRDefault="00A54542" w:rsidP="00A54542">
      <w:pPr>
        <w:spacing w:after="0"/>
        <w:rPr>
          <w:rFonts w:asciiTheme="minorHAnsi" w:hAnsiTheme="minorHAnsi"/>
          <w:sz w:val="20"/>
          <w:szCs w:val="20"/>
          <w:lang w:val="en-GB"/>
        </w:rPr>
      </w:pPr>
      <w:r w:rsidRPr="004376B0">
        <w:rPr>
          <w:sz w:val="20"/>
          <w:szCs w:val="20"/>
          <w:vertAlign w:val="superscript"/>
          <w:lang w:val="en-GB"/>
        </w:rPr>
        <w:t xml:space="preserve">1 </w:t>
      </w:r>
      <w:r w:rsidRPr="004376B0">
        <w:rPr>
          <w:sz w:val="20"/>
          <w:szCs w:val="20"/>
          <w:lang w:val="en-GB"/>
        </w:rPr>
        <w:t>Standard</w:t>
      </w:r>
      <w:r w:rsidR="000C579E">
        <w:rPr>
          <w:sz w:val="20"/>
          <w:szCs w:val="20"/>
          <w:lang w:val="en-GB"/>
        </w:rPr>
        <w:t>ised</w:t>
      </w:r>
      <w:r w:rsidRPr="004376B0">
        <w:rPr>
          <w:sz w:val="20"/>
          <w:szCs w:val="20"/>
          <w:lang w:val="en-GB"/>
        </w:rPr>
        <w:t xml:space="preserve"> values used for adjustment of production (mg/PCU): Cattle 30; Pigs 60; </w:t>
      </w:r>
      <w:r w:rsidR="00041068">
        <w:rPr>
          <w:sz w:val="20"/>
          <w:szCs w:val="20"/>
          <w:lang w:val="en-GB"/>
        </w:rPr>
        <w:t xml:space="preserve">Poultry 30; </w:t>
      </w:r>
      <w:r w:rsidRPr="004376B0">
        <w:rPr>
          <w:sz w:val="20"/>
          <w:szCs w:val="20"/>
          <w:lang w:val="en-GB"/>
        </w:rPr>
        <w:t xml:space="preserve">Sheep-goat 20; Fish 40; Rabbits </w:t>
      </w:r>
      <w:r w:rsidR="00041068">
        <w:rPr>
          <w:sz w:val="20"/>
          <w:szCs w:val="20"/>
          <w:lang w:val="en-GB"/>
        </w:rPr>
        <w:t>780</w:t>
      </w:r>
      <w:r w:rsidRPr="004376B0">
        <w:rPr>
          <w:sz w:val="20"/>
          <w:szCs w:val="20"/>
          <w:lang w:val="en-GB"/>
        </w:rPr>
        <w:t xml:space="preserve">; Horses </w:t>
      </w:r>
      <w:r w:rsidR="000C579E">
        <w:rPr>
          <w:sz w:val="20"/>
          <w:szCs w:val="20"/>
          <w:lang w:val="en-GB"/>
        </w:rPr>
        <w:t>5</w:t>
      </w:r>
      <w:r w:rsidRPr="004376B0">
        <w:rPr>
          <w:sz w:val="20"/>
          <w:szCs w:val="20"/>
          <w:lang w:val="en-GB"/>
        </w:rPr>
        <w:t xml:space="preserve">. </w:t>
      </w:r>
    </w:p>
    <w:p w14:paraId="33D4C935" w14:textId="3831A088" w:rsidR="00085AF1" w:rsidRPr="004376B0" w:rsidRDefault="00085AF1" w:rsidP="00085AF1">
      <w:pPr>
        <w:pStyle w:val="Heading2"/>
        <w:rPr>
          <w:lang w:val="en-GB"/>
        </w:rPr>
      </w:pPr>
      <w:r w:rsidRPr="004376B0">
        <w:rPr>
          <w:lang w:val="en-GB"/>
        </w:rPr>
        <w:t>3.</w:t>
      </w:r>
      <w:r w:rsidR="0073241B">
        <w:rPr>
          <w:lang w:val="en-GB"/>
        </w:rPr>
        <w:t>3</w:t>
      </w:r>
      <w:r w:rsidRPr="004376B0">
        <w:rPr>
          <w:lang w:val="en-GB"/>
        </w:rPr>
        <w:t xml:space="preserve"> </w:t>
      </w:r>
      <w:r w:rsidR="0073241B">
        <w:rPr>
          <w:lang w:val="en-GB"/>
        </w:rPr>
        <w:t>Diet assessment</w:t>
      </w:r>
    </w:p>
    <w:p w14:paraId="342335F4" w14:textId="7FF94529" w:rsidR="00085AF1" w:rsidRDefault="00085AF1" w:rsidP="00085AF1">
      <w:pPr>
        <w:rPr>
          <w:lang w:val="en-US"/>
        </w:rPr>
      </w:pPr>
      <w:r>
        <w:rPr>
          <w:lang w:val="en-US"/>
        </w:rPr>
        <w:t>T</w:t>
      </w:r>
      <w:r w:rsidRPr="0032639A">
        <w:rPr>
          <w:lang w:val="en-US"/>
        </w:rPr>
        <w:t>o exemplify the use the animal welfare and antibiotics indices</w:t>
      </w:r>
      <w:r w:rsidR="0073241B">
        <w:rPr>
          <w:lang w:val="en-US"/>
        </w:rPr>
        <w:t>,</w:t>
      </w:r>
      <w:r w:rsidRPr="0032639A">
        <w:rPr>
          <w:lang w:val="en-US"/>
        </w:rPr>
        <w:t xml:space="preserve"> we as</w:t>
      </w:r>
      <w:r>
        <w:rPr>
          <w:lang w:val="en-US"/>
        </w:rPr>
        <w:t xml:space="preserve">sess the consumption of animal products in the average diets of Ireland, Italy and Poland using data from the FAO Food Balance Sheets for food intake levels (FAO, 2023). </w:t>
      </w:r>
      <w:r w:rsidRPr="00373088">
        <w:rPr>
          <w:lang w:val="en-US"/>
        </w:rPr>
        <w:t>We chose these three countries as the total consump</w:t>
      </w:r>
      <w:r>
        <w:rPr>
          <w:lang w:val="en-US"/>
        </w:rPr>
        <w:t>t</w:t>
      </w:r>
      <w:r w:rsidRPr="00373088">
        <w:rPr>
          <w:lang w:val="en-US"/>
        </w:rPr>
        <w:t>ion of</w:t>
      </w:r>
      <w:r>
        <w:rPr>
          <w:lang w:val="en-US"/>
        </w:rPr>
        <w:t xml:space="preserve"> </w:t>
      </w:r>
      <w:r w:rsidR="00F0391B">
        <w:rPr>
          <w:lang w:val="en-US"/>
        </w:rPr>
        <w:t>meat and</w:t>
      </w:r>
      <w:r w:rsidR="00AF09E2">
        <w:rPr>
          <w:lang w:val="en-US"/>
        </w:rPr>
        <w:t xml:space="preserve"> seafood</w:t>
      </w:r>
      <w:r>
        <w:rPr>
          <w:lang w:val="en-US"/>
        </w:rPr>
        <w:t xml:space="preserve"> in these countries are </w:t>
      </w:r>
      <w:r w:rsidR="003B39D5">
        <w:rPr>
          <w:lang w:val="en-US"/>
        </w:rPr>
        <w:t>similar</w:t>
      </w:r>
      <w:r w:rsidR="00FD289B">
        <w:rPr>
          <w:lang w:val="en-US"/>
        </w:rPr>
        <w:t xml:space="preserve"> (approximately</w:t>
      </w:r>
      <w:r w:rsidR="00AF09E2">
        <w:rPr>
          <w:lang w:val="en-US"/>
        </w:rPr>
        <w:t xml:space="preserve"> </w:t>
      </w:r>
      <w:r w:rsidR="005D6AD0">
        <w:rPr>
          <w:lang w:val="en-US"/>
        </w:rPr>
        <w:t>80-90</w:t>
      </w:r>
      <w:r w:rsidR="00AF09E2">
        <w:rPr>
          <w:lang w:val="en-US"/>
        </w:rPr>
        <w:t xml:space="preserve"> kg</w:t>
      </w:r>
      <w:r w:rsidR="00754FD0">
        <w:rPr>
          <w:lang w:val="en-US"/>
        </w:rPr>
        <w:t xml:space="preserve"> </w:t>
      </w:r>
      <w:proofErr w:type="spellStart"/>
      <w:r w:rsidR="00754FD0">
        <w:rPr>
          <w:lang w:val="en-US"/>
        </w:rPr>
        <w:t>bonefree</w:t>
      </w:r>
      <w:proofErr w:type="spellEnd"/>
      <w:r w:rsidR="00AF09E2">
        <w:rPr>
          <w:lang w:val="en-US"/>
        </w:rPr>
        <w:t xml:space="preserve"> per person per year)</w:t>
      </w:r>
      <w:r w:rsidR="003B39D5">
        <w:rPr>
          <w:lang w:val="en-US"/>
        </w:rPr>
        <w:t xml:space="preserve"> but</w:t>
      </w:r>
      <w:r>
        <w:rPr>
          <w:lang w:val="en-US"/>
        </w:rPr>
        <w:t xml:space="preserve"> differ in the animal species consumed (Table</w:t>
      </w:r>
      <w:r w:rsidR="0055470E">
        <w:rPr>
          <w:lang w:val="en-US"/>
        </w:rPr>
        <w:t xml:space="preserve"> X</w:t>
      </w:r>
      <w:r>
        <w:rPr>
          <w:lang w:val="en-US"/>
        </w:rPr>
        <w:t>)</w:t>
      </w:r>
      <w:r w:rsidR="0055470E">
        <w:rPr>
          <w:lang w:val="en-US"/>
        </w:rPr>
        <w:t>.</w:t>
      </w:r>
      <w:r>
        <w:rPr>
          <w:lang w:val="en-US"/>
        </w:rPr>
        <w:t xml:space="preserve"> </w:t>
      </w:r>
      <w:r w:rsidR="003B39D5">
        <w:rPr>
          <w:lang w:val="en-US"/>
        </w:rPr>
        <w:t xml:space="preserve">Hence, the difference between countries will reflect the </w:t>
      </w:r>
      <w:r w:rsidR="00236D4C">
        <w:rPr>
          <w:lang w:val="en-US"/>
        </w:rPr>
        <w:t>type of animal product consumed rather than the total amounts.</w:t>
      </w:r>
      <w:r w:rsidR="003B39D5">
        <w:rPr>
          <w:lang w:val="en-US"/>
        </w:rPr>
        <w:t xml:space="preserve"> </w:t>
      </w:r>
      <w:r w:rsidR="00157643">
        <w:rPr>
          <w:lang w:val="en-US"/>
        </w:rPr>
        <w:t xml:space="preserve">We also calculated the carbon footprint of the </w:t>
      </w:r>
      <w:r w:rsidR="00AE752E">
        <w:rPr>
          <w:lang w:val="en-US"/>
        </w:rPr>
        <w:t xml:space="preserve">animal product consumption for </w:t>
      </w:r>
      <w:r w:rsidR="00AE752E">
        <w:rPr>
          <w:lang w:val="en-US"/>
        </w:rPr>
        <w:lastRenderedPageBreak/>
        <w:t xml:space="preserve">the different countries based on </w:t>
      </w:r>
      <w:r w:rsidR="00157643">
        <w:rPr>
          <w:lang w:val="en-US"/>
        </w:rPr>
        <w:t>data from the</w:t>
      </w:r>
      <w:r w:rsidR="00AE752E">
        <w:rPr>
          <w:lang w:val="en-US"/>
        </w:rPr>
        <w:t xml:space="preserve"> SAFAD-tool (Röös et al., forthcoming)</w:t>
      </w:r>
      <w:r w:rsidR="00DA42DB">
        <w:rPr>
          <w:lang w:val="en-US"/>
        </w:rPr>
        <w:t xml:space="preserve">. To illustrate how </w:t>
      </w:r>
      <w:r w:rsidR="00FB2606">
        <w:rPr>
          <w:lang w:val="en-US"/>
        </w:rPr>
        <w:t xml:space="preserve">the use of the animal welfare and antibiotics indices developed here can </w:t>
      </w:r>
      <w:r w:rsidR="00122A7D">
        <w:rPr>
          <w:lang w:val="en-US"/>
        </w:rPr>
        <w:t xml:space="preserve">be useful to illustrate trade-offs and synergies between these aspects and climate mitigation we investigated the following </w:t>
      </w:r>
      <w:r w:rsidR="00DA42DB">
        <w:rPr>
          <w:lang w:val="en-US"/>
        </w:rPr>
        <w:t>strategies</w:t>
      </w:r>
      <w:r w:rsidR="006E1CD0">
        <w:rPr>
          <w:lang w:val="en-US"/>
        </w:rPr>
        <w:t xml:space="preserve"> climate mitigation strategies</w:t>
      </w:r>
      <w:r w:rsidR="0044355E">
        <w:rPr>
          <w:lang w:val="en-US"/>
        </w:rPr>
        <w:t xml:space="preserve">: 1) replacing </w:t>
      </w:r>
      <w:r w:rsidR="00237E53">
        <w:rPr>
          <w:lang w:val="en-US"/>
        </w:rPr>
        <w:t xml:space="preserve">50% of </w:t>
      </w:r>
      <w:r w:rsidR="0044355E">
        <w:rPr>
          <w:lang w:val="en-US"/>
        </w:rPr>
        <w:t xml:space="preserve">beef by rabbit </w:t>
      </w:r>
      <w:r w:rsidR="004D1F05">
        <w:rPr>
          <w:lang w:val="en-US"/>
        </w:rPr>
        <w:t xml:space="preserve">in Italy; 2) </w:t>
      </w:r>
      <w:r w:rsidR="006E1CD0">
        <w:rPr>
          <w:lang w:val="en-US"/>
        </w:rPr>
        <w:t xml:space="preserve">replacing </w:t>
      </w:r>
      <w:r w:rsidR="00237E53">
        <w:rPr>
          <w:lang w:val="en-US"/>
        </w:rPr>
        <w:t xml:space="preserve">50% of </w:t>
      </w:r>
      <w:r w:rsidR="006E1CD0">
        <w:rPr>
          <w:lang w:val="en-US"/>
        </w:rPr>
        <w:t xml:space="preserve">beef with either 2) chicken, or 3) mussels in Ireland. </w:t>
      </w:r>
    </w:p>
    <w:p w14:paraId="79E6C25A" w14:textId="454BF1F9" w:rsidR="0073241B" w:rsidRPr="0073241B" w:rsidRDefault="0073241B" w:rsidP="00085AF1">
      <w:pPr>
        <w:rPr>
          <w:lang w:val="en-US"/>
        </w:rPr>
      </w:pPr>
      <w:commentRangeStart w:id="91"/>
      <w:r w:rsidRPr="0073241B">
        <w:rPr>
          <w:b/>
          <w:bCs/>
          <w:sz w:val="20"/>
          <w:szCs w:val="20"/>
          <w:lang w:val="en-US"/>
        </w:rPr>
        <w:t xml:space="preserve">Table </w:t>
      </w:r>
      <w:r w:rsidR="00021CFB">
        <w:rPr>
          <w:b/>
          <w:bCs/>
          <w:sz w:val="20"/>
          <w:szCs w:val="20"/>
          <w:lang w:val="en-US"/>
        </w:rPr>
        <w:t>2</w:t>
      </w:r>
      <w:r>
        <w:rPr>
          <w:b/>
          <w:bCs/>
          <w:sz w:val="20"/>
          <w:szCs w:val="20"/>
          <w:lang w:val="en-US"/>
        </w:rPr>
        <w:t>.</w:t>
      </w:r>
      <w:r w:rsidRPr="0073241B">
        <w:rPr>
          <w:sz w:val="20"/>
          <w:szCs w:val="20"/>
          <w:lang w:val="en-US"/>
        </w:rPr>
        <w:t xml:space="preserve"> </w:t>
      </w:r>
      <w:commentRangeEnd w:id="91"/>
      <w:r w:rsidR="0055470E">
        <w:rPr>
          <w:rStyle w:val="CommentReference"/>
        </w:rPr>
        <w:commentReference w:id="91"/>
      </w:r>
      <w:r w:rsidR="004F3B79">
        <w:rPr>
          <w:sz w:val="20"/>
          <w:szCs w:val="20"/>
          <w:lang w:val="en-US"/>
        </w:rPr>
        <w:t>Yearly per capita consumption of different animal products (kg</w:t>
      </w:r>
      <w:r w:rsidR="00DB2CC1">
        <w:rPr>
          <w:sz w:val="20"/>
          <w:szCs w:val="20"/>
          <w:lang w:val="en-US"/>
        </w:rPr>
        <w:t xml:space="preserve"> of edible weight</w:t>
      </w:r>
      <w:r w:rsidR="004F3B79">
        <w:rPr>
          <w:sz w:val="20"/>
          <w:szCs w:val="20"/>
          <w:lang w:val="en-US"/>
        </w:rPr>
        <w:t>)</w:t>
      </w:r>
    </w:p>
    <w:tbl>
      <w:tblPr>
        <w:tblStyle w:val="TableGrid"/>
        <w:tblW w:w="0" w:type="auto"/>
        <w:tblLook w:val="04A0" w:firstRow="1" w:lastRow="0" w:firstColumn="1" w:lastColumn="0" w:noHBand="0" w:noVBand="1"/>
      </w:tblPr>
      <w:tblGrid>
        <w:gridCol w:w="2265"/>
        <w:gridCol w:w="2265"/>
        <w:gridCol w:w="2265"/>
        <w:gridCol w:w="2265"/>
      </w:tblGrid>
      <w:tr w:rsidR="0073241B" w14:paraId="27DF472F" w14:textId="77777777" w:rsidTr="0073241B">
        <w:tc>
          <w:tcPr>
            <w:tcW w:w="2265" w:type="dxa"/>
          </w:tcPr>
          <w:p w14:paraId="0834D850" w14:textId="77777777" w:rsidR="0073241B" w:rsidRPr="004F3B79" w:rsidRDefault="0073241B" w:rsidP="0069444E">
            <w:pPr>
              <w:rPr>
                <w:sz w:val="20"/>
                <w:szCs w:val="20"/>
                <w:lang w:val="en-US"/>
              </w:rPr>
            </w:pPr>
          </w:p>
        </w:tc>
        <w:tc>
          <w:tcPr>
            <w:tcW w:w="2265" w:type="dxa"/>
          </w:tcPr>
          <w:p w14:paraId="6E5B28E9" w14:textId="4F6370F9" w:rsidR="0073241B" w:rsidRPr="004F3B79" w:rsidRDefault="004F3B79" w:rsidP="0069444E">
            <w:pPr>
              <w:rPr>
                <w:sz w:val="20"/>
                <w:szCs w:val="20"/>
                <w:lang w:val="en-US"/>
              </w:rPr>
            </w:pPr>
            <w:r w:rsidRPr="004F3B79">
              <w:rPr>
                <w:sz w:val="20"/>
                <w:szCs w:val="20"/>
                <w:lang w:val="en-US"/>
              </w:rPr>
              <w:t>Ireland</w:t>
            </w:r>
          </w:p>
        </w:tc>
        <w:tc>
          <w:tcPr>
            <w:tcW w:w="2265" w:type="dxa"/>
          </w:tcPr>
          <w:p w14:paraId="3A3D6729" w14:textId="7F865F4E" w:rsidR="0073241B" w:rsidRPr="004F3B79" w:rsidRDefault="004F3B79" w:rsidP="0069444E">
            <w:pPr>
              <w:rPr>
                <w:sz w:val="20"/>
                <w:szCs w:val="20"/>
                <w:lang w:val="en-US"/>
              </w:rPr>
            </w:pPr>
            <w:r w:rsidRPr="004F3B79">
              <w:rPr>
                <w:sz w:val="20"/>
                <w:szCs w:val="20"/>
                <w:lang w:val="en-US"/>
              </w:rPr>
              <w:t>Italy</w:t>
            </w:r>
          </w:p>
        </w:tc>
        <w:tc>
          <w:tcPr>
            <w:tcW w:w="2265" w:type="dxa"/>
          </w:tcPr>
          <w:p w14:paraId="60AB54C1" w14:textId="634249AA" w:rsidR="0073241B" w:rsidRPr="004F3B79" w:rsidRDefault="004F3B79" w:rsidP="0069444E">
            <w:pPr>
              <w:rPr>
                <w:sz w:val="20"/>
                <w:szCs w:val="20"/>
                <w:lang w:val="en-US"/>
              </w:rPr>
            </w:pPr>
            <w:r w:rsidRPr="004F3B79">
              <w:rPr>
                <w:sz w:val="20"/>
                <w:szCs w:val="20"/>
                <w:lang w:val="en-US"/>
              </w:rPr>
              <w:t>Poland</w:t>
            </w:r>
          </w:p>
        </w:tc>
      </w:tr>
      <w:tr w:rsidR="0073241B" w14:paraId="0275D04E" w14:textId="77777777" w:rsidTr="0073241B">
        <w:tc>
          <w:tcPr>
            <w:tcW w:w="2265" w:type="dxa"/>
          </w:tcPr>
          <w:p w14:paraId="3BBA8C19" w14:textId="59DB3842" w:rsidR="00D62EC3" w:rsidRPr="004F3B79" w:rsidRDefault="00BC3859" w:rsidP="0069444E">
            <w:pPr>
              <w:rPr>
                <w:sz w:val="20"/>
                <w:szCs w:val="20"/>
                <w:lang w:val="en-US"/>
              </w:rPr>
            </w:pPr>
            <w:r>
              <w:rPr>
                <w:sz w:val="20"/>
                <w:szCs w:val="20"/>
                <w:lang w:val="en-US"/>
              </w:rPr>
              <w:t>R</w:t>
            </w:r>
            <w:r w:rsidR="00D62EC3">
              <w:rPr>
                <w:sz w:val="20"/>
                <w:szCs w:val="20"/>
                <w:lang w:val="en-US"/>
              </w:rPr>
              <w:t>uminant meat</w:t>
            </w:r>
          </w:p>
        </w:tc>
        <w:tc>
          <w:tcPr>
            <w:tcW w:w="2265" w:type="dxa"/>
          </w:tcPr>
          <w:p w14:paraId="7E9D737E" w14:textId="1E88C582" w:rsidR="0073241B" w:rsidRPr="004F3B79" w:rsidRDefault="00AD0A22" w:rsidP="0069444E">
            <w:pPr>
              <w:rPr>
                <w:sz w:val="20"/>
                <w:szCs w:val="20"/>
                <w:lang w:val="en-US"/>
              </w:rPr>
            </w:pPr>
            <w:r>
              <w:rPr>
                <w:sz w:val="20"/>
                <w:szCs w:val="20"/>
                <w:lang w:val="en-US"/>
              </w:rPr>
              <w:t>2</w:t>
            </w:r>
            <w:r w:rsidR="00754FD0">
              <w:rPr>
                <w:sz w:val="20"/>
                <w:szCs w:val="20"/>
                <w:lang w:val="en-US"/>
              </w:rPr>
              <w:t>3</w:t>
            </w:r>
          </w:p>
        </w:tc>
        <w:tc>
          <w:tcPr>
            <w:tcW w:w="2265" w:type="dxa"/>
          </w:tcPr>
          <w:p w14:paraId="7964B5DC" w14:textId="6B3ABD60" w:rsidR="0073241B" w:rsidRPr="004F3B79" w:rsidRDefault="00AD0A22" w:rsidP="0069444E">
            <w:pPr>
              <w:rPr>
                <w:sz w:val="20"/>
                <w:szCs w:val="20"/>
                <w:lang w:val="en-US"/>
              </w:rPr>
            </w:pPr>
            <w:r>
              <w:rPr>
                <w:sz w:val="20"/>
                <w:szCs w:val="20"/>
                <w:lang w:val="en-US"/>
              </w:rPr>
              <w:t>1</w:t>
            </w:r>
            <w:r w:rsidR="00D118E1">
              <w:rPr>
                <w:sz w:val="20"/>
                <w:szCs w:val="20"/>
                <w:lang w:val="en-US"/>
              </w:rPr>
              <w:t>2</w:t>
            </w:r>
          </w:p>
        </w:tc>
        <w:tc>
          <w:tcPr>
            <w:tcW w:w="2265" w:type="dxa"/>
          </w:tcPr>
          <w:p w14:paraId="27A1BA53" w14:textId="36481A0F" w:rsidR="0073241B" w:rsidRPr="004F3B79" w:rsidRDefault="00AD0A22" w:rsidP="0069444E">
            <w:pPr>
              <w:rPr>
                <w:sz w:val="20"/>
                <w:szCs w:val="20"/>
                <w:lang w:val="en-US"/>
              </w:rPr>
            </w:pPr>
            <w:r>
              <w:rPr>
                <w:sz w:val="20"/>
                <w:szCs w:val="20"/>
                <w:lang w:val="en-US"/>
              </w:rPr>
              <w:t>1</w:t>
            </w:r>
          </w:p>
        </w:tc>
      </w:tr>
      <w:tr w:rsidR="0073241B" w14:paraId="56CB5E2E" w14:textId="77777777" w:rsidTr="0073241B">
        <w:tc>
          <w:tcPr>
            <w:tcW w:w="2265" w:type="dxa"/>
          </w:tcPr>
          <w:p w14:paraId="7CC5051E" w14:textId="3D2D7E25" w:rsidR="0073241B" w:rsidRPr="004F3B79" w:rsidRDefault="00BC3859" w:rsidP="0069444E">
            <w:pPr>
              <w:rPr>
                <w:sz w:val="20"/>
                <w:szCs w:val="20"/>
                <w:lang w:val="en-US"/>
              </w:rPr>
            </w:pPr>
            <w:r>
              <w:rPr>
                <w:sz w:val="20"/>
                <w:szCs w:val="20"/>
                <w:lang w:val="en-US"/>
              </w:rPr>
              <w:t>Pig meat</w:t>
            </w:r>
          </w:p>
        </w:tc>
        <w:tc>
          <w:tcPr>
            <w:tcW w:w="2265" w:type="dxa"/>
          </w:tcPr>
          <w:p w14:paraId="2D62465D" w14:textId="3CD6ACE2" w:rsidR="0073241B" w:rsidRPr="004F3B79" w:rsidRDefault="00AD0A22" w:rsidP="0069444E">
            <w:pPr>
              <w:rPr>
                <w:sz w:val="20"/>
                <w:szCs w:val="20"/>
                <w:lang w:val="en-US"/>
              </w:rPr>
            </w:pPr>
            <w:r>
              <w:rPr>
                <w:sz w:val="20"/>
                <w:szCs w:val="20"/>
                <w:lang w:val="en-US"/>
              </w:rPr>
              <w:t>2</w:t>
            </w:r>
            <w:r w:rsidR="006A5DC5">
              <w:rPr>
                <w:sz w:val="20"/>
                <w:szCs w:val="20"/>
                <w:lang w:val="en-US"/>
              </w:rPr>
              <w:t>0</w:t>
            </w:r>
          </w:p>
        </w:tc>
        <w:tc>
          <w:tcPr>
            <w:tcW w:w="2265" w:type="dxa"/>
          </w:tcPr>
          <w:p w14:paraId="2E322EEF" w14:textId="11FD3E47" w:rsidR="0073241B" w:rsidRPr="004F3B79" w:rsidRDefault="00D118E1" w:rsidP="0069444E">
            <w:pPr>
              <w:rPr>
                <w:sz w:val="20"/>
                <w:szCs w:val="20"/>
                <w:lang w:val="en-US"/>
              </w:rPr>
            </w:pPr>
            <w:r>
              <w:rPr>
                <w:sz w:val="20"/>
                <w:szCs w:val="20"/>
                <w:lang w:val="en-US"/>
              </w:rPr>
              <w:t>24</w:t>
            </w:r>
          </w:p>
        </w:tc>
        <w:tc>
          <w:tcPr>
            <w:tcW w:w="2265" w:type="dxa"/>
          </w:tcPr>
          <w:p w14:paraId="563F55CC" w14:textId="3805CED8" w:rsidR="0073241B" w:rsidRPr="004F3B79" w:rsidRDefault="00D118E1" w:rsidP="0069444E">
            <w:pPr>
              <w:rPr>
                <w:sz w:val="20"/>
                <w:szCs w:val="20"/>
                <w:lang w:val="en-US"/>
              </w:rPr>
            </w:pPr>
            <w:r>
              <w:rPr>
                <w:sz w:val="20"/>
                <w:szCs w:val="20"/>
                <w:lang w:val="en-US"/>
              </w:rPr>
              <w:t>34</w:t>
            </w:r>
          </w:p>
        </w:tc>
      </w:tr>
      <w:tr w:rsidR="0073241B" w14:paraId="101EC274" w14:textId="77777777" w:rsidTr="0073241B">
        <w:tc>
          <w:tcPr>
            <w:tcW w:w="2265" w:type="dxa"/>
          </w:tcPr>
          <w:p w14:paraId="52E8FA34" w14:textId="6A4EB5C5" w:rsidR="0073241B" w:rsidRPr="004F3B79" w:rsidRDefault="00BC3859" w:rsidP="0069444E">
            <w:pPr>
              <w:rPr>
                <w:sz w:val="20"/>
                <w:szCs w:val="20"/>
                <w:lang w:val="en-US"/>
              </w:rPr>
            </w:pPr>
            <w:r>
              <w:rPr>
                <w:sz w:val="20"/>
                <w:szCs w:val="20"/>
                <w:lang w:val="en-US"/>
              </w:rPr>
              <w:t>Poultry meat</w:t>
            </w:r>
          </w:p>
        </w:tc>
        <w:tc>
          <w:tcPr>
            <w:tcW w:w="2265" w:type="dxa"/>
          </w:tcPr>
          <w:p w14:paraId="4ED38185" w14:textId="2F281420" w:rsidR="0073241B" w:rsidRPr="004F3B79" w:rsidRDefault="001F19DF" w:rsidP="0069444E">
            <w:pPr>
              <w:rPr>
                <w:sz w:val="20"/>
                <w:szCs w:val="20"/>
                <w:lang w:val="en-US"/>
              </w:rPr>
            </w:pPr>
            <w:r>
              <w:rPr>
                <w:sz w:val="20"/>
                <w:szCs w:val="20"/>
                <w:lang w:val="en-US"/>
              </w:rPr>
              <w:t>2</w:t>
            </w:r>
            <w:r w:rsidR="006A5DC5">
              <w:rPr>
                <w:sz w:val="20"/>
                <w:szCs w:val="20"/>
                <w:lang w:val="en-US"/>
              </w:rPr>
              <w:t>0</w:t>
            </w:r>
          </w:p>
        </w:tc>
        <w:tc>
          <w:tcPr>
            <w:tcW w:w="2265" w:type="dxa"/>
          </w:tcPr>
          <w:p w14:paraId="231CA2FC" w14:textId="1877ACC8" w:rsidR="0073241B" w:rsidRPr="004F3B79" w:rsidRDefault="00D118E1" w:rsidP="0069444E">
            <w:pPr>
              <w:rPr>
                <w:sz w:val="20"/>
                <w:szCs w:val="20"/>
                <w:lang w:val="en-US"/>
              </w:rPr>
            </w:pPr>
            <w:r>
              <w:rPr>
                <w:sz w:val="20"/>
                <w:szCs w:val="20"/>
                <w:lang w:val="en-US"/>
              </w:rPr>
              <w:t>15</w:t>
            </w:r>
          </w:p>
        </w:tc>
        <w:tc>
          <w:tcPr>
            <w:tcW w:w="2265" w:type="dxa"/>
          </w:tcPr>
          <w:p w14:paraId="1CA564F5" w14:textId="5DC32EA4" w:rsidR="0073241B" w:rsidRPr="004F3B79" w:rsidRDefault="00D118E1" w:rsidP="0069444E">
            <w:pPr>
              <w:rPr>
                <w:sz w:val="20"/>
                <w:szCs w:val="20"/>
                <w:lang w:val="en-US"/>
              </w:rPr>
            </w:pPr>
            <w:r>
              <w:rPr>
                <w:sz w:val="20"/>
                <w:szCs w:val="20"/>
                <w:lang w:val="en-US"/>
              </w:rPr>
              <w:t>24</w:t>
            </w:r>
          </w:p>
        </w:tc>
      </w:tr>
      <w:tr w:rsidR="0073241B" w14:paraId="0D7A7AEC" w14:textId="77777777" w:rsidTr="0073241B">
        <w:tc>
          <w:tcPr>
            <w:tcW w:w="2265" w:type="dxa"/>
          </w:tcPr>
          <w:p w14:paraId="07169F81" w14:textId="3D0ABB19" w:rsidR="0073241B" w:rsidRPr="004F3B79" w:rsidRDefault="00BC3859" w:rsidP="0069444E">
            <w:pPr>
              <w:rPr>
                <w:sz w:val="20"/>
                <w:szCs w:val="20"/>
                <w:lang w:val="en-US"/>
              </w:rPr>
            </w:pPr>
            <w:r>
              <w:rPr>
                <w:sz w:val="20"/>
                <w:szCs w:val="20"/>
                <w:lang w:val="en-US"/>
              </w:rPr>
              <w:t>Blue food</w:t>
            </w:r>
          </w:p>
        </w:tc>
        <w:tc>
          <w:tcPr>
            <w:tcW w:w="2265" w:type="dxa"/>
          </w:tcPr>
          <w:p w14:paraId="09F1D6A8" w14:textId="4B04A4E5" w:rsidR="0073241B" w:rsidRPr="004F3B79" w:rsidRDefault="006A5DC5" w:rsidP="0069444E">
            <w:pPr>
              <w:rPr>
                <w:sz w:val="20"/>
                <w:szCs w:val="20"/>
                <w:lang w:val="en-US"/>
              </w:rPr>
            </w:pPr>
            <w:r>
              <w:rPr>
                <w:sz w:val="20"/>
                <w:szCs w:val="20"/>
                <w:lang w:val="en-US"/>
              </w:rPr>
              <w:t>10</w:t>
            </w:r>
          </w:p>
        </w:tc>
        <w:tc>
          <w:tcPr>
            <w:tcW w:w="2265" w:type="dxa"/>
          </w:tcPr>
          <w:p w14:paraId="1DC4A6C0" w14:textId="290620D4" w:rsidR="0073241B" w:rsidRPr="004F3B79" w:rsidRDefault="00D118E1" w:rsidP="0069444E">
            <w:pPr>
              <w:rPr>
                <w:sz w:val="20"/>
                <w:szCs w:val="20"/>
                <w:lang w:val="en-US"/>
              </w:rPr>
            </w:pPr>
            <w:r>
              <w:rPr>
                <w:sz w:val="20"/>
                <w:szCs w:val="20"/>
                <w:lang w:val="en-US"/>
              </w:rPr>
              <w:t>14</w:t>
            </w:r>
          </w:p>
        </w:tc>
        <w:tc>
          <w:tcPr>
            <w:tcW w:w="2265" w:type="dxa"/>
          </w:tcPr>
          <w:p w14:paraId="1C3DE4AD" w14:textId="601C3A62" w:rsidR="0073241B" w:rsidRPr="004F3B79" w:rsidRDefault="00926F73" w:rsidP="0069444E">
            <w:pPr>
              <w:rPr>
                <w:sz w:val="20"/>
                <w:szCs w:val="20"/>
                <w:lang w:val="en-US"/>
              </w:rPr>
            </w:pPr>
            <w:r>
              <w:rPr>
                <w:sz w:val="20"/>
                <w:szCs w:val="20"/>
                <w:lang w:val="en-US"/>
              </w:rPr>
              <w:t>6</w:t>
            </w:r>
          </w:p>
        </w:tc>
      </w:tr>
      <w:tr w:rsidR="0073241B" w14:paraId="4BB7999C" w14:textId="77777777" w:rsidTr="0073241B">
        <w:tc>
          <w:tcPr>
            <w:tcW w:w="2265" w:type="dxa"/>
          </w:tcPr>
          <w:p w14:paraId="2ECA5A72" w14:textId="213F7E9C" w:rsidR="0073241B" w:rsidRPr="004F3B79" w:rsidRDefault="00BC3859" w:rsidP="0069444E">
            <w:pPr>
              <w:rPr>
                <w:sz w:val="20"/>
                <w:szCs w:val="20"/>
                <w:lang w:val="en-US"/>
              </w:rPr>
            </w:pPr>
            <w:r>
              <w:rPr>
                <w:sz w:val="20"/>
                <w:szCs w:val="20"/>
                <w:lang w:val="en-US"/>
              </w:rPr>
              <w:t>Milk</w:t>
            </w:r>
          </w:p>
        </w:tc>
        <w:tc>
          <w:tcPr>
            <w:tcW w:w="2265" w:type="dxa"/>
          </w:tcPr>
          <w:p w14:paraId="23FC8F6C" w14:textId="476C126E" w:rsidR="0073241B" w:rsidRPr="004F3B79" w:rsidRDefault="001F19DF" w:rsidP="0069444E">
            <w:pPr>
              <w:rPr>
                <w:sz w:val="20"/>
                <w:szCs w:val="20"/>
                <w:lang w:val="en-US"/>
              </w:rPr>
            </w:pPr>
            <w:r>
              <w:rPr>
                <w:sz w:val="20"/>
                <w:szCs w:val="20"/>
                <w:lang w:val="en-US"/>
              </w:rPr>
              <w:t>2</w:t>
            </w:r>
            <w:r w:rsidR="006A5DC5">
              <w:rPr>
                <w:sz w:val="20"/>
                <w:szCs w:val="20"/>
                <w:lang w:val="en-US"/>
              </w:rPr>
              <w:t>93</w:t>
            </w:r>
          </w:p>
        </w:tc>
        <w:tc>
          <w:tcPr>
            <w:tcW w:w="2265" w:type="dxa"/>
          </w:tcPr>
          <w:p w14:paraId="2B16EB11" w14:textId="2AB5442E" w:rsidR="0073241B" w:rsidRPr="004F3B79" w:rsidRDefault="001F19DF" w:rsidP="0069444E">
            <w:pPr>
              <w:rPr>
                <w:sz w:val="20"/>
                <w:szCs w:val="20"/>
                <w:lang w:val="en-US"/>
              </w:rPr>
            </w:pPr>
            <w:r>
              <w:rPr>
                <w:sz w:val="20"/>
                <w:szCs w:val="20"/>
                <w:lang w:val="en-US"/>
              </w:rPr>
              <w:t>2</w:t>
            </w:r>
            <w:r w:rsidR="00D118E1">
              <w:rPr>
                <w:sz w:val="20"/>
                <w:szCs w:val="20"/>
                <w:lang w:val="en-US"/>
              </w:rPr>
              <w:t>24</w:t>
            </w:r>
          </w:p>
        </w:tc>
        <w:tc>
          <w:tcPr>
            <w:tcW w:w="2265" w:type="dxa"/>
          </w:tcPr>
          <w:p w14:paraId="2944B3EF" w14:textId="4E6072B8" w:rsidR="0073241B" w:rsidRPr="004F3B79" w:rsidRDefault="001F19DF" w:rsidP="0069444E">
            <w:pPr>
              <w:rPr>
                <w:sz w:val="20"/>
                <w:szCs w:val="20"/>
                <w:lang w:val="en-US"/>
              </w:rPr>
            </w:pPr>
            <w:r>
              <w:rPr>
                <w:sz w:val="20"/>
                <w:szCs w:val="20"/>
                <w:lang w:val="en-US"/>
              </w:rPr>
              <w:t>1</w:t>
            </w:r>
            <w:r w:rsidR="00926F73">
              <w:rPr>
                <w:sz w:val="20"/>
                <w:szCs w:val="20"/>
                <w:lang w:val="en-US"/>
              </w:rPr>
              <w:t>86</w:t>
            </w:r>
          </w:p>
        </w:tc>
      </w:tr>
    </w:tbl>
    <w:p w14:paraId="4A95C48B" w14:textId="77777777" w:rsidR="00A54542" w:rsidRPr="00085AF1" w:rsidRDefault="00A54542" w:rsidP="0069444E">
      <w:pPr>
        <w:rPr>
          <w:lang w:val="en-US"/>
        </w:rPr>
      </w:pPr>
    </w:p>
    <w:p w14:paraId="48E188F1" w14:textId="77777777" w:rsidR="000F482E" w:rsidRDefault="000F482E">
      <w:pPr>
        <w:spacing w:line="259" w:lineRule="auto"/>
        <w:jc w:val="left"/>
        <w:rPr>
          <w:rFonts w:eastAsiaTheme="majorEastAsia" w:cstheme="majorBidi"/>
          <w:sz w:val="32"/>
          <w:szCs w:val="32"/>
          <w:lang w:val="en-GB"/>
        </w:rPr>
      </w:pPr>
      <w:r>
        <w:rPr>
          <w:lang w:val="en-GB"/>
        </w:rPr>
        <w:br w:type="page"/>
      </w:r>
    </w:p>
    <w:p w14:paraId="0B58EED0" w14:textId="124B0E0B" w:rsidR="00DF1616" w:rsidRPr="004376B0" w:rsidRDefault="4FF7341A" w:rsidP="004002B2">
      <w:pPr>
        <w:pStyle w:val="Heading1"/>
        <w:rPr>
          <w:lang w:val="en-GB"/>
        </w:rPr>
      </w:pPr>
      <w:r w:rsidRPr="004376B0">
        <w:rPr>
          <w:lang w:val="en-GB"/>
        </w:rPr>
        <w:lastRenderedPageBreak/>
        <w:t>4</w:t>
      </w:r>
      <w:r w:rsidR="00FE575A" w:rsidRPr="004376B0">
        <w:rPr>
          <w:lang w:val="en-GB"/>
        </w:rPr>
        <w:t>. Results</w:t>
      </w:r>
      <w:r w:rsidR="0024114E" w:rsidRPr="004376B0">
        <w:rPr>
          <w:lang w:val="en-GB"/>
        </w:rPr>
        <w:t xml:space="preserve"> </w:t>
      </w:r>
    </w:p>
    <w:p w14:paraId="2676D747" w14:textId="5D28F380" w:rsidR="0060476B" w:rsidRDefault="76ED5642" w:rsidP="004002B2">
      <w:pPr>
        <w:pStyle w:val="Heading2"/>
        <w:rPr>
          <w:lang w:val="en-GB"/>
        </w:rPr>
      </w:pPr>
      <w:r w:rsidRPr="004376B0">
        <w:rPr>
          <w:lang w:val="en-GB"/>
        </w:rPr>
        <w:t>4</w:t>
      </w:r>
      <w:r w:rsidR="4CFA173C" w:rsidRPr="004376B0">
        <w:rPr>
          <w:lang w:val="en-GB"/>
        </w:rPr>
        <w:t>.</w:t>
      </w:r>
      <w:r w:rsidR="00E24572">
        <w:rPr>
          <w:lang w:val="en-GB"/>
        </w:rPr>
        <w:t xml:space="preserve">1 Animal </w:t>
      </w:r>
      <w:r w:rsidR="00B62615">
        <w:rPr>
          <w:lang w:val="en-GB"/>
        </w:rPr>
        <w:t xml:space="preserve">ability and </w:t>
      </w:r>
      <w:r w:rsidR="00E24572">
        <w:rPr>
          <w:lang w:val="en-GB"/>
        </w:rPr>
        <w:t>suffering</w:t>
      </w:r>
    </w:p>
    <w:p w14:paraId="6CD8E007" w14:textId="513C32AB" w:rsidR="00E00422" w:rsidRDefault="00106D8D" w:rsidP="00B62615">
      <w:pPr>
        <w:rPr>
          <w:lang w:val="en-GB"/>
        </w:rPr>
      </w:pPr>
      <w:r>
        <w:rPr>
          <w:noProof/>
          <w:lang w:val="en-GB"/>
        </w:rPr>
        <w:drawing>
          <wp:anchor distT="0" distB="0" distL="114300" distR="114300" simplePos="0" relativeHeight="251660289" behindDoc="0" locked="0" layoutInCell="1" allowOverlap="1" wp14:anchorId="1CCC8968" wp14:editId="00674079">
            <wp:simplePos x="0" y="0"/>
            <wp:positionH relativeFrom="margin">
              <wp:posOffset>-635</wp:posOffset>
            </wp:positionH>
            <wp:positionV relativeFrom="paragraph">
              <wp:posOffset>1236345</wp:posOffset>
            </wp:positionV>
            <wp:extent cx="4944110" cy="3185160"/>
            <wp:effectExtent l="0" t="0" r="8890" b="0"/>
            <wp:wrapTopAndBottom/>
            <wp:docPr id="113921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4110" cy="3185160"/>
                    </a:xfrm>
                    <a:prstGeom prst="rect">
                      <a:avLst/>
                    </a:prstGeom>
                    <a:noFill/>
                  </pic:spPr>
                </pic:pic>
              </a:graphicData>
            </a:graphic>
            <wp14:sizeRelH relativeFrom="margin">
              <wp14:pctWidth>0</wp14:pctWidth>
            </wp14:sizeRelH>
            <wp14:sizeRelV relativeFrom="margin">
              <wp14:pctHeight>0</wp14:pctHeight>
            </wp14:sizeRelV>
          </wp:anchor>
        </w:drawing>
      </w:r>
      <w:commentRangeStart w:id="92"/>
      <w:commentRangeStart w:id="93"/>
      <w:commentRangeEnd w:id="92"/>
      <w:r w:rsidR="001F6F09">
        <w:rPr>
          <w:rStyle w:val="CommentReference"/>
        </w:rPr>
        <w:commentReference w:id="92"/>
      </w:r>
      <w:commentRangeEnd w:id="93"/>
      <w:r w:rsidR="00A751CF">
        <w:rPr>
          <w:rStyle w:val="CommentReference"/>
        </w:rPr>
        <w:commentReference w:id="93"/>
      </w:r>
      <w:r w:rsidR="00B62615">
        <w:rPr>
          <w:lang w:val="en-GB"/>
        </w:rPr>
        <w:t xml:space="preserve">Animal </w:t>
      </w:r>
      <w:r w:rsidR="00790B05">
        <w:rPr>
          <w:lang w:val="en-GB"/>
        </w:rPr>
        <w:t xml:space="preserve">scientists </w:t>
      </w:r>
      <w:r w:rsidR="00AA7C74">
        <w:rPr>
          <w:lang w:val="en-GB"/>
        </w:rPr>
        <w:t xml:space="preserve">and veterinarians ranked wild boar to have the highest </w:t>
      </w:r>
      <w:r w:rsidR="00AA7C74" w:rsidRPr="004376B0">
        <w:rPr>
          <w:rFonts w:cs="Times New Roman"/>
          <w:lang w:val="en-GB"/>
        </w:rPr>
        <w:t xml:space="preserve">ability to </w:t>
      </w:r>
      <w:bookmarkStart w:id="94" w:name="_Hlk172226566"/>
      <w:r w:rsidR="00AA7C74" w:rsidRPr="004376B0">
        <w:rPr>
          <w:rFonts w:cs="Times New Roman"/>
          <w:lang w:val="en-GB"/>
        </w:rPr>
        <w:t>perceive negative effects of being used by humans</w:t>
      </w:r>
      <w:bookmarkEnd w:id="94"/>
      <w:r w:rsidR="00AA7C74">
        <w:rPr>
          <w:rFonts w:cs="Times New Roman"/>
          <w:lang w:val="en-GB"/>
        </w:rPr>
        <w:t>, followed by wild ruminants. For domestic animals, cattle</w:t>
      </w:r>
      <w:r w:rsidR="005F73FA">
        <w:rPr>
          <w:rFonts w:cs="Times New Roman"/>
          <w:lang w:val="en-GB"/>
        </w:rPr>
        <w:t xml:space="preserve">, horses and pigs were ranked as having the highest </w:t>
      </w:r>
      <w:r w:rsidR="00836C2A">
        <w:rPr>
          <w:rFonts w:cs="Times New Roman"/>
          <w:lang w:val="en-GB"/>
        </w:rPr>
        <w:t xml:space="preserve">ability, while </w:t>
      </w:r>
      <w:r w:rsidR="00DA2911">
        <w:rPr>
          <w:rFonts w:cs="Times New Roman"/>
          <w:lang w:val="en-GB"/>
        </w:rPr>
        <w:t>mussels and mealworms were judged to have a considerably lower ability (Fig. 1</w:t>
      </w:r>
      <w:r w:rsidR="00B73858">
        <w:rPr>
          <w:rFonts w:cs="Times New Roman"/>
          <w:lang w:val="en-GB"/>
        </w:rPr>
        <w:t>).</w:t>
      </w:r>
      <w:r>
        <w:rPr>
          <w:rFonts w:cs="Times New Roman"/>
          <w:lang w:val="en-GB"/>
        </w:rPr>
        <w:t xml:space="preserve"> </w:t>
      </w:r>
    </w:p>
    <w:p w14:paraId="7987AF23" w14:textId="132D705C" w:rsidR="001F6F09" w:rsidRPr="00C97CC1" w:rsidRDefault="001F6F09" w:rsidP="00C97CC1">
      <w:pPr>
        <w:spacing w:line="276" w:lineRule="auto"/>
        <w:rPr>
          <w:i/>
          <w:iCs/>
          <w:sz w:val="22"/>
          <w:lang w:val="en-GB"/>
        </w:rPr>
      </w:pPr>
      <w:r w:rsidRPr="00C97CC1">
        <w:rPr>
          <w:b/>
          <w:bCs/>
          <w:i/>
          <w:iCs/>
          <w:sz w:val="22"/>
          <w:lang w:val="en-GB"/>
        </w:rPr>
        <w:t>Fig. 1.</w:t>
      </w:r>
      <w:r w:rsidRPr="00C97CC1">
        <w:rPr>
          <w:i/>
          <w:iCs/>
          <w:sz w:val="22"/>
          <w:lang w:val="en-GB"/>
        </w:rPr>
        <w:t xml:space="preserve"> </w:t>
      </w:r>
      <w:r w:rsidR="000E3E16" w:rsidRPr="00C97CC1">
        <w:rPr>
          <w:i/>
          <w:iCs/>
          <w:sz w:val="22"/>
          <w:lang w:val="en-GB"/>
        </w:rPr>
        <w:t>Ability to</w:t>
      </w:r>
      <w:r w:rsidR="000E3E16" w:rsidRPr="00C97CC1">
        <w:rPr>
          <w:sz w:val="22"/>
          <w:lang w:val="en-US"/>
        </w:rPr>
        <w:t xml:space="preserve"> </w:t>
      </w:r>
      <w:r w:rsidR="000E3E16" w:rsidRPr="00C97CC1">
        <w:rPr>
          <w:i/>
          <w:iCs/>
          <w:sz w:val="22"/>
          <w:lang w:val="en-GB"/>
        </w:rPr>
        <w:t>perceive negative effects of being used by humans for</w:t>
      </w:r>
      <w:r w:rsidR="00A751CF" w:rsidRPr="00C97CC1">
        <w:rPr>
          <w:i/>
          <w:iCs/>
          <w:sz w:val="22"/>
          <w:lang w:val="en-GB"/>
        </w:rPr>
        <w:t xml:space="preserve"> different animal species (blue) and suffering per animal (Danish production) (red) for production animals (above) and parent animals (below). </w:t>
      </w:r>
      <w:r w:rsidRPr="00C97CC1">
        <w:rPr>
          <w:i/>
          <w:iCs/>
          <w:sz w:val="22"/>
          <w:lang w:val="en-GB"/>
        </w:rPr>
        <w:t>Suffering normalised against a ‘dystopia’ scenario.</w:t>
      </w:r>
    </w:p>
    <w:p w14:paraId="351DC0BE" w14:textId="77777777" w:rsidR="00170ABE" w:rsidRDefault="00170ABE" w:rsidP="001F6F09">
      <w:pPr>
        <w:rPr>
          <w:i/>
          <w:iCs/>
          <w:lang w:val="en-GB"/>
        </w:rPr>
      </w:pPr>
    </w:p>
    <w:p w14:paraId="2F7A604F" w14:textId="77777777" w:rsidR="00170ABE" w:rsidRDefault="00170ABE">
      <w:pPr>
        <w:spacing w:line="259" w:lineRule="auto"/>
        <w:jc w:val="left"/>
        <w:rPr>
          <w:i/>
          <w:iCs/>
          <w:lang w:val="en-GB"/>
        </w:rPr>
      </w:pPr>
      <w:r>
        <w:rPr>
          <w:i/>
          <w:iCs/>
          <w:lang w:val="en-GB"/>
        </w:rPr>
        <w:br w:type="page"/>
      </w:r>
    </w:p>
    <w:p w14:paraId="0FE243F1" w14:textId="72F00FF1" w:rsidR="00106D8D" w:rsidRDefault="00106D8D" w:rsidP="001F6F09">
      <w:pPr>
        <w:rPr>
          <w:rFonts w:cs="Times New Roman"/>
          <w:lang w:val="en-GB"/>
        </w:rPr>
      </w:pPr>
      <w:r>
        <w:rPr>
          <w:rFonts w:cs="Times New Roman"/>
          <w:lang w:val="en-GB"/>
        </w:rPr>
        <w:lastRenderedPageBreak/>
        <w:t>As for suffering per animal, hens had the highest score due to high disease prevalence; an average of 44% of hens suffer from keel bone fractures at 68 weeks of age (</w:t>
      </w:r>
      <w:r w:rsidRPr="003E6414">
        <w:rPr>
          <w:rFonts w:cs="Times New Roman"/>
          <w:lang w:val="en-GB"/>
        </w:rPr>
        <w:t xml:space="preserve">Rufener &amp; </w:t>
      </w:r>
      <w:proofErr w:type="spellStart"/>
      <w:r w:rsidRPr="003E6414">
        <w:rPr>
          <w:rFonts w:cs="Times New Roman"/>
          <w:lang w:val="en-GB"/>
        </w:rPr>
        <w:t>Makagon</w:t>
      </w:r>
      <w:proofErr w:type="spellEnd"/>
      <w:r>
        <w:rPr>
          <w:rFonts w:cs="Times New Roman"/>
          <w:lang w:val="en-GB"/>
        </w:rPr>
        <w:t xml:space="preserve">, </w:t>
      </w:r>
      <w:r w:rsidRPr="003E6414">
        <w:rPr>
          <w:rFonts w:cs="Times New Roman"/>
          <w:lang w:val="en-GB"/>
        </w:rPr>
        <w:t>2020)</w:t>
      </w:r>
      <w:r>
        <w:rPr>
          <w:rFonts w:cs="Times New Roman"/>
          <w:lang w:val="en-GB"/>
        </w:rPr>
        <w:t>. Pigs also had one of the highest suffering scores due to high mortality</w:t>
      </w:r>
      <w:r w:rsidR="003219E8">
        <w:rPr>
          <w:rFonts w:cs="Times New Roman"/>
          <w:lang w:val="en-GB"/>
        </w:rPr>
        <w:t xml:space="preserve"> and lack of space</w:t>
      </w:r>
      <w:r>
        <w:rPr>
          <w:rFonts w:cs="Times New Roman"/>
          <w:lang w:val="en-GB"/>
        </w:rPr>
        <w:t xml:space="preserve"> (Table 3). Wild animals, </w:t>
      </w:r>
      <w:commentRangeStart w:id="95"/>
      <w:r>
        <w:rPr>
          <w:rFonts w:cs="Times New Roman"/>
          <w:lang w:val="en-GB"/>
        </w:rPr>
        <w:t xml:space="preserve">mealworms </w:t>
      </w:r>
      <w:commentRangeEnd w:id="95"/>
      <w:r>
        <w:rPr>
          <w:rStyle w:val="CommentReference"/>
        </w:rPr>
        <w:commentReference w:id="95"/>
      </w:r>
      <w:r>
        <w:rPr>
          <w:rFonts w:cs="Times New Roman"/>
          <w:lang w:val="en-GB"/>
        </w:rPr>
        <w:t xml:space="preserve">and </w:t>
      </w:r>
      <w:r w:rsidR="0071736E">
        <w:rPr>
          <w:rFonts w:cs="Times New Roman"/>
          <w:lang w:val="en-GB"/>
        </w:rPr>
        <w:t>honeybees</w:t>
      </w:r>
      <w:r>
        <w:rPr>
          <w:rFonts w:cs="Times New Roman"/>
          <w:lang w:val="en-GB"/>
        </w:rPr>
        <w:t xml:space="preserve"> had considerably lower human induced suffering </w:t>
      </w:r>
      <w:r w:rsidR="0071736E">
        <w:rPr>
          <w:rFonts w:cs="Times New Roman"/>
          <w:lang w:val="en-GB"/>
        </w:rPr>
        <w:t xml:space="preserve">stemming only from slaughtering. </w:t>
      </w:r>
      <w:r>
        <w:rPr>
          <w:rFonts w:cs="Times New Roman"/>
          <w:lang w:val="en-GB"/>
        </w:rPr>
        <w:t xml:space="preserve"> </w:t>
      </w:r>
    </w:p>
    <w:p w14:paraId="6DD3F668" w14:textId="23A801AB" w:rsidR="008D5A88" w:rsidRPr="007601B6" w:rsidRDefault="00170ABE" w:rsidP="001F6F09">
      <w:pPr>
        <w:rPr>
          <w:i/>
          <w:iCs/>
          <w:sz w:val="22"/>
          <w:lang w:val="en-GB"/>
        </w:rPr>
      </w:pPr>
      <w:r w:rsidRPr="007601B6">
        <w:rPr>
          <w:b/>
          <w:bCs/>
          <w:i/>
          <w:iCs/>
          <w:sz w:val="22"/>
          <w:lang w:val="en-GB"/>
        </w:rPr>
        <w:t>Table 3.</w:t>
      </w:r>
      <w:r w:rsidRPr="007601B6">
        <w:rPr>
          <w:i/>
          <w:iCs/>
          <w:sz w:val="22"/>
          <w:lang w:val="en-GB"/>
        </w:rPr>
        <w:t xml:space="preserve"> </w:t>
      </w:r>
      <w:r w:rsidR="005C02DF" w:rsidRPr="007601B6">
        <w:rPr>
          <w:i/>
          <w:iCs/>
          <w:sz w:val="22"/>
          <w:lang w:val="en-GB"/>
        </w:rPr>
        <w:t xml:space="preserve">Mortality </w:t>
      </w:r>
      <w:r w:rsidR="007601B6" w:rsidRPr="007601B6">
        <w:rPr>
          <w:i/>
          <w:iCs/>
          <w:sz w:val="22"/>
          <w:lang w:val="en-GB"/>
        </w:rPr>
        <w:t xml:space="preserve">and disease </w:t>
      </w:r>
      <w:r w:rsidR="005C02DF" w:rsidRPr="007601B6">
        <w:rPr>
          <w:i/>
          <w:iCs/>
          <w:sz w:val="22"/>
          <w:lang w:val="en-GB"/>
        </w:rPr>
        <w:t>rate</w:t>
      </w:r>
      <w:r w:rsidR="007601B6" w:rsidRPr="007601B6">
        <w:rPr>
          <w:i/>
          <w:iCs/>
          <w:sz w:val="22"/>
          <w:lang w:val="en-GB"/>
        </w:rPr>
        <w:t>s, slaughtering time (in share of 24h) and space as…</w:t>
      </w:r>
      <w:commentRangeStart w:id="96"/>
      <w:r w:rsidR="008A0467">
        <w:rPr>
          <w:i/>
          <w:iCs/>
          <w:sz w:val="22"/>
          <w:lang w:val="en-GB"/>
        </w:rPr>
        <w:t>Danish production</w:t>
      </w:r>
      <w:commentRangeEnd w:id="96"/>
      <w:r w:rsidR="008A0467">
        <w:rPr>
          <w:rStyle w:val="CommentReference"/>
        </w:rPr>
        <w:commentReference w:id="96"/>
      </w:r>
    </w:p>
    <w:tbl>
      <w:tblPr>
        <w:tblStyle w:val="PlainTable51"/>
        <w:tblW w:w="8080" w:type="dxa"/>
        <w:tblLayout w:type="fixed"/>
        <w:tblLook w:val="04A0" w:firstRow="1" w:lastRow="0" w:firstColumn="1" w:lastColumn="0" w:noHBand="0" w:noVBand="1"/>
      </w:tblPr>
      <w:tblGrid>
        <w:gridCol w:w="3261"/>
        <w:gridCol w:w="1134"/>
        <w:gridCol w:w="1275"/>
        <w:gridCol w:w="1134"/>
        <w:gridCol w:w="1276"/>
      </w:tblGrid>
      <w:tr w:rsidR="00D30CC0" w:rsidRPr="00AA56BC" w14:paraId="350B5716" w14:textId="77777777" w:rsidTr="0050194A">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3261" w:type="dxa"/>
            <w:noWrap/>
            <w:hideMark/>
          </w:tcPr>
          <w:p w14:paraId="7CF8E788" w14:textId="77777777" w:rsidR="00D30CC0" w:rsidRPr="00D30CC0" w:rsidRDefault="00D30CC0" w:rsidP="00D30CC0">
            <w:pPr>
              <w:spacing w:line="240" w:lineRule="auto"/>
              <w:jc w:val="left"/>
              <w:rPr>
                <w:rFonts w:eastAsia="Times New Roman" w:cs="Times New Roman"/>
                <w:i w:val="0"/>
                <w:iCs w:val="0"/>
                <w:color w:val="000000"/>
                <w:sz w:val="20"/>
                <w:szCs w:val="20"/>
                <w:lang w:val="en-US" w:eastAsia="sv-SE"/>
              </w:rPr>
            </w:pPr>
            <w:r w:rsidRPr="00D30CC0">
              <w:rPr>
                <w:rFonts w:eastAsia="Times New Roman" w:cs="Times New Roman"/>
                <w:i w:val="0"/>
                <w:iCs w:val="0"/>
                <w:color w:val="000000"/>
                <w:sz w:val="20"/>
                <w:szCs w:val="20"/>
                <w:lang w:val="en-US" w:eastAsia="sv-SE"/>
              </w:rPr>
              <w:t> </w:t>
            </w:r>
          </w:p>
        </w:tc>
        <w:tc>
          <w:tcPr>
            <w:tcW w:w="1134" w:type="dxa"/>
            <w:hideMark/>
          </w:tcPr>
          <w:p w14:paraId="48A44175" w14:textId="77777777" w:rsidR="00D30CC0" w:rsidRPr="00D30CC0" w:rsidRDefault="00D30CC0" w:rsidP="00D30CC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eastAsia="sv-SE"/>
              </w:rPr>
            </w:pPr>
            <w:proofErr w:type="spellStart"/>
            <w:r w:rsidRPr="00D30CC0">
              <w:rPr>
                <w:rFonts w:eastAsia="Times New Roman" w:cs="Times New Roman"/>
                <w:i w:val="0"/>
                <w:iCs w:val="0"/>
                <w:color w:val="000000"/>
                <w:sz w:val="20"/>
                <w:szCs w:val="20"/>
                <w:lang w:eastAsia="sv-SE"/>
              </w:rPr>
              <w:t>Mortality</w:t>
            </w:r>
            <w:proofErr w:type="spellEnd"/>
          </w:p>
        </w:tc>
        <w:tc>
          <w:tcPr>
            <w:tcW w:w="1275" w:type="dxa"/>
            <w:hideMark/>
          </w:tcPr>
          <w:p w14:paraId="606FF8F9" w14:textId="77777777" w:rsidR="00D30CC0" w:rsidRPr="00D30CC0" w:rsidRDefault="00D30CC0" w:rsidP="00D30CC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eastAsia="sv-SE"/>
              </w:rPr>
            </w:pPr>
            <w:proofErr w:type="spellStart"/>
            <w:r w:rsidRPr="00D30CC0">
              <w:rPr>
                <w:rFonts w:eastAsia="Times New Roman" w:cs="Times New Roman"/>
                <w:i w:val="0"/>
                <w:iCs w:val="0"/>
                <w:color w:val="000000"/>
                <w:sz w:val="20"/>
                <w:szCs w:val="20"/>
                <w:lang w:eastAsia="sv-SE"/>
              </w:rPr>
              <w:t>Disease</w:t>
            </w:r>
            <w:proofErr w:type="spellEnd"/>
          </w:p>
        </w:tc>
        <w:tc>
          <w:tcPr>
            <w:tcW w:w="1134" w:type="dxa"/>
            <w:hideMark/>
          </w:tcPr>
          <w:p w14:paraId="42AF4FA2" w14:textId="77777777" w:rsidR="00D30CC0" w:rsidRPr="00D30CC0" w:rsidRDefault="00D30CC0" w:rsidP="00D30CC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eastAsia="sv-SE"/>
              </w:rPr>
            </w:pPr>
            <w:proofErr w:type="spellStart"/>
            <w:r w:rsidRPr="00D30CC0">
              <w:rPr>
                <w:rFonts w:eastAsia="Times New Roman" w:cs="Times New Roman"/>
                <w:i w:val="0"/>
                <w:iCs w:val="0"/>
                <w:color w:val="000000"/>
                <w:sz w:val="20"/>
                <w:szCs w:val="20"/>
                <w:lang w:eastAsia="sv-SE"/>
              </w:rPr>
              <w:t>Slaughter</w:t>
            </w:r>
            <w:proofErr w:type="spellEnd"/>
          </w:p>
        </w:tc>
        <w:tc>
          <w:tcPr>
            <w:tcW w:w="1276" w:type="dxa"/>
            <w:hideMark/>
          </w:tcPr>
          <w:p w14:paraId="5A8ED843" w14:textId="77777777" w:rsidR="00D30CC0" w:rsidRPr="00D30CC0" w:rsidRDefault="00D30CC0" w:rsidP="00D30CC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val="0"/>
                <w:iCs w:val="0"/>
                <w:color w:val="000000"/>
                <w:sz w:val="20"/>
                <w:szCs w:val="20"/>
                <w:lang w:eastAsia="sv-SE"/>
              </w:rPr>
            </w:pPr>
            <w:r w:rsidRPr="00D30CC0">
              <w:rPr>
                <w:rFonts w:eastAsia="Times New Roman" w:cs="Times New Roman"/>
                <w:i w:val="0"/>
                <w:iCs w:val="0"/>
                <w:color w:val="000000"/>
                <w:sz w:val="20"/>
                <w:szCs w:val="20"/>
                <w:lang w:eastAsia="sv-SE"/>
              </w:rPr>
              <w:t>Space</w:t>
            </w:r>
          </w:p>
        </w:tc>
      </w:tr>
      <w:tr w:rsidR="00BA0542" w:rsidRPr="00AA56BC" w14:paraId="0A3187B0" w14:textId="77777777" w:rsidTr="0050194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tcPr>
          <w:p w14:paraId="1091D588" w14:textId="7337CFA4" w:rsidR="00BA0542" w:rsidRPr="004E2D87" w:rsidRDefault="00BA0542" w:rsidP="00D30CC0">
            <w:pPr>
              <w:spacing w:line="240" w:lineRule="auto"/>
              <w:jc w:val="left"/>
              <w:rPr>
                <w:rFonts w:eastAsia="Times New Roman" w:cs="Times New Roman"/>
                <w:b/>
                <w:bCs/>
                <w:i w:val="0"/>
                <w:iCs w:val="0"/>
                <w:color w:val="000000"/>
                <w:sz w:val="20"/>
                <w:szCs w:val="20"/>
                <w:lang w:eastAsia="sv-SE"/>
              </w:rPr>
            </w:pPr>
            <w:proofErr w:type="spellStart"/>
            <w:r w:rsidRPr="004E2D87">
              <w:rPr>
                <w:rFonts w:eastAsia="Times New Roman" w:cs="Times New Roman"/>
                <w:b/>
                <w:bCs/>
                <w:i w:val="0"/>
                <w:iCs w:val="0"/>
                <w:color w:val="000000"/>
                <w:sz w:val="20"/>
                <w:szCs w:val="20"/>
                <w:lang w:eastAsia="sv-SE"/>
              </w:rPr>
              <w:t>Production</w:t>
            </w:r>
            <w:proofErr w:type="spellEnd"/>
            <w:r w:rsidRPr="004E2D87">
              <w:rPr>
                <w:rFonts w:eastAsia="Times New Roman" w:cs="Times New Roman"/>
                <w:b/>
                <w:bCs/>
                <w:i w:val="0"/>
                <w:iCs w:val="0"/>
                <w:color w:val="000000"/>
                <w:sz w:val="20"/>
                <w:szCs w:val="20"/>
                <w:lang w:eastAsia="sv-SE"/>
              </w:rPr>
              <w:t xml:space="preserve"> animals:</w:t>
            </w:r>
          </w:p>
        </w:tc>
        <w:tc>
          <w:tcPr>
            <w:tcW w:w="1134" w:type="dxa"/>
            <w:noWrap/>
          </w:tcPr>
          <w:p w14:paraId="45B98744" w14:textId="77777777" w:rsidR="00BA0542" w:rsidRPr="004E2D87" w:rsidRDefault="00BA0542" w:rsidP="00D30CC0">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p>
        </w:tc>
        <w:tc>
          <w:tcPr>
            <w:tcW w:w="1275" w:type="dxa"/>
            <w:noWrap/>
          </w:tcPr>
          <w:p w14:paraId="798712C4" w14:textId="77777777" w:rsidR="00BA0542" w:rsidRPr="004E2D87" w:rsidRDefault="00BA0542" w:rsidP="00D30CC0">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p>
        </w:tc>
        <w:tc>
          <w:tcPr>
            <w:tcW w:w="1134" w:type="dxa"/>
            <w:noWrap/>
          </w:tcPr>
          <w:p w14:paraId="4DE7EBF4" w14:textId="77777777" w:rsidR="00BA0542" w:rsidRPr="004E2D87" w:rsidRDefault="00BA0542" w:rsidP="00D30CC0">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p>
        </w:tc>
        <w:tc>
          <w:tcPr>
            <w:tcW w:w="1276" w:type="dxa"/>
            <w:noWrap/>
          </w:tcPr>
          <w:p w14:paraId="5553C821" w14:textId="77777777" w:rsidR="00BA0542" w:rsidRPr="004E2D87" w:rsidRDefault="00BA0542" w:rsidP="00D30CC0">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p>
        </w:tc>
      </w:tr>
      <w:tr w:rsidR="00F83E8F" w:rsidRPr="00AA56BC" w14:paraId="79F6A03F"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F18AB2E" w14:textId="5E310205"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Cattle</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suckler</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herds</w:t>
            </w:r>
            <w:proofErr w:type="spellEnd"/>
          </w:p>
        </w:tc>
        <w:tc>
          <w:tcPr>
            <w:tcW w:w="1134" w:type="dxa"/>
            <w:noWrap/>
            <w:hideMark/>
          </w:tcPr>
          <w:p w14:paraId="3BE03C98"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w:t>
            </w:r>
          </w:p>
        </w:tc>
        <w:tc>
          <w:tcPr>
            <w:tcW w:w="1275" w:type="dxa"/>
            <w:noWrap/>
            <w:hideMark/>
          </w:tcPr>
          <w:p w14:paraId="24817141"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0.05</w:t>
            </w:r>
          </w:p>
        </w:tc>
        <w:tc>
          <w:tcPr>
            <w:tcW w:w="1134" w:type="dxa"/>
            <w:noWrap/>
            <w:hideMark/>
          </w:tcPr>
          <w:p w14:paraId="14E2A2E2"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558F6A87"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0.24</w:t>
            </w:r>
          </w:p>
        </w:tc>
      </w:tr>
      <w:tr w:rsidR="00F83E8F" w:rsidRPr="00D30CC0" w14:paraId="064A0306"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56E7D9D" w14:textId="17FFE055"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Meat</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cattle</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dairy</w:t>
            </w:r>
            <w:proofErr w:type="spellEnd"/>
            <w:r w:rsidRPr="004E2D87">
              <w:rPr>
                <w:rFonts w:cs="Times New Roman"/>
                <w:i w:val="0"/>
                <w:iCs w:val="0"/>
                <w:color w:val="000000"/>
                <w:sz w:val="20"/>
                <w:szCs w:val="20"/>
              </w:rPr>
              <w:t xml:space="preserve"> intensive</w:t>
            </w:r>
          </w:p>
        </w:tc>
        <w:tc>
          <w:tcPr>
            <w:tcW w:w="1134" w:type="dxa"/>
            <w:noWrap/>
            <w:hideMark/>
          </w:tcPr>
          <w:p w14:paraId="7AA70888"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0.07</w:t>
            </w:r>
          </w:p>
        </w:tc>
        <w:tc>
          <w:tcPr>
            <w:tcW w:w="1275" w:type="dxa"/>
            <w:noWrap/>
            <w:hideMark/>
          </w:tcPr>
          <w:p w14:paraId="74FF4C61"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0.10</w:t>
            </w:r>
          </w:p>
        </w:tc>
        <w:tc>
          <w:tcPr>
            <w:tcW w:w="1134" w:type="dxa"/>
            <w:noWrap/>
            <w:hideMark/>
          </w:tcPr>
          <w:p w14:paraId="01221290"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132ED264"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0.10</w:t>
            </w:r>
          </w:p>
        </w:tc>
      </w:tr>
      <w:tr w:rsidR="00F83E8F" w:rsidRPr="00D30CC0" w14:paraId="4E14A5C0"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062C11A" w14:textId="19EBA87C"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Meat</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cattle</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dairy</w:t>
            </w:r>
            <w:proofErr w:type="spellEnd"/>
            <w:r w:rsidRPr="004E2D87">
              <w:rPr>
                <w:rFonts w:cs="Times New Roman"/>
                <w:i w:val="0"/>
                <w:iCs w:val="0"/>
                <w:color w:val="000000"/>
                <w:sz w:val="20"/>
                <w:szCs w:val="20"/>
              </w:rPr>
              <w:t xml:space="preserve"> extensive</w:t>
            </w:r>
          </w:p>
        </w:tc>
        <w:tc>
          <w:tcPr>
            <w:tcW w:w="1134" w:type="dxa"/>
            <w:noWrap/>
            <w:hideMark/>
          </w:tcPr>
          <w:p w14:paraId="74B3972A"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0.08</w:t>
            </w:r>
          </w:p>
        </w:tc>
        <w:tc>
          <w:tcPr>
            <w:tcW w:w="1275" w:type="dxa"/>
            <w:noWrap/>
            <w:hideMark/>
          </w:tcPr>
          <w:p w14:paraId="28BB22CA"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0.05</w:t>
            </w:r>
          </w:p>
        </w:tc>
        <w:tc>
          <w:tcPr>
            <w:tcW w:w="1134" w:type="dxa"/>
            <w:noWrap/>
            <w:hideMark/>
          </w:tcPr>
          <w:p w14:paraId="2E327507"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60C0589F"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0.12</w:t>
            </w:r>
          </w:p>
        </w:tc>
      </w:tr>
      <w:tr w:rsidR="00F83E8F" w:rsidRPr="00D30CC0" w14:paraId="4136B351"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927965D" w14:textId="47D54F7F"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Dairy</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cows</w:t>
            </w:r>
            <w:proofErr w:type="spellEnd"/>
          </w:p>
        </w:tc>
        <w:tc>
          <w:tcPr>
            <w:tcW w:w="1134" w:type="dxa"/>
            <w:noWrap/>
            <w:hideMark/>
          </w:tcPr>
          <w:p w14:paraId="2DDBA2E3"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0.06</w:t>
            </w:r>
          </w:p>
        </w:tc>
        <w:tc>
          <w:tcPr>
            <w:tcW w:w="1275" w:type="dxa"/>
            <w:noWrap/>
            <w:hideMark/>
          </w:tcPr>
          <w:p w14:paraId="5E04A5DF"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0.10</w:t>
            </w:r>
          </w:p>
        </w:tc>
        <w:tc>
          <w:tcPr>
            <w:tcW w:w="1134" w:type="dxa"/>
            <w:noWrap/>
            <w:hideMark/>
          </w:tcPr>
          <w:p w14:paraId="735C39D2"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34231704"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0.14</w:t>
            </w:r>
          </w:p>
        </w:tc>
      </w:tr>
      <w:tr w:rsidR="00F83E8F" w:rsidRPr="00D30CC0" w14:paraId="5550528B"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A8A1379" w14:textId="05AD246F" w:rsidR="00F83E8F" w:rsidRPr="00D30CC0" w:rsidRDefault="00F83E8F" w:rsidP="00F83E8F">
            <w:pPr>
              <w:spacing w:line="240" w:lineRule="auto"/>
              <w:jc w:val="left"/>
              <w:rPr>
                <w:rFonts w:eastAsia="Times New Roman" w:cs="Times New Roman"/>
                <w:i w:val="0"/>
                <w:iCs w:val="0"/>
                <w:color w:val="000000"/>
                <w:sz w:val="20"/>
                <w:szCs w:val="20"/>
                <w:lang w:eastAsia="sv-SE"/>
              </w:rPr>
            </w:pPr>
            <w:r w:rsidRPr="004E2D87">
              <w:rPr>
                <w:rFonts w:cs="Times New Roman"/>
                <w:i w:val="0"/>
                <w:iCs w:val="0"/>
                <w:color w:val="000000"/>
                <w:sz w:val="20"/>
                <w:szCs w:val="20"/>
              </w:rPr>
              <w:t>Horse</w:t>
            </w:r>
          </w:p>
        </w:tc>
        <w:tc>
          <w:tcPr>
            <w:tcW w:w="1134" w:type="dxa"/>
            <w:noWrap/>
            <w:hideMark/>
          </w:tcPr>
          <w:p w14:paraId="378D1251"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0.03</w:t>
            </w:r>
          </w:p>
        </w:tc>
        <w:tc>
          <w:tcPr>
            <w:tcW w:w="1275" w:type="dxa"/>
            <w:noWrap/>
            <w:hideMark/>
          </w:tcPr>
          <w:p w14:paraId="3A048252"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0.15</w:t>
            </w:r>
          </w:p>
        </w:tc>
        <w:tc>
          <w:tcPr>
            <w:tcW w:w="1134" w:type="dxa"/>
            <w:noWrap/>
            <w:hideMark/>
          </w:tcPr>
          <w:p w14:paraId="5A0855E9"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0CD4A87C"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0.09</w:t>
            </w:r>
          </w:p>
        </w:tc>
      </w:tr>
      <w:tr w:rsidR="00F83E8F" w:rsidRPr="00D30CC0" w14:paraId="3CA20935"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57B92DD" w14:textId="716D0C5F" w:rsidR="00F83E8F" w:rsidRPr="00D30CC0" w:rsidRDefault="00F83E8F" w:rsidP="00F83E8F">
            <w:pPr>
              <w:spacing w:line="240" w:lineRule="auto"/>
              <w:jc w:val="left"/>
              <w:rPr>
                <w:rFonts w:eastAsia="Times New Roman" w:cs="Times New Roman"/>
                <w:i w:val="0"/>
                <w:iCs w:val="0"/>
                <w:color w:val="000000"/>
                <w:sz w:val="20"/>
                <w:szCs w:val="20"/>
                <w:lang w:eastAsia="sv-SE"/>
              </w:rPr>
            </w:pPr>
            <w:r w:rsidRPr="004E2D87">
              <w:rPr>
                <w:rFonts w:cs="Times New Roman"/>
                <w:i w:val="0"/>
                <w:iCs w:val="0"/>
                <w:color w:val="000000"/>
                <w:sz w:val="20"/>
                <w:szCs w:val="20"/>
              </w:rPr>
              <w:t>Lamb</w:t>
            </w:r>
          </w:p>
        </w:tc>
        <w:tc>
          <w:tcPr>
            <w:tcW w:w="1134" w:type="dxa"/>
            <w:noWrap/>
            <w:hideMark/>
          </w:tcPr>
          <w:p w14:paraId="4953AF86"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0.08</w:t>
            </w:r>
          </w:p>
        </w:tc>
        <w:tc>
          <w:tcPr>
            <w:tcW w:w="1275" w:type="dxa"/>
            <w:noWrap/>
            <w:hideMark/>
          </w:tcPr>
          <w:p w14:paraId="2A818C9C"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0.06</w:t>
            </w:r>
          </w:p>
        </w:tc>
        <w:tc>
          <w:tcPr>
            <w:tcW w:w="1134" w:type="dxa"/>
            <w:noWrap/>
            <w:hideMark/>
          </w:tcPr>
          <w:p w14:paraId="46FC09D9"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4E12A71E"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0.12</w:t>
            </w:r>
          </w:p>
        </w:tc>
      </w:tr>
      <w:tr w:rsidR="00F83E8F" w:rsidRPr="00D30CC0" w14:paraId="51B051C6"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F4811E4" w14:textId="7F36A6DA"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Pig</w:t>
            </w:r>
            <w:proofErr w:type="spellEnd"/>
          </w:p>
        </w:tc>
        <w:tc>
          <w:tcPr>
            <w:tcW w:w="1134" w:type="dxa"/>
            <w:noWrap/>
            <w:hideMark/>
          </w:tcPr>
          <w:p w14:paraId="4EECD864"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0.23</w:t>
            </w:r>
          </w:p>
        </w:tc>
        <w:tc>
          <w:tcPr>
            <w:tcW w:w="1275" w:type="dxa"/>
            <w:noWrap/>
            <w:hideMark/>
          </w:tcPr>
          <w:p w14:paraId="6F364519"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0.15</w:t>
            </w:r>
          </w:p>
        </w:tc>
        <w:tc>
          <w:tcPr>
            <w:tcW w:w="1134" w:type="dxa"/>
            <w:noWrap/>
            <w:hideMark/>
          </w:tcPr>
          <w:p w14:paraId="1005C8F2"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48FA9EF1"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0.63</w:t>
            </w:r>
          </w:p>
        </w:tc>
      </w:tr>
      <w:tr w:rsidR="00F83E8F" w:rsidRPr="00D30CC0" w14:paraId="100D9482"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43E0B0B" w14:textId="5407ACC5" w:rsidR="00F83E8F" w:rsidRPr="00D30CC0" w:rsidRDefault="00F83E8F" w:rsidP="00F83E8F">
            <w:pPr>
              <w:spacing w:line="240" w:lineRule="auto"/>
              <w:jc w:val="left"/>
              <w:rPr>
                <w:rFonts w:eastAsia="Times New Roman" w:cs="Times New Roman"/>
                <w:i w:val="0"/>
                <w:iCs w:val="0"/>
                <w:color w:val="000000"/>
                <w:sz w:val="20"/>
                <w:szCs w:val="20"/>
                <w:lang w:eastAsia="sv-SE"/>
              </w:rPr>
            </w:pPr>
            <w:r w:rsidRPr="004E2D87">
              <w:rPr>
                <w:rFonts w:cs="Times New Roman"/>
                <w:i w:val="0"/>
                <w:iCs w:val="0"/>
                <w:color w:val="000000"/>
                <w:sz w:val="20"/>
                <w:szCs w:val="20"/>
              </w:rPr>
              <w:t>Chicken</w:t>
            </w:r>
          </w:p>
        </w:tc>
        <w:tc>
          <w:tcPr>
            <w:tcW w:w="1134" w:type="dxa"/>
            <w:noWrap/>
            <w:hideMark/>
          </w:tcPr>
          <w:p w14:paraId="4AFDC545"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0.04</w:t>
            </w:r>
          </w:p>
        </w:tc>
        <w:tc>
          <w:tcPr>
            <w:tcW w:w="1275" w:type="dxa"/>
            <w:noWrap/>
            <w:hideMark/>
          </w:tcPr>
          <w:p w14:paraId="0485BBC4"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0.12</w:t>
            </w:r>
          </w:p>
        </w:tc>
        <w:tc>
          <w:tcPr>
            <w:tcW w:w="1134" w:type="dxa"/>
            <w:noWrap/>
            <w:hideMark/>
          </w:tcPr>
          <w:p w14:paraId="1980FD8F"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0.17</w:t>
            </w:r>
          </w:p>
        </w:tc>
        <w:tc>
          <w:tcPr>
            <w:tcW w:w="1276" w:type="dxa"/>
            <w:noWrap/>
            <w:hideMark/>
          </w:tcPr>
          <w:p w14:paraId="048C2900"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0.62</w:t>
            </w:r>
          </w:p>
        </w:tc>
      </w:tr>
      <w:tr w:rsidR="00F83E8F" w:rsidRPr="00D30CC0" w14:paraId="5759B57A"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406F8D8" w14:textId="3CF5E6EF"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Rabbit</w:t>
            </w:r>
            <w:proofErr w:type="spellEnd"/>
          </w:p>
        </w:tc>
        <w:tc>
          <w:tcPr>
            <w:tcW w:w="1134" w:type="dxa"/>
            <w:noWrap/>
            <w:hideMark/>
          </w:tcPr>
          <w:p w14:paraId="76695C44"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0.15</w:t>
            </w:r>
          </w:p>
        </w:tc>
        <w:tc>
          <w:tcPr>
            <w:tcW w:w="1275" w:type="dxa"/>
            <w:noWrap/>
            <w:hideMark/>
          </w:tcPr>
          <w:p w14:paraId="4305A646"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0.11</w:t>
            </w:r>
          </w:p>
        </w:tc>
        <w:tc>
          <w:tcPr>
            <w:tcW w:w="1134" w:type="dxa"/>
            <w:noWrap/>
            <w:hideMark/>
          </w:tcPr>
          <w:p w14:paraId="4AC891C9"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0B8DBB5E"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0.34</w:t>
            </w:r>
          </w:p>
        </w:tc>
      </w:tr>
      <w:tr w:rsidR="00F83E8F" w:rsidRPr="00D30CC0" w14:paraId="25A1E500"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793E93B" w14:textId="377F5CF7"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Laying</w:t>
            </w:r>
            <w:proofErr w:type="spellEnd"/>
            <w:r w:rsidRPr="004E2D87">
              <w:rPr>
                <w:rFonts w:cs="Times New Roman"/>
                <w:i w:val="0"/>
                <w:iCs w:val="0"/>
                <w:color w:val="000000"/>
                <w:sz w:val="20"/>
                <w:szCs w:val="20"/>
              </w:rPr>
              <w:t xml:space="preserve"> hen</w:t>
            </w:r>
          </w:p>
        </w:tc>
        <w:tc>
          <w:tcPr>
            <w:tcW w:w="1134" w:type="dxa"/>
            <w:noWrap/>
            <w:hideMark/>
          </w:tcPr>
          <w:p w14:paraId="5A4BF42A"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0.04</w:t>
            </w:r>
          </w:p>
        </w:tc>
        <w:tc>
          <w:tcPr>
            <w:tcW w:w="1275" w:type="dxa"/>
            <w:noWrap/>
            <w:hideMark/>
          </w:tcPr>
          <w:p w14:paraId="2EE2DC48"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0.46</w:t>
            </w:r>
          </w:p>
        </w:tc>
        <w:tc>
          <w:tcPr>
            <w:tcW w:w="1134" w:type="dxa"/>
            <w:noWrap/>
            <w:hideMark/>
          </w:tcPr>
          <w:p w14:paraId="502974A5"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616CCA83"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0.42</w:t>
            </w:r>
          </w:p>
        </w:tc>
      </w:tr>
      <w:tr w:rsidR="00F83E8F" w:rsidRPr="00D30CC0" w14:paraId="435E734B"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4EDAE992" w14:textId="1EC5D110" w:rsidR="00F83E8F" w:rsidRPr="00D30CC0" w:rsidRDefault="00F83E8F" w:rsidP="00F83E8F">
            <w:pPr>
              <w:spacing w:line="240" w:lineRule="auto"/>
              <w:jc w:val="left"/>
              <w:rPr>
                <w:rFonts w:eastAsia="Times New Roman" w:cs="Times New Roman"/>
                <w:i w:val="0"/>
                <w:iCs w:val="0"/>
                <w:color w:val="000000"/>
                <w:sz w:val="20"/>
                <w:szCs w:val="20"/>
                <w:lang w:eastAsia="sv-SE"/>
              </w:rPr>
            </w:pPr>
            <w:r w:rsidRPr="004E2D87">
              <w:rPr>
                <w:rFonts w:cs="Times New Roman"/>
                <w:i w:val="0"/>
                <w:iCs w:val="0"/>
                <w:color w:val="000000"/>
                <w:sz w:val="20"/>
                <w:szCs w:val="20"/>
              </w:rPr>
              <w:t>Salmon</w:t>
            </w:r>
          </w:p>
        </w:tc>
        <w:tc>
          <w:tcPr>
            <w:tcW w:w="1134" w:type="dxa"/>
            <w:noWrap/>
            <w:hideMark/>
          </w:tcPr>
          <w:p w14:paraId="55BB82A9"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0.16</w:t>
            </w:r>
          </w:p>
        </w:tc>
        <w:tc>
          <w:tcPr>
            <w:tcW w:w="1275" w:type="dxa"/>
            <w:noWrap/>
            <w:hideMark/>
          </w:tcPr>
          <w:p w14:paraId="15908030"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0.15</w:t>
            </w:r>
          </w:p>
        </w:tc>
        <w:tc>
          <w:tcPr>
            <w:tcW w:w="1134" w:type="dxa"/>
            <w:noWrap/>
            <w:hideMark/>
          </w:tcPr>
          <w:p w14:paraId="63926F67"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0.25</w:t>
            </w:r>
          </w:p>
        </w:tc>
        <w:tc>
          <w:tcPr>
            <w:tcW w:w="1276" w:type="dxa"/>
            <w:noWrap/>
            <w:hideMark/>
          </w:tcPr>
          <w:p w14:paraId="03C8A494"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0.03</w:t>
            </w:r>
          </w:p>
        </w:tc>
      </w:tr>
      <w:tr w:rsidR="00F83E8F" w:rsidRPr="00D30CC0" w14:paraId="268280CD"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979E08F" w14:textId="512753B5"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Wild</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fish</w:t>
            </w:r>
            <w:proofErr w:type="spellEnd"/>
          </w:p>
        </w:tc>
        <w:tc>
          <w:tcPr>
            <w:tcW w:w="1134" w:type="dxa"/>
            <w:noWrap/>
            <w:hideMark/>
          </w:tcPr>
          <w:p w14:paraId="7ADEFDE5"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57BF2869"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5B7E257A"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0.15</w:t>
            </w:r>
          </w:p>
        </w:tc>
        <w:tc>
          <w:tcPr>
            <w:tcW w:w="1276" w:type="dxa"/>
            <w:noWrap/>
            <w:hideMark/>
          </w:tcPr>
          <w:p w14:paraId="1170914A"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F83E8F" w:rsidRPr="00D30CC0" w14:paraId="0B1E936D"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779405CC" w14:textId="185E0F82"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Mussels</w:t>
            </w:r>
            <w:proofErr w:type="spellEnd"/>
          </w:p>
        </w:tc>
        <w:tc>
          <w:tcPr>
            <w:tcW w:w="1134" w:type="dxa"/>
            <w:noWrap/>
            <w:hideMark/>
          </w:tcPr>
          <w:p w14:paraId="27D14FA2"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23E8D2B8"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35E8A0A8"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0.08</w:t>
            </w:r>
          </w:p>
        </w:tc>
        <w:tc>
          <w:tcPr>
            <w:tcW w:w="1276" w:type="dxa"/>
            <w:noWrap/>
            <w:hideMark/>
          </w:tcPr>
          <w:p w14:paraId="38680F45"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F83E8F" w:rsidRPr="00D30CC0" w14:paraId="0FBB5A16"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F0A6968" w14:textId="04259F33"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Shrimp</w:t>
            </w:r>
            <w:proofErr w:type="spellEnd"/>
          </w:p>
        </w:tc>
        <w:tc>
          <w:tcPr>
            <w:tcW w:w="1134" w:type="dxa"/>
            <w:noWrap/>
            <w:hideMark/>
          </w:tcPr>
          <w:p w14:paraId="528F9C5B"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6A6E1DCE"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1D7A645F"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0.04</w:t>
            </w:r>
          </w:p>
        </w:tc>
        <w:tc>
          <w:tcPr>
            <w:tcW w:w="1276" w:type="dxa"/>
            <w:noWrap/>
            <w:hideMark/>
          </w:tcPr>
          <w:p w14:paraId="7B693FA3"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F83E8F" w:rsidRPr="00D30CC0" w14:paraId="1E8F90CD"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217BB9DD" w14:textId="1FB2C3EF"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Octopus</w:t>
            </w:r>
            <w:proofErr w:type="spellEnd"/>
          </w:p>
        </w:tc>
        <w:tc>
          <w:tcPr>
            <w:tcW w:w="1134" w:type="dxa"/>
            <w:noWrap/>
            <w:hideMark/>
          </w:tcPr>
          <w:p w14:paraId="1D87CE23"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7DFBD5AD"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41413A32"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0.15</w:t>
            </w:r>
          </w:p>
        </w:tc>
        <w:tc>
          <w:tcPr>
            <w:tcW w:w="1276" w:type="dxa"/>
            <w:noWrap/>
            <w:hideMark/>
          </w:tcPr>
          <w:p w14:paraId="7E625CD0"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F83E8F" w:rsidRPr="00D30CC0" w14:paraId="4933F630"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04B2B80E" w14:textId="0BFE0F7D"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Wild</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ruminants</w:t>
            </w:r>
            <w:proofErr w:type="spellEnd"/>
          </w:p>
        </w:tc>
        <w:tc>
          <w:tcPr>
            <w:tcW w:w="1134" w:type="dxa"/>
            <w:noWrap/>
            <w:hideMark/>
          </w:tcPr>
          <w:p w14:paraId="2304CAF2"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09EA7557"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02A452C4" w14:textId="755066C4"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4E2D87">
              <w:rPr>
                <w:sz w:val="20"/>
                <w:szCs w:val="20"/>
              </w:rPr>
              <w:t>0.0007</w:t>
            </w:r>
          </w:p>
        </w:tc>
        <w:tc>
          <w:tcPr>
            <w:tcW w:w="1276" w:type="dxa"/>
            <w:noWrap/>
            <w:hideMark/>
          </w:tcPr>
          <w:p w14:paraId="7507D99B"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F83E8F" w:rsidRPr="00D30CC0" w14:paraId="115259CF"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697868F9" w14:textId="4EF2F6AF"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Wild</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boar</w:t>
            </w:r>
            <w:proofErr w:type="spellEnd"/>
          </w:p>
        </w:tc>
        <w:tc>
          <w:tcPr>
            <w:tcW w:w="1134" w:type="dxa"/>
            <w:noWrap/>
            <w:hideMark/>
          </w:tcPr>
          <w:p w14:paraId="27AEFF90"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7F8F0589"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2CD44AE3" w14:textId="5456C88C"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4E2D87">
              <w:rPr>
                <w:sz w:val="20"/>
                <w:szCs w:val="20"/>
              </w:rPr>
              <w:t>0.0007</w:t>
            </w:r>
          </w:p>
        </w:tc>
        <w:tc>
          <w:tcPr>
            <w:tcW w:w="1276" w:type="dxa"/>
            <w:noWrap/>
            <w:hideMark/>
          </w:tcPr>
          <w:p w14:paraId="6749B284"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F83E8F" w:rsidRPr="00D30CC0" w14:paraId="62452EF7"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F4C043C" w14:textId="2D8CE9A5"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Wild</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rabbit</w:t>
            </w:r>
            <w:proofErr w:type="spellEnd"/>
          </w:p>
        </w:tc>
        <w:tc>
          <w:tcPr>
            <w:tcW w:w="1134" w:type="dxa"/>
            <w:noWrap/>
            <w:hideMark/>
          </w:tcPr>
          <w:p w14:paraId="68075AAD"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7D2E9348"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7ED53BB2" w14:textId="7CBA9BF2"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4E2D87">
              <w:rPr>
                <w:sz w:val="20"/>
                <w:szCs w:val="20"/>
              </w:rPr>
              <w:t>0.0007</w:t>
            </w:r>
          </w:p>
        </w:tc>
        <w:tc>
          <w:tcPr>
            <w:tcW w:w="1276" w:type="dxa"/>
            <w:noWrap/>
            <w:hideMark/>
          </w:tcPr>
          <w:p w14:paraId="55601652"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F83E8F" w:rsidRPr="00D30CC0" w14:paraId="32FDF6F1" w14:textId="77777777" w:rsidTr="00CD251C">
        <w:trPr>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13279825" w14:textId="2B0F4793"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Mealworm</w:t>
            </w:r>
            <w:proofErr w:type="spellEnd"/>
          </w:p>
        </w:tc>
        <w:tc>
          <w:tcPr>
            <w:tcW w:w="1134" w:type="dxa"/>
            <w:noWrap/>
            <w:hideMark/>
          </w:tcPr>
          <w:p w14:paraId="0FFB7B56"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3DB7396E"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39230ABA" w14:textId="25ED419B"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4E2D87">
              <w:rPr>
                <w:sz w:val="20"/>
                <w:szCs w:val="20"/>
              </w:rPr>
              <w:t>0.0007</w:t>
            </w:r>
          </w:p>
        </w:tc>
        <w:tc>
          <w:tcPr>
            <w:tcW w:w="1276" w:type="dxa"/>
            <w:noWrap/>
            <w:hideMark/>
          </w:tcPr>
          <w:p w14:paraId="105F4C47" w14:textId="77777777" w:rsidR="00F83E8F" w:rsidRPr="00D30CC0" w:rsidRDefault="00F83E8F" w:rsidP="00F83E8F">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F83E8F" w:rsidRPr="00D30CC0" w14:paraId="426B9C05" w14:textId="77777777" w:rsidTr="00CD25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61" w:type="dxa"/>
            <w:noWrap/>
            <w:vAlign w:val="bottom"/>
            <w:hideMark/>
          </w:tcPr>
          <w:p w14:paraId="53F74966" w14:textId="33245D1C" w:rsidR="00F83E8F" w:rsidRPr="00D30CC0" w:rsidRDefault="00F83E8F" w:rsidP="00F83E8F">
            <w:pPr>
              <w:spacing w:line="240" w:lineRule="auto"/>
              <w:jc w:val="left"/>
              <w:rPr>
                <w:rFonts w:eastAsia="Times New Roman" w:cs="Times New Roman"/>
                <w:i w:val="0"/>
                <w:iCs w:val="0"/>
                <w:color w:val="000000"/>
                <w:sz w:val="20"/>
                <w:szCs w:val="20"/>
                <w:lang w:eastAsia="sv-SE"/>
              </w:rPr>
            </w:pPr>
            <w:proofErr w:type="spellStart"/>
            <w:r w:rsidRPr="004E2D87">
              <w:rPr>
                <w:rFonts w:cs="Times New Roman"/>
                <w:i w:val="0"/>
                <w:iCs w:val="0"/>
                <w:color w:val="000000"/>
                <w:sz w:val="20"/>
                <w:szCs w:val="20"/>
              </w:rPr>
              <w:t>Honey</w:t>
            </w:r>
            <w:proofErr w:type="spellEnd"/>
            <w:r w:rsidRPr="004E2D87">
              <w:rPr>
                <w:rFonts w:cs="Times New Roman"/>
                <w:i w:val="0"/>
                <w:iCs w:val="0"/>
                <w:color w:val="000000"/>
                <w:sz w:val="20"/>
                <w:szCs w:val="20"/>
              </w:rPr>
              <w:t xml:space="preserve"> </w:t>
            </w:r>
            <w:proofErr w:type="spellStart"/>
            <w:r w:rsidRPr="004E2D87">
              <w:rPr>
                <w:rFonts w:cs="Times New Roman"/>
                <w:i w:val="0"/>
                <w:iCs w:val="0"/>
                <w:color w:val="000000"/>
                <w:sz w:val="20"/>
                <w:szCs w:val="20"/>
              </w:rPr>
              <w:t>bee</w:t>
            </w:r>
            <w:proofErr w:type="spellEnd"/>
          </w:p>
        </w:tc>
        <w:tc>
          <w:tcPr>
            <w:tcW w:w="1134" w:type="dxa"/>
            <w:noWrap/>
            <w:hideMark/>
          </w:tcPr>
          <w:p w14:paraId="7457864C"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275" w:type="dxa"/>
            <w:noWrap/>
            <w:hideMark/>
          </w:tcPr>
          <w:p w14:paraId="5CC7F6E9"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c>
          <w:tcPr>
            <w:tcW w:w="1134" w:type="dxa"/>
            <w:noWrap/>
            <w:hideMark/>
          </w:tcPr>
          <w:p w14:paraId="7E5838A9" w14:textId="4150F1A4"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4E2D87">
              <w:rPr>
                <w:sz w:val="20"/>
                <w:szCs w:val="20"/>
              </w:rPr>
              <w:t>0.0003</w:t>
            </w:r>
          </w:p>
        </w:tc>
        <w:tc>
          <w:tcPr>
            <w:tcW w:w="1276" w:type="dxa"/>
            <w:noWrap/>
            <w:hideMark/>
          </w:tcPr>
          <w:p w14:paraId="19829A71" w14:textId="77777777" w:rsidR="00F83E8F" w:rsidRPr="00D30CC0" w:rsidRDefault="00F83E8F" w:rsidP="00F83E8F">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eastAsia="sv-SE"/>
              </w:rPr>
            </w:pPr>
            <w:r w:rsidRPr="00D30CC0">
              <w:rPr>
                <w:rFonts w:eastAsia="Times New Roman" w:cs="Times New Roman"/>
                <w:color w:val="000000"/>
                <w:sz w:val="20"/>
                <w:szCs w:val="20"/>
                <w:lang w:eastAsia="sv-SE"/>
              </w:rPr>
              <w:t>0</w:t>
            </w:r>
          </w:p>
        </w:tc>
      </w:tr>
      <w:tr w:rsidR="00BA0542" w:rsidRPr="00D30CC0" w14:paraId="5F567248" w14:textId="77777777" w:rsidTr="0050194A">
        <w:trPr>
          <w:trHeight w:val="288"/>
        </w:trPr>
        <w:tc>
          <w:tcPr>
            <w:cnfStyle w:val="001000000000" w:firstRow="0" w:lastRow="0" w:firstColumn="1" w:lastColumn="0" w:oddVBand="0" w:evenVBand="0" w:oddHBand="0" w:evenHBand="0" w:firstRowFirstColumn="0" w:firstRowLastColumn="0" w:lastRowFirstColumn="0" w:lastRowLastColumn="0"/>
            <w:tcW w:w="3261" w:type="dxa"/>
            <w:noWrap/>
          </w:tcPr>
          <w:p w14:paraId="1304B489" w14:textId="3747D415" w:rsidR="00BA0542" w:rsidRPr="00BA0542" w:rsidRDefault="00BA0542" w:rsidP="00D30CC0">
            <w:pPr>
              <w:spacing w:line="240" w:lineRule="auto"/>
              <w:jc w:val="left"/>
              <w:rPr>
                <w:rFonts w:eastAsia="Times New Roman" w:cs="Times New Roman"/>
                <w:b/>
                <w:bCs/>
                <w:color w:val="000000"/>
                <w:sz w:val="22"/>
                <w:lang w:eastAsia="sv-SE"/>
              </w:rPr>
            </w:pPr>
            <w:proofErr w:type="spellStart"/>
            <w:r w:rsidRPr="00BA0542">
              <w:rPr>
                <w:rFonts w:eastAsia="Times New Roman" w:cs="Times New Roman"/>
                <w:b/>
                <w:bCs/>
                <w:color w:val="000000"/>
                <w:sz w:val="22"/>
                <w:lang w:eastAsia="sv-SE"/>
              </w:rPr>
              <w:t>Parent</w:t>
            </w:r>
            <w:proofErr w:type="spellEnd"/>
            <w:r w:rsidRPr="00BA0542">
              <w:rPr>
                <w:rFonts w:eastAsia="Times New Roman" w:cs="Times New Roman"/>
                <w:b/>
                <w:bCs/>
                <w:color w:val="000000"/>
                <w:sz w:val="22"/>
                <w:lang w:eastAsia="sv-SE"/>
              </w:rPr>
              <w:t xml:space="preserve"> animals:</w:t>
            </w:r>
          </w:p>
        </w:tc>
        <w:tc>
          <w:tcPr>
            <w:tcW w:w="1134" w:type="dxa"/>
            <w:noWrap/>
          </w:tcPr>
          <w:p w14:paraId="368EB32D" w14:textId="77777777" w:rsidR="00BA0542" w:rsidRPr="00D30CC0" w:rsidRDefault="00BA0542" w:rsidP="00D30CC0">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2"/>
                <w:lang w:eastAsia="sv-SE"/>
              </w:rPr>
            </w:pPr>
          </w:p>
        </w:tc>
        <w:tc>
          <w:tcPr>
            <w:tcW w:w="1275" w:type="dxa"/>
            <w:noWrap/>
          </w:tcPr>
          <w:p w14:paraId="1B7CA329" w14:textId="77777777" w:rsidR="00BA0542" w:rsidRPr="00D30CC0" w:rsidRDefault="00BA0542" w:rsidP="00D30CC0">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2"/>
                <w:lang w:eastAsia="sv-SE"/>
              </w:rPr>
            </w:pPr>
          </w:p>
        </w:tc>
        <w:tc>
          <w:tcPr>
            <w:tcW w:w="1134" w:type="dxa"/>
            <w:noWrap/>
          </w:tcPr>
          <w:p w14:paraId="178C1F42" w14:textId="77777777" w:rsidR="00BA0542" w:rsidRPr="00D30CC0" w:rsidRDefault="00BA0542" w:rsidP="00D30CC0">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2"/>
                <w:lang w:eastAsia="sv-SE"/>
              </w:rPr>
            </w:pPr>
          </w:p>
        </w:tc>
        <w:tc>
          <w:tcPr>
            <w:tcW w:w="1276" w:type="dxa"/>
            <w:noWrap/>
          </w:tcPr>
          <w:p w14:paraId="7597E5C3" w14:textId="77777777" w:rsidR="00BA0542" w:rsidRPr="00D30CC0" w:rsidRDefault="00BA0542" w:rsidP="00D30CC0">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sz w:val="22"/>
                <w:lang w:eastAsia="sv-SE"/>
              </w:rPr>
            </w:pPr>
          </w:p>
        </w:tc>
      </w:tr>
    </w:tbl>
    <w:p w14:paraId="4C8A0F8C" w14:textId="77777777" w:rsidR="001F7980" w:rsidRDefault="001F7980">
      <w:pPr>
        <w:spacing w:line="259" w:lineRule="auto"/>
        <w:jc w:val="left"/>
        <w:rPr>
          <w:rFonts w:eastAsiaTheme="majorEastAsia" w:cstheme="majorBidi"/>
          <w:sz w:val="26"/>
          <w:szCs w:val="26"/>
          <w:lang w:val="en-GB"/>
        </w:rPr>
      </w:pPr>
      <w:r>
        <w:rPr>
          <w:lang w:val="en-GB"/>
        </w:rPr>
        <w:br w:type="page"/>
      </w:r>
    </w:p>
    <w:p w14:paraId="0CF0419A" w14:textId="53E8FF49" w:rsidR="00B61D95" w:rsidRDefault="00E24572" w:rsidP="004002B2">
      <w:pPr>
        <w:pStyle w:val="Heading2"/>
        <w:rPr>
          <w:lang w:val="en-GB"/>
        </w:rPr>
      </w:pPr>
      <w:r>
        <w:rPr>
          <w:lang w:val="en-GB"/>
        </w:rPr>
        <w:lastRenderedPageBreak/>
        <w:t xml:space="preserve">4.2 </w:t>
      </w:r>
      <w:r w:rsidR="004D4AC7" w:rsidRPr="004376B0">
        <w:rPr>
          <w:lang w:val="en-GB"/>
        </w:rPr>
        <w:t>Animal welfare index per kg of animal product</w:t>
      </w:r>
    </w:p>
    <w:p w14:paraId="77365EB2" w14:textId="35D245E4" w:rsidR="008B6FC8" w:rsidRDefault="00C6437E" w:rsidP="00E00422">
      <w:pPr>
        <w:rPr>
          <w:lang w:val="en-GB"/>
        </w:rPr>
      </w:pPr>
      <w:r>
        <w:rPr>
          <w:lang w:val="en-GB"/>
        </w:rPr>
        <w:t xml:space="preserve">Regardless of indicator used, meat from </w:t>
      </w:r>
      <w:r w:rsidR="00D87FE5">
        <w:rPr>
          <w:lang w:val="en-GB"/>
        </w:rPr>
        <w:t>cattle a</w:t>
      </w:r>
      <w:r>
        <w:rPr>
          <w:lang w:val="en-GB"/>
        </w:rPr>
        <w:t>nd wild animals</w:t>
      </w:r>
      <w:r w:rsidR="003D6F2F">
        <w:rPr>
          <w:lang w:val="en-GB"/>
        </w:rPr>
        <w:t xml:space="preserve">, mealworms and </w:t>
      </w:r>
      <w:r w:rsidR="00621386">
        <w:rPr>
          <w:lang w:val="en-GB"/>
        </w:rPr>
        <w:t xml:space="preserve">honey </w:t>
      </w:r>
      <w:r w:rsidR="003D6F2F">
        <w:rPr>
          <w:lang w:val="en-GB"/>
        </w:rPr>
        <w:t>show low scores</w:t>
      </w:r>
      <w:r w:rsidR="004D08BF">
        <w:rPr>
          <w:lang w:val="en-GB"/>
        </w:rPr>
        <w:t xml:space="preserve"> per kg of animal product (Fig. 2)</w:t>
      </w:r>
      <w:r w:rsidR="003D6F2F">
        <w:rPr>
          <w:lang w:val="en-GB"/>
        </w:rPr>
        <w:t xml:space="preserve">. For mealworms and honeybees this is partly an effect of our adjustment of ‘no of animals affected’ (section XX). Without this adjustment the score for mealworms and honeybees </w:t>
      </w:r>
      <w:r w:rsidR="00EF151A">
        <w:rPr>
          <w:lang w:val="en-GB"/>
        </w:rPr>
        <w:t>would have been….</w:t>
      </w:r>
      <w:r w:rsidR="00101BC0">
        <w:rPr>
          <w:lang w:val="en-GB"/>
        </w:rPr>
        <w:t>Meat from c</w:t>
      </w:r>
      <w:r w:rsidR="00D87FE5">
        <w:rPr>
          <w:lang w:val="en-GB"/>
        </w:rPr>
        <w:t>attle show low score</w:t>
      </w:r>
      <w:r w:rsidR="00101BC0">
        <w:rPr>
          <w:lang w:val="en-GB"/>
        </w:rPr>
        <w:t>s</w:t>
      </w:r>
      <w:r w:rsidR="00D87FE5">
        <w:rPr>
          <w:lang w:val="en-GB"/>
        </w:rPr>
        <w:t xml:space="preserve"> due to their large body mass in</w:t>
      </w:r>
      <w:r w:rsidR="004D08BF">
        <w:rPr>
          <w:lang w:val="en-GB"/>
        </w:rPr>
        <w:t xml:space="preserve"> comparison to other livestock species, resulting in a low ‘no of affected animals’ as one </w:t>
      </w:r>
      <w:r w:rsidR="00E026B2">
        <w:rPr>
          <w:lang w:val="en-GB"/>
        </w:rPr>
        <w:t>cattle animal</w:t>
      </w:r>
      <w:r w:rsidR="004D08BF">
        <w:rPr>
          <w:lang w:val="en-GB"/>
        </w:rPr>
        <w:t xml:space="preserve"> give many kg of</w:t>
      </w:r>
      <w:r w:rsidR="00E026B2">
        <w:rPr>
          <w:lang w:val="en-GB"/>
        </w:rPr>
        <w:t xml:space="preserve"> meat. </w:t>
      </w:r>
      <w:r w:rsidR="00101BC0">
        <w:rPr>
          <w:lang w:val="en-GB"/>
        </w:rPr>
        <w:t>Meat from w</w:t>
      </w:r>
      <w:r w:rsidR="00E026B2">
        <w:rPr>
          <w:lang w:val="en-GB"/>
        </w:rPr>
        <w:t xml:space="preserve">ild animals </w:t>
      </w:r>
      <w:r w:rsidR="002B4494">
        <w:rPr>
          <w:lang w:val="en-GB"/>
        </w:rPr>
        <w:t>show low per kg scores due to their low</w:t>
      </w:r>
      <w:r w:rsidR="008B6FC8">
        <w:rPr>
          <w:lang w:val="en-GB"/>
        </w:rPr>
        <w:t xml:space="preserve"> human induced</w:t>
      </w:r>
      <w:r w:rsidR="002B4494">
        <w:rPr>
          <w:lang w:val="en-GB"/>
        </w:rPr>
        <w:t xml:space="preserve"> ‘suffering’ </w:t>
      </w:r>
      <w:r w:rsidR="008B6FC8">
        <w:rPr>
          <w:lang w:val="en-GB"/>
        </w:rPr>
        <w:t xml:space="preserve">(Table 3). </w:t>
      </w:r>
    </w:p>
    <w:p w14:paraId="07F4441B" w14:textId="67102016" w:rsidR="00066C76" w:rsidRDefault="008B6FC8" w:rsidP="00E00422">
      <w:pPr>
        <w:rPr>
          <w:lang w:val="en-GB"/>
        </w:rPr>
      </w:pPr>
      <w:r>
        <w:rPr>
          <w:lang w:val="en-GB"/>
        </w:rPr>
        <w:t xml:space="preserve">For PAALA chicken and rabbits have the highest scores due </w:t>
      </w:r>
      <w:r w:rsidR="00D9056D">
        <w:rPr>
          <w:lang w:val="en-GB"/>
        </w:rPr>
        <w:t>a high ‘no of animals affected’ as almost one animal is needed to produce one kg of meat (</w:t>
      </w:r>
      <w:r w:rsidR="00DE77B4">
        <w:rPr>
          <w:lang w:val="en-GB"/>
        </w:rPr>
        <w:t>approximately 0.8 animals for chicken and 0.7 for rabbit; see SM1)</w:t>
      </w:r>
      <w:r w:rsidR="001F797C">
        <w:rPr>
          <w:lang w:val="en-GB"/>
        </w:rPr>
        <w:t xml:space="preserve"> and relatively high ‘suffering’ due to </w:t>
      </w:r>
      <w:r w:rsidR="00264549">
        <w:rPr>
          <w:lang w:val="en-GB"/>
        </w:rPr>
        <w:t xml:space="preserve">relatively high disease rates and lack of space (Fig. 2). </w:t>
      </w:r>
      <w:r w:rsidR="007E51E3">
        <w:rPr>
          <w:lang w:val="en-GB"/>
        </w:rPr>
        <w:t xml:space="preserve">When accounting for the time an animal lives before slaughter </w:t>
      </w:r>
      <w:r w:rsidR="00DE1546">
        <w:rPr>
          <w:lang w:val="en-GB"/>
        </w:rPr>
        <w:t>as in ALYS and PALYS, salmon scores worst</w:t>
      </w:r>
      <w:r w:rsidR="006D231B">
        <w:rPr>
          <w:lang w:val="en-GB"/>
        </w:rPr>
        <w:t xml:space="preserve"> of all species, due to is relatively long </w:t>
      </w:r>
      <w:r w:rsidR="00886966">
        <w:rPr>
          <w:lang w:val="en-GB"/>
        </w:rPr>
        <w:t xml:space="preserve">life duration (15 months compared to </w:t>
      </w:r>
      <w:r w:rsidR="008A5A13">
        <w:rPr>
          <w:lang w:val="en-GB"/>
        </w:rPr>
        <w:t xml:space="preserve">5 weeks for chicken; see SM1). </w:t>
      </w:r>
      <w:commentRangeStart w:id="97"/>
      <w:r w:rsidR="006C036A">
        <w:rPr>
          <w:lang w:val="en-GB"/>
        </w:rPr>
        <w:t xml:space="preserve">For the same reason </w:t>
      </w:r>
      <w:r w:rsidR="00465B05">
        <w:rPr>
          <w:lang w:val="en-GB"/>
        </w:rPr>
        <w:t>eggs have higher scores relative other products when measured with ALYS or PALYS compared to PAALA</w:t>
      </w:r>
      <w:commentRangeEnd w:id="97"/>
      <w:r w:rsidR="00465B05">
        <w:rPr>
          <w:rStyle w:val="CommentReference"/>
        </w:rPr>
        <w:commentReference w:id="97"/>
      </w:r>
      <w:r w:rsidR="00465B05">
        <w:rPr>
          <w:lang w:val="en-GB"/>
        </w:rPr>
        <w:t xml:space="preserve"> (Fig. 2). </w:t>
      </w:r>
    </w:p>
    <w:p w14:paraId="30DF12B4" w14:textId="330D9C5B" w:rsidR="00E00422" w:rsidRPr="00E00422" w:rsidRDefault="008B1EDC" w:rsidP="00E00422">
      <w:pPr>
        <w:rPr>
          <w:lang w:val="en-GB"/>
        </w:rPr>
      </w:pPr>
      <w:r>
        <w:rPr>
          <w:lang w:val="en-GB"/>
        </w:rPr>
        <w:t>Adjusting for animals ‘</w:t>
      </w:r>
      <w:r w:rsidRPr="004376B0">
        <w:rPr>
          <w:rFonts w:cs="Times New Roman"/>
          <w:lang w:val="en-GB"/>
        </w:rPr>
        <w:t>ability to perceive negative effects of being used by humans</w:t>
      </w:r>
      <w:r>
        <w:rPr>
          <w:rFonts w:cs="Times New Roman"/>
          <w:lang w:val="en-GB"/>
        </w:rPr>
        <w:t>’</w:t>
      </w:r>
      <w:r>
        <w:rPr>
          <w:lang w:val="en-GB"/>
        </w:rPr>
        <w:t xml:space="preserve"> in PALYS compared to ALYS</w:t>
      </w:r>
      <w:r w:rsidR="007E091D">
        <w:rPr>
          <w:lang w:val="en-GB"/>
        </w:rPr>
        <w:t xml:space="preserve"> did not change the ranking between product</w:t>
      </w:r>
      <w:r w:rsidR="0082424D">
        <w:rPr>
          <w:lang w:val="en-GB"/>
        </w:rPr>
        <w:t>s</w:t>
      </w:r>
      <w:r w:rsidR="007E091D">
        <w:rPr>
          <w:lang w:val="en-GB"/>
        </w:rPr>
        <w:t xml:space="preserve"> but made the difference between salmon</w:t>
      </w:r>
      <w:r w:rsidR="00544F1E">
        <w:rPr>
          <w:lang w:val="en-GB"/>
        </w:rPr>
        <w:t>,</w:t>
      </w:r>
      <w:r w:rsidR="007E091D">
        <w:rPr>
          <w:lang w:val="en-GB"/>
        </w:rPr>
        <w:t xml:space="preserve"> </w:t>
      </w:r>
      <w:r w:rsidR="00544F1E">
        <w:rPr>
          <w:lang w:val="en-GB"/>
        </w:rPr>
        <w:t xml:space="preserve">and chicken, rabbit and egg less pronounced as salmon was judged having a lower such ability (Fig. </w:t>
      </w:r>
      <w:r w:rsidR="00E62477">
        <w:rPr>
          <w:lang w:val="en-GB"/>
        </w:rPr>
        <w:t>1).</w:t>
      </w:r>
    </w:p>
    <w:p w14:paraId="13434A82" w14:textId="6126D4E2" w:rsidR="006D3D72" w:rsidRPr="00E5797C" w:rsidRDefault="006D3D72" w:rsidP="004D4AC7">
      <w:pPr>
        <w:rPr>
          <w:lang w:val="en-US"/>
        </w:rPr>
      </w:pPr>
    </w:p>
    <w:p w14:paraId="2FB54A9F" w14:textId="0A2DFAE3" w:rsidR="0017067D" w:rsidRPr="00E5797C" w:rsidRDefault="00B536A4" w:rsidP="004D4AC7">
      <w:pPr>
        <w:rPr>
          <w:lang w:val="en-US"/>
        </w:rPr>
      </w:pPr>
      <w:r>
        <w:rPr>
          <w:noProof/>
          <w:lang w:val="en-US"/>
        </w:rPr>
        <w:lastRenderedPageBreak/>
        <w:drawing>
          <wp:anchor distT="0" distB="0" distL="114300" distR="114300" simplePos="0" relativeHeight="251661313" behindDoc="0" locked="0" layoutInCell="1" allowOverlap="1" wp14:anchorId="225BFA25" wp14:editId="614C2538">
            <wp:simplePos x="0" y="0"/>
            <wp:positionH relativeFrom="margin">
              <wp:align>left</wp:align>
            </wp:positionH>
            <wp:positionV relativeFrom="paragraph">
              <wp:posOffset>332740</wp:posOffset>
            </wp:positionV>
            <wp:extent cx="6324600" cy="3757930"/>
            <wp:effectExtent l="0" t="0" r="0" b="0"/>
            <wp:wrapTopAndBottom/>
            <wp:docPr id="2012768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3757930"/>
                    </a:xfrm>
                    <a:prstGeom prst="rect">
                      <a:avLst/>
                    </a:prstGeom>
                    <a:noFill/>
                  </pic:spPr>
                </pic:pic>
              </a:graphicData>
            </a:graphic>
            <wp14:sizeRelH relativeFrom="margin">
              <wp14:pctWidth>0</wp14:pctWidth>
            </wp14:sizeRelH>
            <wp14:sizeRelV relativeFrom="margin">
              <wp14:pctHeight>0</wp14:pctHeight>
            </wp14:sizeRelV>
          </wp:anchor>
        </w:drawing>
      </w:r>
    </w:p>
    <w:p w14:paraId="18B00DAD" w14:textId="305E62B3" w:rsidR="00C97CC1" w:rsidRPr="00C97CC1" w:rsidRDefault="00C97CC1" w:rsidP="00C97CC1">
      <w:pPr>
        <w:spacing w:line="276" w:lineRule="auto"/>
        <w:rPr>
          <w:i/>
          <w:iCs/>
          <w:sz w:val="22"/>
          <w:lang w:val="en-GB"/>
        </w:rPr>
      </w:pPr>
      <w:r w:rsidRPr="00C97CC1">
        <w:rPr>
          <w:b/>
          <w:bCs/>
          <w:i/>
          <w:iCs/>
          <w:sz w:val="22"/>
          <w:lang w:val="en-GB"/>
        </w:rPr>
        <w:t xml:space="preserve">Fig. </w:t>
      </w:r>
      <w:r>
        <w:rPr>
          <w:b/>
          <w:bCs/>
          <w:i/>
          <w:iCs/>
          <w:sz w:val="22"/>
          <w:lang w:val="en-GB"/>
        </w:rPr>
        <w:t>2</w:t>
      </w:r>
      <w:r w:rsidRPr="00C97CC1">
        <w:rPr>
          <w:b/>
          <w:bCs/>
          <w:i/>
          <w:iCs/>
          <w:sz w:val="22"/>
          <w:lang w:val="en-GB"/>
        </w:rPr>
        <w:t>.</w:t>
      </w:r>
      <w:r w:rsidRPr="00C97CC1">
        <w:rPr>
          <w:i/>
          <w:iCs/>
          <w:sz w:val="22"/>
          <w:lang w:val="en-GB"/>
        </w:rPr>
        <w:t xml:space="preserve"> Ability to</w:t>
      </w:r>
      <w:r w:rsidRPr="00C97CC1">
        <w:rPr>
          <w:sz w:val="22"/>
          <w:lang w:val="en-US"/>
        </w:rPr>
        <w:t xml:space="preserve"> </w:t>
      </w:r>
      <w:r w:rsidRPr="00C97CC1">
        <w:rPr>
          <w:i/>
          <w:iCs/>
          <w:sz w:val="22"/>
          <w:lang w:val="en-GB"/>
        </w:rPr>
        <w:t>perceive negative effects of being used by humans for different animal species (blue) and suffering per animal (Danish production) (red) for production animals (above) and parent animals (below). Suffering normalised against a ‘dystopia’ scenario.</w:t>
      </w:r>
    </w:p>
    <w:p w14:paraId="77CF1047" w14:textId="2DE0A1C6" w:rsidR="009A24FF" w:rsidRPr="008826B0" w:rsidRDefault="009A24FF" w:rsidP="004D4AC7">
      <w:pPr>
        <w:rPr>
          <w:lang w:val="en-US"/>
        </w:rPr>
      </w:pPr>
    </w:p>
    <w:p w14:paraId="3E478A29" w14:textId="77777777" w:rsidR="007E4D9B" w:rsidRPr="002938FC" w:rsidRDefault="007E4D9B">
      <w:pPr>
        <w:spacing w:line="259" w:lineRule="auto"/>
        <w:jc w:val="left"/>
        <w:rPr>
          <w:rFonts w:eastAsiaTheme="majorEastAsia" w:cstheme="majorBidi"/>
          <w:sz w:val="26"/>
          <w:szCs w:val="26"/>
          <w:lang w:val="en-US"/>
        </w:rPr>
      </w:pPr>
      <w:r w:rsidRPr="002938FC">
        <w:rPr>
          <w:lang w:val="en-US"/>
        </w:rPr>
        <w:br w:type="page"/>
      </w:r>
    </w:p>
    <w:p w14:paraId="71357474" w14:textId="13388DB3" w:rsidR="008826B0" w:rsidRPr="00464338" w:rsidRDefault="008826B0" w:rsidP="008826B0">
      <w:pPr>
        <w:pStyle w:val="Heading2"/>
        <w:rPr>
          <w:lang w:val="en-US"/>
        </w:rPr>
      </w:pPr>
      <w:r w:rsidRPr="00464338">
        <w:rPr>
          <w:lang w:val="en-US"/>
        </w:rPr>
        <w:lastRenderedPageBreak/>
        <w:t>4.3 Country difference</w:t>
      </w:r>
      <w:r w:rsidR="007958C1">
        <w:rPr>
          <w:lang w:val="en-US"/>
        </w:rPr>
        <w:t>s</w:t>
      </w:r>
      <w:r w:rsidRPr="00464338">
        <w:rPr>
          <w:lang w:val="en-US"/>
        </w:rPr>
        <w:t xml:space="preserve"> for animal welfare</w:t>
      </w:r>
    </w:p>
    <w:p w14:paraId="72B7C29F" w14:textId="6C5A2417" w:rsidR="00E224A8" w:rsidRDefault="00294FEF" w:rsidP="008826B0">
      <w:pPr>
        <w:rPr>
          <w:lang w:val="en-US"/>
        </w:rPr>
      </w:pPr>
      <w:r>
        <w:rPr>
          <w:lang w:val="en-US"/>
        </w:rPr>
        <w:t xml:space="preserve">Variations </w:t>
      </w:r>
      <w:r w:rsidR="002B6196">
        <w:rPr>
          <w:lang w:val="en-US"/>
        </w:rPr>
        <w:t xml:space="preserve">in PAALA and PALYS </w:t>
      </w:r>
      <w:r>
        <w:rPr>
          <w:lang w:val="en-US"/>
        </w:rPr>
        <w:t xml:space="preserve">between countries </w:t>
      </w:r>
      <w:r w:rsidR="00346165">
        <w:rPr>
          <w:lang w:val="en-US"/>
        </w:rPr>
        <w:t xml:space="preserve">(Fig. 3) </w:t>
      </w:r>
      <w:r>
        <w:rPr>
          <w:lang w:val="en-US"/>
        </w:rPr>
        <w:t xml:space="preserve">stem </w:t>
      </w:r>
      <w:r w:rsidR="002B6196">
        <w:rPr>
          <w:lang w:val="en-US"/>
        </w:rPr>
        <w:t xml:space="preserve">mainly </w:t>
      </w:r>
      <w:r>
        <w:rPr>
          <w:lang w:val="en-US"/>
        </w:rPr>
        <w:t xml:space="preserve">from </w:t>
      </w:r>
      <w:r w:rsidR="001E5102">
        <w:rPr>
          <w:lang w:val="en-US"/>
        </w:rPr>
        <w:t>differences in ‘suffering’</w:t>
      </w:r>
      <w:r w:rsidR="002B6196">
        <w:rPr>
          <w:lang w:val="en-US"/>
        </w:rPr>
        <w:t xml:space="preserve"> reflecting </w:t>
      </w:r>
      <w:r w:rsidR="000C2E2F">
        <w:rPr>
          <w:lang w:val="en-US"/>
        </w:rPr>
        <w:t>varying mortality and disease prevalence and variations in space</w:t>
      </w:r>
      <w:r w:rsidR="008E79ED">
        <w:rPr>
          <w:lang w:val="en-US"/>
        </w:rPr>
        <w:t>. Variation in egg score</w:t>
      </w:r>
      <w:r w:rsidR="00346165">
        <w:rPr>
          <w:lang w:val="en-US"/>
        </w:rPr>
        <w:t>s</w:t>
      </w:r>
      <w:r w:rsidR="008E79ED">
        <w:rPr>
          <w:lang w:val="en-US"/>
        </w:rPr>
        <w:t xml:space="preserve"> depend on varying space allowances between countries with Hungary</w:t>
      </w:r>
      <w:r w:rsidR="00EA3535">
        <w:rPr>
          <w:lang w:val="en-US"/>
        </w:rPr>
        <w:t>, Poland and Spain</w:t>
      </w:r>
      <w:r w:rsidR="008E79ED">
        <w:rPr>
          <w:lang w:val="en-US"/>
        </w:rPr>
        <w:t xml:space="preserve"> offering the least space</w:t>
      </w:r>
      <w:r w:rsidR="00EA3535">
        <w:rPr>
          <w:lang w:val="en-US"/>
        </w:rPr>
        <w:t xml:space="preserve"> for laying hens due to a large share of hens kept in cages</w:t>
      </w:r>
      <w:r w:rsidR="00FC4BED">
        <w:rPr>
          <w:lang w:val="en-US"/>
        </w:rPr>
        <w:t xml:space="preserve"> while France, Germany and Sweden keep more than 90% of the laying hens in free-range systems</w:t>
      </w:r>
      <w:r w:rsidR="00EA3535">
        <w:rPr>
          <w:lang w:val="en-US"/>
        </w:rPr>
        <w:t xml:space="preserve"> (</w:t>
      </w:r>
      <w:proofErr w:type="spellStart"/>
      <w:r w:rsidR="00BB67A3" w:rsidRPr="00BB67A3">
        <w:rPr>
          <w:lang w:val="en-US"/>
        </w:rPr>
        <w:t>SchukPaim</w:t>
      </w:r>
      <w:proofErr w:type="spellEnd"/>
      <w:r w:rsidR="00BB67A3" w:rsidRPr="00BB67A3">
        <w:rPr>
          <w:lang w:val="en-US"/>
        </w:rPr>
        <w:t xml:space="preserve"> et al</w:t>
      </w:r>
      <w:r w:rsidR="00BB67A3">
        <w:rPr>
          <w:lang w:val="en-US"/>
        </w:rPr>
        <w:t xml:space="preserve">., </w:t>
      </w:r>
      <w:r w:rsidR="00BB67A3" w:rsidRPr="00BB67A3">
        <w:rPr>
          <w:lang w:val="en-US"/>
        </w:rPr>
        <w:t>2021</w:t>
      </w:r>
      <w:r w:rsidR="00BB67A3">
        <w:rPr>
          <w:lang w:val="en-US"/>
        </w:rPr>
        <w:t>; SM1)</w:t>
      </w:r>
      <w:r w:rsidR="002437DE">
        <w:rPr>
          <w:lang w:val="en-US"/>
        </w:rPr>
        <w:t>.</w:t>
      </w:r>
      <w:r w:rsidR="008E79ED">
        <w:rPr>
          <w:lang w:val="en-US"/>
        </w:rPr>
        <w:t xml:space="preserve"> </w:t>
      </w:r>
      <w:commentRangeStart w:id="98"/>
      <w:r w:rsidR="00E224A8">
        <w:rPr>
          <w:lang w:val="en-US"/>
        </w:rPr>
        <w:t xml:space="preserve">For PALYS differences in ‘suffering’ between counties </w:t>
      </w:r>
      <w:r w:rsidR="0040240B">
        <w:rPr>
          <w:lang w:val="en-US"/>
        </w:rPr>
        <w:t>leads to more pronounced differences between counties in the overall score as ‘suffering’ is multiplied by the life duration which is relatively long for laying hens.</w:t>
      </w:r>
      <w:commentRangeEnd w:id="98"/>
      <w:r w:rsidR="0040240B">
        <w:rPr>
          <w:rStyle w:val="CommentReference"/>
        </w:rPr>
        <w:commentReference w:id="98"/>
      </w:r>
    </w:p>
    <w:p w14:paraId="04544DE3" w14:textId="15D792BE" w:rsidR="00464338" w:rsidRDefault="00C73CF5" w:rsidP="008826B0">
      <w:pPr>
        <w:rPr>
          <w:lang w:val="en-US"/>
        </w:rPr>
      </w:pPr>
      <w:r>
        <w:rPr>
          <w:lang w:val="en-US"/>
        </w:rPr>
        <w:t>The low value for Swedish chicken also stem</w:t>
      </w:r>
      <w:r w:rsidR="0040240B">
        <w:rPr>
          <w:lang w:val="en-US"/>
        </w:rPr>
        <w:t>s</w:t>
      </w:r>
      <w:r>
        <w:rPr>
          <w:lang w:val="en-US"/>
        </w:rPr>
        <w:t xml:space="preserve"> from </w:t>
      </w:r>
      <w:r w:rsidR="000A584B">
        <w:rPr>
          <w:lang w:val="en-US"/>
        </w:rPr>
        <w:t>larger space allowances</w:t>
      </w:r>
      <w:r w:rsidR="008E2694">
        <w:rPr>
          <w:lang w:val="en-US"/>
        </w:rPr>
        <w:t xml:space="preserve"> for chicken</w:t>
      </w:r>
      <w:r w:rsidR="000A584B">
        <w:rPr>
          <w:lang w:val="en-US"/>
        </w:rPr>
        <w:t xml:space="preserve"> in Sweden compared to other countries and </w:t>
      </w:r>
      <w:r w:rsidR="00E120EA">
        <w:rPr>
          <w:lang w:val="en-US"/>
        </w:rPr>
        <w:t>lower disease prevalence (see SM1).</w:t>
      </w:r>
      <w:r w:rsidR="00DA4ED3">
        <w:rPr>
          <w:lang w:val="en-US"/>
        </w:rPr>
        <w:t xml:space="preserve"> Lamb from New Zealand </w:t>
      </w:r>
      <w:r w:rsidR="008E2694">
        <w:rPr>
          <w:lang w:val="en-US"/>
        </w:rPr>
        <w:t xml:space="preserve">has the lowest score of all lamb as </w:t>
      </w:r>
      <w:r w:rsidR="00154B2E">
        <w:rPr>
          <w:lang w:val="en-US"/>
        </w:rPr>
        <w:t xml:space="preserve">lambs are raised </w:t>
      </w:r>
      <w:r w:rsidR="0052362A">
        <w:rPr>
          <w:lang w:val="en-US"/>
        </w:rPr>
        <w:t xml:space="preserve">entirely on pasture (giving maximum score for space) (Fig. 3). This is despite lamb production from New Zealand having a higher mortality rate then European lamb production (see SM1).   </w:t>
      </w:r>
      <w:r w:rsidR="00E120EA">
        <w:rPr>
          <w:lang w:val="en-US"/>
        </w:rPr>
        <w:t xml:space="preserve"> </w:t>
      </w:r>
      <w:r w:rsidR="000A584B">
        <w:rPr>
          <w:lang w:val="en-US"/>
        </w:rPr>
        <w:t xml:space="preserve"> </w:t>
      </w:r>
    </w:p>
    <w:p w14:paraId="64ECB149" w14:textId="0D004A6B" w:rsidR="00A80F93" w:rsidRDefault="00A80F93" w:rsidP="008826B0">
      <w:pPr>
        <w:rPr>
          <w:lang w:val="en-US"/>
        </w:rPr>
      </w:pPr>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9"/>
        <w:gridCol w:w="5466"/>
      </w:tblGrid>
      <w:tr w:rsidR="00A6296D" w:rsidRPr="007958C1" w14:paraId="3B1E6B7C" w14:textId="77777777" w:rsidTr="00FA6F1A">
        <w:tc>
          <w:tcPr>
            <w:tcW w:w="4991" w:type="dxa"/>
          </w:tcPr>
          <w:p w14:paraId="354F0663" w14:textId="5FA295A5" w:rsidR="00A80F93" w:rsidRDefault="00A80F93" w:rsidP="008826B0">
            <w:pPr>
              <w:rPr>
                <w:lang w:val="en-US"/>
              </w:rPr>
            </w:pPr>
            <w:r>
              <w:rPr>
                <w:noProof/>
                <w:lang w:val="en-US"/>
              </w:rPr>
              <w:drawing>
                <wp:anchor distT="0" distB="0" distL="114300" distR="114300" simplePos="0" relativeHeight="251664385" behindDoc="0" locked="0" layoutInCell="1" allowOverlap="1" wp14:anchorId="7B53D4C6" wp14:editId="5497DA9E">
                  <wp:simplePos x="0" y="0"/>
                  <wp:positionH relativeFrom="column">
                    <wp:posOffset>-65405</wp:posOffset>
                  </wp:positionH>
                  <wp:positionV relativeFrom="paragraph">
                    <wp:posOffset>173</wp:posOffset>
                  </wp:positionV>
                  <wp:extent cx="3164205" cy="3355975"/>
                  <wp:effectExtent l="0" t="0" r="0" b="0"/>
                  <wp:wrapTopAndBottom/>
                  <wp:docPr id="271829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4205" cy="3355975"/>
                          </a:xfrm>
                          <a:prstGeom prst="rect">
                            <a:avLst/>
                          </a:prstGeom>
                          <a:noFill/>
                        </pic:spPr>
                      </pic:pic>
                    </a:graphicData>
                  </a:graphic>
                  <wp14:sizeRelH relativeFrom="margin">
                    <wp14:pctWidth>0</wp14:pctWidth>
                  </wp14:sizeRelH>
                  <wp14:sizeRelV relativeFrom="margin">
                    <wp14:pctHeight>0</wp14:pctHeight>
                  </wp14:sizeRelV>
                </wp:anchor>
              </w:drawing>
            </w:r>
          </w:p>
        </w:tc>
        <w:tc>
          <w:tcPr>
            <w:tcW w:w="5352" w:type="dxa"/>
          </w:tcPr>
          <w:p w14:paraId="33B4D364" w14:textId="12FC267A" w:rsidR="00A80F93" w:rsidRDefault="00A6296D" w:rsidP="008826B0">
            <w:pPr>
              <w:rPr>
                <w:lang w:val="en-US"/>
              </w:rPr>
            </w:pPr>
            <w:r>
              <w:rPr>
                <w:noProof/>
                <w:lang w:val="en-US"/>
              </w:rPr>
              <w:drawing>
                <wp:anchor distT="0" distB="0" distL="114300" distR="114300" simplePos="0" relativeHeight="251665409" behindDoc="0" locked="0" layoutInCell="1" allowOverlap="1" wp14:anchorId="50D240D5" wp14:editId="379D2F33">
                  <wp:simplePos x="0" y="0"/>
                  <wp:positionH relativeFrom="column">
                    <wp:posOffset>-68580</wp:posOffset>
                  </wp:positionH>
                  <wp:positionV relativeFrom="paragraph">
                    <wp:posOffset>577</wp:posOffset>
                  </wp:positionV>
                  <wp:extent cx="3324860" cy="3390900"/>
                  <wp:effectExtent l="0" t="0" r="8890" b="0"/>
                  <wp:wrapTopAndBottom/>
                  <wp:docPr id="1811842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4860" cy="339090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1C150044" w14:textId="67BB367D" w:rsidR="00464338" w:rsidRPr="00C97CC1" w:rsidRDefault="00464338" w:rsidP="00464338">
      <w:pPr>
        <w:spacing w:line="276" w:lineRule="auto"/>
        <w:rPr>
          <w:i/>
          <w:iCs/>
          <w:sz w:val="22"/>
          <w:lang w:val="en-GB"/>
        </w:rPr>
      </w:pPr>
      <w:r w:rsidRPr="00C97CC1">
        <w:rPr>
          <w:b/>
          <w:bCs/>
          <w:i/>
          <w:iCs/>
          <w:sz w:val="22"/>
          <w:lang w:val="en-GB"/>
        </w:rPr>
        <w:t xml:space="preserve">Fig. </w:t>
      </w:r>
      <w:r>
        <w:rPr>
          <w:b/>
          <w:bCs/>
          <w:i/>
          <w:iCs/>
          <w:sz w:val="22"/>
          <w:lang w:val="en-GB"/>
        </w:rPr>
        <w:t>3</w:t>
      </w:r>
      <w:r w:rsidRPr="00C97CC1">
        <w:rPr>
          <w:b/>
          <w:bCs/>
          <w:i/>
          <w:iCs/>
          <w:sz w:val="22"/>
          <w:lang w:val="en-GB"/>
        </w:rPr>
        <w:t>.</w:t>
      </w:r>
      <w:r w:rsidRPr="00C97CC1">
        <w:rPr>
          <w:i/>
          <w:iCs/>
          <w:sz w:val="22"/>
          <w:lang w:val="en-GB"/>
        </w:rPr>
        <w:t xml:space="preserve"> </w:t>
      </w:r>
      <w:r w:rsidR="004F2211">
        <w:rPr>
          <w:i/>
          <w:iCs/>
          <w:sz w:val="22"/>
          <w:lang w:val="en-GB"/>
        </w:rPr>
        <w:t>PAALA and PALYS for livestock products produced in different countries.</w:t>
      </w:r>
    </w:p>
    <w:p w14:paraId="2AC180E0" w14:textId="50D52489" w:rsidR="008826B0" w:rsidRDefault="009D544F" w:rsidP="008826B0">
      <w:pPr>
        <w:rPr>
          <w:lang w:val="en-US"/>
        </w:rPr>
      </w:pPr>
      <w:r>
        <w:rPr>
          <w:lang w:val="en-US"/>
        </w:rPr>
        <w:t>Patterns in between country variation are similar for PAALA and PALYS (Table 4). Pig</w:t>
      </w:r>
      <w:r w:rsidR="00F67627">
        <w:rPr>
          <w:lang w:val="en-US"/>
        </w:rPr>
        <w:t xml:space="preserve"> meat from </w:t>
      </w:r>
      <w:r>
        <w:rPr>
          <w:lang w:val="en-US"/>
        </w:rPr>
        <w:t xml:space="preserve">Italy however presents an interesting exception. </w:t>
      </w:r>
      <w:r w:rsidR="00F67627">
        <w:rPr>
          <w:lang w:val="en-US"/>
        </w:rPr>
        <w:t xml:space="preserve">With PAALA, Italian (and Swedish) pig meat has the lowest score, i.e. has the lowest impact, </w:t>
      </w:r>
      <w:r w:rsidR="00C12071">
        <w:rPr>
          <w:lang w:val="en-US"/>
        </w:rPr>
        <w:t>while</w:t>
      </w:r>
      <w:r w:rsidR="00F67627">
        <w:rPr>
          <w:lang w:val="en-US"/>
        </w:rPr>
        <w:t xml:space="preserve"> with PALYS, which also considers </w:t>
      </w:r>
      <w:r w:rsidR="00F67627">
        <w:rPr>
          <w:lang w:val="en-US"/>
        </w:rPr>
        <w:lastRenderedPageBreak/>
        <w:t>the life duration before slaughter</w:t>
      </w:r>
      <w:r w:rsidR="0063221D">
        <w:rPr>
          <w:lang w:val="en-US"/>
        </w:rPr>
        <w:t xml:space="preserve">, Italian pig meat score the worst of all pig meat. This is because Italian pigs are raised to a higher </w:t>
      </w:r>
      <w:r w:rsidR="009A123C">
        <w:rPr>
          <w:lang w:val="en-US"/>
        </w:rPr>
        <w:t>age (nine instead of six months)</w:t>
      </w:r>
      <w:r w:rsidR="00287940">
        <w:rPr>
          <w:lang w:val="en-US"/>
        </w:rPr>
        <w:t xml:space="preserve"> and when animal welfare loss is measured with PALYS living longer means </w:t>
      </w:r>
      <w:r w:rsidR="00BD670F">
        <w:rPr>
          <w:lang w:val="en-US"/>
        </w:rPr>
        <w:t xml:space="preserve">that </w:t>
      </w:r>
      <w:r w:rsidR="00287940">
        <w:rPr>
          <w:lang w:val="en-US"/>
        </w:rPr>
        <w:t>suffering</w:t>
      </w:r>
      <w:r w:rsidR="00BD670F">
        <w:rPr>
          <w:lang w:val="en-US"/>
        </w:rPr>
        <w:t xml:space="preserve"> is extended during a longer period and the score is higher</w:t>
      </w:r>
      <w:r w:rsidR="00287940">
        <w:rPr>
          <w:lang w:val="en-US"/>
        </w:rPr>
        <w:t>.</w:t>
      </w:r>
    </w:p>
    <w:p w14:paraId="560BD166" w14:textId="77777777" w:rsidR="00211074" w:rsidRPr="00464338" w:rsidRDefault="00211074" w:rsidP="008826B0">
      <w:pPr>
        <w:rPr>
          <w:lang w:val="en-US"/>
        </w:rPr>
      </w:pPr>
    </w:p>
    <w:p w14:paraId="25609CA4" w14:textId="7D266921" w:rsidR="007E4D9B" w:rsidRDefault="007E4D9B" w:rsidP="007E4D9B">
      <w:pPr>
        <w:rPr>
          <w:i/>
          <w:iCs/>
          <w:sz w:val="22"/>
          <w:lang w:val="en-GB"/>
        </w:rPr>
      </w:pPr>
      <w:r w:rsidRPr="007601B6">
        <w:rPr>
          <w:b/>
          <w:bCs/>
          <w:i/>
          <w:iCs/>
          <w:sz w:val="22"/>
          <w:lang w:val="en-GB"/>
        </w:rPr>
        <w:t xml:space="preserve">Table </w:t>
      </w:r>
      <w:r>
        <w:rPr>
          <w:b/>
          <w:bCs/>
          <w:i/>
          <w:iCs/>
          <w:sz w:val="22"/>
          <w:lang w:val="en-GB"/>
        </w:rPr>
        <w:t>4</w:t>
      </w:r>
      <w:r w:rsidRPr="007601B6">
        <w:rPr>
          <w:b/>
          <w:bCs/>
          <w:i/>
          <w:iCs/>
          <w:sz w:val="22"/>
          <w:lang w:val="en-GB"/>
        </w:rPr>
        <w:t>.</w:t>
      </w:r>
      <w:r w:rsidRPr="007601B6">
        <w:rPr>
          <w:i/>
          <w:iCs/>
          <w:sz w:val="22"/>
          <w:lang w:val="en-GB"/>
        </w:rPr>
        <w:t xml:space="preserve"> </w:t>
      </w:r>
      <w:r>
        <w:rPr>
          <w:i/>
          <w:iCs/>
          <w:sz w:val="22"/>
          <w:lang w:val="en-GB"/>
        </w:rPr>
        <w:t>PAALA and PALYS for livestock products produced in different countries</w:t>
      </w:r>
      <w:r w:rsidR="00447B71">
        <w:rPr>
          <w:i/>
          <w:iCs/>
          <w:sz w:val="22"/>
          <w:lang w:val="en-GB"/>
        </w:rPr>
        <w:t>.</w:t>
      </w:r>
    </w:p>
    <w:tbl>
      <w:tblPr>
        <w:tblW w:w="13157" w:type="dxa"/>
        <w:tblCellMar>
          <w:left w:w="70" w:type="dxa"/>
          <w:right w:w="70" w:type="dxa"/>
        </w:tblCellMar>
        <w:tblLook w:val="04A0" w:firstRow="1" w:lastRow="0" w:firstColumn="1" w:lastColumn="0" w:noHBand="0" w:noVBand="1"/>
      </w:tblPr>
      <w:tblGrid>
        <w:gridCol w:w="2028"/>
        <w:gridCol w:w="658"/>
        <w:gridCol w:w="198"/>
        <w:gridCol w:w="439"/>
        <w:gridCol w:w="417"/>
        <w:gridCol w:w="220"/>
        <w:gridCol w:w="637"/>
        <w:gridCol w:w="856"/>
        <w:gridCol w:w="856"/>
        <w:gridCol w:w="856"/>
        <w:gridCol w:w="856"/>
        <w:gridCol w:w="856"/>
        <w:gridCol w:w="856"/>
        <w:gridCol w:w="856"/>
        <w:gridCol w:w="856"/>
        <w:gridCol w:w="856"/>
        <w:gridCol w:w="856"/>
      </w:tblGrid>
      <w:tr w:rsidR="00A90103" w:rsidRPr="007958C1" w14:paraId="7BC1FDC5" w14:textId="77777777" w:rsidTr="003D51E2">
        <w:trPr>
          <w:trHeight w:val="288"/>
        </w:trPr>
        <w:tc>
          <w:tcPr>
            <w:tcW w:w="4597" w:type="dxa"/>
            <w:gridSpan w:val="7"/>
            <w:tcBorders>
              <w:top w:val="nil"/>
              <w:left w:val="nil"/>
              <w:bottom w:val="nil"/>
              <w:right w:val="nil"/>
            </w:tcBorders>
            <w:shd w:val="clear" w:color="000000" w:fill="FFFFFF"/>
            <w:noWrap/>
            <w:vAlign w:val="bottom"/>
            <w:hideMark/>
          </w:tcPr>
          <w:p w14:paraId="7B82ABE0" w14:textId="77777777" w:rsidR="00A90103" w:rsidRPr="00A90103" w:rsidRDefault="00A90103" w:rsidP="00A90103">
            <w:pPr>
              <w:spacing w:after="0" w:line="240" w:lineRule="auto"/>
              <w:jc w:val="left"/>
              <w:rPr>
                <w:rFonts w:ascii="Cambria" w:eastAsia="Times New Roman" w:hAnsi="Cambria" w:cs="Calibri"/>
                <w:i/>
                <w:iCs/>
                <w:color w:val="000000"/>
                <w:sz w:val="20"/>
                <w:szCs w:val="20"/>
                <w:lang w:val="en-US" w:eastAsia="sv-SE"/>
              </w:rPr>
            </w:pPr>
            <w:r w:rsidRPr="00A90103">
              <w:rPr>
                <w:rFonts w:ascii="Cambria" w:eastAsia="Times New Roman" w:hAnsi="Cambria" w:cs="Calibri"/>
                <w:i/>
                <w:iCs/>
                <w:color w:val="000000"/>
                <w:sz w:val="20"/>
                <w:szCs w:val="20"/>
                <w:lang w:val="en-US" w:eastAsia="sv-SE"/>
              </w:rPr>
              <w:t xml:space="preserve">Perception Adjusted Animal </w:t>
            </w:r>
            <w:proofErr w:type="spellStart"/>
            <w:r w:rsidRPr="00A90103">
              <w:rPr>
                <w:rFonts w:ascii="Cambria" w:eastAsia="Times New Roman" w:hAnsi="Cambria" w:cs="Calibri"/>
                <w:i/>
                <w:iCs/>
                <w:color w:val="000000"/>
                <w:sz w:val="20"/>
                <w:szCs w:val="20"/>
                <w:lang w:val="en-US" w:eastAsia="sv-SE"/>
              </w:rPr>
              <w:t>Lifes</w:t>
            </w:r>
            <w:proofErr w:type="spellEnd"/>
            <w:r w:rsidRPr="00A90103">
              <w:rPr>
                <w:rFonts w:ascii="Cambria" w:eastAsia="Times New Roman" w:hAnsi="Cambria" w:cs="Calibri"/>
                <w:i/>
                <w:iCs/>
                <w:color w:val="000000"/>
                <w:sz w:val="20"/>
                <w:szCs w:val="20"/>
                <w:lang w:val="en-US" w:eastAsia="sv-SE"/>
              </w:rPr>
              <w:t xml:space="preserve"> Affected (PAALA)</w:t>
            </w:r>
          </w:p>
        </w:tc>
        <w:tc>
          <w:tcPr>
            <w:tcW w:w="856" w:type="dxa"/>
            <w:tcBorders>
              <w:top w:val="nil"/>
              <w:left w:val="nil"/>
              <w:bottom w:val="nil"/>
              <w:right w:val="nil"/>
            </w:tcBorders>
            <w:shd w:val="clear" w:color="000000" w:fill="FFFFFF"/>
            <w:noWrap/>
            <w:vAlign w:val="bottom"/>
            <w:hideMark/>
          </w:tcPr>
          <w:p w14:paraId="5F08B91E"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6CB2AC4E"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1D892892"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31E622CF"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64D23AC2"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70252354"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5BC93B36"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51F15D75"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339B3F5A"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65DA1E1C" w14:textId="77777777" w:rsidR="00A90103" w:rsidRPr="00A90103" w:rsidRDefault="00A90103" w:rsidP="00A90103">
            <w:pPr>
              <w:spacing w:after="0" w:line="240" w:lineRule="auto"/>
              <w:jc w:val="left"/>
              <w:rPr>
                <w:rFonts w:ascii="Calibri" w:eastAsia="Times New Roman" w:hAnsi="Calibri" w:cs="Calibri"/>
                <w:color w:val="000000"/>
                <w:sz w:val="22"/>
                <w:lang w:val="en-US" w:eastAsia="sv-SE"/>
              </w:rPr>
            </w:pPr>
            <w:r w:rsidRPr="00A90103">
              <w:rPr>
                <w:rFonts w:ascii="Calibri" w:eastAsia="Times New Roman" w:hAnsi="Calibri" w:cs="Calibri"/>
                <w:color w:val="000000"/>
                <w:sz w:val="22"/>
                <w:lang w:val="en-US" w:eastAsia="sv-SE"/>
              </w:rPr>
              <w:t> </w:t>
            </w:r>
          </w:p>
        </w:tc>
      </w:tr>
      <w:tr w:rsidR="00A90103" w:rsidRPr="00A90103" w14:paraId="7519F395"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5C317A75" w14:textId="77777777" w:rsidR="00A90103" w:rsidRPr="00A90103" w:rsidRDefault="00A90103" w:rsidP="00A90103">
            <w:pPr>
              <w:spacing w:after="0" w:line="240" w:lineRule="auto"/>
              <w:jc w:val="left"/>
              <w:rPr>
                <w:rFonts w:ascii="Cambria" w:eastAsia="Times New Roman" w:hAnsi="Cambria" w:cs="Calibri"/>
                <w:color w:val="000000"/>
                <w:sz w:val="20"/>
                <w:szCs w:val="20"/>
                <w:lang w:val="en-US" w:eastAsia="sv-SE"/>
              </w:rPr>
            </w:pPr>
            <w:r w:rsidRPr="00A90103">
              <w:rPr>
                <w:rFonts w:ascii="Cambria" w:eastAsia="Times New Roman" w:hAnsi="Cambria" w:cs="Calibri"/>
                <w:color w:val="000000"/>
                <w:sz w:val="20"/>
                <w:szCs w:val="20"/>
                <w:lang w:val="en-US" w:eastAsia="sv-SE"/>
              </w:rPr>
              <w:t> </w:t>
            </w:r>
          </w:p>
        </w:tc>
        <w:tc>
          <w:tcPr>
            <w:tcW w:w="637" w:type="dxa"/>
            <w:gridSpan w:val="2"/>
            <w:tcBorders>
              <w:top w:val="nil"/>
              <w:left w:val="nil"/>
              <w:bottom w:val="nil"/>
              <w:right w:val="nil"/>
            </w:tcBorders>
            <w:shd w:val="clear" w:color="000000" w:fill="BEEBFA"/>
            <w:noWrap/>
            <w:vAlign w:val="center"/>
            <w:hideMark/>
          </w:tcPr>
          <w:p w14:paraId="7133B923"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DK</w:t>
            </w:r>
          </w:p>
        </w:tc>
        <w:tc>
          <w:tcPr>
            <w:tcW w:w="637" w:type="dxa"/>
            <w:gridSpan w:val="2"/>
            <w:tcBorders>
              <w:top w:val="nil"/>
              <w:left w:val="nil"/>
              <w:bottom w:val="nil"/>
              <w:right w:val="nil"/>
            </w:tcBorders>
            <w:shd w:val="clear" w:color="000000" w:fill="BEEBFA"/>
            <w:noWrap/>
            <w:vAlign w:val="center"/>
            <w:hideMark/>
          </w:tcPr>
          <w:p w14:paraId="68525D5D"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FR</w:t>
            </w:r>
          </w:p>
        </w:tc>
        <w:tc>
          <w:tcPr>
            <w:tcW w:w="637" w:type="dxa"/>
            <w:tcBorders>
              <w:top w:val="nil"/>
              <w:left w:val="nil"/>
              <w:bottom w:val="nil"/>
              <w:right w:val="nil"/>
            </w:tcBorders>
            <w:shd w:val="clear" w:color="000000" w:fill="BEEBFA"/>
            <w:noWrap/>
            <w:vAlign w:val="center"/>
            <w:hideMark/>
          </w:tcPr>
          <w:p w14:paraId="3AD4971F"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DE</w:t>
            </w:r>
          </w:p>
        </w:tc>
        <w:tc>
          <w:tcPr>
            <w:tcW w:w="856" w:type="dxa"/>
            <w:tcBorders>
              <w:top w:val="nil"/>
              <w:left w:val="nil"/>
              <w:bottom w:val="nil"/>
              <w:right w:val="nil"/>
            </w:tcBorders>
            <w:shd w:val="clear" w:color="000000" w:fill="BEEBFA"/>
            <w:noWrap/>
            <w:vAlign w:val="center"/>
            <w:hideMark/>
          </w:tcPr>
          <w:p w14:paraId="08B64E0A"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GR</w:t>
            </w:r>
          </w:p>
        </w:tc>
        <w:tc>
          <w:tcPr>
            <w:tcW w:w="856" w:type="dxa"/>
            <w:tcBorders>
              <w:top w:val="nil"/>
              <w:left w:val="nil"/>
              <w:bottom w:val="nil"/>
              <w:right w:val="nil"/>
            </w:tcBorders>
            <w:shd w:val="clear" w:color="000000" w:fill="BEEBFA"/>
            <w:noWrap/>
            <w:vAlign w:val="center"/>
            <w:hideMark/>
          </w:tcPr>
          <w:p w14:paraId="54DC9DF0"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HU</w:t>
            </w:r>
          </w:p>
        </w:tc>
        <w:tc>
          <w:tcPr>
            <w:tcW w:w="856" w:type="dxa"/>
            <w:tcBorders>
              <w:top w:val="nil"/>
              <w:left w:val="nil"/>
              <w:bottom w:val="nil"/>
              <w:right w:val="nil"/>
            </w:tcBorders>
            <w:shd w:val="clear" w:color="000000" w:fill="BEEBFA"/>
            <w:noWrap/>
            <w:vAlign w:val="center"/>
            <w:hideMark/>
          </w:tcPr>
          <w:p w14:paraId="2EA3E4E4"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IE</w:t>
            </w:r>
          </w:p>
        </w:tc>
        <w:tc>
          <w:tcPr>
            <w:tcW w:w="856" w:type="dxa"/>
            <w:tcBorders>
              <w:top w:val="nil"/>
              <w:left w:val="nil"/>
              <w:bottom w:val="nil"/>
              <w:right w:val="nil"/>
            </w:tcBorders>
            <w:shd w:val="clear" w:color="000000" w:fill="BEEBFA"/>
            <w:noWrap/>
            <w:vAlign w:val="center"/>
            <w:hideMark/>
          </w:tcPr>
          <w:p w14:paraId="6090DD76"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IT</w:t>
            </w:r>
          </w:p>
        </w:tc>
        <w:tc>
          <w:tcPr>
            <w:tcW w:w="856" w:type="dxa"/>
            <w:tcBorders>
              <w:top w:val="nil"/>
              <w:left w:val="nil"/>
              <w:bottom w:val="nil"/>
              <w:right w:val="nil"/>
            </w:tcBorders>
            <w:shd w:val="clear" w:color="000000" w:fill="BEEBFA"/>
            <w:noWrap/>
            <w:vAlign w:val="center"/>
            <w:hideMark/>
          </w:tcPr>
          <w:p w14:paraId="308CE184"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NL</w:t>
            </w:r>
          </w:p>
        </w:tc>
        <w:tc>
          <w:tcPr>
            <w:tcW w:w="856" w:type="dxa"/>
            <w:tcBorders>
              <w:top w:val="nil"/>
              <w:left w:val="nil"/>
              <w:bottom w:val="nil"/>
              <w:right w:val="nil"/>
            </w:tcBorders>
            <w:shd w:val="clear" w:color="000000" w:fill="BEEBFA"/>
            <w:noWrap/>
            <w:vAlign w:val="center"/>
            <w:hideMark/>
          </w:tcPr>
          <w:p w14:paraId="27B46324"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PL</w:t>
            </w:r>
          </w:p>
        </w:tc>
        <w:tc>
          <w:tcPr>
            <w:tcW w:w="856" w:type="dxa"/>
            <w:tcBorders>
              <w:top w:val="nil"/>
              <w:left w:val="nil"/>
              <w:bottom w:val="nil"/>
              <w:right w:val="nil"/>
            </w:tcBorders>
            <w:shd w:val="clear" w:color="000000" w:fill="BEEBFA"/>
            <w:noWrap/>
            <w:vAlign w:val="center"/>
            <w:hideMark/>
          </w:tcPr>
          <w:p w14:paraId="4E4C1BEB"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ES</w:t>
            </w:r>
          </w:p>
        </w:tc>
        <w:tc>
          <w:tcPr>
            <w:tcW w:w="856" w:type="dxa"/>
            <w:tcBorders>
              <w:top w:val="nil"/>
              <w:left w:val="nil"/>
              <w:bottom w:val="nil"/>
              <w:right w:val="nil"/>
            </w:tcBorders>
            <w:shd w:val="clear" w:color="000000" w:fill="BEEBFA"/>
            <w:noWrap/>
            <w:vAlign w:val="center"/>
            <w:hideMark/>
          </w:tcPr>
          <w:p w14:paraId="58D7D6EB"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SE</w:t>
            </w:r>
          </w:p>
        </w:tc>
        <w:tc>
          <w:tcPr>
            <w:tcW w:w="856" w:type="dxa"/>
            <w:tcBorders>
              <w:top w:val="nil"/>
              <w:left w:val="nil"/>
              <w:bottom w:val="nil"/>
              <w:right w:val="nil"/>
            </w:tcBorders>
            <w:shd w:val="clear" w:color="000000" w:fill="BEEBFA"/>
            <w:noWrap/>
            <w:vAlign w:val="center"/>
            <w:hideMark/>
          </w:tcPr>
          <w:p w14:paraId="6B5CD953"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UK</w:t>
            </w:r>
          </w:p>
        </w:tc>
        <w:tc>
          <w:tcPr>
            <w:tcW w:w="856" w:type="dxa"/>
            <w:tcBorders>
              <w:top w:val="nil"/>
              <w:left w:val="nil"/>
              <w:bottom w:val="nil"/>
              <w:right w:val="nil"/>
            </w:tcBorders>
            <w:shd w:val="clear" w:color="000000" w:fill="BEEBFA"/>
            <w:noWrap/>
            <w:vAlign w:val="center"/>
            <w:hideMark/>
          </w:tcPr>
          <w:p w14:paraId="640A2AD4" w14:textId="77777777" w:rsidR="00A90103" w:rsidRPr="00A90103" w:rsidRDefault="00A90103" w:rsidP="00A90103">
            <w:pPr>
              <w:spacing w:after="0" w:line="240" w:lineRule="auto"/>
              <w:jc w:val="center"/>
              <w:rPr>
                <w:rFonts w:ascii="Cambria" w:eastAsia="Times New Roman" w:hAnsi="Cambria" w:cs="Calibri"/>
                <w:sz w:val="20"/>
                <w:szCs w:val="20"/>
                <w:lang w:eastAsia="sv-SE"/>
              </w:rPr>
            </w:pPr>
            <w:r w:rsidRPr="00A90103">
              <w:rPr>
                <w:rFonts w:ascii="Cambria" w:eastAsia="Times New Roman" w:hAnsi="Cambria" w:cs="Calibri"/>
                <w:sz w:val="20"/>
                <w:szCs w:val="20"/>
                <w:lang w:eastAsia="sv-SE"/>
              </w:rPr>
              <w:t>NZ</w:t>
            </w:r>
          </w:p>
        </w:tc>
      </w:tr>
      <w:tr w:rsidR="00A90103" w:rsidRPr="00A90103" w14:paraId="5525D4C0"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7FA2A2E5"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proofErr w:type="spellStart"/>
            <w:r w:rsidRPr="00A90103">
              <w:rPr>
                <w:rFonts w:ascii="Cambria" w:eastAsia="Times New Roman" w:hAnsi="Cambria" w:cs="Calibri"/>
                <w:color w:val="000000"/>
                <w:sz w:val="20"/>
                <w:szCs w:val="20"/>
                <w:lang w:eastAsia="sv-SE"/>
              </w:rPr>
              <w:t>Beef</w:t>
            </w:r>
            <w:proofErr w:type="spellEnd"/>
            <w:r w:rsidRPr="00A90103">
              <w:rPr>
                <w:rFonts w:ascii="Cambria" w:eastAsia="Times New Roman" w:hAnsi="Cambria" w:cs="Calibri"/>
                <w:color w:val="000000"/>
                <w:sz w:val="20"/>
                <w:szCs w:val="20"/>
                <w:lang w:eastAsia="sv-SE"/>
              </w:rPr>
              <w:t xml:space="preserve"> </w:t>
            </w:r>
            <w:proofErr w:type="spellStart"/>
            <w:r w:rsidRPr="00A90103">
              <w:rPr>
                <w:rFonts w:ascii="Cambria" w:eastAsia="Times New Roman" w:hAnsi="Cambria" w:cs="Calibri"/>
                <w:color w:val="000000"/>
                <w:sz w:val="20"/>
                <w:szCs w:val="20"/>
                <w:lang w:eastAsia="sv-SE"/>
              </w:rPr>
              <w:t>suckler</w:t>
            </w:r>
            <w:proofErr w:type="spellEnd"/>
            <w:r w:rsidRPr="00A90103">
              <w:rPr>
                <w:rFonts w:ascii="Cambria" w:eastAsia="Times New Roman" w:hAnsi="Cambria" w:cs="Calibri"/>
                <w:color w:val="000000"/>
                <w:sz w:val="20"/>
                <w:szCs w:val="20"/>
                <w:lang w:eastAsia="sv-SE"/>
              </w:rPr>
              <w:t xml:space="preserve"> </w:t>
            </w:r>
            <w:proofErr w:type="spellStart"/>
            <w:r w:rsidRPr="00A90103">
              <w:rPr>
                <w:rFonts w:ascii="Cambria" w:eastAsia="Times New Roman" w:hAnsi="Cambria" w:cs="Calibri"/>
                <w:color w:val="000000"/>
                <w:sz w:val="20"/>
                <w:szCs w:val="20"/>
                <w:lang w:eastAsia="sv-SE"/>
              </w:rPr>
              <w:t>herds</w:t>
            </w:r>
            <w:proofErr w:type="spellEnd"/>
          </w:p>
        </w:tc>
        <w:tc>
          <w:tcPr>
            <w:tcW w:w="637" w:type="dxa"/>
            <w:gridSpan w:val="2"/>
            <w:tcBorders>
              <w:top w:val="nil"/>
              <w:left w:val="nil"/>
              <w:bottom w:val="nil"/>
              <w:right w:val="nil"/>
            </w:tcBorders>
            <w:shd w:val="clear" w:color="000000" w:fill="FBC4C7"/>
            <w:noWrap/>
            <w:vAlign w:val="bottom"/>
            <w:hideMark/>
          </w:tcPr>
          <w:p w14:paraId="1D50307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0.28</w:t>
            </w:r>
          </w:p>
        </w:tc>
        <w:tc>
          <w:tcPr>
            <w:tcW w:w="637" w:type="dxa"/>
            <w:gridSpan w:val="2"/>
            <w:tcBorders>
              <w:top w:val="nil"/>
              <w:left w:val="nil"/>
              <w:bottom w:val="nil"/>
              <w:right w:val="nil"/>
            </w:tcBorders>
            <w:shd w:val="clear" w:color="000000" w:fill="FBD3D5"/>
            <w:noWrap/>
            <w:vAlign w:val="bottom"/>
            <w:hideMark/>
          </w:tcPr>
          <w:p w14:paraId="28610AA5"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0.26</w:t>
            </w:r>
          </w:p>
        </w:tc>
        <w:tc>
          <w:tcPr>
            <w:tcW w:w="637" w:type="dxa"/>
            <w:tcBorders>
              <w:top w:val="nil"/>
              <w:left w:val="nil"/>
              <w:bottom w:val="nil"/>
              <w:right w:val="nil"/>
            </w:tcBorders>
            <w:shd w:val="clear" w:color="000000" w:fill="FAAFB2"/>
            <w:noWrap/>
            <w:vAlign w:val="bottom"/>
            <w:hideMark/>
          </w:tcPr>
          <w:p w14:paraId="2DE2309D"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0.30</w:t>
            </w:r>
          </w:p>
        </w:tc>
        <w:tc>
          <w:tcPr>
            <w:tcW w:w="856" w:type="dxa"/>
            <w:tcBorders>
              <w:top w:val="nil"/>
              <w:left w:val="nil"/>
              <w:bottom w:val="nil"/>
              <w:right w:val="nil"/>
            </w:tcBorders>
            <w:shd w:val="clear" w:color="000000" w:fill="FAA6A8"/>
            <w:noWrap/>
            <w:vAlign w:val="bottom"/>
            <w:hideMark/>
          </w:tcPr>
          <w:p w14:paraId="596FB440"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0.30</w:t>
            </w:r>
          </w:p>
        </w:tc>
        <w:tc>
          <w:tcPr>
            <w:tcW w:w="856" w:type="dxa"/>
            <w:tcBorders>
              <w:top w:val="nil"/>
              <w:left w:val="nil"/>
              <w:bottom w:val="nil"/>
              <w:right w:val="nil"/>
            </w:tcBorders>
            <w:shd w:val="clear" w:color="000000" w:fill="FA9496"/>
            <w:noWrap/>
            <w:vAlign w:val="bottom"/>
            <w:hideMark/>
          </w:tcPr>
          <w:p w14:paraId="2D62E473"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0.32</w:t>
            </w:r>
          </w:p>
        </w:tc>
        <w:tc>
          <w:tcPr>
            <w:tcW w:w="856" w:type="dxa"/>
            <w:tcBorders>
              <w:top w:val="nil"/>
              <w:left w:val="nil"/>
              <w:bottom w:val="nil"/>
              <w:right w:val="nil"/>
            </w:tcBorders>
            <w:shd w:val="clear" w:color="000000" w:fill="FBCFD1"/>
            <w:noWrap/>
            <w:vAlign w:val="bottom"/>
            <w:hideMark/>
          </w:tcPr>
          <w:p w14:paraId="45E2EA84"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0.27</w:t>
            </w:r>
          </w:p>
        </w:tc>
        <w:tc>
          <w:tcPr>
            <w:tcW w:w="856" w:type="dxa"/>
            <w:tcBorders>
              <w:top w:val="nil"/>
              <w:left w:val="nil"/>
              <w:bottom w:val="nil"/>
              <w:right w:val="nil"/>
            </w:tcBorders>
            <w:shd w:val="clear" w:color="000000" w:fill="F8696B"/>
            <w:noWrap/>
            <w:vAlign w:val="bottom"/>
            <w:hideMark/>
          </w:tcPr>
          <w:p w14:paraId="2D4BA285"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0.36</w:t>
            </w:r>
          </w:p>
        </w:tc>
        <w:tc>
          <w:tcPr>
            <w:tcW w:w="856" w:type="dxa"/>
            <w:tcBorders>
              <w:top w:val="nil"/>
              <w:left w:val="nil"/>
              <w:bottom w:val="nil"/>
              <w:right w:val="nil"/>
            </w:tcBorders>
            <w:shd w:val="clear" w:color="000000" w:fill="FBD0D3"/>
            <w:noWrap/>
            <w:vAlign w:val="bottom"/>
            <w:hideMark/>
          </w:tcPr>
          <w:p w14:paraId="49A6969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0.27</w:t>
            </w:r>
          </w:p>
        </w:tc>
        <w:tc>
          <w:tcPr>
            <w:tcW w:w="856" w:type="dxa"/>
            <w:tcBorders>
              <w:top w:val="nil"/>
              <w:left w:val="nil"/>
              <w:bottom w:val="nil"/>
              <w:right w:val="nil"/>
            </w:tcBorders>
            <w:shd w:val="clear" w:color="000000" w:fill="F97779"/>
            <w:noWrap/>
            <w:vAlign w:val="bottom"/>
            <w:hideMark/>
          </w:tcPr>
          <w:p w14:paraId="16ECFE1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0.35</w:t>
            </w:r>
          </w:p>
        </w:tc>
        <w:tc>
          <w:tcPr>
            <w:tcW w:w="856" w:type="dxa"/>
            <w:tcBorders>
              <w:top w:val="nil"/>
              <w:left w:val="nil"/>
              <w:bottom w:val="nil"/>
              <w:right w:val="nil"/>
            </w:tcBorders>
            <w:shd w:val="clear" w:color="000000" w:fill="FCE8EB"/>
            <w:noWrap/>
            <w:vAlign w:val="bottom"/>
            <w:hideMark/>
          </w:tcPr>
          <w:p w14:paraId="1CDDB31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0.24</w:t>
            </w:r>
          </w:p>
        </w:tc>
        <w:tc>
          <w:tcPr>
            <w:tcW w:w="856" w:type="dxa"/>
            <w:tcBorders>
              <w:top w:val="nil"/>
              <w:left w:val="nil"/>
              <w:bottom w:val="nil"/>
              <w:right w:val="nil"/>
            </w:tcBorders>
            <w:shd w:val="clear" w:color="000000" w:fill="FCFCFF"/>
            <w:noWrap/>
            <w:vAlign w:val="bottom"/>
            <w:hideMark/>
          </w:tcPr>
          <w:p w14:paraId="002D6729"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0.22</w:t>
            </w:r>
          </w:p>
        </w:tc>
        <w:tc>
          <w:tcPr>
            <w:tcW w:w="856" w:type="dxa"/>
            <w:tcBorders>
              <w:top w:val="nil"/>
              <w:left w:val="nil"/>
              <w:bottom w:val="nil"/>
              <w:right w:val="nil"/>
            </w:tcBorders>
            <w:shd w:val="clear" w:color="000000" w:fill="FCE0E3"/>
            <w:noWrap/>
            <w:vAlign w:val="bottom"/>
            <w:hideMark/>
          </w:tcPr>
          <w:p w14:paraId="68DB3A8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0.25</w:t>
            </w:r>
          </w:p>
        </w:tc>
        <w:tc>
          <w:tcPr>
            <w:tcW w:w="856" w:type="dxa"/>
            <w:tcBorders>
              <w:top w:val="nil"/>
              <w:left w:val="nil"/>
              <w:bottom w:val="nil"/>
              <w:right w:val="nil"/>
            </w:tcBorders>
            <w:shd w:val="clear" w:color="000000" w:fill="FFFFFF"/>
            <w:noWrap/>
            <w:vAlign w:val="bottom"/>
            <w:hideMark/>
          </w:tcPr>
          <w:p w14:paraId="3D613472"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90103" w:rsidRPr="00A90103" w14:paraId="3EC22C7C"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275FB3B3"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proofErr w:type="spellStart"/>
            <w:r w:rsidRPr="00A90103">
              <w:rPr>
                <w:rFonts w:ascii="Cambria" w:eastAsia="Times New Roman" w:hAnsi="Cambria" w:cs="Calibri"/>
                <w:color w:val="000000"/>
                <w:sz w:val="20"/>
                <w:szCs w:val="20"/>
                <w:lang w:eastAsia="sv-SE"/>
              </w:rPr>
              <w:t>Beef</w:t>
            </w:r>
            <w:proofErr w:type="spellEnd"/>
            <w:r w:rsidRPr="00A90103">
              <w:rPr>
                <w:rFonts w:ascii="Cambria" w:eastAsia="Times New Roman" w:hAnsi="Cambria" w:cs="Calibri"/>
                <w:color w:val="000000"/>
                <w:sz w:val="20"/>
                <w:szCs w:val="20"/>
                <w:lang w:eastAsia="sv-SE"/>
              </w:rPr>
              <w:t xml:space="preserve"> </w:t>
            </w:r>
            <w:proofErr w:type="spellStart"/>
            <w:r w:rsidRPr="00A90103">
              <w:rPr>
                <w:rFonts w:ascii="Cambria" w:eastAsia="Times New Roman" w:hAnsi="Cambria" w:cs="Calibri"/>
                <w:color w:val="000000"/>
                <w:sz w:val="20"/>
                <w:szCs w:val="20"/>
                <w:lang w:eastAsia="sv-SE"/>
              </w:rPr>
              <w:t>dairy</w:t>
            </w:r>
            <w:proofErr w:type="spellEnd"/>
            <w:r w:rsidRPr="00A90103">
              <w:rPr>
                <w:rFonts w:ascii="Cambria" w:eastAsia="Times New Roman" w:hAnsi="Cambria" w:cs="Calibri"/>
                <w:color w:val="000000"/>
                <w:sz w:val="20"/>
                <w:szCs w:val="20"/>
                <w:lang w:eastAsia="sv-SE"/>
              </w:rPr>
              <w:t xml:space="preserve"> </w:t>
            </w:r>
            <w:proofErr w:type="spellStart"/>
            <w:r w:rsidRPr="00A90103">
              <w:rPr>
                <w:rFonts w:ascii="Cambria" w:eastAsia="Times New Roman" w:hAnsi="Cambria" w:cs="Calibri"/>
                <w:color w:val="000000"/>
                <w:sz w:val="20"/>
                <w:szCs w:val="20"/>
                <w:lang w:eastAsia="sv-SE"/>
              </w:rPr>
              <w:t>int</w:t>
            </w:r>
            <w:proofErr w:type="spellEnd"/>
          </w:p>
        </w:tc>
        <w:tc>
          <w:tcPr>
            <w:tcW w:w="637" w:type="dxa"/>
            <w:gridSpan w:val="2"/>
            <w:tcBorders>
              <w:top w:val="nil"/>
              <w:left w:val="nil"/>
              <w:bottom w:val="nil"/>
              <w:right w:val="nil"/>
            </w:tcBorders>
            <w:shd w:val="clear" w:color="000000" w:fill="FCFCFF"/>
            <w:noWrap/>
            <w:vAlign w:val="bottom"/>
            <w:hideMark/>
          </w:tcPr>
          <w:p w14:paraId="1D7DADBA"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0.39</w:t>
            </w:r>
          </w:p>
        </w:tc>
        <w:tc>
          <w:tcPr>
            <w:tcW w:w="637" w:type="dxa"/>
            <w:gridSpan w:val="2"/>
            <w:tcBorders>
              <w:top w:val="nil"/>
              <w:left w:val="nil"/>
              <w:bottom w:val="nil"/>
              <w:right w:val="nil"/>
            </w:tcBorders>
            <w:shd w:val="clear" w:color="000000" w:fill="F8696B"/>
            <w:noWrap/>
            <w:vAlign w:val="bottom"/>
            <w:hideMark/>
          </w:tcPr>
          <w:p w14:paraId="797E67E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0.50</w:t>
            </w:r>
          </w:p>
        </w:tc>
        <w:tc>
          <w:tcPr>
            <w:tcW w:w="637" w:type="dxa"/>
            <w:tcBorders>
              <w:top w:val="nil"/>
              <w:left w:val="nil"/>
              <w:bottom w:val="nil"/>
              <w:right w:val="nil"/>
            </w:tcBorders>
            <w:shd w:val="clear" w:color="000000" w:fill="FAA6A8"/>
            <w:noWrap/>
            <w:vAlign w:val="bottom"/>
            <w:hideMark/>
          </w:tcPr>
          <w:p w14:paraId="0165C12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0.45</w:t>
            </w:r>
          </w:p>
        </w:tc>
        <w:tc>
          <w:tcPr>
            <w:tcW w:w="856" w:type="dxa"/>
            <w:tcBorders>
              <w:top w:val="nil"/>
              <w:left w:val="nil"/>
              <w:bottom w:val="nil"/>
              <w:right w:val="nil"/>
            </w:tcBorders>
            <w:shd w:val="clear" w:color="000000" w:fill="F8696B"/>
            <w:noWrap/>
            <w:vAlign w:val="bottom"/>
            <w:hideMark/>
          </w:tcPr>
          <w:p w14:paraId="37AF7E63"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0.50</w:t>
            </w:r>
          </w:p>
        </w:tc>
        <w:tc>
          <w:tcPr>
            <w:tcW w:w="856" w:type="dxa"/>
            <w:tcBorders>
              <w:top w:val="nil"/>
              <w:left w:val="nil"/>
              <w:bottom w:val="nil"/>
              <w:right w:val="nil"/>
            </w:tcBorders>
            <w:shd w:val="clear" w:color="000000" w:fill="F8696B"/>
            <w:noWrap/>
            <w:vAlign w:val="bottom"/>
            <w:hideMark/>
          </w:tcPr>
          <w:p w14:paraId="62905C8D"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0.50</w:t>
            </w:r>
          </w:p>
        </w:tc>
        <w:tc>
          <w:tcPr>
            <w:tcW w:w="856" w:type="dxa"/>
            <w:tcBorders>
              <w:top w:val="nil"/>
              <w:left w:val="nil"/>
              <w:bottom w:val="nil"/>
              <w:right w:val="nil"/>
            </w:tcBorders>
            <w:shd w:val="clear" w:color="000000" w:fill="F8696B"/>
            <w:noWrap/>
            <w:vAlign w:val="bottom"/>
            <w:hideMark/>
          </w:tcPr>
          <w:p w14:paraId="573B888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0.50</w:t>
            </w:r>
          </w:p>
        </w:tc>
        <w:tc>
          <w:tcPr>
            <w:tcW w:w="856" w:type="dxa"/>
            <w:tcBorders>
              <w:top w:val="nil"/>
              <w:left w:val="nil"/>
              <w:bottom w:val="nil"/>
              <w:right w:val="nil"/>
            </w:tcBorders>
            <w:shd w:val="clear" w:color="000000" w:fill="F8696B"/>
            <w:noWrap/>
            <w:vAlign w:val="bottom"/>
            <w:hideMark/>
          </w:tcPr>
          <w:p w14:paraId="21F288A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0.50</w:t>
            </w:r>
          </w:p>
        </w:tc>
        <w:tc>
          <w:tcPr>
            <w:tcW w:w="856" w:type="dxa"/>
            <w:tcBorders>
              <w:top w:val="nil"/>
              <w:left w:val="nil"/>
              <w:bottom w:val="nil"/>
              <w:right w:val="nil"/>
            </w:tcBorders>
            <w:shd w:val="clear" w:color="000000" w:fill="FAA6A8"/>
            <w:noWrap/>
            <w:vAlign w:val="bottom"/>
            <w:hideMark/>
          </w:tcPr>
          <w:p w14:paraId="70722D8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0.45</w:t>
            </w:r>
          </w:p>
        </w:tc>
        <w:tc>
          <w:tcPr>
            <w:tcW w:w="856" w:type="dxa"/>
            <w:tcBorders>
              <w:top w:val="nil"/>
              <w:left w:val="nil"/>
              <w:bottom w:val="nil"/>
              <w:right w:val="nil"/>
            </w:tcBorders>
            <w:shd w:val="clear" w:color="000000" w:fill="F8696B"/>
            <w:noWrap/>
            <w:vAlign w:val="bottom"/>
            <w:hideMark/>
          </w:tcPr>
          <w:p w14:paraId="674AC98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0.50</w:t>
            </w:r>
          </w:p>
        </w:tc>
        <w:tc>
          <w:tcPr>
            <w:tcW w:w="856" w:type="dxa"/>
            <w:tcBorders>
              <w:top w:val="nil"/>
              <w:left w:val="nil"/>
              <w:bottom w:val="nil"/>
              <w:right w:val="nil"/>
            </w:tcBorders>
            <w:shd w:val="clear" w:color="000000" w:fill="F8696B"/>
            <w:noWrap/>
            <w:vAlign w:val="bottom"/>
            <w:hideMark/>
          </w:tcPr>
          <w:p w14:paraId="3B22F0C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0.50</w:t>
            </w:r>
          </w:p>
        </w:tc>
        <w:tc>
          <w:tcPr>
            <w:tcW w:w="856" w:type="dxa"/>
            <w:tcBorders>
              <w:top w:val="nil"/>
              <w:left w:val="nil"/>
              <w:bottom w:val="nil"/>
              <w:right w:val="nil"/>
            </w:tcBorders>
            <w:shd w:val="clear" w:color="000000" w:fill="FAACAF"/>
            <w:noWrap/>
            <w:vAlign w:val="bottom"/>
            <w:hideMark/>
          </w:tcPr>
          <w:p w14:paraId="467BD1D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0.45</w:t>
            </w:r>
          </w:p>
        </w:tc>
        <w:tc>
          <w:tcPr>
            <w:tcW w:w="856" w:type="dxa"/>
            <w:tcBorders>
              <w:top w:val="nil"/>
              <w:left w:val="nil"/>
              <w:bottom w:val="nil"/>
              <w:right w:val="nil"/>
            </w:tcBorders>
            <w:shd w:val="clear" w:color="000000" w:fill="FA9092"/>
            <w:noWrap/>
            <w:vAlign w:val="bottom"/>
            <w:hideMark/>
          </w:tcPr>
          <w:p w14:paraId="172F07B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0.47</w:t>
            </w:r>
          </w:p>
        </w:tc>
        <w:tc>
          <w:tcPr>
            <w:tcW w:w="856" w:type="dxa"/>
            <w:tcBorders>
              <w:top w:val="nil"/>
              <w:left w:val="nil"/>
              <w:bottom w:val="nil"/>
              <w:right w:val="nil"/>
            </w:tcBorders>
            <w:shd w:val="clear" w:color="000000" w:fill="FFFFFF"/>
            <w:noWrap/>
            <w:vAlign w:val="bottom"/>
            <w:hideMark/>
          </w:tcPr>
          <w:p w14:paraId="0248D28D"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90103" w:rsidRPr="00A90103" w14:paraId="5B5352F6"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3A3172E8"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proofErr w:type="spellStart"/>
            <w:r w:rsidRPr="00A90103">
              <w:rPr>
                <w:rFonts w:ascii="Cambria" w:eastAsia="Times New Roman" w:hAnsi="Cambria" w:cs="Calibri"/>
                <w:color w:val="000000"/>
                <w:sz w:val="20"/>
                <w:szCs w:val="20"/>
                <w:lang w:eastAsia="sv-SE"/>
              </w:rPr>
              <w:t>Beef</w:t>
            </w:r>
            <w:proofErr w:type="spellEnd"/>
            <w:r w:rsidRPr="00A90103">
              <w:rPr>
                <w:rFonts w:ascii="Cambria" w:eastAsia="Times New Roman" w:hAnsi="Cambria" w:cs="Calibri"/>
                <w:color w:val="000000"/>
                <w:sz w:val="20"/>
                <w:szCs w:val="20"/>
                <w:lang w:eastAsia="sv-SE"/>
              </w:rPr>
              <w:t xml:space="preserve"> </w:t>
            </w:r>
            <w:proofErr w:type="spellStart"/>
            <w:r w:rsidRPr="00A90103">
              <w:rPr>
                <w:rFonts w:ascii="Cambria" w:eastAsia="Times New Roman" w:hAnsi="Cambria" w:cs="Calibri"/>
                <w:color w:val="000000"/>
                <w:sz w:val="20"/>
                <w:szCs w:val="20"/>
                <w:lang w:eastAsia="sv-SE"/>
              </w:rPr>
              <w:t>dairy</w:t>
            </w:r>
            <w:proofErr w:type="spellEnd"/>
            <w:r w:rsidRPr="00A90103">
              <w:rPr>
                <w:rFonts w:ascii="Cambria" w:eastAsia="Times New Roman" w:hAnsi="Cambria" w:cs="Calibri"/>
                <w:color w:val="000000"/>
                <w:sz w:val="20"/>
                <w:szCs w:val="20"/>
                <w:lang w:eastAsia="sv-SE"/>
              </w:rPr>
              <w:t xml:space="preserve"> </w:t>
            </w:r>
            <w:proofErr w:type="spellStart"/>
            <w:r w:rsidRPr="00A90103">
              <w:rPr>
                <w:rFonts w:ascii="Cambria" w:eastAsia="Times New Roman" w:hAnsi="Cambria" w:cs="Calibri"/>
                <w:color w:val="000000"/>
                <w:sz w:val="20"/>
                <w:szCs w:val="20"/>
                <w:lang w:eastAsia="sv-SE"/>
              </w:rPr>
              <w:t>ext</w:t>
            </w:r>
            <w:proofErr w:type="spellEnd"/>
          </w:p>
        </w:tc>
        <w:tc>
          <w:tcPr>
            <w:tcW w:w="637" w:type="dxa"/>
            <w:gridSpan w:val="2"/>
            <w:tcBorders>
              <w:top w:val="nil"/>
              <w:left w:val="nil"/>
              <w:bottom w:val="nil"/>
              <w:right w:val="nil"/>
            </w:tcBorders>
            <w:shd w:val="clear" w:color="000000" w:fill="FCFCFF"/>
            <w:noWrap/>
            <w:vAlign w:val="bottom"/>
            <w:hideMark/>
          </w:tcPr>
          <w:p w14:paraId="1612014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0.20</w:t>
            </w:r>
          </w:p>
        </w:tc>
        <w:tc>
          <w:tcPr>
            <w:tcW w:w="637" w:type="dxa"/>
            <w:gridSpan w:val="2"/>
            <w:tcBorders>
              <w:top w:val="nil"/>
              <w:left w:val="nil"/>
              <w:bottom w:val="nil"/>
              <w:right w:val="nil"/>
            </w:tcBorders>
            <w:shd w:val="clear" w:color="000000" w:fill="FBCDCF"/>
            <w:noWrap/>
            <w:vAlign w:val="bottom"/>
            <w:hideMark/>
          </w:tcPr>
          <w:p w14:paraId="4BC8CAB4"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0.25</w:t>
            </w:r>
          </w:p>
        </w:tc>
        <w:tc>
          <w:tcPr>
            <w:tcW w:w="637" w:type="dxa"/>
            <w:tcBorders>
              <w:top w:val="nil"/>
              <w:left w:val="nil"/>
              <w:bottom w:val="nil"/>
              <w:right w:val="nil"/>
            </w:tcBorders>
            <w:shd w:val="clear" w:color="000000" w:fill="FAA7A9"/>
            <w:noWrap/>
            <w:vAlign w:val="bottom"/>
            <w:hideMark/>
          </w:tcPr>
          <w:p w14:paraId="71152C29"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0.28</w:t>
            </w:r>
          </w:p>
        </w:tc>
        <w:tc>
          <w:tcPr>
            <w:tcW w:w="856" w:type="dxa"/>
            <w:tcBorders>
              <w:top w:val="nil"/>
              <w:left w:val="nil"/>
              <w:bottom w:val="nil"/>
              <w:right w:val="nil"/>
            </w:tcBorders>
            <w:shd w:val="clear" w:color="000000" w:fill="FAA4A6"/>
            <w:noWrap/>
            <w:vAlign w:val="bottom"/>
            <w:hideMark/>
          </w:tcPr>
          <w:p w14:paraId="544C19C1"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0.29</w:t>
            </w:r>
          </w:p>
        </w:tc>
        <w:tc>
          <w:tcPr>
            <w:tcW w:w="856" w:type="dxa"/>
            <w:tcBorders>
              <w:top w:val="nil"/>
              <w:left w:val="nil"/>
              <w:bottom w:val="nil"/>
              <w:right w:val="nil"/>
            </w:tcBorders>
            <w:shd w:val="clear" w:color="000000" w:fill="FA9497"/>
            <w:noWrap/>
            <w:vAlign w:val="bottom"/>
            <w:hideMark/>
          </w:tcPr>
          <w:p w14:paraId="0684DA82"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0.30</w:t>
            </w:r>
          </w:p>
        </w:tc>
        <w:tc>
          <w:tcPr>
            <w:tcW w:w="856" w:type="dxa"/>
            <w:tcBorders>
              <w:top w:val="nil"/>
              <w:left w:val="nil"/>
              <w:bottom w:val="nil"/>
              <w:right w:val="nil"/>
            </w:tcBorders>
            <w:shd w:val="clear" w:color="000000" w:fill="FBC9CB"/>
            <w:noWrap/>
            <w:vAlign w:val="bottom"/>
            <w:hideMark/>
          </w:tcPr>
          <w:p w14:paraId="31BF551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0.25</w:t>
            </w:r>
          </w:p>
        </w:tc>
        <w:tc>
          <w:tcPr>
            <w:tcW w:w="856" w:type="dxa"/>
            <w:tcBorders>
              <w:top w:val="nil"/>
              <w:left w:val="nil"/>
              <w:bottom w:val="nil"/>
              <w:right w:val="nil"/>
            </w:tcBorders>
            <w:shd w:val="clear" w:color="000000" w:fill="F8696B"/>
            <w:noWrap/>
            <w:vAlign w:val="bottom"/>
            <w:hideMark/>
          </w:tcPr>
          <w:p w14:paraId="14301F1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0.34</w:t>
            </w:r>
          </w:p>
        </w:tc>
        <w:tc>
          <w:tcPr>
            <w:tcW w:w="856" w:type="dxa"/>
            <w:tcBorders>
              <w:top w:val="nil"/>
              <w:left w:val="nil"/>
              <w:bottom w:val="nil"/>
              <w:right w:val="nil"/>
            </w:tcBorders>
            <w:shd w:val="clear" w:color="000000" w:fill="FBC7C9"/>
            <w:noWrap/>
            <w:vAlign w:val="bottom"/>
            <w:hideMark/>
          </w:tcPr>
          <w:p w14:paraId="1526412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0.25</w:t>
            </w:r>
          </w:p>
        </w:tc>
        <w:tc>
          <w:tcPr>
            <w:tcW w:w="856" w:type="dxa"/>
            <w:tcBorders>
              <w:top w:val="nil"/>
              <w:left w:val="nil"/>
              <w:bottom w:val="nil"/>
              <w:right w:val="nil"/>
            </w:tcBorders>
            <w:shd w:val="clear" w:color="000000" w:fill="F97B7D"/>
            <w:noWrap/>
            <w:vAlign w:val="bottom"/>
            <w:hideMark/>
          </w:tcPr>
          <w:p w14:paraId="779E2FA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0.32</w:t>
            </w:r>
          </w:p>
        </w:tc>
        <w:tc>
          <w:tcPr>
            <w:tcW w:w="856" w:type="dxa"/>
            <w:tcBorders>
              <w:top w:val="nil"/>
              <w:left w:val="nil"/>
              <w:bottom w:val="nil"/>
              <w:right w:val="nil"/>
            </w:tcBorders>
            <w:shd w:val="clear" w:color="000000" w:fill="FCE2E5"/>
            <w:noWrap/>
            <w:vAlign w:val="bottom"/>
            <w:hideMark/>
          </w:tcPr>
          <w:p w14:paraId="0A98477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0.23</w:t>
            </w:r>
          </w:p>
        </w:tc>
        <w:tc>
          <w:tcPr>
            <w:tcW w:w="856" w:type="dxa"/>
            <w:tcBorders>
              <w:top w:val="nil"/>
              <w:left w:val="nil"/>
              <w:bottom w:val="nil"/>
              <w:right w:val="nil"/>
            </w:tcBorders>
            <w:shd w:val="clear" w:color="000000" w:fill="FCF3F6"/>
            <w:noWrap/>
            <w:vAlign w:val="bottom"/>
            <w:hideMark/>
          </w:tcPr>
          <w:p w14:paraId="0EFA292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0.21</w:t>
            </w:r>
          </w:p>
        </w:tc>
        <w:tc>
          <w:tcPr>
            <w:tcW w:w="856" w:type="dxa"/>
            <w:tcBorders>
              <w:top w:val="nil"/>
              <w:left w:val="nil"/>
              <w:bottom w:val="nil"/>
              <w:right w:val="nil"/>
            </w:tcBorders>
            <w:shd w:val="clear" w:color="000000" w:fill="FCDBDE"/>
            <w:noWrap/>
            <w:vAlign w:val="bottom"/>
            <w:hideMark/>
          </w:tcPr>
          <w:p w14:paraId="2E0961E2"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0.23</w:t>
            </w:r>
          </w:p>
        </w:tc>
        <w:tc>
          <w:tcPr>
            <w:tcW w:w="856" w:type="dxa"/>
            <w:tcBorders>
              <w:top w:val="nil"/>
              <w:left w:val="nil"/>
              <w:bottom w:val="nil"/>
              <w:right w:val="nil"/>
            </w:tcBorders>
            <w:shd w:val="clear" w:color="000000" w:fill="FFFFFF"/>
            <w:noWrap/>
            <w:vAlign w:val="bottom"/>
            <w:hideMark/>
          </w:tcPr>
          <w:p w14:paraId="38FCF517"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90103" w:rsidRPr="00A90103" w14:paraId="3149F34E"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26A29EE1"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Milk</w:t>
            </w:r>
          </w:p>
        </w:tc>
        <w:tc>
          <w:tcPr>
            <w:tcW w:w="637" w:type="dxa"/>
            <w:gridSpan w:val="2"/>
            <w:tcBorders>
              <w:top w:val="nil"/>
              <w:left w:val="nil"/>
              <w:bottom w:val="nil"/>
              <w:right w:val="nil"/>
            </w:tcBorders>
            <w:shd w:val="clear" w:color="000000" w:fill="FCDEE1"/>
            <w:noWrap/>
            <w:vAlign w:val="bottom"/>
            <w:hideMark/>
          </w:tcPr>
          <w:p w14:paraId="47B5ECB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637" w:type="dxa"/>
            <w:gridSpan w:val="2"/>
            <w:tcBorders>
              <w:top w:val="nil"/>
              <w:left w:val="nil"/>
              <w:bottom w:val="nil"/>
              <w:right w:val="nil"/>
            </w:tcBorders>
            <w:shd w:val="clear" w:color="000000" w:fill="FCE2E4"/>
            <w:noWrap/>
            <w:vAlign w:val="bottom"/>
            <w:hideMark/>
          </w:tcPr>
          <w:p w14:paraId="2946ED31"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637" w:type="dxa"/>
            <w:tcBorders>
              <w:top w:val="nil"/>
              <w:left w:val="nil"/>
              <w:bottom w:val="nil"/>
              <w:right w:val="nil"/>
            </w:tcBorders>
            <w:shd w:val="clear" w:color="000000" w:fill="FCFCFF"/>
            <w:noWrap/>
            <w:vAlign w:val="bottom"/>
            <w:hideMark/>
          </w:tcPr>
          <w:p w14:paraId="210639E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A9699"/>
            <w:noWrap/>
            <w:vAlign w:val="bottom"/>
            <w:hideMark/>
          </w:tcPr>
          <w:p w14:paraId="06E94418"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BC4C7"/>
            <w:noWrap/>
            <w:vAlign w:val="bottom"/>
            <w:hideMark/>
          </w:tcPr>
          <w:p w14:paraId="3DE5FE0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AA9AB"/>
            <w:noWrap/>
            <w:vAlign w:val="bottom"/>
            <w:hideMark/>
          </w:tcPr>
          <w:p w14:paraId="3B4EF39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AA5A7"/>
            <w:noWrap/>
            <w:vAlign w:val="bottom"/>
            <w:hideMark/>
          </w:tcPr>
          <w:p w14:paraId="5EE39F4D"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CEAED"/>
            <w:noWrap/>
            <w:vAlign w:val="bottom"/>
            <w:hideMark/>
          </w:tcPr>
          <w:p w14:paraId="5D6336B2"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97678"/>
            <w:noWrap/>
            <w:vAlign w:val="bottom"/>
            <w:hideMark/>
          </w:tcPr>
          <w:p w14:paraId="42362FD1"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8696B"/>
            <w:noWrap/>
            <w:vAlign w:val="bottom"/>
            <w:hideMark/>
          </w:tcPr>
          <w:p w14:paraId="33D54702"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9787A"/>
            <w:noWrap/>
            <w:vAlign w:val="bottom"/>
            <w:hideMark/>
          </w:tcPr>
          <w:p w14:paraId="1811E8A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0.01</w:t>
            </w:r>
          </w:p>
        </w:tc>
        <w:tc>
          <w:tcPr>
            <w:tcW w:w="856" w:type="dxa"/>
            <w:tcBorders>
              <w:top w:val="nil"/>
              <w:left w:val="nil"/>
              <w:bottom w:val="nil"/>
              <w:right w:val="nil"/>
            </w:tcBorders>
            <w:shd w:val="clear" w:color="000000" w:fill="FFFFFF"/>
            <w:noWrap/>
            <w:vAlign w:val="bottom"/>
            <w:hideMark/>
          </w:tcPr>
          <w:p w14:paraId="021708BE"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48B70BBB"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90103" w:rsidRPr="00A90103" w14:paraId="5C74AC0F"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7D07D72A"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xml:space="preserve">Horse </w:t>
            </w:r>
            <w:proofErr w:type="spellStart"/>
            <w:r w:rsidRPr="00A90103">
              <w:rPr>
                <w:rFonts w:ascii="Cambria" w:eastAsia="Times New Roman" w:hAnsi="Cambria" w:cs="Calibri"/>
                <w:color w:val="000000"/>
                <w:sz w:val="20"/>
                <w:szCs w:val="20"/>
                <w:lang w:eastAsia="sv-SE"/>
              </w:rPr>
              <w:t>meat</w:t>
            </w:r>
            <w:proofErr w:type="spellEnd"/>
          </w:p>
        </w:tc>
        <w:tc>
          <w:tcPr>
            <w:tcW w:w="637" w:type="dxa"/>
            <w:gridSpan w:val="2"/>
            <w:tcBorders>
              <w:top w:val="nil"/>
              <w:left w:val="nil"/>
              <w:bottom w:val="nil"/>
              <w:right w:val="nil"/>
            </w:tcBorders>
            <w:shd w:val="clear" w:color="000000" w:fill="FCFCFF"/>
            <w:noWrap/>
            <w:vAlign w:val="bottom"/>
            <w:hideMark/>
          </w:tcPr>
          <w:p w14:paraId="30D672AD"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0.35</w:t>
            </w:r>
          </w:p>
        </w:tc>
        <w:tc>
          <w:tcPr>
            <w:tcW w:w="637" w:type="dxa"/>
            <w:gridSpan w:val="2"/>
            <w:tcBorders>
              <w:top w:val="nil"/>
              <w:left w:val="nil"/>
              <w:bottom w:val="nil"/>
              <w:right w:val="nil"/>
            </w:tcBorders>
            <w:shd w:val="clear" w:color="000000" w:fill="FBB4B6"/>
            <w:noWrap/>
            <w:vAlign w:val="bottom"/>
            <w:hideMark/>
          </w:tcPr>
          <w:p w14:paraId="2DFA199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0.42</w:t>
            </w:r>
          </w:p>
        </w:tc>
        <w:tc>
          <w:tcPr>
            <w:tcW w:w="637" w:type="dxa"/>
            <w:tcBorders>
              <w:top w:val="nil"/>
              <w:left w:val="nil"/>
              <w:bottom w:val="nil"/>
              <w:right w:val="nil"/>
            </w:tcBorders>
            <w:shd w:val="clear" w:color="000000" w:fill="FCEFF2"/>
            <w:noWrap/>
            <w:vAlign w:val="bottom"/>
            <w:hideMark/>
          </w:tcPr>
          <w:p w14:paraId="6EB54970"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0.36</w:t>
            </w:r>
          </w:p>
        </w:tc>
        <w:tc>
          <w:tcPr>
            <w:tcW w:w="856" w:type="dxa"/>
            <w:tcBorders>
              <w:top w:val="nil"/>
              <w:left w:val="nil"/>
              <w:bottom w:val="nil"/>
              <w:right w:val="nil"/>
            </w:tcBorders>
            <w:shd w:val="clear" w:color="000000" w:fill="FBB3B6"/>
            <w:noWrap/>
            <w:vAlign w:val="bottom"/>
            <w:hideMark/>
          </w:tcPr>
          <w:p w14:paraId="3BCF50BD"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0.42</w:t>
            </w:r>
          </w:p>
        </w:tc>
        <w:tc>
          <w:tcPr>
            <w:tcW w:w="856" w:type="dxa"/>
            <w:tcBorders>
              <w:top w:val="nil"/>
              <w:left w:val="nil"/>
              <w:bottom w:val="nil"/>
              <w:right w:val="nil"/>
            </w:tcBorders>
            <w:shd w:val="clear" w:color="000000" w:fill="FA9B9D"/>
            <w:noWrap/>
            <w:vAlign w:val="bottom"/>
            <w:hideMark/>
          </w:tcPr>
          <w:p w14:paraId="1B5930AA"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0.44</w:t>
            </w:r>
          </w:p>
        </w:tc>
        <w:tc>
          <w:tcPr>
            <w:tcW w:w="856" w:type="dxa"/>
            <w:tcBorders>
              <w:top w:val="nil"/>
              <w:left w:val="nil"/>
              <w:bottom w:val="nil"/>
              <w:right w:val="nil"/>
            </w:tcBorders>
            <w:shd w:val="clear" w:color="000000" w:fill="FAA0A2"/>
            <w:noWrap/>
            <w:vAlign w:val="bottom"/>
            <w:hideMark/>
          </w:tcPr>
          <w:p w14:paraId="47ACA09B"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0.44</w:t>
            </w:r>
          </w:p>
        </w:tc>
        <w:tc>
          <w:tcPr>
            <w:tcW w:w="856" w:type="dxa"/>
            <w:tcBorders>
              <w:top w:val="nil"/>
              <w:left w:val="nil"/>
              <w:bottom w:val="nil"/>
              <w:right w:val="nil"/>
            </w:tcBorders>
            <w:shd w:val="clear" w:color="000000" w:fill="FA999C"/>
            <w:noWrap/>
            <w:vAlign w:val="bottom"/>
            <w:hideMark/>
          </w:tcPr>
          <w:p w14:paraId="449A32A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0.44</w:t>
            </w:r>
          </w:p>
        </w:tc>
        <w:tc>
          <w:tcPr>
            <w:tcW w:w="856" w:type="dxa"/>
            <w:tcBorders>
              <w:top w:val="nil"/>
              <w:left w:val="nil"/>
              <w:bottom w:val="nil"/>
              <w:right w:val="nil"/>
            </w:tcBorders>
            <w:shd w:val="clear" w:color="000000" w:fill="FCE5E8"/>
            <w:noWrap/>
            <w:vAlign w:val="bottom"/>
            <w:hideMark/>
          </w:tcPr>
          <w:p w14:paraId="6A95EA10"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0.37</w:t>
            </w:r>
          </w:p>
        </w:tc>
        <w:tc>
          <w:tcPr>
            <w:tcW w:w="856" w:type="dxa"/>
            <w:tcBorders>
              <w:top w:val="nil"/>
              <w:left w:val="nil"/>
              <w:bottom w:val="nil"/>
              <w:right w:val="nil"/>
            </w:tcBorders>
            <w:shd w:val="clear" w:color="000000" w:fill="F8696B"/>
            <w:noWrap/>
            <w:vAlign w:val="bottom"/>
            <w:hideMark/>
          </w:tcPr>
          <w:p w14:paraId="144146E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0.49</w:t>
            </w:r>
          </w:p>
        </w:tc>
        <w:tc>
          <w:tcPr>
            <w:tcW w:w="856" w:type="dxa"/>
            <w:tcBorders>
              <w:top w:val="nil"/>
              <w:left w:val="nil"/>
              <w:bottom w:val="nil"/>
              <w:right w:val="nil"/>
            </w:tcBorders>
            <w:shd w:val="clear" w:color="000000" w:fill="FBB5B7"/>
            <w:noWrap/>
            <w:vAlign w:val="bottom"/>
            <w:hideMark/>
          </w:tcPr>
          <w:p w14:paraId="2749AC4A"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0.42</w:t>
            </w:r>
          </w:p>
        </w:tc>
        <w:tc>
          <w:tcPr>
            <w:tcW w:w="856" w:type="dxa"/>
            <w:tcBorders>
              <w:top w:val="nil"/>
              <w:left w:val="nil"/>
              <w:bottom w:val="nil"/>
              <w:right w:val="nil"/>
            </w:tcBorders>
            <w:shd w:val="clear" w:color="000000" w:fill="FCF7FA"/>
            <w:noWrap/>
            <w:vAlign w:val="bottom"/>
            <w:hideMark/>
          </w:tcPr>
          <w:p w14:paraId="5063585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0.35</w:t>
            </w:r>
          </w:p>
        </w:tc>
        <w:tc>
          <w:tcPr>
            <w:tcW w:w="856" w:type="dxa"/>
            <w:tcBorders>
              <w:top w:val="nil"/>
              <w:left w:val="nil"/>
              <w:bottom w:val="nil"/>
              <w:right w:val="nil"/>
            </w:tcBorders>
            <w:shd w:val="clear" w:color="000000" w:fill="FFFFFF"/>
            <w:noWrap/>
            <w:vAlign w:val="bottom"/>
            <w:hideMark/>
          </w:tcPr>
          <w:p w14:paraId="0E40EA0F"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6B5FFCDD"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90103" w:rsidRPr="00A90103" w14:paraId="77F5A30F"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02F9AC5F"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xml:space="preserve">Lamb </w:t>
            </w:r>
            <w:proofErr w:type="spellStart"/>
            <w:r w:rsidRPr="00A90103">
              <w:rPr>
                <w:rFonts w:ascii="Cambria" w:eastAsia="Times New Roman" w:hAnsi="Cambria" w:cs="Calibri"/>
                <w:color w:val="000000"/>
                <w:sz w:val="20"/>
                <w:szCs w:val="20"/>
                <w:lang w:eastAsia="sv-SE"/>
              </w:rPr>
              <w:t>meat</w:t>
            </w:r>
            <w:proofErr w:type="spellEnd"/>
          </w:p>
        </w:tc>
        <w:tc>
          <w:tcPr>
            <w:tcW w:w="637" w:type="dxa"/>
            <w:gridSpan w:val="2"/>
            <w:tcBorders>
              <w:top w:val="nil"/>
              <w:left w:val="nil"/>
              <w:bottom w:val="nil"/>
              <w:right w:val="nil"/>
            </w:tcBorders>
            <w:shd w:val="clear" w:color="000000" w:fill="FAB3B5"/>
            <w:noWrap/>
            <w:vAlign w:val="bottom"/>
            <w:hideMark/>
          </w:tcPr>
          <w:p w14:paraId="3F5661B9"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3.01</w:t>
            </w:r>
          </w:p>
        </w:tc>
        <w:tc>
          <w:tcPr>
            <w:tcW w:w="637" w:type="dxa"/>
            <w:gridSpan w:val="2"/>
            <w:tcBorders>
              <w:top w:val="nil"/>
              <w:left w:val="nil"/>
              <w:bottom w:val="nil"/>
              <w:right w:val="nil"/>
            </w:tcBorders>
            <w:shd w:val="clear" w:color="000000" w:fill="FAA5A7"/>
            <w:noWrap/>
            <w:vAlign w:val="bottom"/>
            <w:hideMark/>
          </w:tcPr>
          <w:p w14:paraId="6FEFCC4D"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3.29</w:t>
            </w:r>
          </w:p>
        </w:tc>
        <w:tc>
          <w:tcPr>
            <w:tcW w:w="637" w:type="dxa"/>
            <w:tcBorders>
              <w:top w:val="nil"/>
              <w:left w:val="nil"/>
              <w:bottom w:val="nil"/>
              <w:right w:val="nil"/>
            </w:tcBorders>
            <w:shd w:val="clear" w:color="000000" w:fill="FA9B9E"/>
            <w:noWrap/>
            <w:vAlign w:val="bottom"/>
            <w:hideMark/>
          </w:tcPr>
          <w:p w14:paraId="5D7D8B80"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3.48</w:t>
            </w:r>
          </w:p>
        </w:tc>
        <w:tc>
          <w:tcPr>
            <w:tcW w:w="856" w:type="dxa"/>
            <w:tcBorders>
              <w:top w:val="nil"/>
              <w:left w:val="nil"/>
              <w:bottom w:val="nil"/>
              <w:right w:val="nil"/>
            </w:tcBorders>
            <w:shd w:val="clear" w:color="000000" w:fill="FBBABD"/>
            <w:noWrap/>
            <w:vAlign w:val="bottom"/>
            <w:hideMark/>
          </w:tcPr>
          <w:p w14:paraId="345D8C23"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2.85</w:t>
            </w:r>
          </w:p>
        </w:tc>
        <w:tc>
          <w:tcPr>
            <w:tcW w:w="856" w:type="dxa"/>
            <w:tcBorders>
              <w:top w:val="nil"/>
              <w:left w:val="nil"/>
              <w:bottom w:val="nil"/>
              <w:right w:val="nil"/>
            </w:tcBorders>
            <w:shd w:val="clear" w:color="000000" w:fill="F97577"/>
            <w:noWrap/>
            <w:vAlign w:val="bottom"/>
            <w:hideMark/>
          </w:tcPr>
          <w:p w14:paraId="03D5DE01"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4.25</w:t>
            </w:r>
          </w:p>
        </w:tc>
        <w:tc>
          <w:tcPr>
            <w:tcW w:w="856" w:type="dxa"/>
            <w:tcBorders>
              <w:top w:val="nil"/>
              <w:left w:val="nil"/>
              <w:bottom w:val="nil"/>
              <w:right w:val="nil"/>
            </w:tcBorders>
            <w:shd w:val="clear" w:color="000000" w:fill="FBC3C6"/>
            <w:noWrap/>
            <w:vAlign w:val="bottom"/>
            <w:hideMark/>
          </w:tcPr>
          <w:p w14:paraId="3EB2842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2.67</w:t>
            </w:r>
          </w:p>
        </w:tc>
        <w:tc>
          <w:tcPr>
            <w:tcW w:w="856" w:type="dxa"/>
            <w:tcBorders>
              <w:top w:val="nil"/>
              <w:left w:val="nil"/>
              <w:bottom w:val="nil"/>
              <w:right w:val="nil"/>
            </w:tcBorders>
            <w:shd w:val="clear" w:color="000000" w:fill="FBB9BC"/>
            <w:noWrap/>
            <w:vAlign w:val="bottom"/>
            <w:hideMark/>
          </w:tcPr>
          <w:p w14:paraId="6185E54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2.87</w:t>
            </w:r>
          </w:p>
        </w:tc>
        <w:tc>
          <w:tcPr>
            <w:tcW w:w="856" w:type="dxa"/>
            <w:tcBorders>
              <w:top w:val="nil"/>
              <w:left w:val="nil"/>
              <w:bottom w:val="nil"/>
              <w:right w:val="nil"/>
            </w:tcBorders>
            <w:shd w:val="clear" w:color="000000" w:fill="FBCBCD"/>
            <w:noWrap/>
            <w:vAlign w:val="bottom"/>
            <w:hideMark/>
          </w:tcPr>
          <w:p w14:paraId="68B9A55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2.52</w:t>
            </w:r>
          </w:p>
        </w:tc>
        <w:tc>
          <w:tcPr>
            <w:tcW w:w="856" w:type="dxa"/>
            <w:tcBorders>
              <w:top w:val="nil"/>
              <w:left w:val="nil"/>
              <w:bottom w:val="nil"/>
              <w:right w:val="nil"/>
            </w:tcBorders>
            <w:shd w:val="clear" w:color="000000" w:fill="F8696B"/>
            <w:noWrap/>
            <w:vAlign w:val="bottom"/>
            <w:hideMark/>
          </w:tcPr>
          <w:p w14:paraId="3508DE90"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4.49</w:t>
            </w:r>
          </w:p>
        </w:tc>
        <w:tc>
          <w:tcPr>
            <w:tcW w:w="856" w:type="dxa"/>
            <w:tcBorders>
              <w:top w:val="nil"/>
              <w:left w:val="nil"/>
              <w:bottom w:val="nil"/>
              <w:right w:val="nil"/>
            </w:tcBorders>
            <w:shd w:val="clear" w:color="000000" w:fill="FAA3A5"/>
            <w:noWrap/>
            <w:vAlign w:val="bottom"/>
            <w:hideMark/>
          </w:tcPr>
          <w:p w14:paraId="304EF9A1"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3.32</w:t>
            </w:r>
          </w:p>
        </w:tc>
        <w:tc>
          <w:tcPr>
            <w:tcW w:w="856" w:type="dxa"/>
            <w:tcBorders>
              <w:top w:val="nil"/>
              <w:left w:val="nil"/>
              <w:bottom w:val="nil"/>
              <w:right w:val="nil"/>
            </w:tcBorders>
            <w:shd w:val="clear" w:color="000000" w:fill="FBBABD"/>
            <w:noWrap/>
            <w:vAlign w:val="bottom"/>
            <w:hideMark/>
          </w:tcPr>
          <w:p w14:paraId="60CB5B9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2.85</w:t>
            </w:r>
          </w:p>
        </w:tc>
        <w:tc>
          <w:tcPr>
            <w:tcW w:w="856" w:type="dxa"/>
            <w:tcBorders>
              <w:top w:val="nil"/>
              <w:left w:val="nil"/>
              <w:bottom w:val="nil"/>
              <w:right w:val="nil"/>
            </w:tcBorders>
            <w:shd w:val="clear" w:color="000000" w:fill="FBC5C8"/>
            <w:noWrap/>
            <w:vAlign w:val="bottom"/>
            <w:hideMark/>
          </w:tcPr>
          <w:p w14:paraId="7486BD33"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2.64</w:t>
            </w:r>
          </w:p>
        </w:tc>
        <w:tc>
          <w:tcPr>
            <w:tcW w:w="856" w:type="dxa"/>
            <w:tcBorders>
              <w:top w:val="nil"/>
              <w:left w:val="nil"/>
              <w:bottom w:val="nil"/>
              <w:right w:val="nil"/>
            </w:tcBorders>
            <w:shd w:val="clear" w:color="000000" w:fill="FCFCFF"/>
            <w:noWrap/>
            <w:vAlign w:val="bottom"/>
            <w:hideMark/>
          </w:tcPr>
          <w:p w14:paraId="70153094"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1.51</w:t>
            </w:r>
          </w:p>
        </w:tc>
      </w:tr>
      <w:tr w:rsidR="00A90103" w:rsidRPr="00A90103" w14:paraId="076275B5"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257D7C0C"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proofErr w:type="spellStart"/>
            <w:r w:rsidRPr="00A90103">
              <w:rPr>
                <w:rFonts w:ascii="Cambria" w:eastAsia="Times New Roman" w:hAnsi="Cambria" w:cs="Calibri"/>
                <w:color w:val="000000"/>
                <w:sz w:val="20"/>
                <w:szCs w:val="20"/>
                <w:lang w:eastAsia="sv-SE"/>
              </w:rPr>
              <w:t>Pig</w:t>
            </w:r>
            <w:proofErr w:type="spellEnd"/>
            <w:r w:rsidRPr="00A90103">
              <w:rPr>
                <w:rFonts w:ascii="Cambria" w:eastAsia="Times New Roman" w:hAnsi="Cambria" w:cs="Calibri"/>
                <w:color w:val="000000"/>
                <w:sz w:val="20"/>
                <w:szCs w:val="20"/>
                <w:lang w:eastAsia="sv-SE"/>
              </w:rPr>
              <w:t xml:space="preserve"> </w:t>
            </w:r>
            <w:proofErr w:type="spellStart"/>
            <w:r w:rsidRPr="00A90103">
              <w:rPr>
                <w:rFonts w:ascii="Cambria" w:eastAsia="Times New Roman" w:hAnsi="Cambria" w:cs="Calibri"/>
                <w:color w:val="000000"/>
                <w:sz w:val="20"/>
                <w:szCs w:val="20"/>
                <w:lang w:eastAsia="sv-SE"/>
              </w:rPr>
              <w:t>meat</w:t>
            </w:r>
            <w:proofErr w:type="spellEnd"/>
          </w:p>
        </w:tc>
        <w:tc>
          <w:tcPr>
            <w:tcW w:w="637" w:type="dxa"/>
            <w:gridSpan w:val="2"/>
            <w:tcBorders>
              <w:top w:val="nil"/>
              <w:left w:val="nil"/>
              <w:bottom w:val="nil"/>
              <w:right w:val="nil"/>
            </w:tcBorders>
            <w:shd w:val="clear" w:color="000000" w:fill="F98789"/>
            <w:noWrap/>
            <w:vAlign w:val="bottom"/>
            <w:hideMark/>
          </w:tcPr>
          <w:p w14:paraId="5A0CAD1A"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3.76</w:t>
            </w:r>
          </w:p>
        </w:tc>
        <w:tc>
          <w:tcPr>
            <w:tcW w:w="637" w:type="dxa"/>
            <w:gridSpan w:val="2"/>
            <w:tcBorders>
              <w:top w:val="nil"/>
              <w:left w:val="nil"/>
              <w:bottom w:val="nil"/>
              <w:right w:val="nil"/>
            </w:tcBorders>
            <w:shd w:val="clear" w:color="000000" w:fill="F97A7C"/>
            <w:noWrap/>
            <w:vAlign w:val="bottom"/>
            <w:hideMark/>
          </w:tcPr>
          <w:p w14:paraId="3359A8F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3.85</w:t>
            </w:r>
          </w:p>
        </w:tc>
        <w:tc>
          <w:tcPr>
            <w:tcW w:w="637" w:type="dxa"/>
            <w:tcBorders>
              <w:top w:val="nil"/>
              <w:left w:val="nil"/>
              <w:bottom w:val="nil"/>
              <w:right w:val="nil"/>
            </w:tcBorders>
            <w:shd w:val="clear" w:color="000000" w:fill="FA9597"/>
            <w:noWrap/>
            <w:vAlign w:val="bottom"/>
            <w:hideMark/>
          </w:tcPr>
          <w:p w14:paraId="11B4FD5B"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3.66</w:t>
            </w:r>
          </w:p>
        </w:tc>
        <w:tc>
          <w:tcPr>
            <w:tcW w:w="856" w:type="dxa"/>
            <w:tcBorders>
              <w:top w:val="nil"/>
              <w:left w:val="nil"/>
              <w:bottom w:val="nil"/>
              <w:right w:val="nil"/>
            </w:tcBorders>
            <w:shd w:val="clear" w:color="000000" w:fill="F98487"/>
            <w:noWrap/>
            <w:vAlign w:val="bottom"/>
            <w:hideMark/>
          </w:tcPr>
          <w:p w14:paraId="676840C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3.78</w:t>
            </w:r>
          </w:p>
        </w:tc>
        <w:tc>
          <w:tcPr>
            <w:tcW w:w="856" w:type="dxa"/>
            <w:tcBorders>
              <w:top w:val="nil"/>
              <w:left w:val="nil"/>
              <w:bottom w:val="nil"/>
              <w:right w:val="nil"/>
            </w:tcBorders>
            <w:shd w:val="clear" w:color="000000" w:fill="FA9496"/>
            <w:noWrap/>
            <w:vAlign w:val="bottom"/>
            <w:hideMark/>
          </w:tcPr>
          <w:p w14:paraId="258B1A3F"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3.66</w:t>
            </w:r>
          </w:p>
        </w:tc>
        <w:tc>
          <w:tcPr>
            <w:tcW w:w="856" w:type="dxa"/>
            <w:tcBorders>
              <w:top w:val="nil"/>
              <w:left w:val="nil"/>
              <w:bottom w:val="nil"/>
              <w:right w:val="nil"/>
            </w:tcBorders>
            <w:shd w:val="clear" w:color="000000" w:fill="FA9598"/>
            <w:noWrap/>
            <w:vAlign w:val="bottom"/>
            <w:hideMark/>
          </w:tcPr>
          <w:p w14:paraId="647A9C94"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3.65</w:t>
            </w:r>
          </w:p>
        </w:tc>
        <w:tc>
          <w:tcPr>
            <w:tcW w:w="856" w:type="dxa"/>
            <w:tcBorders>
              <w:top w:val="nil"/>
              <w:left w:val="nil"/>
              <w:bottom w:val="nil"/>
              <w:right w:val="nil"/>
            </w:tcBorders>
            <w:shd w:val="clear" w:color="000000" w:fill="FCF7FA"/>
            <w:noWrap/>
            <w:vAlign w:val="bottom"/>
            <w:hideMark/>
          </w:tcPr>
          <w:p w14:paraId="4ED5D4B9"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2.93</w:t>
            </w:r>
          </w:p>
        </w:tc>
        <w:tc>
          <w:tcPr>
            <w:tcW w:w="856" w:type="dxa"/>
            <w:tcBorders>
              <w:top w:val="nil"/>
              <w:left w:val="nil"/>
              <w:bottom w:val="nil"/>
              <w:right w:val="nil"/>
            </w:tcBorders>
            <w:shd w:val="clear" w:color="000000" w:fill="FAA7AA"/>
            <w:noWrap/>
            <w:vAlign w:val="bottom"/>
            <w:hideMark/>
          </w:tcPr>
          <w:p w14:paraId="7C4E99D1"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3.52</w:t>
            </w:r>
          </w:p>
        </w:tc>
        <w:tc>
          <w:tcPr>
            <w:tcW w:w="856" w:type="dxa"/>
            <w:tcBorders>
              <w:top w:val="nil"/>
              <w:left w:val="nil"/>
              <w:bottom w:val="nil"/>
              <w:right w:val="nil"/>
            </w:tcBorders>
            <w:shd w:val="clear" w:color="000000" w:fill="F98487"/>
            <w:noWrap/>
            <w:vAlign w:val="bottom"/>
            <w:hideMark/>
          </w:tcPr>
          <w:p w14:paraId="6E6FD43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3.78</w:t>
            </w:r>
          </w:p>
        </w:tc>
        <w:tc>
          <w:tcPr>
            <w:tcW w:w="856" w:type="dxa"/>
            <w:tcBorders>
              <w:top w:val="nil"/>
              <w:left w:val="nil"/>
              <w:bottom w:val="nil"/>
              <w:right w:val="nil"/>
            </w:tcBorders>
            <w:shd w:val="clear" w:color="000000" w:fill="F8696B"/>
            <w:noWrap/>
            <w:vAlign w:val="bottom"/>
            <w:hideMark/>
          </w:tcPr>
          <w:p w14:paraId="532E4F53"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3.98</w:t>
            </w:r>
          </w:p>
        </w:tc>
        <w:tc>
          <w:tcPr>
            <w:tcW w:w="856" w:type="dxa"/>
            <w:tcBorders>
              <w:top w:val="nil"/>
              <w:left w:val="nil"/>
              <w:bottom w:val="nil"/>
              <w:right w:val="nil"/>
            </w:tcBorders>
            <w:shd w:val="clear" w:color="000000" w:fill="FCFCFF"/>
            <w:noWrap/>
            <w:vAlign w:val="bottom"/>
            <w:hideMark/>
          </w:tcPr>
          <w:p w14:paraId="32A60649"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2.89</w:t>
            </w:r>
          </w:p>
        </w:tc>
        <w:tc>
          <w:tcPr>
            <w:tcW w:w="856" w:type="dxa"/>
            <w:tcBorders>
              <w:top w:val="nil"/>
              <w:left w:val="nil"/>
              <w:bottom w:val="nil"/>
              <w:right w:val="nil"/>
            </w:tcBorders>
            <w:shd w:val="clear" w:color="000000" w:fill="FFFFFF"/>
            <w:noWrap/>
            <w:vAlign w:val="bottom"/>
            <w:hideMark/>
          </w:tcPr>
          <w:p w14:paraId="264BDDE9"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478D00BF"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90103" w:rsidRPr="00A90103" w14:paraId="09F7479A"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674A5DD2"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xml:space="preserve">Chicken </w:t>
            </w:r>
            <w:proofErr w:type="spellStart"/>
            <w:r w:rsidRPr="00A90103">
              <w:rPr>
                <w:rFonts w:ascii="Cambria" w:eastAsia="Times New Roman" w:hAnsi="Cambria" w:cs="Calibri"/>
                <w:color w:val="000000"/>
                <w:sz w:val="20"/>
                <w:szCs w:val="20"/>
                <w:lang w:eastAsia="sv-SE"/>
              </w:rPr>
              <w:t>meat</w:t>
            </w:r>
            <w:proofErr w:type="spellEnd"/>
          </w:p>
        </w:tc>
        <w:tc>
          <w:tcPr>
            <w:tcW w:w="637" w:type="dxa"/>
            <w:gridSpan w:val="2"/>
            <w:tcBorders>
              <w:top w:val="nil"/>
              <w:left w:val="nil"/>
              <w:bottom w:val="nil"/>
              <w:right w:val="nil"/>
            </w:tcBorders>
            <w:shd w:val="clear" w:color="000000" w:fill="FAA1A3"/>
            <w:noWrap/>
            <w:vAlign w:val="bottom"/>
            <w:hideMark/>
          </w:tcPr>
          <w:p w14:paraId="2AFE1C8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70.3</w:t>
            </w:r>
          </w:p>
        </w:tc>
        <w:tc>
          <w:tcPr>
            <w:tcW w:w="637" w:type="dxa"/>
            <w:gridSpan w:val="2"/>
            <w:tcBorders>
              <w:top w:val="nil"/>
              <w:left w:val="nil"/>
              <w:bottom w:val="nil"/>
              <w:right w:val="nil"/>
            </w:tcBorders>
            <w:shd w:val="clear" w:color="000000" w:fill="F8696B"/>
            <w:noWrap/>
            <w:vAlign w:val="bottom"/>
            <w:hideMark/>
          </w:tcPr>
          <w:p w14:paraId="719A3033"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76.4</w:t>
            </w:r>
          </w:p>
        </w:tc>
        <w:tc>
          <w:tcPr>
            <w:tcW w:w="637" w:type="dxa"/>
            <w:tcBorders>
              <w:top w:val="nil"/>
              <w:left w:val="nil"/>
              <w:bottom w:val="nil"/>
              <w:right w:val="nil"/>
            </w:tcBorders>
            <w:shd w:val="clear" w:color="000000" w:fill="FBB8BA"/>
            <w:noWrap/>
            <w:vAlign w:val="bottom"/>
            <w:hideMark/>
          </w:tcPr>
          <w:p w14:paraId="433812B5"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67.9</w:t>
            </w:r>
          </w:p>
        </w:tc>
        <w:tc>
          <w:tcPr>
            <w:tcW w:w="856" w:type="dxa"/>
            <w:tcBorders>
              <w:top w:val="nil"/>
              <w:left w:val="nil"/>
              <w:bottom w:val="nil"/>
              <w:right w:val="nil"/>
            </w:tcBorders>
            <w:shd w:val="clear" w:color="000000" w:fill="F96A6C"/>
            <w:noWrap/>
            <w:vAlign w:val="bottom"/>
            <w:hideMark/>
          </w:tcPr>
          <w:p w14:paraId="59327F19"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76.4</w:t>
            </w:r>
          </w:p>
        </w:tc>
        <w:tc>
          <w:tcPr>
            <w:tcW w:w="856" w:type="dxa"/>
            <w:tcBorders>
              <w:top w:val="nil"/>
              <w:left w:val="nil"/>
              <w:bottom w:val="nil"/>
              <w:right w:val="nil"/>
            </w:tcBorders>
            <w:shd w:val="clear" w:color="000000" w:fill="F96A6C"/>
            <w:noWrap/>
            <w:vAlign w:val="bottom"/>
            <w:hideMark/>
          </w:tcPr>
          <w:p w14:paraId="0142B7A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76.4</w:t>
            </w:r>
          </w:p>
        </w:tc>
        <w:tc>
          <w:tcPr>
            <w:tcW w:w="856" w:type="dxa"/>
            <w:tcBorders>
              <w:top w:val="nil"/>
              <w:left w:val="nil"/>
              <w:bottom w:val="nil"/>
              <w:right w:val="nil"/>
            </w:tcBorders>
            <w:shd w:val="clear" w:color="000000" w:fill="F96A6C"/>
            <w:noWrap/>
            <w:vAlign w:val="bottom"/>
            <w:hideMark/>
          </w:tcPr>
          <w:p w14:paraId="778C45C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76.4</w:t>
            </w:r>
          </w:p>
        </w:tc>
        <w:tc>
          <w:tcPr>
            <w:tcW w:w="856" w:type="dxa"/>
            <w:tcBorders>
              <w:top w:val="nil"/>
              <w:left w:val="nil"/>
              <w:bottom w:val="nil"/>
              <w:right w:val="nil"/>
            </w:tcBorders>
            <w:shd w:val="clear" w:color="000000" w:fill="F96A6C"/>
            <w:noWrap/>
            <w:vAlign w:val="bottom"/>
            <w:hideMark/>
          </w:tcPr>
          <w:p w14:paraId="5B5DC16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76.4</w:t>
            </w:r>
          </w:p>
        </w:tc>
        <w:tc>
          <w:tcPr>
            <w:tcW w:w="856" w:type="dxa"/>
            <w:tcBorders>
              <w:top w:val="nil"/>
              <w:left w:val="nil"/>
              <w:bottom w:val="nil"/>
              <w:right w:val="nil"/>
            </w:tcBorders>
            <w:shd w:val="clear" w:color="000000" w:fill="F97375"/>
            <w:noWrap/>
            <w:vAlign w:val="bottom"/>
            <w:hideMark/>
          </w:tcPr>
          <w:p w14:paraId="36D17731"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75.3</w:t>
            </w:r>
          </w:p>
        </w:tc>
        <w:tc>
          <w:tcPr>
            <w:tcW w:w="856" w:type="dxa"/>
            <w:tcBorders>
              <w:top w:val="nil"/>
              <w:left w:val="nil"/>
              <w:bottom w:val="nil"/>
              <w:right w:val="nil"/>
            </w:tcBorders>
            <w:shd w:val="clear" w:color="000000" w:fill="F96A6C"/>
            <w:noWrap/>
            <w:vAlign w:val="bottom"/>
            <w:hideMark/>
          </w:tcPr>
          <w:p w14:paraId="1CD6666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76.4</w:t>
            </w:r>
          </w:p>
        </w:tc>
        <w:tc>
          <w:tcPr>
            <w:tcW w:w="856" w:type="dxa"/>
            <w:tcBorders>
              <w:top w:val="nil"/>
              <w:left w:val="nil"/>
              <w:bottom w:val="nil"/>
              <w:right w:val="nil"/>
            </w:tcBorders>
            <w:shd w:val="clear" w:color="000000" w:fill="F96A6C"/>
            <w:noWrap/>
            <w:vAlign w:val="bottom"/>
            <w:hideMark/>
          </w:tcPr>
          <w:p w14:paraId="68240BFB"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76.4</w:t>
            </w:r>
          </w:p>
        </w:tc>
        <w:tc>
          <w:tcPr>
            <w:tcW w:w="856" w:type="dxa"/>
            <w:tcBorders>
              <w:top w:val="nil"/>
              <w:left w:val="nil"/>
              <w:bottom w:val="nil"/>
              <w:right w:val="nil"/>
            </w:tcBorders>
            <w:shd w:val="clear" w:color="000000" w:fill="FCFCFF"/>
            <w:noWrap/>
            <w:vAlign w:val="bottom"/>
            <w:hideMark/>
          </w:tcPr>
          <w:p w14:paraId="49EC98B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60.4</w:t>
            </w:r>
          </w:p>
        </w:tc>
        <w:tc>
          <w:tcPr>
            <w:tcW w:w="856" w:type="dxa"/>
            <w:tcBorders>
              <w:top w:val="nil"/>
              <w:left w:val="nil"/>
              <w:bottom w:val="nil"/>
              <w:right w:val="nil"/>
            </w:tcBorders>
            <w:shd w:val="clear" w:color="000000" w:fill="FFFFFF"/>
            <w:noWrap/>
            <w:vAlign w:val="bottom"/>
            <w:hideMark/>
          </w:tcPr>
          <w:p w14:paraId="14AB79FA"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117328F7"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90103" w:rsidRPr="00A90103" w14:paraId="63E1048C"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6E829770"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proofErr w:type="spellStart"/>
            <w:r w:rsidRPr="00A90103">
              <w:rPr>
                <w:rFonts w:ascii="Cambria" w:eastAsia="Times New Roman" w:hAnsi="Cambria" w:cs="Calibri"/>
                <w:color w:val="000000"/>
                <w:sz w:val="20"/>
                <w:szCs w:val="20"/>
                <w:lang w:eastAsia="sv-SE"/>
              </w:rPr>
              <w:t>Rabbit</w:t>
            </w:r>
            <w:proofErr w:type="spellEnd"/>
            <w:r w:rsidRPr="00A90103">
              <w:rPr>
                <w:rFonts w:ascii="Cambria" w:eastAsia="Times New Roman" w:hAnsi="Cambria" w:cs="Calibri"/>
                <w:color w:val="000000"/>
                <w:sz w:val="20"/>
                <w:szCs w:val="20"/>
                <w:lang w:eastAsia="sv-SE"/>
              </w:rPr>
              <w:t xml:space="preserve"> </w:t>
            </w:r>
            <w:proofErr w:type="spellStart"/>
            <w:r w:rsidRPr="00A90103">
              <w:rPr>
                <w:rFonts w:ascii="Cambria" w:eastAsia="Times New Roman" w:hAnsi="Cambria" w:cs="Calibri"/>
                <w:color w:val="000000"/>
                <w:sz w:val="20"/>
                <w:szCs w:val="20"/>
                <w:lang w:eastAsia="sv-SE"/>
              </w:rPr>
              <w:t>meat</w:t>
            </w:r>
            <w:proofErr w:type="spellEnd"/>
          </w:p>
        </w:tc>
        <w:tc>
          <w:tcPr>
            <w:tcW w:w="637" w:type="dxa"/>
            <w:gridSpan w:val="2"/>
            <w:tcBorders>
              <w:top w:val="nil"/>
              <w:left w:val="nil"/>
              <w:bottom w:val="nil"/>
              <w:right w:val="nil"/>
            </w:tcBorders>
            <w:shd w:val="clear" w:color="000000" w:fill="F96D6F"/>
            <w:noWrap/>
            <w:vAlign w:val="bottom"/>
            <w:hideMark/>
          </w:tcPr>
          <w:p w14:paraId="22F8A23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72.1</w:t>
            </w:r>
          </w:p>
        </w:tc>
        <w:tc>
          <w:tcPr>
            <w:tcW w:w="637" w:type="dxa"/>
            <w:gridSpan w:val="2"/>
            <w:tcBorders>
              <w:top w:val="nil"/>
              <w:left w:val="nil"/>
              <w:bottom w:val="nil"/>
              <w:right w:val="nil"/>
            </w:tcBorders>
            <w:shd w:val="clear" w:color="000000" w:fill="F8696B"/>
            <w:noWrap/>
            <w:vAlign w:val="bottom"/>
            <w:hideMark/>
          </w:tcPr>
          <w:p w14:paraId="3774F66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72.7</w:t>
            </w:r>
          </w:p>
        </w:tc>
        <w:tc>
          <w:tcPr>
            <w:tcW w:w="637" w:type="dxa"/>
            <w:tcBorders>
              <w:top w:val="nil"/>
              <w:left w:val="nil"/>
              <w:bottom w:val="nil"/>
              <w:right w:val="nil"/>
            </w:tcBorders>
            <w:shd w:val="clear" w:color="000000" w:fill="F96D6F"/>
            <w:noWrap/>
            <w:vAlign w:val="bottom"/>
            <w:hideMark/>
          </w:tcPr>
          <w:p w14:paraId="1D1E552B"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72.1</w:t>
            </w:r>
          </w:p>
        </w:tc>
        <w:tc>
          <w:tcPr>
            <w:tcW w:w="856" w:type="dxa"/>
            <w:tcBorders>
              <w:top w:val="nil"/>
              <w:left w:val="nil"/>
              <w:bottom w:val="nil"/>
              <w:right w:val="nil"/>
            </w:tcBorders>
            <w:shd w:val="clear" w:color="000000" w:fill="F8696B"/>
            <w:noWrap/>
            <w:vAlign w:val="bottom"/>
            <w:hideMark/>
          </w:tcPr>
          <w:p w14:paraId="2FB6147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72.7</w:t>
            </w:r>
          </w:p>
        </w:tc>
        <w:tc>
          <w:tcPr>
            <w:tcW w:w="856" w:type="dxa"/>
            <w:tcBorders>
              <w:top w:val="nil"/>
              <w:left w:val="nil"/>
              <w:bottom w:val="nil"/>
              <w:right w:val="nil"/>
            </w:tcBorders>
            <w:shd w:val="clear" w:color="000000" w:fill="F8696B"/>
            <w:noWrap/>
            <w:vAlign w:val="bottom"/>
            <w:hideMark/>
          </w:tcPr>
          <w:p w14:paraId="773CA5E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72.7</w:t>
            </w:r>
          </w:p>
        </w:tc>
        <w:tc>
          <w:tcPr>
            <w:tcW w:w="856" w:type="dxa"/>
            <w:tcBorders>
              <w:top w:val="nil"/>
              <w:left w:val="nil"/>
              <w:bottom w:val="nil"/>
              <w:right w:val="nil"/>
            </w:tcBorders>
            <w:shd w:val="clear" w:color="000000" w:fill="F8696B"/>
            <w:noWrap/>
            <w:vAlign w:val="bottom"/>
            <w:hideMark/>
          </w:tcPr>
          <w:p w14:paraId="6CB63682"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72.7</w:t>
            </w:r>
          </w:p>
        </w:tc>
        <w:tc>
          <w:tcPr>
            <w:tcW w:w="856" w:type="dxa"/>
            <w:tcBorders>
              <w:top w:val="nil"/>
              <w:left w:val="nil"/>
              <w:bottom w:val="nil"/>
              <w:right w:val="nil"/>
            </w:tcBorders>
            <w:shd w:val="clear" w:color="000000" w:fill="F97D80"/>
            <w:noWrap/>
            <w:vAlign w:val="bottom"/>
            <w:hideMark/>
          </w:tcPr>
          <w:p w14:paraId="25560919"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69.1</w:t>
            </w:r>
          </w:p>
        </w:tc>
        <w:tc>
          <w:tcPr>
            <w:tcW w:w="856" w:type="dxa"/>
            <w:tcBorders>
              <w:top w:val="nil"/>
              <w:left w:val="nil"/>
              <w:bottom w:val="nil"/>
              <w:right w:val="nil"/>
            </w:tcBorders>
            <w:shd w:val="clear" w:color="000000" w:fill="F96D6F"/>
            <w:noWrap/>
            <w:vAlign w:val="bottom"/>
            <w:hideMark/>
          </w:tcPr>
          <w:p w14:paraId="70A7BEE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72.1</w:t>
            </w:r>
          </w:p>
        </w:tc>
        <w:tc>
          <w:tcPr>
            <w:tcW w:w="856" w:type="dxa"/>
            <w:tcBorders>
              <w:top w:val="nil"/>
              <w:left w:val="nil"/>
              <w:bottom w:val="nil"/>
              <w:right w:val="nil"/>
            </w:tcBorders>
            <w:shd w:val="clear" w:color="000000" w:fill="F8696B"/>
            <w:noWrap/>
            <w:vAlign w:val="bottom"/>
            <w:hideMark/>
          </w:tcPr>
          <w:p w14:paraId="6E536DF2"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72.7</w:t>
            </w:r>
          </w:p>
        </w:tc>
        <w:tc>
          <w:tcPr>
            <w:tcW w:w="856" w:type="dxa"/>
            <w:tcBorders>
              <w:top w:val="nil"/>
              <w:left w:val="nil"/>
              <w:bottom w:val="nil"/>
              <w:right w:val="nil"/>
            </w:tcBorders>
            <w:shd w:val="clear" w:color="000000" w:fill="F8696B"/>
            <w:noWrap/>
            <w:vAlign w:val="bottom"/>
            <w:hideMark/>
          </w:tcPr>
          <w:p w14:paraId="11ADC870"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72.7</w:t>
            </w:r>
          </w:p>
        </w:tc>
        <w:tc>
          <w:tcPr>
            <w:tcW w:w="856" w:type="dxa"/>
            <w:tcBorders>
              <w:top w:val="nil"/>
              <w:left w:val="nil"/>
              <w:bottom w:val="nil"/>
              <w:right w:val="nil"/>
            </w:tcBorders>
            <w:shd w:val="clear" w:color="000000" w:fill="FCFCFF"/>
            <w:noWrap/>
            <w:vAlign w:val="bottom"/>
            <w:hideMark/>
          </w:tcPr>
          <w:p w14:paraId="52EF3D5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46.1</w:t>
            </w:r>
          </w:p>
        </w:tc>
        <w:tc>
          <w:tcPr>
            <w:tcW w:w="856" w:type="dxa"/>
            <w:tcBorders>
              <w:top w:val="nil"/>
              <w:left w:val="nil"/>
              <w:bottom w:val="nil"/>
              <w:right w:val="nil"/>
            </w:tcBorders>
            <w:shd w:val="clear" w:color="000000" w:fill="FFFFFF"/>
            <w:noWrap/>
            <w:vAlign w:val="bottom"/>
            <w:hideMark/>
          </w:tcPr>
          <w:p w14:paraId="3F11057A"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0B0BEF1E"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90103" w:rsidRPr="00A90103" w14:paraId="73385CC4" w14:textId="77777777" w:rsidTr="003D51E2">
        <w:trPr>
          <w:trHeight w:val="288"/>
        </w:trPr>
        <w:tc>
          <w:tcPr>
            <w:tcW w:w="2686" w:type="dxa"/>
            <w:gridSpan w:val="2"/>
            <w:tcBorders>
              <w:top w:val="nil"/>
              <w:left w:val="nil"/>
              <w:bottom w:val="nil"/>
              <w:right w:val="nil"/>
            </w:tcBorders>
            <w:shd w:val="clear" w:color="000000" w:fill="FFFFFF"/>
            <w:noWrap/>
            <w:vAlign w:val="bottom"/>
            <w:hideMark/>
          </w:tcPr>
          <w:p w14:paraId="4A7866F8"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Egg</w:t>
            </w:r>
          </w:p>
        </w:tc>
        <w:tc>
          <w:tcPr>
            <w:tcW w:w="637" w:type="dxa"/>
            <w:gridSpan w:val="2"/>
            <w:tcBorders>
              <w:top w:val="nil"/>
              <w:left w:val="nil"/>
              <w:bottom w:val="nil"/>
              <w:right w:val="nil"/>
            </w:tcBorders>
            <w:shd w:val="clear" w:color="000000" w:fill="FCFCFF"/>
            <w:noWrap/>
            <w:vAlign w:val="bottom"/>
            <w:hideMark/>
          </w:tcPr>
          <w:p w14:paraId="08131875"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6.71</w:t>
            </w:r>
          </w:p>
        </w:tc>
        <w:tc>
          <w:tcPr>
            <w:tcW w:w="637" w:type="dxa"/>
            <w:gridSpan w:val="2"/>
            <w:tcBorders>
              <w:top w:val="nil"/>
              <w:left w:val="nil"/>
              <w:bottom w:val="nil"/>
              <w:right w:val="nil"/>
            </w:tcBorders>
            <w:shd w:val="clear" w:color="000000" w:fill="FCF9FC"/>
            <w:noWrap/>
            <w:vAlign w:val="bottom"/>
            <w:hideMark/>
          </w:tcPr>
          <w:p w14:paraId="5F9DE43E"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6.81</w:t>
            </w:r>
          </w:p>
        </w:tc>
        <w:tc>
          <w:tcPr>
            <w:tcW w:w="637" w:type="dxa"/>
            <w:tcBorders>
              <w:top w:val="nil"/>
              <w:left w:val="nil"/>
              <w:bottom w:val="nil"/>
              <w:right w:val="nil"/>
            </w:tcBorders>
            <w:shd w:val="clear" w:color="000000" w:fill="FCF5F8"/>
            <w:noWrap/>
            <w:vAlign w:val="bottom"/>
            <w:hideMark/>
          </w:tcPr>
          <w:p w14:paraId="474A1104"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6.90</w:t>
            </w:r>
          </w:p>
        </w:tc>
        <w:tc>
          <w:tcPr>
            <w:tcW w:w="856" w:type="dxa"/>
            <w:tcBorders>
              <w:top w:val="nil"/>
              <w:left w:val="nil"/>
              <w:bottom w:val="nil"/>
              <w:right w:val="nil"/>
            </w:tcBorders>
            <w:shd w:val="clear" w:color="000000" w:fill="F97D7F"/>
            <w:noWrap/>
            <w:vAlign w:val="bottom"/>
            <w:hideMark/>
          </w:tcPr>
          <w:p w14:paraId="7F7B8EE8"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9.93</w:t>
            </w:r>
          </w:p>
        </w:tc>
        <w:tc>
          <w:tcPr>
            <w:tcW w:w="856" w:type="dxa"/>
            <w:tcBorders>
              <w:top w:val="nil"/>
              <w:left w:val="nil"/>
              <w:bottom w:val="nil"/>
              <w:right w:val="nil"/>
            </w:tcBorders>
            <w:shd w:val="clear" w:color="000000" w:fill="F8696B"/>
            <w:noWrap/>
            <w:vAlign w:val="bottom"/>
            <w:hideMark/>
          </w:tcPr>
          <w:p w14:paraId="42264CEC"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10.4</w:t>
            </w:r>
          </w:p>
        </w:tc>
        <w:tc>
          <w:tcPr>
            <w:tcW w:w="856" w:type="dxa"/>
            <w:tcBorders>
              <w:top w:val="nil"/>
              <w:left w:val="nil"/>
              <w:bottom w:val="nil"/>
              <w:right w:val="nil"/>
            </w:tcBorders>
            <w:shd w:val="clear" w:color="000000" w:fill="FCE3E6"/>
            <w:noWrap/>
            <w:vAlign w:val="bottom"/>
            <w:hideMark/>
          </w:tcPr>
          <w:p w14:paraId="5261D047"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7.35</w:t>
            </w:r>
          </w:p>
        </w:tc>
        <w:tc>
          <w:tcPr>
            <w:tcW w:w="856" w:type="dxa"/>
            <w:tcBorders>
              <w:top w:val="nil"/>
              <w:left w:val="nil"/>
              <w:bottom w:val="nil"/>
              <w:right w:val="nil"/>
            </w:tcBorders>
            <w:shd w:val="clear" w:color="000000" w:fill="FBB5B8"/>
            <w:noWrap/>
            <w:vAlign w:val="bottom"/>
            <w:hideMark/>
          </w:tcPr>
          <w:p w14:paraId="0D8005C5"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8.51</w:t>
            </w:r>
          </w:p>
        </w:tc>
        <w:tc>
          <w:tcPr>
            <w:tcW w:w="856" w:type="dxa"/>
            <w:tcBorders>
              <w:top w:val="nil"/>
              <w:left w:val="nil"/>
              <w:bottom w:val="nil"/>
              <w:right w:val="nil"/>
            </w:tcBorders>
            <w:shd w:val="clear" w:color="000000" w:fill="FBC4C7"/>
            <w:noWrap/>
            <w:vAlign w:val="bottom"/>
            <w:hideMark/>
          </w:tcPr>
          <w:p w14:paraId="0369FF1B"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8.14</w:t>
            </w:r>
          </w:p>
        </w:tc>
        <w:tc>
          <w:tcPr>
            <w:tcW w:w="856" w:type="dxa"/>
            <w:tcBorders>
              <w:top w:val="nil"/>
              <w:left w:val="nil"/>
              <w:bottom w:val="nil"/>
              <w:right w:val="nil"/>
            </w:tcBorders>
            <w:shd w:val="clear" w:color="000000" w:fill="F97A7C"/>
            <w:noWrap/>
            <w:vAlign w:val="bottom"/>
            <w:hideMark/>
          </w:tcPr>
          <w:p w14:paraId="146C6C8D"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10.0</w:t>
            </w:r>
          </w:p>
        </w:tc>
        <w:tc>
          <w:tcPr>
            <w:tcW w:w="856" w:type="dxa"/>
            <w:tcBorders>
              <w:top w:val="nil"/>
              <w:left w:val="nil"/>
              <w:bottom w:val="nil"/>
              <w:right w:val="nil"/>
            </w:tcBorders>
            <w:shd w:val="clear" w:color="000000" w:fill="FAA8AA"/>
            <w:noWrap/>
            <w:vAlign w:val="bottom"/>
            <w:hideMark/>
          </w:tcPr>
          <w:p w14:paraId="1E8D2A7A"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8.85</w:t>
            </w:r>
          </w:p>
        </w:tc>
        <w:tc>
          <w:tcPr>
            <w:tcW w:w="856" w:type="dxa"/>
            <w:tcBorders>
              <w:top w:val="nil"/>
              <w:left w:val="nil"/>
              <w:bottom w:val="nil"/>
              <w:right w:val="nil"/>
            </w:tcBorders>
            <w:shd w:val="clear" w:color="000000" w:fill="FBD5D8"/>
            <w:noWrap/>
            <w:vAlign w:val="bottom"/>
            <w:hideMark/>
          </w:tcPr>
          <w:p w14:paraId="28A34836" w14:textId="77777777" w:rsidR="00A90103" w:rsidRPr="00A90103" w:rsidRDefault="00A90103" w:rsidP="00A90103">
            <w:pPr>
              <w:spacing w:after="0" w:line="240" w:lineRule="auto"/>
              <w:jc w:val="righ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7.71</w:t>
            </w:r>
          </w:p>
        </w:tc>
        <w:tc>
          <w:tcPr>
            <w:tcW w:w="856" w:type="dxa"/>
            <w:tcBorders>
              <w:top w:val="nil"/>
              <w:left w:val="nil"/>
              <w:bottom w:val="nil"/>
              <w:right w:val="nil"/>
            </w:tcBorders>
            <w:shd w:val="clear" w:color="000000" w:fill="FFFFFF"/>
            <w:noWrap/>
            <w:vAlign w:val="bottom"/>
            <w:hideMark/>
          </w:tcPr>
          <w:p w14:paraId="1B161ACF"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3A0F2CD9" w14:textId="77777777" w:rsidR="00A90103" w:rsidRPr="00A90103" w:rsidRDefault="00A90103" w:rsidP="00A90103">
            <w:pPr>
              <w:spacing w:after="0" w:line="240" w:lineRule="auto"/>
              <w:jc w:val="left"/>
              <w:rPr>
                <w:rFonts w:ascii="Cambria" w:eastAsia="Times New Roman" w:hAnsi="Cambria" w:cs="Calibri"/>
                <w:color w:val="000000"/>
                <w:sz w:val="20"/>
                <w:szCs w:val="20"/>
                <w:lang w:eastAsia="sv-SE"/>
              </w:rPr>
            </w:pPr>
            <w:r w:rsidRPr="00A90103">
              <w:rPr>
                <w:rFonts w:ascii="Cambria" w:eastAsia="Times New Roman" w:hAnsi="Cambria" w:cs="Calibri"/>
                <w:color w:val="000000"/>
                <w:sz w:val="20"/>
                <w:szCs w:val="20"/>
                <w:lang w:eastAsia="sv-SE"/>
              </w:rPr>
              <w:t> </w:t>
            </w:r>
          </w:p>
        </w:tc>
      </w:tr>
      <w:tr w:rsidR="00AB5587" w:rsidRPr="007958C1" w14:paraId="17337EBE" w14:textId="77777777" w:rsidTr="003D51E2">
        <w:trPr>
          <w:trHeight w:val="288"/>
        </w:trPr>
        <w:tc>
          <w:tcPr>
            <w:tcW w:w="4596" w:type="dxa"/>
            <w:gridSpan w:val="7"/>
            <w:tcBorders>
              <w:top w:val="nil"/>
              <w:left w:val="nil"/>
              <w:bottom w:val="nil"/>
              <w:right w:val="nil"/>
            </w:tcBorders>
            <w:shd w:val="clear" w:color="000000" w:fill="FFFFFF"/>
            <w:noWrap/>
            <w:vAlign w:val="bottom"/>
            <w:hideMark/>
          </w:tcPr>
          <w:p w14:paraId="558CFC2A" w14:textId="77777777" w:rsidR="00AB5587" w:rsidRPr="00AB5587" w:rsidRDefault="00AB5587" w:rsidP="00AB5587">
            <w:pPr>
              <w:spacing w:after="0" w:line="240" w:lineRule="auto"/>
              <w:jc w:val="left"/>
              <w:rPr>
                <w:rFonts w:ascii="Cambria" w:eastAsia="Times New Roman" w:hAnsi="Cambria" w:cs="Calibri"/>
                <w:i/>
                <w:iCs/>
                <w:color w:val="000000"/>
                <w:sz w:val="20"/>
                <w:szCs w:val="20"/>
                <w:lang w:val="en-US" w:eastAsia="sv-SE"/>
              </w:rPr>
            </w:pPr>
            <w:r w:rsidRPr="00AB5587">
              <w:rPr>
                <w:rFonts w:ascii="Cambria" w:eastAsia="Times New Roman" w:hAnsi="Cambria" w:cs="Calibri"/>
                <w:i/>
                <w:iCs/>
                <w:color w:val="000000"/>
                <w:sz w:val="20"/>
                <w:szCs w:val="20"/>
                <w:lang w:val="en-US" w:eastAsia="sv-SE"/>
              </w:rPr>
              <w:t>Perception Adjusted Life Years Spent (PALYS)</w:t>
            </w:r>
          </w:p>
        </w:tc>
        <w:tc>
          <w:tcPr>
            <w:tcW w:w="856" w:type="dxa"/>
            <w:tcBorders>
              <w:top w:val="nil"/>
              <w:left w:val="nil"/>
              <w:bottom w:val="nil"/>
              <w:right w:val="nil"/>
            </w:tcBorders>
            <w:shd w:val="clear" w:color="000000" w:fill="FFFFFF"/>
            <w:noWrap/>
            <w:vAlign w:val="bottom"/>
            <w:hideMark/>
          </w:tcPr>
          <w:p w14:paraId="1CB2ADA7"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0DBCA3B5"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18E10789"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0BEACFC4"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4A314022"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5E763F74"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796D1C94"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69EE58FE"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77D8F298"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c>
          <w:tcPr>
            <w:tcW w:w="856" w:type="dxa"/>
            <w:tcBorders>
              <w:top w:val="nil"/>
              <w:left w:val="nil"/>
              <w:bottom w:val="nil"/>
              <w:right w:val="nil"/>
            </w:tcBorders>
            <w:shd w:val="clear" w:color="000000" w:fill="FFFFFF"/>
            <w:noWrap/>
            <w:vAlign w:val="bottom"/>
            <w:hideMark/>
          </w:tcPr>
          <w:p w14:paraId="58DFA7C1" w14:textId="77777777" w:rsidR="00AB5587" w:rsidRPr="00AB5587" w:rsidRDefault="00AB5587" w:rsidP="00AB5587">
            <w:pPr>
              <w:spacing w:after="0" w:line="240" w:lineRule="auto"/>
              <w:jc w:val="left"/>
              <w:rPr>
                <w:rFonts w:ascii="Calibri" w:eastAsia="Times New Roman" w:hAnsi="Calibri" w:cs="Calibri"/>
                <w:color w:val="000000"/>
                <w:sz w:val="22"/>
                <w:lang w:val="en-US" w:eastAsia="sv-SE"/>
              </w:rPr>
            </w:pPr>
            <w:r w:rsidRPr="00AB5587">
              <w:rPr>
                <w:rFonts w:ascii="Calibri" w:eastAsia="Times New Roman" w:hAnsi="Calibri" w:cs="Calibri"/>
                <w:color w:val="000000"/>
                <w:sz w:val="22"/>
                <w:lang w:val="en-US" w:eastAsia="sv-SE"/>
              </w:rPr>
              <w:t> </w:t>
            </w:r>
          </w:p>
        </w:tc>
      </w:tr>
      <w:tr w:rsidR="00AB5587" w:rsidRPr="00AB5587" w14:paraId="00F6CB45" w14:textId="77777777" w:rsidTr="003D51E2">
        <w:trPr>
          <w:trHeight w:val="288"/>
        </w:trPr>
        <w:tc>
          <w:tcPr>
            <w:tcW w:w="2028" w:type="dxa"/>
            <w:tcBorders>
              <w:top w:val="nil"/>
              <w:left w:val="nil"/>
              <w:bottom w:val="nil"/>
              <w:right w:val="nil"/>
            </w:tcBorders>
            <w:shd w:val="clear" w:color="000000" w:fill="FFFFFF"/>
            <w:noWrap/>
            <w:vAlign w:val="bottom"/>
            <w:hideMark/>
          </w:tcPr>
          <w:p w14:paraId="2D91FA85" w14:textId="77777777" w:rsidR="00AB5587" w:rsidRPr="00AB5587" w:rsidRDefault="00AB5587" w:rsidP="00AB5587">
            <w:pPr>
              <w:spacing w:after="0" w:line="240" w:lineRule="auto"/>
              <w:jc w:val="left"/>
              <w:rPr>
                <w:rFonts w:ascii="Cambria" w:eastAsia="Times New Roman" w:hAnsi="Cambria" w:cs="Calibri"/>
                <w:color w:val="000000"/>
                <w:sz w:val="20"/>
                <w:szCs w:val="20"/>
                <w:lang w:val="en-US" w:eastAsia="sv-SE"/>
              </w:rPr>
            </w:pPr>
            <w:r w:rsidRPr="00AB5587">
              <w:rPr>
                <w:rFonts w:ascii="Cambria" w:eastAsia="Times New Roman" w:hAnsi="Cambria" w:cs="Calibri"/>
                <w:color w:val="000000"/>
                <w:sz w:val="20"/>
                <w:szCs w:val="20"/>
                <w:lang w:val="en-US" w:eastAsia="sv-SE"/>
              </w:rPr>
              <w:t> </w:t>
            </w:r>
          </w:p>
        </w:tc>
        <w:tc>
          <w:tcPr>
            <w:tcW w:w="856" w:type="dxa"/>
            <w:gridSpan w:val="2"/>
            <w:tcBorders>
              <w:top w:val="nil"/>
              <w:left w:val="nil"/>
              <w:bottom w:val="nil"/>
              <w:right w:val="nil"/>
            </w:tcBorders>
            <w:shd w:val="clear" w:color="000000" w:fill="BEEBFA"/>
            <w:noWrap/>
            <w:vAlign w:val="center"/>
            <w:hideMark/>
          </w:tcPr>
          <w:p w14:paraId="54447C55"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DK</w:t>
            </w:r>
          </w:p>
        </w:tc>
        <w:tc>
          <w:tcPr>
            <w:tcW w:w="856" w:type="dxa"/>
            <w:gridSpan w:val="2"/>
            <w:tcBorders>
              <w:top w:val="nil"/>
              <w:left w:val="nil"/>
              <w:bottom w:val="nil"/>
              <w:right w:val="nil"/>
            </w:tcBorders>
            <w:shd w:val="clear" w:color="000000" w:fill="BEEBFA"/>
            <w:noWrap/>
            <w:vAlign w:val="center"/>
            <w:hideMark/>
          </w:tcPr>
          <w:p w14:paraId="6262B5AC"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FR</w:t>
            </w:r>
          </w:p>
        </w:tc>
        <w:tc>
          <w:tcPr>
            <w:tcW w:w="856" w:type="dxa"/>
            <w:gridSpan w:val="2"/>
            <w:tcBorders>
              <w:top w:val="nil"/>
              <w:left w:val="nil"/>
              <w:bottom w:val="nil"/>
              <w:right w:val="nil"/>
            </w:tcBorders>
            <w:shd w:val="clear" w:color="000000" w:fill="BEEBFA"/>
            <w:noWrap/>
            <w:vAlign w:val="center"/>
            <w:hideMark/>
          </w:tcPr>
          <w:p w14:paraId="7FE07DCB"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DE</w:t>
            </w:r>
          </w:p>
        </w:tc>
        <w:tc>
          <w:tcPr>
            <w:tcW w:w="856" w:type="dxa"/>
            <w:tcBorders>
              <w:top w:val="nil"/>
              <w:left w:val="nil"/>
              <w:bottom w:val="nil"/>
              <w:right w:val="nil"/>
            </w:tcBorders>
            <w:shd w:val="clear" w:color="000000" w:fill="BEEBFA"/>
            <w:noWrap/>
            <w:vAlign w:val="center"/>
            <w:hideMark/>
          </w:tcPr>
          <w:p w14:paraId="6246CDAE"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GR</w:t>
            </w:r>
          </w:p>
        </w:tc>
        <w:tc>
          <w:tcPr>
            <w:tcW w:w="856" w:type="dxa"/>
            <w:tcBorders>
              <w:top w:val="nil"/>
              <w:left w:val="nil"/>
              <w:bottom w:val="nil"/>
              <w:right w:val="nil"/>
            </w:tcBorders>
            <w:shd w:val="clear" w:color="000000" w:fill="BEEBFA"/>
            <w:noWrap/>
            <w:vAlign w:val="center"/>
            <w:hideMark/>
          </w:tcPr>
          <w:p w14:paraId="514D6CA5"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HU</w:t>
            </w:r>
          </w:p>
        </w:tc>
        <w:tc>
          <w:tcPr>
            <w:tcW w:w="856" w:type="dxa"/>
            <w:tcBorders>
              <w:top w:val="nil"/>
              <w:left w:val="nil"/>
              <w:bottom w:val="nil"/>
              <w:right w:val="nil"/>
            </w:tcBorders>
            <w:shd w:val="clear" w:color="000000" w:fill="BEEBFA"/>
            <w:noWrap/>
            <w:vAlign w:val="center"/>
            <w:hideMark/>
          </w:tcPr>
          <w:p w14:paraId="224DC704"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IE</w:t>
            </w:r>
          </w:p>
        </w:tc>
        <w:tc>
          <w:tcPr>
            <w:tcW w:w="856" w:type="dxa"/>
            <w:tcBorders>
              <w:top w:val="nil"/>
              <w:left w:val="nil"/>
              <w:bottom w:val="nil"/>
              <w:right w:val="nil"/>
            </w:tcBorders>
            <w:shd w:val="clear" w:color="000000" w:fill="BEEBFA"/>
            <w:noWrap/>
            <w:vAlign w:val="center"/>
            <w:hideMark/>
          </w:tcPr>
          <w:p w14:paraId="1CD8AC76"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IT</w:t>
            </w:r>
          </w:p>
        </w:tc>
        <w:tc>
          <w:tcPr>
            <w:tcW w:w="856" w:type="dxa"/>
            <w:tcBorders>
              <w:top w:val="nil"/>
              <w:left w:val="nil"/>
              <w:bottom w:val="nil"/>
              <w:right w:val="nil"/>
            </w:tcBorders>
            <w:shd w:val="clear" w:color="000000" w:fill="BEEBFA"/>
            <w:noWrap/>
            <w:vAlign w:val="center"/>
            <w:hideMark/>
          </w:tcPr>
          <w:p w14:paraId="3F5CF3B3"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NL</w:t>
            </w:r>
          </w:p>
        </w:tc>
        <w:tc>
          <w:tcPr>
            <w:tcW w:w="856" w:type="dxa"/>
            <w:tcBorders>
              <w:top w:val="nil"/>
              <w:left w:val="nil"/>
              <w:bottom w:val="nil"/>
              <w:right w:val="nil"/>
            </w:tcBorders>
            <w:shd w:val="clear" w:color="000000" w:fill="BEEBFA"/>
            <w:noWrap/>
            <w:vAlign w:val="center"/>
            <w:hideMark/>
          </w:tcPr>
          <w:p w14:paraId="6BFDE2C8"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PL</w:t>
            </w:r>
          </w:p>
        </w:tc>
        <w:tc>
          <w:tcPr>
            <w:tcW w:w="856" w:type="dxa"/>
            <w:tcBorders>
              <w:top w:val="nil"/>
              <w:left w:val="nil"/>
              <w:bottom w:val="nil"/>
              <w:right w:val="nil"/>
            </w:tcBorders>
            <w:shd w:val="clear" w:color="000000" w:fill="BEEBFA"/>
            <w:noWrap/>
            <w:vAlign w:val="center"/>
            <w:hideMark/>
          </w:tcPr>
          <w:p w14:paraId="05F1FACF"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ES</w:t>
            </w:r>
          </w:p>
        </w:tc>
        <w:tc>
          <w:tcPr>
            <w:tcW w:w="856" w:type="dxa"/>
            <w:tcBorders>
              <w:top w:val="nil"/>
              <w:left w:val="nil"/>
              <w:bottom w:val="nil"/>
              <w:right w:val="nil"/>
            </w:tcBorders>
            <w:shd w:val="clear" w:color="000000" w:fill="BEEBFA"/>
            <w:noWrap/>
            <w:vAlign w:val="center"/>
            <w:hideMark/>
          </w:tcPr>
          <w:p w14:paraId="2F2F9D42"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SE</w:t>
            </w:r>
          </w:p>
        </w:tc>
        <w:tc>
          <w:tcPr>
            <w:tcW w:w="856" w:type="dxa"/>
            <w:tcBorders>
              <w:top w:val="nil"/>
              <w:left w:val="nil"/>
              <w:bottom w:val="nil"/>
              <w:right w:val="nil"/>
            </w:tcBorders>
            <w:shd w:val="clear" w:color="000000" w:fill="BEEBFA"/>
            <w:noWrap/>
            <w:vAlign w:val="center"/>
            <w:hideMark/>
          </w:tcPr>
          <w:p w14:paraId="50B0C072"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UK</w:t>
            </w:r>
          </w:p>
        </w:tc>
        <w:tc>
          <w:tcPr>
            <w:tcW w:w="856" w:type="dxa"/>
            <w:tcBorders>
              <w:top w:val="nil"/>
              <w:left w:val="nil"/>
              <w:bottom w:val="nil"/>
              <w:right w:val="nil"/>
            </w:tcBorders>
            <w:shd w:val="clear" w:color="000000" w:fill="BEEBFA"/>
            <w:noWrap/>
            <w:vAlign w:val="center"/>
            <w:hideMark/>
          </w:tcPr>
          <w:p w14:paraId="27D3BC98" w14:textId="77777777" w:rsidR="00AB5587" w:rsidRPr="00AB5587" w:rsidRDefault="00AB5587" w:rsidP="00AB5587">
            <w:pPr>
              <w:spacing w:after="0" w:line="240" w:lineRule="auto"/>
              <w:jc w:val="center"/>
              <w:rPr>
                <w:rFonts w:ascii="Cambria" w:eastAsia="Times New Roman" w:hAnsi="Cambria" w:cs="Calibri"/>
                <w:sz w:val="20"/>
                <w:szCs w:val="20"/>
                <w:lang w:eastAsia="sv-SE"/>
              </w:rPr>
            </w:pPr>
            <w:r w:rsidRPr="00AB5587">
              <w:rPr>
                <w:rFonts w:ascii="Cambria" w:eastAsia="Times New Roman" w:hAnsi="Cambria" w:cs="Calibri"/>
                <w:sz w:val="20"/>
                <w:szCs w:val="20"/>
                <w:lang w:eastAsia="sv-SE"/>
              </w:rPr>
              <w:t>NZ</w:t>
            </w:r>
          </w:p>
        </w:tc>
      </w:tr>
      <w:tr w:rsidR="00AB5587" w:rsidRPr="00AB5587" w14:paraId="30755FD3" w14:textId="77777777" w:rsidTr="003D51E2">
        <w:trPr>
          <w:trHeight w:val="288"/>
        </w:trPr>
        <w:tc>
          <w:tcPr>
            <w:tcW w:w="2028" w:type="dxa"/>
            <w:tcBorders>
              <w:top w:val="nil"/>
              <w:left w:val="nil"/>
              <w:bottom w:val="nil"/>
              <w:right w:val="nil"/>
            </w:tcBorders>
            <w:shd w:val="clear" w:color="000000" w:fill="FFFFFF"/>
            <w:noWrap/>
            <w:vAlign w:val="bottom"/>
            <w:hideMark/>
          </w:tcPr>
          <w:p w14:paraId="16E0C473"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proofErr w:type="spellStart"/>
            <w:r w:rsidRPr="00AB5587">
              <w:rPr>
                <w:rFonts w:ascii="Cambria" w:eastAsia="Times New Roman" w:hAnsi="Cambria" w:cs="Calibri"/>
                <w:color w:val="000000"/>
                <w:sz w:val="20"/>
                <w:szCs w:val="20"/>
                <w:lang w:eastAsia="sv-SE"/>
              </w:rPr>
              <w:t>Beef</w:t>
            </w:r>
            <w:proofErr w:type="spellEnd"/>
            <w:r w:rsidRPr="00AB5587">
              <w:rPr>
                <w:rFonts w:ascii="Cambria" w:eastAsia="Times New Roman" w:hAnsi="Cambria" w:cs="Calibri"/>
                <w:color w:val="000000"/>
                <w:sz w:val="20"/>
                <w:szCs w:val="20"/>
                <w:lang w:eastAsia="sv-SE"/>
              </w:rPr>
              <w:t xml:space="preserve"> </w:t>
            </w:r>
            <w:proofErr w:type="spellStart"/>
            <w:r w:rsidRPr="00AB5587">
              <w:rPr>
                <w:rFonts w:ascii="Cambria" w:eastAsia="Times New Roman" w:hAnsi="Cambria" w:cs="Calibri"/>
                <w:color w:val="000000"/>
                <w:sz w:val="20"/>
                <w:szCs w:val="20"/>
                <w:lang w:eastAsia="sv-SE"/>
              </w:rPr>
              <w:t>suckler</w:t>
            </w:r>
            <w:proofErr w:type="spellEnd"/>
            <w:r w:rsidRPr="00AB5587">
              <w:rPr>
                <w:rFonts w:ascii="Cambria" w:eastAsia="Times New Roman" w:hAnsi="Cambria" w:cs="Calibri"/>
                <w:color w:val="000000"/>
                <w:sz w:val="20"/>
                <w:szCs w:val="20"/>
                <w:lang w:eastAsia="sv-SE"/>
              </w:rPr>
              <w:t xml:space="preserve"> </w:t>
            </w:r>
            <w:proofErr w:type="spellStart"/>
            <w:r w:rsidRPr="00AB5587">
              <w:rPr>
                <w:rFonts w:ascii="Cambria" w:eastAsia="Times New Roman" w:hAnsi="Cambria" w:cs="Calibri"/>
                <w:color w:val="000000"/>
                <w:sz w:val="20"/>
                <w:szCs w:val="20"/>
                <w:lang w:eastAsia="sv-SE"/>
              </w:rPr>
              <w:t>herds</w:t>
            </w:r>
            <w:proofErr w:type="spellEnd"/>
          </w:p>
        </w:tc>
        <w:tc>
          <w:tcPr>
            <w:tcW w:w="856" w:type="dxa"/>
            <w:gridSpan w:val="2"/>
            <w:tcBorders>
              <w:top w:val="nil"/>
              <w:left w:val="nil"/>
              <w:bottom w:val="nil"/>
              <w:right w:val="nil"/>
            </w:tcBorders>
            <w:shd w:val="clear" w:color="000000" w:fill="FAABAE"/>
            <w:noWrap/>
            <w:vAlign w:val="bottom"/>
            <w:hideMark/>
          </w:tcPr>
          <w:p w14:paraId="47DD33F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8.1E-04</w:t>
            </w:r>
          </w:p>
        </w:tc>
        <w:tc>
          <w:tcPr>
            <w:tcW w:w="856" w:type="dxa"/>
            <w:gridSpan w:val="2"/>
            <w:tcBorders>
              <w:top w:val="nil"/>
              <w:left w:val="nil"/>
              <w:bottom w:val="nil"/>
              <w:right w:val="nil"/>
            </w:tcBorders>
            <w:shd w:val="clear" w:color="000000" w:fill="FCE3E6"/>
            <w:noWrap/>
            <w:vAlign w:val="bottom"/>
            <w:hideMark/>
          </w:tcPr>
          <w:p w14:paraId="0C1F54F3"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6.6E-04</w:t>
            </w:r>
          </w:p>
        </w:tc>
        <w:tc>
          <w:tcPr>
            <w:tcW w:w="856" w:type="dxa"/>
            <w:gridSpan w:val="2"/>
            <w:tcBorders>
              <w:top w:val="nil"/>
              <w:left w:val="nil"/>
              <w:bottom w:val="nil"/>
              <w:right w:val="nil"/>
            </w:tcBorders>
            <w:shd w:val="clear" w:color="000000" w:fill="FA9597"/>
            <w:noWrap/>
            <w:vAlign w:val="bottom"/>
            <w:hideMark/>
          </w:tcPr>
          <w:p w14:paraId="290AB1B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8.6E-04</w:t>
            </w:r>
          </w:p>
        </w:tc>
        <w:tc>
          <w:tcPr>
            <w:tcW w:w="856" w:type="dxa"/>
            <w:tcBorders>
              <w:top w:val="nil"/>
              <w:left w:val="nil"/>
              <w:bottom w:val="nil"/>
              <w:right w:val="nil"/>
            </w:tcBorders>
            <w:shd w:val="clear" w:color="000000" w:fill="FAB0B3"/>
            <w:noWrap/>
            <w:vAlign w:val="bottom"/>
            <w:hideMark/>
          </w:tcPr>
          <w:p w14:paraId="1A507F3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7.9E-04</w:t>
            </w:r>
          </w:p>
        </w:tc>
        <w:tc>
          <w:tcPr>
            <w:tcW w:w="856" w:type="dxa"/>
            <w:tcBorders>
              <w:top w:val="nil"/>
              <w:left w:val="nil"/>
              <w:bottom w:val="nil"/>
              <w:right w:val="nil"/>
            </w:tcBorders>
            <w:shd w:val="clear" w:color="000000" w:fill="FA9D9F"/>
            <w:noWrap/>
            <w:vAlign w:val="bottom"/>
            <w:hideMark/>
          </w:tcPr>
          <w:p w14:paraId="1D2E251F"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8.4E-04</w:t>
            </w:r>
          </w:p>
        </w:tc>
        <w:tc>
          <w:tcPr>
            <w:tcW w:w="856" w:type="dxa"/>
            <w:tcBorders>
              <w:top w:val="nil"/>
              <w:left w:val="nil"/>
              <w:bottom w:val="nil"/>
              <w:right w:val="nil"/>
            </w:tcBorders>
            <w:shd w:val="clear" w:color="000000" w:fill="FCDEE1"/>
            <w:noWrap/>
            <w:vAlign w:val="bottom"/>
            <w:hideMark/>
          </w:tcPr>
          <w:p w14:paraId="0E52E79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6.7E-04</w:t>
            </w:r>
          </w:p>
        </w:tc>
        <w:tc>
          <w:tcPr>
            <w:tcW w:w="856" w:type="dxa"/>
            <w:tcBorders>
              <w:top w:val="nil"/>
              <w:left w:val="nil"/>
              <w:bottom w:val="nil"/>
              <w:right w:val="nil"/>
            </w:tcBorders>
            <w:shd w:val="clear" w:color="000000" w:fill="F8696B"/>
            <w:noWrap/>
            <w:vAlign w:val="bottom"/>
            <w:hideMark/>
          </w:tcPr>
          <w:p w14:paraId="1D8A35D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9.8E-04</w:t>
            </w:r>
          </w:p>
        </w:tc>
        <w:tc>
          <w:tcPr>
            <w:tcW w:w="856" w:type="dxa"/>
            <w:tcBorders>
              <w:top w:val="nil"/>
              <w:left w:val="nil"/>
              <w:bottom w:val="nil"/>
              <w:right w:val="nil"/>
            </w:tcBorders>
            <w:shd w:val="clear" w:color="000000" w:fill="FBBBBE"/>
            <w:noWrap/>
            <w:vAlign w:val="bottom"/>
            <w:hideMark/>
          </w:tcPr>
          <w:p w14:paraId="5A411BC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7.6E-04</w:t>
            </w:r>
          </w:p>
        </w:tc>
        <w:tc>
          <w:tcPr>
            <w:tcW w:w="856" w:type="dxa"/>
            <w:tcBorders>
              <w:top w:val="nil"/>
              <w:left w:val="nil"/>
              <w:bottom w:val="nil"/>
              <w:right w:val="nil"/>
            </w:tcBorders>
            <w:shd w:val="clear" w:color="000000" w:fill="F97C7E"/>
            <w:noWrap/>
            <w:vAlign w:val="bottom"/>
            <w:hideMark/>
          </w:tcPr>
          <w:p w14:paraId="0ED284FF"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9.3E-04</w:t>
            </w:r>
          </w:p>
        </w:tc>
        <w:tc>
          <w:tcPr>
            <w:tcW w:w="856" w:type="dxa"/>
            <w:tcBorders>
              <w:top w:val="nil"/>
              <w:left w:val="nil"/>
              <w:bottom w:val="nil"/>
              <w:right w:val="nil"/>
            </w:tcBorders>
            <w:shd w:val="clear" w:color="000000" w:fill="FCFCFF"/>
            <w:noWrap/>
            <w:vAlign w:val="bottom"/>
            <w:hideMark/>
          </w:tcPr>
          <w:p w14:paraId="3D44E1D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5.9E-04</w:t>
            </w:r>
          </w:p>
        </w:tc>
        <w:tc>
          <w:tcPr>
            <w:tcW w:w="856" w:type="dxa"/>
            <w:tcBorders>
              <w:top w:val="nil"/>
              <w:left w:val="nil"/>
              <w:bottom w:val="nil"/>
              <w:right w:val="nil"/>
            </w:tcBorders>
            <w:shd w:val="clear" w:color="000000" w:fill="FCF0F3"/>
            <w:noWrap/>
            <w:vAlign w:val="bottom"/>
            <w:hideMark/>
          </w:tcPr>
          <w:p w14:paraId="169989B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6.2E-04</w:t>
            </w:r>
          </w:p>
        </w:tc>
        <w:tc>
          <w:tcPr>
            <w:tcW w:w="856" w:type="dxa"/>
            <w:tcBorders>
              <w:top w:val="nil"/>
              <w:left w:val="nil"/>
              <w:bottom w:val="nil"/>
              <w:right w:val="nil"/>
            </w:tcBorders>
            <w:shd w:val="clear" w:color="000000" w:fill="FCF4F7"/>
            <w:noWrap/>
            <w:vAlign w:val="bottom"/>
            <w:hideMark/>
          </w:tcPr>
          <w:p w14:paraId="1B46092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6.1E-04</w:t>
            </w:r>
          </w:p>
        </w:tc>
        <w:tc>
          <w:tcPr>
            <w:tcW w:w="856" w:type="dxa"/>
            <w:tcBorders>
              <w:top w:val="nil"/>
              <w:left w:val="nil"/>
              <w:bottom w:val="nil"/>
              <w:right w:val="nil"/>
            </w:tcBorders>
            <w:shd w:val="clear" w:color="000000" w:fill="FFFFFF"/>
            <w:noWrap/>
            <w:vAlign w:val="bottom"/>
            <w:hideMark/>
          </w:tcPr>
          <w:p w14:paraId="68DAE44D"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r w:rsidR="00AB5587" w:rsidRPr="00AB5587" w14:paraId="3BFBF2FE" w14:textId="77777777" w:rsidTr="003D51E2">
        <w:trPr>
          <w:trHeight w:val="288"/>
        </w:trPr>
        <w:tc>
          <w:tcPr>
            <w:tcW w:w="2028" w:type="dxa"/>
            <w:tcBorders>
              <w:top w:val="nil"/>
              <w:left w:val="nil"/>
              <w:bottom w:val="nil"/>
              <w:right w:val="nil"/>
            </w:tcBorders>
            <w:shd w:val="clear" w:color="000000" w:fill="FFFFFF"/>
            <w:noWrap/>
            <w:vAlign w:val="bottom"/>
            <w:hideMark/>
          </w:tcPr>
          <w:p w14:paraId="21E9F32D"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proofErr w:type="spellStart"/>
            <w:r w:rsidRPr="00AB5587">
              <w:rPr>
                <w:rFonts w:ascii="Cambria" w:eastAsia="Times New Roman" w:hAnsi="Cambria" w:cs="Calibri"/>
                <w:color w:val="000000"/>
                <w:sz w:val="20"/>
                <w:szCs w:val="20"/>
                <w:lang w:eastAsia="sv-SE"/>
              </w:rPr>
              <w:t>Beef</w:t>
            </w:r>
            <w:proofErr w:type="spellEnd"/>
            <w:r w:rsidRPr="00AB5587">
              <w:rPr>
                <w:rFonts w:ascii="Cambria" w:eastAsia="Times New Roman" w:hAnsi="Cambria" w:cs="Calibri"/>
                <w:color w:val="000000"/>
                <w:sz w:val="20"/>
                <w:szCs w:val="20"/>
                <w:lang w:eastAsia="sv-SE"/>
              </w:rPr>
              <w:t xml:space="preserve"> </w:t>
            </w:r>
            <w:proofErr w:type="spellStart"/>
            <w:r w:rsidRPr="00AB5587">
              <w:rPr>
                <w:rFonts w:ascii="Cambria" w:eastAsia="Times New Roman" w:hAnsi="Cambria" w:cs="Calibri"/>
                <w:color w:val="000000"/>
                <w:sz w:val="20"/>
                <w:szCs w:val="20"/>
                <w:lang w:eastAsia="sv-SE"/>
              </w:rPr>
              <w:t>dairy</w:t>
            </w:r>
            <w:proofErr w:type="spellEnd"/>
            <w:r w:rsidRPr="00AB5587">
              <w:rPr>
                <w:rFonts w:ascii="Cambria" w:eastAsia="Times New Roman" w:hAnsi="Cambria" w:cs="Calibri"/>
                <w:color w:val="000000"/>
                <w:sz w:val="20"/>
                <w:szCs w:val="20"/>
                <w:lang w:eastAsia="sv-SE"/>
              </w:rPr>
              <w:t xml:space="preserve"> </w:t>
            </w:r>
            <w:proofErr w:type="spellStart"/>
            <w:r w:rsidRPr="00AB5587">
              <w:rPr>
                <w:rFonts w:ascii="Cambria" w:eastAsia="Times New Roman" w:hAnsi="Cambria" w:cs="Calibri"/>
                <w:color w:val="000000"/>
                <w:sz w:val="20"/>
                <w:szCs w:val="20"/>
                <w:lang w:eastAsia="sv-SE"/>
              </w:rPr>
              <w:t>int</w:t>
            </w:r>
            <w:proofErr w:type="spellEnd"/>
          </w:p>
        </w:tc>
        <w:tc>
          <w:tcPr>
            <w:tcW w:w="856" w:type="dxa"/>
            <w:gridSpan w:val="2"/>
            <w:tcBorders>
              <w:top w:val="nil"/>
              <w:left w:val="nil"/>
              <w:bottom w:val="nil"/>
              <w:right w:val="nil"/>
            </w:tcBorders>
            <w:shd w:val="clear" w:color="000000" w:fill="FCFCFF"/>
            <w:noWrap/>
            <w:vAlign w:val="bottom"/>
            <w:hideMark/>
          </w:tcPr>
          <w:p w14:paraId="2722D0C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2.7E-04</w:t>
            </w:r>
          </w:p>
        </w:tc>
        <w:tc>
          <w:tcPr>
            <w:tcW w:w="856" w:type="dxa"/>
            <w:gridSpan w:val="2"/>
            <w:tcBorders>
              <w:top w:val="nil"/>
              <w:left w:val="nil"/>
              <w:bottom w:val="nil"/>
              <w:right w:val="nil"/>
            </w:tcBorders>
            <w:shd w:val="clear" w:color="000000" w:fill="F8696B"/>
            <w:noWrap/>
            <w:vAlign w:val="bottom"/>
            <w:hideMark/>
          </w:tcPr>
          <w:p w14:paraId="7DB11EF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gridSpan w:val="2"/>
            <w:tcBorders>
              <w:top w:val="nil"/>
              <w:left w:val="nil"/>
              <w:bottom w:val="nil"/>
              <w:right w:val="nil"/>
            </w:tcBorders>
            <w:shd w:val="clear" w:color="000000" w:fill="F96D6F"/>
            <w:noWrap/>
            <w:vAlign w:val="bottom"/>
            <w:hideMark/>
          </w:tcPr>
          <w:p w14:paraId="0EFCCE8F"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8696B"/>
            <w:noWrap/>
            <w:vAlign w:val="bottom"/>
            <w:hideMark/>
          </w:tcPr>
          <w:p w14:paraId="138CF0AF"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8696B"/>
            <w:noWrap/>
            <w:vAlign w:val="bottom"/>
            <w:hideMark/>
          </w:tcPr>
          <w:p w14:paraId="20FA2DE9"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8696B"/>
            <w:noWrap/>
            <w:vAlign w:val="bottom"/>
            <w:hideMark/>
          </w:tcPr>
          <w:p w14:paraId="38C0104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8696B"/>
            <w:noWrap/>
            <w:vAlign w:val="bottom"/>
            <w:hideMark/>
          </w:tcPr>
          <w:p w14:paraId="3B3E067B"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96D6F"/>
            <w:noWrap/>
            <w:vAlign w:val="bottom"/>
            <w:hideMark/>
          </w:tcPr>
          <w:p w14:paraId="558B727A"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8696B"/>
            <w:noWrap/>
            <w:vAlign w:val="bottom"/>
            <w:hideMark/>
          </w:tcPr>
          <w:p w14:paraId="61B38B55"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8696B"/>
            <w:noWrap/>
            <w:vAlign w:val="bottom"/>
            <w:hideMark/>
          </w:tcPr>
          <w:p w14:paraId="3FF533F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9787A"/>
            <w:noWrap/>
            <w:vAlign w:val="bottom"/>
            <w:hideMark/>
          </w:tcPr>
          <w:p w14:paraId="3CD85145"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3.1E-04</w:t>
            </w:r>
          </w:p>
        </w:tc>
        <w:tc>
          <w:tcPr>
            <w:tcW w:w="856" w:type="dxa"/>
            <w:tcBorders>
              <w:top w:val="nil"/>
              <w:left w:val="nil"/>
              <w:bottom w:val="nil"/>
              <w:right w:val="nil"/>
            </w:tcBorders>
            <w:shd w:val="clear" w:color="000000" w:fill="FAA8AB"/>
            <w:noWrap/>
            <w:vAlign w:val="bottom"/>
            <w:hideMark/>
          </w:tcPr>
          <w:p w14:paraId="51B28E2B"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2.9E-04</w:t>
            </w:r>
          </w:p>
        </w:tc>
        <w:tc>
          <w:tcPr>
            <w:tcW w:w="856" w:type="dxa"/>
            <w:tcBorders>
              <w:top w:val="nil"/>
              <w:left w:val="nil"/>
              <w:bottom w:val="nil"/>
              <w:right w:val="nil"/>
            </w:tcBorders>
            <w:shd w:val="clear" w:color="000000" w:fill="FFFFFF"/>
            <w:noWrap/>
            <w:vAlign w:val="bottom"/>
            <w:hideMark/>
          </w:tcPr>
          <w:p w14:paraId="4A04FA1C"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r w:rsidR="00AB5587" w:rsidRPr="00AB5587" w14:paraId="15F52D5F" w14:textId="77777777" w:rsidTr="003D51E2">
        <w:trPr>
          <w:trHeight w:val="288"/>
        </w:trPr>
        <w:tc>
          <w:tcPr>
            <w:tcW w:w="2028" w:type="dxa"/>
            <w:tcBorders>
              <w:top w:val="nil"/>
              <w:left w:val="nil"/>
              <w:bottom w:val="nil"/>
              <w:right w:val="nil"/>
            </w:tcBorders>
            <w:shd w:val="clear" w:color="000000" w:fill="FFFFFF"/>
            <w:noWrap/>
            <w:vAlign w:val="bottom"/>
            <w:hideMark/>
          </w:tcPr>
          <w:p w14:paraId="4BA5C68D"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proofErr w:type="spellStart"/>
            <w:r w:rsidRPr="00AB5587">
              <w:rPr>
                <w:rFonts w:ascii="Cambria" w:eastAsia="Times New Roman" w:hAnsi="Cambria" w:cs="Calibri"/>
                <w:color w:val="000000"/>
                <w:sz w:val="20"/>
                <w:szCs w:val="20"/>
                <w:lang w:eastAsia="sv-SE"/>
              </w:rPr>
              <w:t>Beef</w:t>
            </w:r>
            <w:proofErr w:type="spellEnd"/>
            <w:r w:rsidRPr="00AB5587">
              <w:rPr>
                <w:rFonts w:ascii="Cambria" w:eastAsia="Times New Roman" w:hAnsi="Cambria" w:cs="Calibri"/>
                <w:color w:val="000000"/>
                <w:sz w:val="20"/>
                <w:szCs w:val="20"/>
                <w:lang w:eastAsia="sv-SE"/>
              </w:rPr>
              <w:t xml:space="preserve"> </w:t>
            </w:r>
            <w:proofErr w:type="spellStart"/>
            <w:r w:rsidRPr="00AB5587">
              <w:rPr>
                <w:rFonts w:ascii="Cambria" w:eastAsia="Times New Roman" w:hAnsi="Cambria" w:cs="Calibri"/>
                <w:color w:val="000000"/>
                <w:sz w:val="20"/>
                <w:szCs w:val="20"/>
                <w:lang w:eastAsia="sv-SE"/>
              </w:rPr>
              <w:t>dairy</w:t>
            </w:r>
            <w:proofErr w:type="spellEnd"/>
            <w:r w:rsidRPr="00AB5587">
              <w:rPr>
                <w:rFonts w:ascii="Cambria" w:eastAsia="Times New Roman" w:hAnsi="Cambria" w:cs="Calibri"/>
                <w:color w:val="000000"/>
                <w:sz w:val="20"/>
                <w:szCs w:val="20"/>
                <w:lang w:eastAsia="sv-SE"/>
              </w:rPr>
              <w:t xml:space="preserve"> </w:t>
            </w:r>
            <w:proofErr w:type="spellStart"/>
            <w:r w:rsidRPr="00AB5587">
              <w:rPr>
                <w:rFonts w:ascii="Cambria" w:eastAsia="Times New Roman" w:hAnsi="Cambria" w:cs="Calibri"/>
                <w:color w:val="000000"/>
                <w:sz w:val="20"/>
                <w:szCs w:val="20"/>
                <w:lang w:eastAsia="sv-SE"/>
              </w:rPr>
              <w:t>ext</w:t>
            </w:r>
            <w:proofErr w:type="spellEnd"/>
          </w:p>
        </w:tc>
        <w:tc>
          <w:tcPr>
            <w:tcW w:w="856" w:type="dxa"/>
            <w:gridSpan w:val="2"/>
            <w:tcBorders>
              <w:top w:val="nil"/>
              <w:left w:val="nil"/>
              <w:bottom w:val="nil"/>
              <w:right w:val="nil"/>
            </w:tcBorders>
            <w:shd w:val="clear" w:color="000000" w:fill="FCFCFF"/>
            <w:noWrap/>
            <w:vAlign w:val="bottom"/>
            <w:hideMark/>
          </w:tcPr>
          <w:p w14:paraId="31BEE59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6.7E-04</w:t>
            </w:r>
          </w:p>
        </w:tc>
        <w:tc>
          <w:tcPr>
            <w:tcW w:w="856" w:type="dxa"/>
            <w:gridSpan w:val="2"/>
            <w:tcBorders>
              <w:top w:val="nil"/>
              <w:left w:val="nil"/>
              <w:bottom w:val="nil"/>
              <w:right w:val="nil"/>
            </w:tcBorders>
            <w:shd w:val="clear" w:color="000000" w:fill="FCE2E5"/>
            <w:noWrap/>
            <w:vAlign w:val="bottom"/>
            <w:hideMark/>
          </w:tcPr>
          <w:p w14:paraId="037BA27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7.4E-04</w:t>
            </w:r>
          </w:p>
        </w:tc>
        <w:tc>
          <w:tcPr>
            <w:tcW w:w="856" w:type="dxa"/>
            <w:gridSpan w:val="2"/>
            <w:tcBorders>
              <w:top w:val="nil"/>
              <w:left w:val="nil"/>
              <w:bottom w:val="nil"/>
              <w:right w:val="nil"/>
            </w:tcBorders>
            <w:shd w:val="clear" w:color="000000" w:fill="FA9496"/>
            <w:noWrap/>
            <w:vAlign w:val="bottom"/>
            <w:hideMark/>
          </w:tcPr>
          <w:p w14:paraId="3913537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9.4E-04</w:t>
            </w:r>
          </w:p>
        </w:tc>
        <w:tc>
          <w:tcPr>
            <w:tcW w:w="856" w:type="dxa"/>
            <w:tcBorders>
              <w:top w:val="nil"/>
              <w:left w:val="nil"/>
              <w:bottom w:val="nil"/>
              <w:right w:val="nil"/>
            </w:tcBorders>
            <w:shd w:val="clear" w:color="000000" w:fill="FAB0B3"/>
            <w:noWrap/>
            <w:vAlign w:val="bottom"/>
            <w:hideMark/>
          </w:tcPr>
          <w:p w14:paraId="3575DF9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8.7E-04</w:t>
            </w:r>
          </w:p>
        </w:tc>
        <w:tc>
          <w:tcPr>
            <w:tcW w:w="856" w:type="dxa"/>
            <w:tcBorders>
              <w:top w:val="nil"/>
              <w:left w:val="nil"/>
              <w:bottom w:val="nil"/>
              <w:right w:val="nil"/>
            </w:tcBorders>
            <w:shd w:val="clear" w:color="000000" w:fill="FA9EA0"/>
            <w:noWrap/>
            <w:vAlign w:val="bottom"/>
            <w:hideMark/>
          </w:tcPr>
          <w:p w14:paraId="060F51CA"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9.2E-04</w:t>
            </w:r>
          </w:p>
        </w:tc>
        <w:tc>
          <w:tcPr>
            <w:tcW w:w="856" w:type="dxa"/>
            <w:tcBorders>
              <w:top w:val="nil"/>
              <w:left w:val="nil"/>
              <w:bottom w:val="nil"/>
              <w:right w:val="nil"/>
            </w:tcBorders>
            <w:shd w:val="clear" w:color="000000" w:fill="FCDDE0"/>
            <w:noWrap/>
            <w:vAlign w:val="bottom"/>
            <w:hideMark/>
          </w:tcPr>
          <w:p w14:paraId="14C1732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7.5E-04</w:t>
            </w:r>
          </w:p>
        </w:tc>
        <w:tc>
          <w:tcPr>
            <w:tcW w:w="856" w:type="dxa"/>
            <w:tcBorders>
              <w:top w:val="nil"/>
              <w:left w:val="nil"/>
              <w:bottom w:val="nil"/>
              <w:right w:val="nil"/>
            </w:tcBorders>
            <w:shd w:val="clear" w:color="000000" w:fill="F8696B"/>
            <w:noWrap/>
            <w:vAlign w:val="bottom"/>
            <w:hideMark/>
          </w:tcPr>
          <w:p w14:paraId="5C6A43B4"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1.1E-03</w:t>
            </w:r>
          </w:p>
        </w:tc>
        <w:tc>
          <w:tcPr>
            <w:tcW w:w="856" w:type="dxa"/>
            <w:tcBorders>
              <w:top w:val="nil"/>
              <w:left w:val="nil"/>
              <w:bottom w:val="nil"/>
              <w:right w:val="nil"/>
            </w:tcBorders>
            <w:shd w:val="clear" w:color="000000" w:fill="FBBBBE"/>
            <w:noWrap/>
            <w:vAlign w:val="bottom"/>
            <w:hideMark/>
          </w:tcPr>
          <w:p w14:paraId="73B42941"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8.4E-04</w:t>
            </w:r>
          </w:p>
        </w:tc>
        <w:tc>
          <w:tcPr>
            <w:tcW w:w="856" w:type="dxa"/>
            <w:tcBorders>
              <w:top w:val="nil"/>
              <w:left w:val="nil"/>
              <w:bottom w:val="nil"/>
              <w:right w:val="nil"/>
            </w:tcBorders>
            <w:shd w:val="clear" w:color="000000" w:fill="F97F81"/>
            <w:noWrap/>
            <w:vAlign w:val="bottom"/>
            <w:hideMark/>
          </w:tcPr>
          <w:p w14:paraId="619F8CC9"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1.0E-03</w:t>
            </w:r>
          </w:p>
        </w:tc>
        <w:tc>
          <w:tcPr>
            <w:tcW w:w="856" w:type="dxa"/>
            <w:tcBorders>
              <w:top w:val="nil"/>
              <w:left w:val="nil"/>
              <w:bottom w:val="nil"/>
              <w:right w:val="nil"/>
            </w:tcBorders>
            <w:shd w:val="clear" w:color="000000" w:fill="FCFCFF"/>
            <w:noWrap/>
            <w:vAlign w:val="bottom"/>
            <w:hideMark/>
          </w:tcPr>
          <w:p w14:paraId="40E8E3B2"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6.7E-04</w:t>
            </w:r>
          </w:p>
        </w:tc>
        <w:tc>
          <w:tcPr>
            <w:tcW w:w="856" w:type="dxa"/>
            <w:tcBorders>
              <w:top w:val="nil"/>
              <w:left w:val="nil"/>
              <w:bottom w:val="nil"/>
              <w:right w:val="nil"/>
            </w:tcBorders>
            <w:shd w:val="clear" w:color="000000" w:fill="FCF1F4"/>
            <w:noWrap/>
            <w:vAlign w:val="bottom"/>
            <w:hideMark/>
          </w:tcPr>
          <w:p w14:paraId="4173F3F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7.0E-04</w:t>
            </w:r>
          </w:p>
        </w:tc>
        <w:tc>
          <w:tcPr>
            <w:tcW w:w="856" w:type="dxa"/>
            <w:tcBorders>
              <w:top w:val="nil"/>
              <w:left w:val="nil"/>
              <w:bottom w:val="nil"/>
              <w:right w:val="nil"/>
            </w:tcBorders>
            <w:shd w:val="clear" w:color="000000" w:fill="F96F71"/>
            <w:noWrap/>
            <w:vAlign w:val="bottom"/>
            <w:hideMark/>
          </w:tcPr>
          <w:p w14:paraId="1863FFF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1.0E-03</w:t>
            </w:r>
          </w:p>
        </w:tc>
        <w:tc>
          <w:tcPr>
            <w:tcW w:w="856" w:type="dxa"/>
            <w:tcBorders>
              <w:top w:val="nil"/>
              <w:left w:val="nil"/>
              <w:bottom w:val="nil"/>
              <w:right w:val="nil"/>
            </w:tcBorders>
            <w:shd w:val="clear" w:color="000000" w:fill="FFFFFF"/>
            <w:noWrap/>
            <w:vAlign w:val="bottom"/>
            <w:hideMark/>
          </w:tcPr>
          <w:p w14:paraId="4F5F4C0B"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r w:rsidR="00AB5587" w:rsidRPr="00AB5587" w14:paraId="55161454" w14:textId="77777777" w:rsidTr="003D51E2">
        <w:trPr>
          <w:trHeight w:val="288"/>
        </w:trPr>
        <w:tc>
          <w:tcPr>
            <w:tcW w:w="2028" w:type="dxa"/>
            <w:tcBorders>
              <w:top w:val="nil"/>
              <w:left w:val="nil"/>
              <w:bottom w:val="nil"/>
              <w:right w:val="nil"/>
            </w:tcBorders>
            <w:shd w:val="clear" w:color="000000" w:fill="FFFFFF"/>
            <w:noWrap/>
            <w:vAlign w:val="bottom"/>
            <w:hideMark/>
          </w:tcPr>
          <w:p w14:paraId="79DA5426"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Milk</w:t>
            </w:r>
          </w:p>
        </w:tc>
        <w:tc>
          <w:tcPr>
            <w:tcW w:w="856" w:type="dxa"/>
            <w:gridSpan w:val="2"/>
            <w:tcBorders>
              <w:top w:val="nil"/>
              <w:left w:val="nil"/>
              <w:bottom w:val="nil"/>
              <w:right w:val="nil"/>
            </w:tcBorders>
            <w:shd w:val="clear" w:color="000000" w:fill="FCDBDD"/>
            <w:noWrap/>
            <w:vAlign w:val="bottom"/>
            <w:hideMark/>
          </w:tcPr>
          <w:p w14:paraId="47DB305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9.1E-05</w:t>
            </w:r>
          </w:p>
        </w:tc>
        <w:tc>
          <w:tcPr>
            <w:tcW w:w="856" w:type="dxa"/>
            <w:gridSpan w:val="2"/>
            <w:tcBorders>
              <w:top w:val="nil"/>
              <w:left w:val="nil"/>
              <w:bottom w:val="nil"/>
              <w:right w:val="nil"/>
            </w:tcBorders>
            <w:shd w:val="clear" w:color="000000" w:fill="FCF7FA"/>
            <w:noWrap/>
            <w:vAlign w:val="bottom"/>
            <w:hideMark/>
          </w:tcPr>
          <w:p w14:paraId="3ED9464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8.0E-05</w:t>
            </w:r>
          </w:p>
        </w:tc>
        <w:tc>
          <w:tcPr>
            <w:tcW w:w="856" w:type="dxa"/>
            <w:gridSpan w:val="2"/>
            <w:tcBorders>
              <w:top w:val="nil"/>
              <w:left w:val="nil"/>
              <w:bottom w:val="nil"/>
              <w:right w:val="nil"/>
            </w:tcBorders>
            <w:shd w:val="clear" w:color="000000" w:fill="FCFCFF"/>
            <w:noWrap/>
            <w:vAlign w:val="bottom"/>
            <w:hideMark/>
          </w:tcPr>
          <w:p w14:paraId="306ADEA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7.8E-05</w:t>
            </w:r>
          </w:p>
        </w:tc>
        <w:tc>
          <w:tcPr>
            <w:tcW w:w="856" w:type="dxa"/>
            <w:tcBorders>
              <w:top w:val="nil"/>
              <w:left w:val="nil"/>
              <w:bottom w:val="nil"/>
              <w:right w:val="nil"/>
            </w:tcBorders>
            <w:shd w:val="clear" w:color="000000" w:fill="FAA4A6"/>
            <w:noWrap/>
            <w:vAlign w:val="bottom"/>
            <w:hideMark/>
          </w:tcPr>
          <w:p w14:paraId="0EEB741F"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1.1E-04</w:t>
            </w:r>
          </w:p>
        </w:tc>
        <w:tc>
          <w:tcPr>
            <w:tcW w:w="856" w:type="dxa"/>
            <w:tcBorders>
              <w:top w:val="nil"/>
              <w:left w:val="nil"/>
              <w:bottom w:val="nil"/>
              <w:right w:val="nil"/>
            </w:tcBorders>
            <w:shd w:val="clear" w:color="000000" w:fill="FBD6D9"/>
            <w:noWrap/>
            <w:vAlign w:val="bottom"/>
            <w:hideMark/>
          </w:tcPr>
          <w:p w14:paraId="79D2947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9.2E-05</w:t>
            </w:r>
          </w:p>
        </w:tc>
        <w:tc>
          <w:tcPr>
            <w:tcW w:w="856" w:type="dxa"/>
            <w:tcBorders>
              <w:top w:val="nil"/>
              <w:left w:val="nil"/>
              <w:bottom w:val="nil"/>
              <w:right w:val="nil"/>
            </w:tcBorders>
            <w:shd w:val="clear" w:color="000000" w:fill="FBB8BB"/>
            <w:noWrap/>
            <w:vAlign w:val="bottom"/>
            <w:hideMark/>
          </w:tcPr>
          <w:p w14:paraId="1E97675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1.0E-04</w:t>
            </w:r>
          </w:p>
        </w:tc>
        <w:tc>
          <w:tcPr>
            <w:tcW w:w="856" w:type="dxa"/>
            <w:tcBorders>
              <w:top w:val="nil"/>
              <w:left w:val="nil"/>
              <w:bottom w:val="nil"/>
              <w:right w:val="nil"/>
            </w:tcBorders>
            <w:shd w:val="clear" w:color="000000" w:fill="FBB3B6"/>
            <w:noWrap/>
            <w:vAlign w:val="bottom"/>
            <w:hideMark/>
          </w:tcPr>
          <w:p w14:paraId="316425AF"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1.1E-04</w:t>
            </w:r>
          </w:p>
        </w:tc>
        <w:tc>
          <w:tcPr>
            <w:tcW w:w="856" w:type="dxa"/>
            <w:tcBorders>
              <w:top w:val="nil"/>
              <w:left w:val="nil"/>
              <w:bottom w:val="nil"/>
              <w:right w:val="nil"/>
            </w:tcBorders>
            <w:shd w:val="clear" w:color="000000" w:fill="FCE8EB"/>
            <w:noWrap/>
            <w:vAlign w:val="bottom"/>
            <w:hideMark/>
          </w:tcPr>
          <w:p w14:paraId="6A06837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8.6E-05</w:t>
            </w:r>
          </w:p>
        </w:tc>
        <w:tc>
          <w:tcPr>
            <w:tcW w:w="856" w:type="dxa"/>
            <w:tcBorders>
              <w:top w:val="nil"/>
              <w:left w:val="nil"/>
              <w:bottom w:val="nil"/>
              <w:right w:val="nil"/>
            </w:tcBorders>
            <w:shd w:val="clear" w:color="000000" w:fill="F98082"/>
            <w:noWrap/>
            <w:vAlign w:val="bottom"/>
            <w:hideMark/>
          </w:tcPr>
          <w:p w14:paraId="16ED49D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1.2E-04</w:t>
            </w:r>
          </w:p>
        </w:tc>
        <w:tc>
          <w:tcPr>
            <w:tcW w:w="856" w:type="dxa"/>
            <w:tcBorders>
              <w:top w:val="nil"/>
              <w:left w:val="nil"/>
              <w:bottom w:val="nil"/>
              <w:right w:val="nil"/>
            </w:tcBorders>
            <w:shd w:val="clear" w:color="000000" w:fill="F97274"/>
            <w:noWrap/>
            <w:vAlign w:val="bottom"/>
            <w:hideMark/>
          </w:tcPr>
          <w:p w14:paraId="2837658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1.3E-04</w:t>
            </w:r>
          </w:p>
        </w:tc>
        <w:tc>
          <w:tcPr>
            <w:tcW w:w="856" w:type="dxa"/>
            <w:tcBorders>
              <w:top w:val="nil"/>
              <w:left w:val="nil"/>
              <w:bottom w:val="nil"/>
              <w:right w:val="nil"/>
            </w:tcBorders>
            <w:shd w:val="clear" w:color="000000" w:fill="F8696B"/>
            <w:noWrap/>
            <w:vAlign w:val="bottom"/>
            <w:hideMark/>
          </w:tcPr>
          <w:p w14:paraId="703E8F08"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1.3E-04</w:t>
            </w:r>
          </w:p>
        </w:tc>
        <w:tc>
          <w:tcPr>
            <w:tcW w:w="856" w:type="dxa"/>
            <w:tcBorders>
              <w:top w:val="nil"/>
              <w:left w:val="nil"/>
              <w:bottom w:val="nil"/>
              <w:right w:val="nil"/>
            </w:tcBorders>
            <w:shd w:val="clear" w:color="000000" w:fill="FFFFFF"/>
            <w:noWrap/>
            <w:vAlign w:val="bottom"/>
            <w:hideMark/>
          </w:tcPr>
          <w:p w14:paraId="2B021F71"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0B7CFD82"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r w:rsidR="00AB5587" w:rsidRPr="00AB5587" w14:paraId="5662462B" w14:textId="77777777" w:rsidTr="003D51E2">
        <w:trPr>
          <w:trHeight w:val="288"/>
        </w:trPr>
        <w:tc>
          <w:tcPr>
            <w:tcW w:w="2028" w:type="dxa"/>
            <w:tcBorders>
              <w:top w:val="nil"/>
              <w:left w:val="nil"/>
              <w:bottom w:val="nil"/>
              <w:right w:val="nil"/>
            </w:tcBorders>
            <w:shd w:val="clear" w:color="000000" w:fill="FFFFFF"/>
            <w:noWrap/>
            <w:vAlign w:val="bottom"/>
            <w:hideMark/>
          </w:tcPr>
          <w:p w14:paraId="4B16CBE2"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xml:space="preserve">Horse </w:t>
            </w:r>
            <w:proofErr w:type="spellStart"/>
            <w:r w:rsidRPr="00AB5587">
              <w:rPr>
                <w:rFonts w:ascii="Cambria" w:eastAsia="Times New Roman" w:hAnsi="Cambria" w:cs="Calibri"/>
                <w:color w:val="000000"/>
                <w:sz w:val="20"/>
                <w:szCs w:val="20"/>
                <w:lang w:eastAsia="sv-SE"/>
              </w:rPr>
              <w:t>meat</w:t>
            </w:r>
            <w:proofErr w:type="spellEnd"/>
          </w:p>
        </w:tc>
        <w:tc>
          <w:tcPr>
            <w:tcW w:w="856" w:type="dxa"/>
            <w:gridSpan w:val="2"/>
            <w:tcBorders>
              <w:top w:val="nil"/>
              <w:left w:val="nil"/>
              <w:bottom w:val="nil"/>
              <w:right w:val="nil"/>
            </w:tcBorders>
            <w:shd w:val="clear" w:color="000000" w:fill="FBD4D7"/>
            <w:noWrap/>
            <w:vAlign w:val="bottom"/>
            <w:hideMark/>
          </w:tcPr>
          <w:p w14:paraId="4498701F"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1.3E-03</w:t>
            </w:r>
          </w:p>
        </w:tc>
        <w:tc>
          <w:tcPr>
            <w:tcW w:w="856" w:type="dxa"/>
            <w:gridSpan w:val="2"/>
            <w:tcBorders>
              <w:top w:val="nil"/>
              <w:left w:val="nil"/>
              <w:bottom w:val="nil"/>
              <w:right w:val="nil"/>
            </w:tcBorders>
            <w:shd w:val="clear" w:color="000000" w:fill="FCFBFE"/>
            <w:noWrap/>
            <w:vAlign w:val="bottom"/>
            <w:hideMark/>
          </w:tcPr>
          <w:p w14:paraId="271238F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1.3E-03</w:t>
            </w:r>
          </w:p>
        </w:tc>
        <w:tc>
          <w:tcPr>
            <w:tcW w:w="856" w:type="dxa"/>
            <w:gridSpan w:val="2"/>
            <w:tcBorders>
              <w:top w:val="nil"/>
              <w:left w:val="nil"/>
              <w:bottom w:val="nil"/>
              <w:right w:val="nil"/>
            </w:tcBorders>
            <w:shd w:val="clear" w:color="000000" w:fill="FBBABD"/>
            <w:noWrap/>
            <w:vAlign w:val="bottom"/>
            <w:hideMark/>
          </w:tcPr>
          <w:p w14:paraId="0121390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1.4E-03</w:t>
            </w:r>
          </w:p>
        </w:tc>
        <w:tc>
          <w:tcPr>
            <w:tcW w:w="856" w:type="dxa"/>
            <w:tcBorders>
              <w:top w:val="nil"/>
              <w:left w:val="nil"/>
              <w:bottom w:val="nil"/>
              <w:right w:val="nil"/>
            </w:tcBorders>
            <w:shd w:val="clear" w:color="000000" w:fill="FCF9FC"/>
            <w:noWrap/>
            <w:vAlign w:val="bottom"/>
            <w:hideMark/>
          </w:tcPr>
          <w:p w14:paraId="729653DA"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1.3E-03</w:t>
            </w:r>
          </w:p>
        </w:tc>
        <w:tc>
          <w:tcPr>
            <w:tcW w:w="856" w:type="dxa"/>
            <w:tcBorders>
              <w:top w:val="nil"/>
              <w:left w:val="nil"/>
              <w:bottom w:val="nil"/>
              <w:right w:val="nil"/>
            </w:tcBorders>
            <w:shd w:val="clear" w:color="000000" w:fill="FBCACD"/>
            <w:noWrap/>
            <w:vAlign w:val="bottom"/>
            <w:hideMark/>
          </w:tcPr>
          <w:p w14:paraId="0C1BD1E1"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1.3E-03</w:t>
            </w:r>
          </w:p>
        </w:tc>
        <w:tc>
          <w:tcPr>
            <w:tcW w:w="856" w:type="dxa"/>
            <w:tcBorders>
              <w:top w:val="nil"/>
              <w:left w:val="nil"/>
              <w:bottom w:val="nil"/>
              <w:right w:val="nil"/>
            </w:tcBorders>
            <w:shd w:val="clear" w:color="000000" w:fill="FBD3D6"/>
            <w:noWrap/>
            <w:vAlign w:val="bottom"/>
            <w:hideMark/>
          </w:tcPr>
          <w:p w14:paraId="224F512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1.3E-03</w:t>
            </w:r>
          </w:p>
        </w:tc>
        <w:tc>
          <w:tcPr>
            <w:tcW w:w="856" w:type="dxa"/>
            <w:tcBorders>
              <w:top w:val="nil"/>
              <w:left w:val="nil"/>
              <w:bottom w:val="nil"/>
              <w:right w:val="nil"/>
            </w:tcBorders>
            <w:shd w:val="clear" w:color="000000" w:fill="FBC7CA"/>
            <w:noWrap/>
            <w:vAlign w:val="bottom"/>
            <w:hideMark/>
          </w:tcPr>
          <w:p w14:paraId="57E9D3CF"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1.3E-03</w:t>
            </w:r>
          </w:p>
        </w:tc>
        <w:tc>
          <w:tcPr>
            <w:tcW w:w="856" w:type="dxa"/>
            <w:tcBorders>
              <w:top w:val="nil"/>
              <w:left w:val="nil"/>
              <w:bottom w:val="nil"/>
              <w:right w:val="nil"/>
            </w:tcBorders>
            <w:shd w:val="clear" w:color="000000" w:fill="FAA7AA"/>
            <w:noWrap/>
            <w:vAlign w:val="bottom"/>
            <w:hideMark/>
          </w:tcPr>
          <w:p w14:paraId="406F895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1.4E-03</w:t>
            </w:r>
          </w:p>
        </w:tc>
        <w:tc>
          <w:tcPr>
            <w:tcW w:w="856" w:type="dxa"/>
            <w:tcBorders>
              <w:top w:val="nil"/>
              <w:left w:val="nil"/>
              <w:bottom w:val="nil"/>
              <w:right w:val="nil"/>
            </w:tcBorders>
            <w:shd w:val="clear" w:color="000000" w:fill="F8696B"/>
            <w:noWrap/>
            <w:vAlign w:val="bottom"/>
            <w:hideMark/>
          </w:tcPr>
          <w:p w14:paraId="11F4799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1.5E-03</w:t>
            </w:r>
          </w:p>
        </w:tc>
        <w:tc>
          <w:tcPr>
            <w:tcW w:w="856" w:type="dxa"/>
            <w:tcBorders>
              <w:top w:val="nil"/>
              <w:left w:val="nil"/>
              <w:bottom w:val="nil"/>
              <w:right w:val="nil"/>
            </w:tcBorders>
            <w:shd w:val="clear" w:color="000000" w:fill="FCFCFF"/>
            <w:noWrap/>
            <w:vAlign w:val="bottom"/>
            <w:hideMark/>
          </w:tcPr>
          <w:p w14:paraId="6AEA5FEA"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1.3E-03</w:t>
            </w:r>
          </w:p>
        </w:tc>
        <w:tc>
          <w:tcPr>
            <w:tcW w:w="856" w:type="dxa"/>
            <w:tcBorders>
              <w:top w:val="nil"/>
              <w:left w:val="nil"/>
              <w:bottom w:val="nil"/>
              <w:right w:val="nil"/>
            </w:tcBorders>
            <w:shd w:val="clear" w:color="000000" w:fill="FBCACD"/>
            <w:noWrap/>
            <w:vAlign w:val="bottom"/>
            <w:hideMark/>
          </w:tcPr>
          <w:p w14:paraId="3C6E72B8"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1.3E-03</w:t>
            </w:r>
          </w:p>
        </w:tc>
        <w:tc>
          <w:tcPr>
            <w:tcW w:w="856" w:type="dxa"/>
            <w:tcBorders>
              <w:top w:val="nil"/>
              <w:left w:val="nil"/>
              <w:bottom w:val="nil"/>
              <w:right w:val="nil"/>
            </w:tcBorders>
            <w:shd w:val="clear" w:color="000000" w:fill="FFFFFF"/>
            <w:noWrap/>
            <w:vAlign w:val="bottom"/>
            <w:hideMark/>
          </w:tcPr>
          <w:p w14:paraId="7433C718"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0169E426"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r w:rsidR="00AB5587" w:rsidRPr="00AB5587" w14:paraId="0F24EB55" w14:textId="77777777" w:rsidTr="003D51E2">
        <w:trPr>
          <w:trHeight w:val="288"/>
        </w:trPr>
        <w:tc>
          <w:tcPr>
            <w:tcW w:w="2028" w:type="dxa"/>
            <w:tcBorders>
              <w:top w:val="nil"/>
              <w:left w:val="nil"/>
              <w:bottom w:val="nil"/>
              <w:right w:val="nil"/>
            </w:tcBorders>
            <w:shd w:val="clear" w:color="000000" w:fill="FFFFFF"/>
            <w:noWrap/>
            <w:vAlign w:val="bottom"/>
            <w:hideMark/>
          </w:tcPr>
          <w:p w14:paraId="132ABA97"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xml:space="preserve">Lamb </w:t>
            </w:r>
            <w:proofErr w:type="spellStart"/>
            <w:r w:rsidRPr="00AB5587">
              <w:rPr>
                <w:rFonts w:ascii="Cambria" w:eastAsia="Times New Roman" w:hAnsi="Cambria" w:cs="Calibri"/>
                <w:color w:val="000000"/>
                <w:sz w:val="20"/>
                <w:szCs w:val="20"/>
                <w:lang w:eastAsia="sv-SE"/>
              </w:rPr>
              <w:t>meat</w:t>
            </w:r>
            <w:proofErr w:type="spellEnd"/>
          </w:p>
        </w:tc>
        <w:tc>
          <w:tcPr>
            <w:tcW w:w="856" w:type="dxa"/>
            <w:gridSpan w:val="2"/>
            <w:tcBorders>
              <w:top w:val="nil"/>
              <w:left w:val="nil"/>
              <w:bottom w:val="nil"/>
              <w:right w:val="nil"/>
            </w:tcBorders>
            <w:shd w:val="clear" w:color="000000" w:fill="FA9496"/>
            <w:noWrap/>
            <w:vAlign w:val="bottom"/>
            <w:hideMark/>
          </w:tcPr>
          <w:p w14:paraId="6944DF1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2.6E-03</w:t>
            </w:r>
          </w:p>
        </w:tc>
        <w:tc>
          <w:tcPr>
            <w:tcW w:w="856" w:type="dxa"/>
            <w:gridSpan w:val="2"/>
            <w:tcBorders>
              <w:top w:val="nil"/>
              <w:left w:val="nil"/>
              <w:bottom w:val="nil"/>
              <w:right w:val="nil"/>
            </w:tcBorders>
            <w:shd w:val="clear" w:color="000000" w:fill="FA9799"/>
            <w:noWrap/>
            <w:vAlign w:val="bottom"/>
            <w:hideMark/>
          </w:tcPr>
          <w:p w14:paraId="122E4919"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2.5E-03</w:t>
            </w:r>
          </w:p>
        </w:tc>
        <w:tc>
          <w:tcPr>
            <w:tcW w:w="856" w:type="dxa"/>
            <w:gridSpan w:val="2"/>
            <w:tcBorders>
              <w:top w:val="nil"/>
              <w:left w:val="nil"/>
              <w:bottom w:val="nil"/>
              <w:right w:val="nil"/>
            </w:tcBorders>
            <w:shd w:val="clear" w:color="000000" w:fill="F98284"/>
            <w:noWrap/>
            <w:vAlign w:val="bottom"/>
            <w:hideMark/>
          </w:tcPr>
          <w:p w14:paraId="14B70739"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3.0E-03</w:t>
            </w:r>
          </w:p>
        </w:tc>
        <w:tc>
          <w:tcPr>
            <w:tcW w:w="856" w:type="dxa"/>
            <w:tcBorders>
              <w:top w:val="nil"/>
              <w:left w:val="nil"/>
              <w:bottom w:val="nil"/>
              <w:right w:val="nil"/>
            </w:tcBorders>
            <w:shd w:val="clear" w:color="000000" w:fill="FAA8AA"/>
            <w:noWrap/>
            <w:vAlign w:val="bottom"/>
            <w:hideMark/>
          </w:tcPr>
          <w:p w14:paraId="4C9CBF9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2.2E-03</w:t>
            </w:r>
          </w:p>
        </w:tc>
        <w:tc>
          <w:tcPr>
            <w:tcW w:w="856" w:type="dxa"/>
            <w:tcBorders>
              <w:top w:val="nil"/>
              <w:left w:val="nil"/>
              <w:bottom w:val="nil"/>
              <w:right w:val="nil"/>
            </w:tcBorders>
            <w:shd w:val="clear" w:color="000000" w:fill="F97275"/>
            <w:noWrap/>
            <w:vAlign w:val="bottom"/>
            <w:hideMark/>
          </w:tcPr>
          <w:p w14:paraId="346EF24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3.3E-03</w:t>
            </w:r>
          </w:p>
        </w:tc>
        <w:tc>
          <w:tcPr>
            <w:tcW w:w="856" w:type="dxa"/>
            <w:tcBorders>
              <w:top w:val="nil"/>
              <w:left w:val="nil"/>
              <w:bottom w:val="nil"/>
              <w:right w:val="nil"/>
            </w:tcBorders>
            <w:shd w:val="clear" w:color="000000" w:fill="FAAEB1"/>
            <w:noWrap/>
            <w:vAlign w:val="bottom"/>
            <w:hideMark/>
          </w:tcPr>
          <w:p w14:paraId="1F5243C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2.0E-03</w:t>
            </w:r>
          </w:p>
        </w:tc>
        <w:tc>
          <w:tcPr>
            <w:tcW w:w="856" w:type="dxa"/>
            <w:tcBorders>
              <w:top w:val="nil"/>
              <w:left w:val="nil"/>
              <w:bottom w:val="nil"/>
              <w:right w:val="nil"/>
            </w:tcBorders>
            <w:shd w:val="clear" w:color="000000" w:fill="FAA7A9"/>
            <w:noWrap/>
            <w:vAlign w:val="bottom"/>
            <w:hideMark/>
          </w:tcPr>
          <w:p w14:paraId="31FEC791"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2.2E-03</w:t>
            </w:r>
          </w:p>
        </w:tc>
        <w:tc>
          <w:tcPr>
            <w:tcW w:w="856" w:type="dxa"/>
            <w:tcBorders>
              <w:top w:val="nil"/>
              <w:left w:val="nil"/>
              <w:bottom w:val="nil"/>
              <w:right w:val="nil"/>
            </w:tcBorders>
            <w:shd w:val="clear" w:color="000000" w:fill="FAA6A9"/>
            <w:noWrap/>
            <w:vAlign w:val="bottom"/>
            <w:hideMark/>
          </w:tcPr>
          <w:p w14:paraId="163AC7D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2.2E-03</w:t>
            </w:r>
          </w:p>
        </w:tc>
        <w:tc>
          <w:tcPr>
            <w:tcW w:w="856" w:type="dxa"/>
            <w:tcBorders>
              <w:top w:val="nil"/>
              <w:left w:val="nil"/>
              <w:bottom w:val="nil"/>
              <w:right w:val="nil"/>
            </w:tcBorders>
            <w:shd w:val="clear" w:color="000000" w:fill="F8696B"/>
            <w:noWrap/>
            <w:vAlign w:val="bottom"/>
            <w:hideMark/>
          </w:tcPr>
          <w:p w14:paraId="6811457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3.5E-03</w:t>
            </w:r>
          </w:p>
        </w:tc>
        <w:tc>
          <w:tcPr>
            <w:tcW w:w="856" w:type="dxa"/>
            <w:tcBorders>
              <w:top w:val="nil"/>
              <w:left w:val="nil"/>
              <w:bottom w:val="nil"/>
              <w:right w:val="nil"/>
            </w:tcBorders>
            <w:shd w:val="clear" w:color="000000" w:fill="FA9698"/>
            <w:noWrap/>
            <w:vAlign w:val="bottom"/>
            <w:hideMark/>
          </w:tcPr>
          <w:p w14:paraId="79A3CA1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2.6E-03</w:t>
            </w:r>
          </w:p>
        </w:tc>
        <w:tc>
          <w:tcPr>
            <w:tcW w:w="856" w:type="dxa"/>
            <w:tcBorders>
              <w:top w:val="nil"/>
              <w:left w:val="nil"/>
              <w:bottom w:val="nil"/>
              <w:right w:val="nil"/>
            </w:tcBorders>
            <w:shd w:val="clear" w:color="000000" w:fill="FA9A9C"/>
            <w:noWrap/>
            <w:vAlign w:val="bottom"/>
            <w:hideMark/>
          </w:tcPr>
          <w:p w14:paraId="1B8BB91B"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2.5E-03</w:t>
            </w:r>
          </w:p>
        </w:tc>
        <w:tc>
          <w:tcPr>
            <w:tcW w:w="856" w:type="dxa"/>
            <w:tcBorders>
              <w:top w:val="nil"/>
              <w:left w:val="nil"/>
              <w:bottom w:val="nil"/>
              <w:right w:val="nil"/>
            </w:tcBorders>
            <w:shd w:val="clear" w:color="000000" w:fill="FAB0B2"/>
            <w:noWrap/>
            <w:vAlign w:val="bottom"/>
            <w:hideMark/>
          </w:tcPr>
          <w:p w14:paraId="5A490CD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2.0E-03</w:t>
            </w:r>
          </w:p>
        </w:tc>
        <w:tc>
          <w:tcPr>
            <w:tcW w:w="856" w:type="dxa"/>
            <w:tcBorders>
              <w:top w:val="nil"/>
              <w:left w:val="nil"/>
              <w:bottom w:val="nil"/>
              <w:right w:val="nil"/>
            </w:tcBorders>
            <w:shd w:val="clear" w:color="000000" w:fill="FCFCFF"/>
            <w:noWrap/>
            <w:vAlign w:val="bottom"/>
            <w:hideMark/>
          </w:tcPr>
          <w:p w14:paraId="3F7F3BC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3.2E-04</w:t>
            </w:r>
          </w:p>
        </w:tc>
      </w:tr>
      <w:tr w:rsidR="00AB5587" w:rsidRPr="00AB5587" w14:paraId="690F4D76" w14:textId="77777777" w:rsidTr="003D51E2">
        <w:trPr>
          <w:trHeight w:val="288"/>
        </w:trPr>
        <w:tc>
          <w:tcPr>
            <w:tcW w:w="2028" w:type="dxa"/>
            <w:tcBorders>
              <w:top w:val="nil"/>
              <w:left w:val="nil"/>
              <w:bottom w:val="nil"/>
              <w:right w:val="nil"/>
            </w:tcBorders>
            <w:shd w:val="clear" w:color="000000" w:fill="FFFFFF"/>
            <w:noWrap/>
            <w:vAlign w:val="bottom"/>
            <w:hideMark/>
          </w:tcPr>
          <w:p w14:paraId="1664CB89"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proofErr w:type="spellStart"/>
            <w:r w:rsidRPr="00AB5587">
              <w:rPr>
                <w:rFonts w:ascii="Cambria" w:eastAsia="Times New Roman" w:hAnsi="Cambria" w:cs="Calibri"/>
                <w:color w:val="000000"/>
                <w:sz w:val="20"/>
                <w:szCs w:val="20"/>
                <w:lang w:eastAsia="sv-SE"/>
              </w:rPr>
              <w:t>Pig</w:t>
            </w:r>
            <w:proofErr w:type="spellEnd"/>
            <w:r w:rsidRPr="00AB5587">
              <w:rPr>
                <w:rFonts w:ascii="Cambria" w:eastAsia="Times New Roman" w:hAnsi="Cambria" w:cs="Calibri"/>
                <w:color w:val="000000"/>
                <w:sz w:val="20"/>
                <w:szCs w:val="20"/>
                <w:lang w:eastAsia="sv-SE"/>
              </w:rPr>
              <w:t xml:space="preserve"> </w:t>
            </w:r>
            <w:proofErr w:type="spellStart"/>
            <w:r w:rsidRPr="00AB5587">
              <w:rPr>
                <w:rFonts w:ascii="Cambria" w:eastAsia="Times New Roman" w:hAnsi="Cambria" w:cs="Calibri"/>
                <w:color w:val="000000"/>
                <w:sz w:val="20"/>
                <w:szCs w:val="20"/>
                <w:lang w:eastAsia="sv-SE"/>
              </w:rPr>
              <w:t>meat</w:t>
            </w:r>
            <w:proofErr w:type="spellEnd"/>
          </w:p>
        </w:tc>
        <w:tc>
          <w:tcPr>
            <w:tcW w:w="856" w:type="dxa"/>
            <w:gridSpan w:val="2"/>
            <w:tcBorders>
              <w:top w:val="nil"/>
              <w:left w:val="nil"/>
              <w:bottom w:val="nil"/>
              <w:right w:val="nil"/>
            </w:tcBorders>
            <w:shd w:val="clear" w:color="000000" w:fill="FA9598"/>
            <w:noWrap/>
            <w:vAlign w:val="bottom"/>
            <w:hideMark/>
          </w:tcPr>
          <w:p w14:paraId="33E10E54"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3.7E-03</w:t>
            </w:r>
          </w:p>
        </w:tc>
        <w:tc>
          <w:tcPr>
            <w:tcW w:w="856" w:type="dxa"/>
            <w:gridSpan w:val="2"/>
            <w:tcBorders>
              <w:top w:val="nil"/>
              <w:left w:val="nil"/>
              <w:bottom w:val="nil"/>
              <w:right w:val="nil"/>
            </w:tcBorders>
            <w:shd w:val="clear" w:color="000000" w:fill="FAA1A4"/>
            <w:noWrap/>
            <w:vAlign w:val="bottom"/>
            <w:hideMark/>
          </w:tcPr>
          <w:p w14:paraId="5BEF71E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3.6E-03</w:t>
            </w:r>
          </w:p>
        </w:tc>
        <w:tc>
          <w:tcPr>
            <w:tcW w:w="856" w:type="dxa"/>
            <w:gridSpan w:val="2"/>
            <w:tcBorders>
              <w:top w:val="nil"/>
              <w:left w:val="nil"/>
              <w:bottom w:val="nil"/>
              <w:right w:val="nil"/>
            </w:tcBorders>
            <w:shd w:val="clear" w:color="000000" w:fill="FAAAAC"/>
            <w:noWrap/>
            <w:vAlign w:val="bottom"/>
            <w:hideMark/>
          </w:tcPr>
          <w:p w14:paraId="0BF1660A"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3.6E-03</w:t>
            </w:r>
          </w:p>
        </w:tc>
        <w:tc>
          <w:tcPr>
            <w:tcW w:w="856" w:type="dxa"/>
            <w:tcBorders>
              <w:top w:val="nil"/>
              <w:left w:val="nil"/>
              <w:bottom w:val="nil"/>
              <w:right w:val="nil"/>
            </w:tcBorders>
            <w:shd w:val="clear" w:color="000000" w:fill="FAAFB1"/>
            <w:noWrap/>
            <w:vAlign w:val="bottom"/>
            <w:hideMark/>
          </w:tcPr>
          <w:p w14:paraId="46E44D2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3.5E-03</w:t>
            </w:r>
          </w:p>
        </w:tc>
        <w:tc>
          <w:tcPr>
            <w:tcW w:w="856" w:type="dxa"/>
            <w:tcBorders>
              <w:top w:val="nil"/>
              <w:left w:val="nil"/>
              <w:bottom w:val="nil"/>
              <w:right w:val="nil"/>
            </w:tcBorders>
            <w:shd w:val="clear" w:color="000000" w:fill="FBC7C9"/>
            <w:noWrap/>
            <w:vAlign w:val="bottom"/>
            <w:hideMark/>
          </w:tcPr>
          <w:p w14:paraId="3F716C0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3.3E-03</w:t>
            </w:r>
          </w:p>
        </w:tc>
        <w:tc>
          <w:tcPr>
            <w:tcW w:w="856" w:type="dxa"/>
            <w:tcBorders>
              <w:top w:val="nil"/>
              <w:left w:val="nil"/>
              <w:bottom w:val="nil"/>
              <w:right w:val="nil"/>
            </w:tcBorders>
            <w:shd w:val="clear" w:color="000000" w:fill="FBC8CA"/>
            <w:noWrap/>
            <w:vAlign w:val="bottom"/>
            <w:hideMark/>
          </w:tcPr>
          <w:p w14:paraId="7D49F04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3.3E-03</w:t>
            </w:r>
          </w:p>
        </w:tc>
        <w:tc>
          <w:tcPr>
            <w:tcW w:w="856" w:type="dxa"/>
            <w:tcBorders>
              <w:top w:val="nil"/>
              <w:left w:val="nil"/>
              <w:bottom w:val="nil"/>
              <w:right w:val="nil"/>
            </w:tcBorders>
            <w:shd w:val="clear" w:color="000000" w:fill="F8696B"/>
            <w:noWrap/>
            <w:vAlign w:val="bottom"/>
            <w:hideMark/>
          </w:tcPr>
          <w:p w14:paraId="1892D1C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4.1E-03</w:t>
            </w:r>
          </w:p>
        </w:tc>
        <w:tc>
          <w:tcPr>
            <w:tcW w:w="856" w:type="dxa"/>
            <w:tcBorders>
              <w:top w:val="nil"/>
              <w:left w:val="nil"/>
              <w:bottom w:val="nil"/>
              <w:right w:val="nil"/>
            </w:tcBorders>
            <w:shd w:val="clear" w:color="000000" w:fill="FBC5C7"/>
            <w:noWrap/>
            <w:vAlign w:val="bottom"/>
            <w:hideMark/>
          </w:tcPr>
          <w:p w14:paraId="53872D0A"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3.4E-03</w:t>
            </w:r>
          </w:p>
        </w:tc>
        <w:tc>
          <w:tcPr>
            <w:tcW w:w="856" w:type="dxa"/>
            <w:tcBorders>
              <w:top w:val="nil"/>
              <w:left w:val="nil"/>
              <w:bottom w:val="nil"/>
              <w:right w:val="nil"/>
            </w:tcBorders>
            <w:shd w:val="clear" w:color="000000" w:fill="FAAFB1"/>
            <w:noWrap/>
            <w:vAlign w:val="bottom"/>
            <w:hideMark/>
          </w:tcPr>
          <w:p w14:paraId="03D7BFB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3.5E-03</w:t>
            </w:r>
          </w:p>
        </w:tc>
        <w:tc>
          <w:tcPr>
            <w:tcW w:w="856" w:type="dxa"/>
            <w:tcBorders>
              <w:top w:val="nil"/>
              <w:left w:val="nil"/>
              <w:bottom w:val="nil"/>
              <w:right w:val="nil"/>
            </w:tcBorders>
            <w:shd w:val="clear" w:color="000000" w:fill="F98B8D"/>
            <w:noWrap/>
            <w:vAlign w:val="bottom"/>
            <w:hideMark/>
          </w:tcPr>
          <w:p w14:paraId="06E366B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3.8E-03</w:t>
            </w:r>
          </w:p>
        </w:tc>
        <w:tc>
          <w:tcPr>
            <w:tcW w:w="856" w:type="dxa"/>
            <w:tcBorders>
              <w:top w:val="nil"/>
              <w:left w:val="nil"/>
              <w:bottom w:val="nil"/>
              <w:right w:val="nil"/>
            </w:tcBorders>
            <w:shd w:val="clear" w:color="000000" w:fill="FCFCFF"/>
            <w:noWrap/>
            <w:vAlign w:val="bottom"/>
            <w:hideMark/>
          </w:tcPr>
          <w:p w14:paraId="5CE9398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2.9E-03</w:t>
            </w:r>
          </w:p>
        </w:tc>
        <w:tc>
          <w:tcPr>
            <w:tcW w:w="856" w:type="dxa"/>
            <w:tcBorders>
              <w:top w:val="nil"/>
              <w:left w:val="nil"/>
              <w:bottom w:val="nil"/>
              <w:right w:val="nil"/>
            </w:tcBorders>
            <w:shd w:val="clear" w:color="000000" w:fill="FFFFFF"/>
            <w:noWrap/>
            <w:vAlign w:val="bottom"/>
            <w:hideMark/>
          </w:tcPr>
          <w:p w14:paraId="7A50B3DA"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05109ACD"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r w:rsidR="00AB5587" w:rsidRPr="00AB5587" w14:paraId="0D9409EF" w14:textId="77777777" w:rsidTr="003D51E2">
        <w:trPr>
          <w:trHeight w:val="288"/>
        </w:trPr>
        <w:tc>
          <w:tcPr>
            <w:tcW w:w="2028" w:type="dxa"/>
            <w:tcBorders>
              <w:top w:val="nil"/>
              <w:left w:val="nil"/>
              <w:bottom w:val="nil"/>
              <w:right w:val="nil"/>
            </w:tcBorders>
            <w:shd w:val="clear" w:color="000000" w:fill="FFFFFF"/>
            <w:noWrap/>
            <w:vAlign w:val="bottom"/>
            <w:hideMark/>
          </w:tcPr>
          <w:p w14:paraId="0B1BA168"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xml:space="preserve">Chicken </w:t>
            </w:r>
            <w:proofErr w:type="spellStart"/>
            <w:r w:rsidRPr="00AB5587">
              <w:rPr>
                <w:rFonts w:ascii="Cambria" w:eastAsia="Times New Roman" w:hAnsi="Cambria" w:cs="Calibri"/>
                <w:color w:val="000000"/>
                <w:sz w:val="20"/>
                <w:szCs w:val="20"/>
                <w:lang w:eastAsia="sv-SE"/>
              </w:rPr>
              <w:t>meat</w:t>
            </w:r>
            <w:proofErr w:type="spellEnd"/>
          </w:p>
        </w:tc>
        <w:tc>
          <w:tcPr>
            <w:tcW w:w="856" w:type="dxa"/>
            <w:gridSpan w:val="2"/>
            <w:tcBorders>
              <w:top w:val="nil"/>
              <w:left w:val="nil"/>
              <w:bottom w:val="nil"/>
              <w:right w:val="nil"/>
            </w:tcBorders>
            <w:shd w:val="clear" w:color="000000" w:fill="FA9B9D"/>
            <w:noWrap/>
            <w:vAlign w:val="bottom"/>
            <w:hideMark/>
          </w:tcPr>
          <w:p w14:paraId="3E0BB7B9"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1.2E-02</w:t>
            </w:r>
          </w:p>
        </w:tc>
        <w:tc>
          <w:tcPr>
            <w:tcW w:w="856" w:type="dxa"/>
            <w:gridSpan w:val="2"/>
            <w:tcBorders>
              <w:top w:val="nil"/>
              <w:left w:val="nil"/>
              <w:bottom w:val="nil"/>
              <w:right w:val="nil"/>
            </w:tcBorders>
            <w:shd w:val="clear" w:color="000000" w:fill="F8696B"/>
            <w:noWrap/>
            <w:vAlign w:val="bottom"/>
            <w:hideMark/>
          </w:tcPr>
          <w:p w14:paraId="6293FCB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1.3E-02</w:t>
            </w:r>
          </w:p>
        </w:tc>
        <w:tc>
          <w:tcPr>
            <w:tcW w:w="856" w:type="dxa"/>
            <w:gridSpan w:val="2"/>
            <w:tcBorders>
              <w:top w:val="nil"/>
              <w:left w:val="nil"/>
              <w:bottom w:val="nil"/>
              <w:right w:val="nil"/>
            </w:tcBorders>
            <w:shd w:val="clear" w:color="000000" w:fill="FBB3B6"/>
            <w:noWrap/>
            <w:vAlign w:val="bottom"/>
            <w:hideMark/>
          </w:tcPr>
          <w:p w14:paraId="6253B1E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1.2E-02</w:t>
            </w:r>
          </w:p>
        </w:tc>
        <w:tc>
          <w:tcPr>
            <w:tcW w:w="856" w:type="dxa"/>
            <w:tcBorders>
              <w:top w:val="nil"/>
              <w:left w:val="nil"/>
              <w:bottom w:val="nil"/>
              <w:right w:val="nil"/>
            </w:tcBorders>
            <w:shd w:val="clear" w:color="000000" w:fill="F96A6C"/>
            <w:noWrap/>
            <w:vAlign w:val="bottom"/>
            <w:hideMark/>
          </w:tcPr>
          <w:p w14:paraId="3FDCE38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1.3E-02</w:t>
            </w:r>
          </w:p>
        </w:tc>
        <w:tc>
          <w:tcPr>
            <w:tcW w:w="856" w:type="dxa"/>
            <w:tcBorders>
              <w:top w:val="nil"/>
              <w:left w:val="nil"/>
              <w:bottom w:val="nil"/>
              <w:right w:val="nil"/>
            </w:tcBorders>
            <w:shd w:val="clear" w:color="000000" w:fill="F96A6C"/>
            <w:noWrap/>
            <w:vAlign w:val="bottom"/>
            <w:hideMark/>
          </w:tcPr>
          <w:p w14:paraId="18128300"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1.3E-02</w:t>
            </w:r>
          </w:p>
        </w:tc>
        <w:tc>
          <w:tcPr>
            <w:tcW w:w="856" w:type="dxa"/>
            <w:tcBorders>
              <w:top w:val="nil"/>
              <w:left w:val="nil"/>
              <w:bottom w:val="nil"/>
              <w:right w:val="nil"/>
            </w:tcBorders>
            <w:shd w:val="clear" w:color="000000" w:fill="F96A6C"/>
            <w:noWrap/>
            <w:vAlign w:val="bottom"/>
            <w:hideMark/>
          </w:tcPr>
          <w:p w14:paraId="19384442"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1.3E-02</w:t>
            </w:r>
          </w:p>
        </w:tc>
        <w:tc>
          <w:tcPr>
            <w:tcW w:w="856" w:type="dxa"/>
            <w:tcBorders>
              <w:top w:val="nil"/>
              <w:left w:val="nil"/>
              <w:bottom w:val="nil"/>
              <w:right w:val="nil"/>
            </w:tcBorders>
            <w:shd w:val="clear" w:color="000000" w:fill="F96A6C"/>
            <w:noWrap/>
            <w:vAlign w:val="bottom"/>
            <w:hideMark/>
          </w:tcPr>
          <w:p w14:paraId="1E9F66BB"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1.3E-02</w:t>
            </w:r>
          </w:p>
        </w:tc>
        <w:tc>
          <w:tcPr>
            <w:tcW w:w="856" w:type="dxa"/>
            <w:tcBorders>
              <w:top w:val="nil"/>
              <w:left w:val="nil"/>
              <w:bottom w:val="nil"/>
              <w:right w:val="nil"/>
            </w:tcBorders>
            <w:shd w:val="clear" w:color="000000" w:fill="F96A6C"/>
            <w:noWrap/>
            <w:vAlign w:val="bottom"/>
            <w:hideMark/>
          </w:tcPr>
          <w:p w14:paraId="6434C3B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1.3E-02</w:t>
            </w:r>
          </w:p>
        </w:tc>
        <w:tc>
          <w:tcPr>
            <w:tcW w:w="856" w:type="dxa"/>
            <w:tcBorders>
              <w:top w:val="nil"/>
              <w:left w:val="nil"/>
              <w:bottom w:val="nil"/>
              <w:right w:val="nil"/>
            </w:tcBorders>
            <w:shd w:val="clear" w:color="000000" w:fill="F96A6C"/>
            <w:noWrap/>
            <w:vAlign w:val="bottom"/>
            <w:hideMark/>
          </w:tcPr>
          <w:p w14:paraId="5745FF2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1.3E-02</w:t>
            </w:r>
          </w:p>
        </w:tc>
        <w:tc>
          <w:tcPr>
            <w:tcW w:w="856" w:type="dxa"/>
            <w:tcBorders>
              <w:top w:val="nil"/>
              <w:left w:val="nil"/>
              <w:bottom w:val="nil"/>
              <w:right w:val="nil"/>
            </w:tcBorders>
            <w:shd w:val="clear" w:color="000000" w:fill="F96A6C"/>
            <w:noWrap/>
            <w:vAlign w:val="bottom"/>
            <w:hideMark/>
          </w:tcPr>
          <w:p w14:paraId="335A5EA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1.3E-02</w:t>
            </w:r>
          </w:p>
        </w:tc>
        <w:tc>
          <w:tcPr>
            <w:tcW w:w="856" w:type="dxa"/>
            <w:tcBorders>
              <w:top w:val="nil"/>
              <w:left w:val="nil"/>
              <w:bottom w:val="nil"/>
              <w:right w:val="nil"/>
            </w:tcBorders>
            <w:shd w:val="clear" w:color="000000" w:fill="FCFCFF"/>
            <w:noWrap/>
            <w:vAlign w:val="bottom"/>
            <w:hideMark/>
          </w:tcPr>
          <w:p w14:paraId="2CEECEB8"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9.9E-03</w:t>
            </w:r>
          </w:p>
        </w:tc>
        <w:tc>
          <w:tcPr>
            <w:tcW w:w="856" w:type="dxa"/>
            <w:tcBorders>
              <w:top w:val="nil"/>
              <w:left w:val="nil"/>
              <w:bottom w:val="nil"/>
              <w:right w:val="nil"/>
            </w:tcBorders>
            <w:shd w:val="clear" w:color="000000" w:fill="FFFFFF"/>
            <w:noWrap/>
            <w:vAlign w:val="bottom"/>
            <w:hideMark/>
          </w:tcPr>
          <w:p w14:paraId="607D2157"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3B74DECC"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r w:rsidR="00AB5587" w:rsidRPr="00AB5587" w14:paraId="4CA3A806" w14:textId="77777777" w:rsidTr="003D51E2">
        <w:trPr>
          <w:trHeight w:val="288"/>
        </w:trPr>
        <w:tc>
          <w:tcPr>
            <w:tcW w:w="2028" w:type="dxa"/>
            <w:tcBorders>
              <w:top w:val="nil"/>
              <w:left w:val="nil"/>
              <w:bottom w:val="nil"/>
              <w:right w:val="nil"/>
            </w:tcBorders>
            <w:shd w:val="clear" w:color="000000" w:fill="FFFFFF"/>
            <w:noWrap/>
            <w:vAlign w:val="bottom"/>
            <w:hideMark/>
          </w:tcPr>
          <w:p w14:paraId="034DD6CB"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proofErr w:type="spellStart"/>
            <w:r w:rsidRPr="00AB5587">
              <w:rPr>
                <w:rFonts w:ascii="Cambria" w:eastAsia="Times New Roman" w:hAnsi="Cambria" w:cs="Calibri"/>
                <w:color w:val="000000"/>
                <w:sz w:val="20"/>
                <w:szCs w:val="20"/>
                <w:lang w:eastAsia="sv-SE"/>
              </w:rPr>
              <w:t>Rabbit</w:t>
            </w:r>
            <w:proofErr w:type="spellEnd"/>
            <w:r w:rsidRPr="00AB5587">
              <w:rPr>
                <w:rFonts w:ascii="Cambria" w:eastAsia="Times New Roman" w:hAnsi="Cambria" w:cs="Calibri"/>
                <w:color w:val="000000"/>
                <w:sz w:val="20"/>
                <w:szCs w:val="20"/>
                <w:lang w:eastAsia="sv-SE"/>
              </w:rPr>
              <w:t xml:space="preserve"> </w:t>
            </w:r>
            <w:proofErr w:type="spellStart"/>
            <w:r w:rsidRPr="00AB5587">
              <w:rPr>
                <w:rFonts w:ascii="Cambria" w:eastAsia="Times New Roman" w:hAnsi="Cambria" w:cs="Calibri"/>
                <w:color w:val="000000"/>
                <w:sz w:val="20"/>
                <w:szCs w:val="20"/>
                <w:lang w:eastAsia="sv-SE"/>
              </w:rPr>
              <w:t>meat</w:t>
            </w:r>
            <w:proofErr w:type="spellEnd"/>
          </w:p>
        </w:tc>
        <w:tc>
          <w:tcPr>
            <w:tcW w:w="856" w:type="dxa"/>
            <w:gridSpan w:val="2"/>
            <w:tcBorders>
              <w:top w:val="nil"/>
              <w:left w:val="nil"/>
              <w:bottom w:val="nil"/>
              <w:right w:val="nil"/>
            </w:tcBorders>
            <w:shd w:val="clear" w:color="000000" w:fill="F96A6C"/>
            <w:noWrap/>
            <w:vAlign w:val="bottom"/>
            <w:hideMark/>
          </w:tcPr>
          <w:p w14:paraId="5C35C95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gridSpan w:val="2"/>
            <w:tcBorders>
              <w:top w:val="nil"/>
              <w:left w:val="nil"/>
              <w:bottom w:val="nil"/>
              <w:right w:val="nil"/>
            </w:tcBorders>
            <w:shd w:val="clear" w:color="000000" w:fill="F8696B"/>
            <w:noWrap/>
            <w:vAlign w:val="bottom"/>
            <w:hideMark/>
          </w:tcPr>
          <w:p w14:paraId="167AE7A8"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gridSpan w:val="2"/>
            <w:tcBorders>
              <w:top w:val="nil"/>
              <w:left w:val="nil"/>
              <w:bottom w:val="nil"/>
              <w:right w:val="nil"/>
            </w:tcBorders>
            <w:shd w:val="clear" w:color="000000" w:fill="F96A6C"/>
            <w:noWrap/>
            <w:vAlign w:val="bottom"/>
            <w:hideMark/>
          </w:tcPr>
          <w:p w14:paraId="0415CD9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tcBorders>
              <w:top w:val="nil"/>
              <w:left w:val="nil"/>
              <w:bottom w:val="nil"/>
              <w:right w:val="nil"/>
            </w:tcBorders>
            <w:shd w:val="clear" w:color="000000" w:fill="F8696B"/>
            <w:noWrap/>
            <w:vAlign w:val="bottom"/>
            <w:hideMark/>
          </w:tcPr>
          <w:p w14:paraId="537D884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tcBorders>
              <w:top w:val="nil"/>
              <w:left w:val="nil"/>
              <w:bottom w:val="nil"/>
              <w:right w:val="nil"/>
            </w:tcBorders>
            <w:shd w:val="clear" w:color="000000" w:fill="F8696B"/>
            <w:noWrap/>
            <w:vAlign w:val="bottom"/>
            <w:hideMark/>
          </w:tcPr>
          <w:p w14:paraId="11E1E4E3"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tcBorders>
              <w:top w:val="nil"/>
              <w:left w:val="nil"/>
              <w:bottom w:val="nil"/>
              <w:right w:val="nil"/>
            </w:tcBorders>
            <w:shd w:val="clear" w:color="000000" w:fill="F8696B"/>
            <w:noWrap/>
            <w:vAlign w:val="bottom"/>
            <w:hideMark/>
          </w:tcPr>
          <w:p w14:paraId="22168AD2"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tcBorders>
              <w:top w:val="nil"/>
              <w:left w:val="nil"/>
              <w:bottom w:val="nil"/>
              <w:right w:val="nil"/>
            </w:tcBorders>
            <w:shd w:val="clear" w:color="000000" w:fill="F97D7F"/>
            <w:noWrap/>
            <w:vAlign w:val="bottom"/>
            <w:hideMark/>
          </w:tcPr>
          <w:p w14:paraId="55D85029"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2.3E-02</w:t>
            </w:r>
          </w:p>
        </w:tc>
        <w:tc>
          <w:tcPr>
            <w:tcW w:w="856" w:type="dxa"/>
            <w:tcBorders>
              <w:top w:val="nil"/>
              <w:left w:val="nil"/>
              <w:bottom w:val="nil"/>
              <w:right w:val="nil"/>
            </w:tcBorders>
            <w:shd w:val="clear" w:color="000000" w:fill="F96A6C"/>
            <w:noWrap/>
            <w:vAlign w:val="bottom"/>
            <w:hideMark/>
          </w:tcPr>
          <w:p w14:paraId="668825B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tcBorders>
              <w:top w:val="nil"/>
              <w:left w:val="nil"/>
              <w:bottom w:val="nil"/>
              <w:right w:val="nil"/>
            </w:tcBorders>
            <w:shd w:val="clear" w:color="000000" w:fill="F8696B"/>
            <w:noWrap/>
            <w:vAlign w:val="bottom"/>
            <w:hideMark/>
          </w:tcPr>
          <w:p w14:paraId="101C8C45"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tcBorders>
              <w:top w:val="nil"/>
              <w:left w:val="nil"/>
              <w:bottom w:val="nil"/>
              <w:right w:val="nil"/>
            </w:tcBorders>
            <w:shd w:val="clear" w:color="000000" w:fill="F8696B"/>
            <w:noWrap/>
            <w:vAlign w:val="bottom"/>
            <w:hideMark/>
          </w:tcPr>
          <w:p w14:paraId="323DE6EB"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2.4E-02</w:t>
            </w:r>
          </w:p>
        </w:tc>
        <w:tc>
          <w:tcPr>
            <w:tcW w:w="856" w:type="dxa"/>
            <w:tcBorders>
              <w:top w:val="nil"/>
              <w:left w:val="nil"/>
              <w:bottom w:val="nil"/>
              <w:right w:val="nil"/>
            </w:tcBorders>
            <w:shd w:val="clear" w:color="000000" w:fill="FCFCFF"/>
            <w:noWrap/>
            <w:vAlign w:val="bottom"/>
            <w:hideMark/>
          </w:tcPr>
          <w:p w14:paraId="0BD09386"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1.7E-02</w:t>
            </w:r>
          </w:p>
        </w:tc>
        <w:tc>
          <w:tcPr>
            <w:tcW w:w="856" w:type="dxa"/>
            <w:tcBorders>
              <w:top w:val="nil"/>
              <w:left w:val="nil"/>
              <w:bottom w:val="nil"/>
              <w:right w:val="nil"/>
            </w:tcBorders>
            <w:shd w:val="clear" w:color="000000" w:fill="FFFFFF"/>
            <w:noWrap/>
            <w:vAlign w:val="bottom"/>
            <w:hideMark/>
          </w:tcPr>
          <w:p w14:paraId="5BB84076"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468DE554"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r w:rsidR="00AB5587" w:rsidRPr="00AB5587" w14:paraId="6268CC58" w14:textId="77777777" w:rsidTr="003D51E2">
        <w:trPr>
          <w:trHeight w:val="288"/>
        </w:trPr>
        <w:tc>
          <w:tcPr>
            <w:tcW w:w="2028" w:type="dxa"/>
            <w:tcBorders>
              <w:top w:val="nil"/>
              <w:left w:val="nil"/>
              <w:bottom w:val="nil"/>
              <w:right w:val="nil"/>
            </w:tcBorders>
            <w:shd w:val="clear" w:color="000000" w:fill="FFFFFF"/>
            <w:noWrap/>
            <w:vAlign w:val="bottom"/>
            <w:hideMark/>
          </w:tcPr>
          <w:p w14:paraId="3D71C639"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Egg</w:t>
            </w:r>
          </w:p>
        </w:tc>
        <w:tc>
          <w:tcPr>
            <w:tcW w:w="856" w:type="dxa"/>
            <w:gridSpan w:val="2"/>
            <w:tcBorders>
              <w:top w:val="nil"/>
              <w:left w:val="nil"/>
              <w:bottom w:val="nil"/>
              <w:right w:val="nil"/>
            </w:tcBorders>
            <w:shd w:val="clear" w:color="000000" w:fill="FCF7FA"/>
            <w:noWrap/>
            <w:vAlign w:val="bottom"/>
            <w:hideMark/>
          </w:tcPr>
          <w:p w14:paraId="50CE3C9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1.8E-02</w:t>
            </w:r>
          </w:p>
        </w:tc>
        <w:tc>
          <w:tcPr>
            <w:tcW w:w="856" w:type="dxa"/>
            <w:gridSpan w:val="2"/>
            <w:tcBorders>
              <w:top w:val="nil"/>
              <w:left w:val="nil"/>
              <w:bottom w:val="nil"/>
              <w:right w:val="nil"/>
            </w:tcBorders>
            <w:shd w:val="clear" w:color="000000" w:fill="FCFCFF"/>
            <w:noWrap/>
            <w:vAlign w:val="bottom"/>
            <w:hideMark/>
          </w:tcPr>
          <w:p w14:paraId="12F75C6D"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1.8E-02</w:t>
            </w:r>
          </w:p>
        </w:tc>
        <w:tc>
          <w:tcPr>
            <w:tcW w:w="856" w:type="dxa"/>
            <w:gridSpan w:val="2"/>
            <w:tcBorders>
              <w:top w:val="nil"/>
              <w:left w:val="nil"/>
              <w:bottom w:val="nil"/>
              <w:right w:val="nil"/>
            </w:tcBorders>
            <w:shd w:val="clear" w:color="000000" w:fill="FCF0F3"/>
            <w:noWrap/>
            <w:vAlign w:val="bottom"/>
            <w:hideMark/>
          </w:tcPr>
          <w:p w14:paraId="36A186D5"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1.9E-02</w:t>
            </w:r>
          </w:p>
        </w:tc>
        <w:tc>
          <w:tcPr>
            <w:tcW w:w="856" w:type="dxa"/>
            <w:tcBorders>
              <w:top w:val="nil"/>
              <w:left w:val="nil"/>
              <w:bottom w:val="nil"/>
              <w:right w:val="nil"/>
            </w:tcBorders>
            <w:shd w:val="clear" w:color="000000" w:fill="F97476"/>
            <w:noWrap/>
            <w:vAlign w:val="bottom"/>
            <w:hideMark/>
          </w:tcPr>
          <w:p w14:paraId="6DBE6CE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2.5E-02</w:t>
            </w:r>
          </w:p>
        </w:tc>
        <w:tc>
          <w:tcPr>
            <w:tcW w:w="856" w:type="dxa"/>
            <w:tcBorders>
              <w:top w:val="nil"/>
              <w:left w:val="nil"/>
              <w:bottom w:val="nil"/>
              <w:right w:val="nil"/>
            </w:tcBorders>
            <w:shd w:val="clear" w:color="000000" w:fill="F8696B"/>
            <w:noWrap/>
            <w:vAlign w:val="bottom"/>
            <w:hideMark/>
          </w:tcPr>
          <w:p w14:paraId="3D6587E1"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2.6E-02</w:t>
            </w:r>
          </w:p>
        </w:tc>
        <w:tc>
          <w:tcPr>
            <w:tcW w:w="856" w:type="dxa"/>
            <w:tcBorders>
              <w:top w:val="nil"/>
              <w:left w:val="nil"/>
              <w:bottom w:val="nil"/>
              <w:right w:val="nil"/>
            </w:tcBorders>
            <w:shd w:val="clear" w:color="000000" w:fill="FCEDF0"/>
            <w:noWrap/>
            <w:vAlign w:val="bottom"/>
            <w:hideMark/>
          </w:tcPr>
          <w:p w14:paraId="7B1A9D2C"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1.9E-02</w:t>
            </w:r>
          </w:p>
        </w:tc>
        <w:tc>
          <w:tcPr>
            <w:tcW w:w="856" w:type="dxa"/>
            <w:tcBorders>
              <w:top w:val="nil"/>
              <w:left w:val="nil"/>
              <w:bottom w:val="nil"/>
              <w:right w:val="nil"/>
            </w:tcBorders>
            <w:shd w:val="clear" w:color="000000" w:fill="FBB7BA"/>
            <w:noWrap/>
            <w:vAlign w:val="bottom"/>
            <w:hideMark/>
          </w:tcPr>
          <w:p w14:paraId="470CAA67"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2.2E-02</w:t>
            </w:r>
          </w:p>
        </w:tc>
        <w:tc>
          <w:tcPr>
            <w:tcW w:w="856" w:type="dxa"/>
            <w:tcBorders>
              <w:top w:val="nil"/>
              <w:left w:val="nil"/>
              <w:bottom w:val="nil"/>
              <w:right w:val="nil"/>
            </w:tcBorders>
            <w:shd w:val="clear" w:color="000000" w:fill="FBB4B7"/>
            <w:noWrap/>
            <w:vAlign w:val="bottom"/>
            <w:hideMark/>
          </w:tcPr>
          <w:p w14:paraId="4BF2105A"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2.2E-02</w:t>
            </w:r>
          </w:p>
        </w:tc>
        <w:tc>
          <w:tcPr>
            <w:tcW w:w="856" w:type="dxa"/>
            <w:tcBorders>
              <w:top w:val="nil"/>
              <w:left w:val="nil"/>
              <w:bottom w:val="nil"/>
              <w:right w:val="nil"/>
            </w:tcBorders>
            <w:shd w:val="clear" w:color="000000" w:fill="F97E81"/>
            <w:noWrap/>
            <w:vAlign w:val="bottom"/>
            <w:hideMark/>
          </w:tcPr>
          <w:p w14:paraId="206A2BDB"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2.5E-02</w:t>
            </w:r>
          </w:p>
        </w:tc>
        <w:tc>
          <w:tcPr>
            <w:tcW w:w="856" w:type="dxa"/>
            <w:tcBorders>
              <w:top w:val="nil"/>
              <w:left w:val="nil"/>
              <w:bottom w:val="nil"/>
              <w:right w:val="nil"/>
            </w:tcBorders>
            <w:shd w:val="clear" w:color="000000" w:fill="FAB1B4"/>
            <w:noWrap/>
            <w:vAlign w:val="bottom"/>
            <w:hideMark/>
          </w:tcPr>
          <w:p w14:paraId="24213E43"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2.2E-02</w:t>
            </w:r>
          </w:p>
        </w:tc>
        <w:tc>
          <w:tcPr>
            <w:tcW w:w="856" w:type="dxa"/>
            <w:tcBorders>
              <w:top w:val="nil"/>
              <w:left w:val="nil"/>
              <w:bottom w:val="nil"/>
              <w:right w:val="nil"/>
            </w:tcBorders>
            <w:shd w:val="clear" w:color="000000" w:fill="FBC4C7"/>
            <w:noWrap/>
            <w:vAlign w:val="bottom"/>
            <w:hideMark/>
          </w:tcPr>
          <w:p w14:paraId="2A5E51AE" w14:textId="77777777" w:rsidR="00AB5587" w:rsidRPr="00AB5587" w:rsidRDefault="00AB5587" w:rsidP="00AB5587">
            <w:pPr>
              <w:spacing w:after="0" w:line="240" w:lineRule="auto"/>
              <w:jc w:val="righ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2.1E-02</w:t>
            </w:r>
          </w:p>
        </w:tc>
        <w:tc>
          <w:tcPr>
            <w:tcW w:w="856" w:type="dxa"/>
            <w:tcBorders>
              <w:top w:val="nil"/>
              <w:left w:val="nil"/>
              <w:bottom w:val="nil"/>
              <w:right w:val="nil"/>
            </w:tcBorders>
            <w:shd w:val="clear" w:color="000000" w:fill="FFFFFF"/>
            <w:noWrap/>
            <w:vAlign w:val="bottom"/>
            <w:hideMark/>
          </w:tcPr>
          <w:p w14:paraId="7F7042AB"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c>
          <w:tcPr>
            <w:tcW w:w="856" w:type="dxa"/>
            <w:tcBorders>
              <w:top w:val="nil"/>
              <w:left w:val="nil"/>
              <w:bottom w:val="nil"/>
              <w:right w:val="nil"/>
            </w:tcBorders>
            <w:shd w:val="clear" w:color="000000" w:fill="FFFFFF"/>
            <w:noWrap/>
            <w:vAlign w:val="bottom"/>
            <w:hideMark/>
          </w:tcPr>
          <w:p w14:paraId="10BA9EBF" w14:textId="77777777" w:rsidR="00AB5587" w:rsidRPr="00AB5587" w:rsidRDefault="00AB5587" w:rsidP="00AB5587">
            <w:pPr>
              <w:spacing w:after="0" w:line="240" w:lineRule="auto"/>
              <w:jc w:val="left"/>
              <w:rPr>
                <w:rFonts w:ascii="Cambria" w:eastAsia="Times New Roman" w:hAnsi="Cambria" w:cs="Calibri"/>
                <w:color w:val="000000"/>
                <w:sz w:val="20"/>
                <w:szCs w:val="20"/>
                <w:lang w:eastAsia="sv-SE"/>
              </w:rPr>
            </w:pPr>
            <w:r w:rsidRPr="00AB5587">
              <w:rPr>
                <w:rFonts w:ascii="Cambria" w:eastAsia="Times New Roman" w:hAnsi="Cambria" w:cs="Calibri"/>
                <w:color w:val="000000"/>
                <w:sz w:val="20"/>
                <w:szCs w:val="20"/>
                <w:lang w:eastAsia="sv-SE"/>
              </w:rPr>
              <w:t> </w:t>
            </w:r>
          </w:p>
        </w:tc>
      </w:tr>
    </w:tbl>
    <w:p w14:paraId="0A6E9E8F" w14:textId="20089F12" w:rsidR="00082DA3" w:rsidRDefault="00082DA3" w:rsidP="0013032C">
      <w:pPr>
        <w:spacing w:line="276" w:lineRule="auto"/>
        <w:rPr>
          <w:b/>
          <w:bCs/>
          <w:i/>
          <w:iCs/>
          <w:sz w:val="22"/>
          <w:lang w:val="en-GB"/>
        </w:rPr>
      </w:pPr>
    </w:p>
    <w:p w14:paraId="53C0E201" w14:textId="1A16EC1A" w:rsidR="009A24FF" w:rsidRPr="0014590F" w:rsidRDefault="009A24FF" w:rsidP="004D4AC7"/>
    <w:p w14:paraId="085B033B" w14:textId="77777777" w:rsidR="008C1EDA" w:rsidRDefault="008C1EDA">
      <w:pPr>
        <w:spacing w:line="259" w:lineRule="auto"/>
        <w:jc w:val="left"/>
        <w:rPr>
          <w:rFonts w:eastAsiaTheme="majorEastAsia" w:cstheme="majorBidi"/>
          <w:sz w:val="26"/>
          <w:szCs w:val="26"/>
          <w:lang w:val="en-GB"/>
        </w:rPr>
      </w:pPr>
      <w:r>
        <w:rPr>
          <w:lang w:val="en-GB"/>
        </w:rPr>
        <w:br w:type="page"/>
      </w:r>
    </w:p>
    <w:p w14:paraId="0C10CAAC" w14:textId="54A8B4BD" w:rsidR="00C6209E" w:rsidRPr="004376B0" w:rsidRDefault="00C6209E" w:rsidP="00C6209E">
      <w:pPr>
        <w:pStyle w:val="Heading2"/>
        <w:rPr>
          <w:lang w:val="en-GB"/>
        </w:rPr>
      </w:pPr>
      <w:r w:rsidRPr="004376B0">
        <w:rPr>
          <w:lang w:val="en-GB"/>
        </w:rPr>
        <w:lastRenderedPageBreak/>
        <w:t>4.</w:t>
      </w:r>
      <w:r w:rsidR="006808AD">
        <w:rPr>
          <w:lang w:val="en-GB"/>
        </w:rPr>
        <w:t>4</w:t>
      </w:r>
      <w:r w:rsidRPr="004376B0">
        <w:rPr>
          <w:lang w:val="en-GB"/>
        </w:rPr>
        <w:t xml:space="preserve"> Use of antibiotics </w:t>
      </w:r>
      <w:r w:rsidR="001F74E0">
        <w:rPr>
          <w:lang w:val="en-GB"/>
        </w:rPr>
        <w:t xml:space="preserve">index </w:t>
      </w:r>
      <w:r w:rsidRPr="004376B0">
        <w:rPr>
          <w:lang w:val="en-GB"/>
        </w:rPr>
        <w:t>per kg of animal product</w:t>
      </w:r>
    </w:p>
    <w:p w14:paraId="411B274D" w14:textId="4E63FF2A" w:rsidR="00F70D6B" w:rsidRDefault="009B7905" w:rsidP="00605BA7">
      <w:pPr>
        <w:rPr>
          <w:lang w:val="en-GB"/>
        </w:rPr>
      </w:pPr>
      <w:r>
        <w:rPr>
          <w:noProof/>
          <w:lang w:val="en-GB"/>
        </w:rPr>
        <w:drawing>
          <wp:anchor distT="0" distB="0" distL="114300" distR="114300" simplePos="0" relativeHeight="251666433" behindDoc="0" locked="0" layoutInCell="1" allowOverlap="1" wp14:anchorId="4C1B4909" wp14:editId="0C6C07F0">
            <wp:simplePos x="0" y="0"/>
            <wp:positionH relativeFrom="margin">
              <wp:align>left</wp:align>
            </wp:positionH>
            <wp:positionV relativeFrom="paragraph">
              <wp:posOffset>394547</wp:posOffset>
            </wp:positionV>
            <wp:extent cx="5377180" cy="3780155"/>
            <wp:effectExtent l="0" t="0" r="0" b="0"/>
            <wp:wrapTopAndBottom/>
            <wp:docPr id="19652685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7180" cy="3780155"/>
                    </a:xfrm>
                    <a:prstGeom prst="rect">
                      <a:avLst/>
                    </a:prstGeom>
                    <a:noFill/>
                  </pic:spPr>
                </pic:pic>
              </a:graphicData>
            </a:graphic>
            <wp14:sizeRelH relativeFrom="page">
              <wp14:pctWidth>0</wp14:pctWidth>
            </wp14:sizeRelH>
            <wp14:sizeRelV relativeFrom="page">
              <wp14:pctHeight>0</wp14:pctHeight>
            </wp14:sizeRelV>
          </wp:anchor>
        </w:drawing>
      </w:r>
      <w:r w:rsidR="00F70D6B">
        <w:rPr>
          <w:lang w:val="en-GB"/>
        </w:rPr>
        <w:t>XXXX</w:t>
      </w:r>
    </w:p>
    <w:p w14:paraId="31362504" w14:textId="4C003C8E" w:rsidR="008C1EDA" w:rsidRPr="00C97CC1" w:rsidRDefault="008C1EDA" w:rsidP="008C1EDA">
      <w:pPr>
        <w:spacing w:line="276" w:lineRule="auto"/>
        <w:rPr>
          <w:i/>
          <w:iCs/>
          <w:sz w:val="22"/>
          <w:lang w:val="en-GB"/>
        </w:rPr>
      </w:pPr>
      <w:r w:rsidRPr="00C97CC1">
        <w:rPr>
          <w:b/>
          <w:bCs/>
          <w:i/>
          <w:iCs/>
          <w:sz w:val="22"/>
          <w:lang w:val="en-GB"/>
        </w:rPr>
        <w:t xml:space="preserve">Fig. </w:t>
      </w:r>
      <w:r w:rsidR="00447D9C">
        <w:rPr>
          <w:b/>
          <w:bCs/>
          <w:i/>
          <w:iCs/>
          <w:sz w:val="22"/>
          <w:lang w:val="en-GB"/>
        </w:rPr>
        <w:t>4</w:t>
      </w:r>
      <w:r w:rsidRPr="00C97CC1">
        <w:rPr>
          <w:b/>
          <w:bCs/>
          <w:i/>
          <w:iCs/>
          <w:sz w:val="22"/>
          <w:lang w:val="en-GB"/>
        </w:rPr>
        <w:t>.</w:t>
      </w:r>
      <w:r w:rsidRPr="00C97CC1">
        <w:rPr>
          <w:i/>
          <w:iCs/>
          <w:sz w:val="22"/>
          <w:lang w:val="en-GB"/>
        </w:rPr>
        <w:t xml:space="preserve"> </w:t>
      </w:r>
      <w:r w:rsidR="00DB4224">
        <w:rPr>
          <w:i/>
          <w:iCs/>
          <w:sz w:val="22"/>
          <w:lang w:val="en-GB"/>
        </w:rPr>
        <w:t>XXXX</w:t>
      </w:r>
    </w:p>
    <w:p w14:paraId="04487F8B" w14:textId="07BBE59A" w:rsidR="00605BA7" w:rsidRPr="004376B0" w:rsidRDefault="001964EC" w:rsidP="00605BA7">
      <w:pPr>
        <w:rPr>
          <w:lang w:val="en-GB"/>
        </w:rPr>
      </w:pPr>
      <w:r>
        <w:rPr>
          <w:lang w:val="en-GB"/>
        </w:rPr>
        <w:t xml:space="preserve">Norway, </w:t>
      </w:r>
      <w:r w:rsidR="00605BA7" w:rsidRPr="004376B0">
        <w:rPr>
          <w:lang w:val="en-GB"/>
        </w:rPr>
        <w:t xml:space="preserve">Sweden and Denmark use less antibiotics than they would if their use were in accordance with the standard use calculated for different species (Table X). UK and </w:t>
      </w:r>
      <w:r w:rsidR="001F0758">
        <w:rPr>
          <w:lang w:val="en-GB"/>
        </w:rPr>
        <w:t xml:space="preserve">the </w:t>
      </w:r>
      <w:r w:rsidR="00605BA7" w:rsidRPr="004376B0">
        <w:rPr>
          <w:lang w:val="en-GB"/>
        </w:rPr>
        <w:t xml:space="preserve">Netherlands use approximately the same amount as if their use were in accordance with the standard values. All other countries use more antibiotics than they would if their use were in accordance with the standard values, and this is especially evident for Italy and Poland. </w:t>
      </w:r>
    </w:p>
    <w:p w14:paraId="57A295E1" w14:textId="77777777" w:rsidR="00FA1795" w:rsidRPr="002938FC" w:rsidRDefault="00FA1795">
      <w:pPr>
        <w:spacing w:line="259" w:lineRule="auto"/>
        <w:jc w:val="left"/>
        <w:rPr>
          <w:rFonts w:eastAsiaTheme="majorEastAsia" w:cstheme="majorBidi"/>
          <w:sz w:val="26"/>
          <w:szCs w:val="26"/>
          <w:lang w:val="en-US"/>
        </w:rPr>
      </w:pPr>
      <w:r w:rsidRPr="002938FC">
        <w:rPr>
          <w:lang w:val="en-US"/>
        </w:rPr>
        <w:br w:type="page"/>
      </w:r>
    </w:p>
    <w:p w14:paraId="19374E7A" w14:textId="72597FD5" w:rsidR="003E1A2E" w:rsidRPr="002938FC" w:rsidRDefault="003E1A2E" w:rsidP="003E1A2E">
      <w:pPr>
        <w:pStyle w:val="Heading2"/>
        <w:rPr>
          <w:lang w:val="en-US"/>
        </w:rPr>
      </w:pPr>
      <w:r w:rsidRPr="002938FC">
        <w:rPr>
          <w:lang w:val="en-US"/>
        </w:rPr>
        <w:lastRenderedPageBreak/>
        <w:t>4.</w:t>
      </w:r>
      <w:r w:rsidR="006808AD" w:rsidRPr="002938FC">
        <w:rPr>
          <w:lang w:val="en-US"/>
        </w:rPr>
        <w:t>5</w:t>
      </w:r>
      <w:r w:rsidRPr="002938FC">
        <w:rPr>
          <w:lang w:val="en-US"/>
        </w:rPr>
        <w:t xml:space="preserve"> Diet assessment</w:t>
      </w:r>
    </w:p>
    <w:p w14:paraId="76007EE3" w14:textId="1D8E211D" w:rsidR="00C6209E" w:rsidRDefault="002E7F80" w:rsidP="004D4AC7">
      <w:pPr>
        <w:rPr>
          <w:lang w:val="en-US"/>
        </w:rPr>
      </w:pPr>
      <w:r>
        <w:rPr>
          <w:lang w:val="en-US"/>
        </w:rPr>
        <w:t xml:space="preserve">Irish consumption of animal products </w:t>
      </w:r>
      <w:r w:rsidR="00304DEC">
        <w:rPr>
          <w:lang w:val="en-US"/>
        </w:rPr>
        <w:t>contributes</w:t>
      </w:r>
      <w:r>
        <w:rPr>
          <w:lang w:val="en-US"/>
        </w:rPr>
        <w:t xml:space="preserve"> substantially more to greenhouse gas emissions than Ital</w:t>
      </w:r>
      <w:r w:rsidR="002450F4">
        <w:rPr>
          <w:lang w:val="en-US"/>
        </w:rPr>
        <w:t>ia</w:t>
      </w:r>
      <w:r w:rsidR="00567C81">
        <w:rPr>
          <w:lang w:val="en-US"/>
        </w:rPr>
        <w:t>n</w:t>
      </w:r>
      <w:r w:rsidR="002450F4">
        <w:rPr>
          <w:lang w:val="en-US"/>
        </w:rPr>
        <w:t>,</w:t>
      </w:r>
      <w:r>
        <w:rPr>
          <w:lang w:val="en-US"/>
        </w:rPr>
        <w:t xml:space="preserve"> and especially</w:t>
      </w:r>
      <w:r w:rsidR="002450F4">
        <w:rPr>
          <w:lang w:val="en-US"/>
        </w:rPr>
        <w:t>,</w:t>
      </w:r>
      <w:r>
        <w:rPr>
          <w:lang w:val="en-US"/>
        </w:rPr>
        <w:t xml:space="preserve"> Pol</w:t>
      </w:r>
      <w:r w:rsidR="002450F4">
        <w:rPr>
          <w:lang w:val="en-US"/>
        </w:rPr>
        <w:t>ish consumption</w:t>
      </w:r>
      <w:r w:rsidR="00304DEC">
        <w:rPr>
          <w:lang w:val="en-US"/>
        </w:rPr>
        <w:t xml:space="preserve"> (Fig. </w:t>
      </w:r>
      <w:r w:rsidR="00567C81">
        <w:rPr>
          <w:lang w:val="en-US"/>
        </w:rPr>
        <w:t>5</w:t>
      </w:r>
      <w:r w:rsidR="00304DEC">
        <w:rPr>
          <w:lang w:val="en-US"/>
        </w:rPr>
        <w:t>)</w:t>
      </w:r>
      <w:r>
        <w:rPr>
          <w:lang w:val="en-US"/>
        </w:rPr>
        <w:t xml:space="preserve"> due to high consumption of ruminant meat (</w:t>
      </w:r>
      <w:r w:rsidR="00304DEC">
        <w:rPr>
          <w:lang w:val="en-US"/>
        </w:rPr>
        <w:t xml:space="preserve">Table 2). However, animal welfare loss from the diet is many driven by poultry consumption </w:t>
      </w:r>
      <w:r w:rsidR="00BA72DE">
        <w:rPr>
          <w:lang w:val="en-US"/>
        </w:rPr>
        <w:t>why Pol</w:t>
      </w:r>
      <w:r w:rsidR="00971AC3">
        <w:rPr>
          <w:lang w:val="en-US"/>
        </w:rPr>
        <w:t>ish consumption</w:t>
      </w:r>
      <w:r w:rsidR="00BA72DE">
        <w:rPr>
          <w:lang w:val="en-US"/>
        </w:rPr>
        <w:t xml:space="preserve"> shows the highest </w:t>
      </w:r>
      <w:r w:rsidR="00196DAA">
        <w:rPr>
          <w:lang w:val="en-US"/>
        </w:rPr>
        <w:t>value</w:t>
      </w:r>
      <w:r w:rsidR="00BA72DE">
        <w:rPr>
          <w:lang w:val="en-US"/>
        </w:rPr>
        <w:t xml:space="preserve"> for this </w:t>
      </w:r>
      <w:r w:rsidR="00196DAA">
        <w:rPr>
          <w:lang w:val="en-US"/>
        </w:rPr>
        <w:t>index</w:t>
      </w:r>
      <w:r w:rsidR="007F70D9">
        <w:rPr>
          <w:lang w:val="en-US"/>
        </w:rPr>
        <w:t>, followed by Ir</w:t>
      </w:r>
      <w:r w:rsidR="002811D8">
        <w:rPr>
          <w:lang w:val="en-US"/>
        </w:rPr>
        <w:t>ish consumption which also contains relatively high amounts of poultry</w:t>
      </w:r>
      <w:r w:rsidR="00BA72DE">
        <w:rPr>
          <w:lang w:val="en-US"/>
        </w:rPr>
        <w:t xml:space="preserve">. </w:t>
      </w:r>
      <w:r w:rsidR="00F25D26">
        <w:rPr>
          <w:lang w:val="en-US"/>
        </w:rPr>
        <w:t xml:space="preserve">However, </w:t>
      </w:r>
      <w:r w:rsidR="00BA72DE">
        <w:rPr>
          <w:lang w:val="en-US"/>
        </w:rPr>
        <w:t xml:space="preserve">for use of antibiotics, </w:t>
      </w:r>
      <w:r w:rsidR="00F25D26">
        <w:rPr>
          <w:lang w:val="en-US"/>
        </w:rPr>
        <w:t xml:space="preserve">Irish consumption has a substantially lower value </w:t>
      </w:r>
      <w:r w:rsidR="00196DAA">
        <w:rPr>
          <w:lang w:val="en-US"/>
        </w:rPr>
        <w:t>than the Italian and Polish</w:t>
      </w:r>
      <w:r w:rsidR="00253B28">
        <w:rPr>
          <w:lang w:val="en-US"/>
        </w:rPr>
        <w:t xml:space="preserve"> </w:t>
      </w:r>
      <w:r w:rsidR="00CB7392">
        <w:rPr>
          <w:lang w:val="en-US"/>
        </w:rPr>
        <w:t>consumption</w:t>
      </w:r>
      <w:r w:rsidR="00E52FE6">
        <w:rPr>
          <w:lang w:val="en-US"/>
        </w:rPr>
        <w:t xml:space="preserve">. The high value for </w:t>
      </w:r>
      <w:r w:rsidR="002F4779">
        <w:rPr>
          <w:lang w:val="en-US"/>
        </w:rPr>
        <w:t>Polish consumption is a result of high consumption of pork and poultry</w:t>
      </w:r>
      <w:r w:rsidR="00043D02">
        <w:rPr>
          <w:lang w:val="en-US"/>
        </w:rPr>
        <w:t xml:space="preserve"> and high use of antibiotics in Polish pig and poultry production (Fig. 4). </w:t>
      </w:r>
    </w:p>
    <w:p w14:paraId="5C09274A" w14:textId="6BED8DA6" w:rsidR="005A6519" w:rsidRPr="00AA60AA" w:rsidRDefault="00921D04" w:rsidP="005A6519">
      <w:pPr>
        <w:spacing w:line="276" w:lineRule="auto"/>
        <w:rPr>
          <w:b/>
          <w:bCs/>
          <w:i/>
          <w:iCs/>
          <w:sz w:val="22"/>
          <w:lang w:val="en-US"/>
        </w:rPr>
      </w:pPr>
      <w:r>
        <w:rPr>
          <w:b/>
          <w:bCs/>
          <w:i/>
          <w:iCs/>
          <w:noProof/>
          <w:sz w:val="22"/>
          <w:lang w:val="en-US"/>
        </w:rPr>
        <w:drawing>
          <wp:inline distT="0" distB="0" distL="0" distR="0" wp14:anchorId="49333071" wp14:editId="4E7AA0D6">
            <wp:extent cx="5615305" cy="3767658"/>
            <wp:effectExtent l="0" t="0" r="4445" b="4445"/>
            <wp:docPr id="2091141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54704" cy="3794093"/>
                    </a:xfrm>
                    <a:prstGeom prst="rect">
                      <a:avLst/>
                    </a:prstGeom>
                    <a:noFill/>
                  </pic:spPr>
                </pic:pic>
              </a:graphicData>
            </a:graphic>
          </wp:inline>
        </w:drawing>
      </w:r>
    </w:p>
    <w:p w14:paraId="7281317C" w14:textId="53E9C14B" w:rsidR="005A6519" w:rsidRPr="00C97CC1" w:rsidRDefault="005A6519" w:rsidP="005A6519">
      <w:pPr>
        <w:spacing w:line="276" w:lineRule="auto"/>
        <w:rPr>
          <w:i/>
          <w:iCs/>
          <w:sz w:val="22"/>
          <w:lang w:val="en-GB"/>
        </w:rPr>
      </w:pPr>
      <w:r w:rsidRPr="00C97CC1">
        <w:rPr>
          <w:b/>
          <w:bCs/>
          <w:i/>
          <w:iCs/>
          <w:sz w:val="22"/>
          <w:lang w:val="en-GB"/>
        </w:rPr>
        <w:t xml:space="preserve">Fig. </w:t>
      </w:r>
      <w:r w:rsidR="00304DEC">
        <w:rPr>
          <w:b/>
          <w:bCs/>
          <w:i/>
          <w:iCs/>
          <w:sz w:val="22"/>
          <w:lang w:val="en-GB"/>
        </w:rPr>
        <w:t>5</w:t>
      </w:r>
      <w:r w:rsidRPr="00C97CC1">
        <w:rPr>
          <w:b/>
          <w:bCs/>
          <w:i/>
          <w:iCs/>
          <w:sz w:val="22"/>
          <w:lang w:val="en-GB"/>
        </w:rPr>
        <w:t>.</w:t>
      </w:r>
      <w:r w:rsidRPr="00C97CC1">
        <w:rPr>
          <w:i/>
          <w:iCs/>
          <w:sz w:val="22"/>
          <w:lang w:val="en-GB"/>
        </w:rPr>
        <w:t xml:space="preserve"> </w:t>
      </w:r>
      <w:r w:rsidR="00142C39">
        <w:rPr>
          <w:i/>
          <w:iCs/>
          <w:sz w:val="22"/>
          <w:lang w:val="en-GB"/>
        </w:rPr>
        <w:t xml:space="preserve">Carbon footprint, animal welfare loss </w:t>
      </w:r>
      <w:r w:rsidR="001B36A4">
        <w:rPr>
          <w:i/>
          <w:iCs/>
          <w:sz w:val="22"/>
          <w:lang w:val="en-GB"/>
        </w:rPr>
        <w:t>(P</w:t>
      </w:r>
      <w:r w:rsidR="008934BB">
        <w:rPr>
          <w:i/>
          <w:iCs/>
          <w:sz w:val="22"/>
          <w:lang w:val="en-GB"/>
        </w:rPr>
        <w:t xml:space="preserve">AALA) </w:t>
      </w:r>
      <w:r w:rsidR="00142C39">
        <w:rPr>
          <w:i/>
          <w:iCs/>
          <w:sz w:val="22"/>
          <w:lang w:val="en-GB"/>
        </w:rPr>
        <w:t xml:space="preserve">and use of antibiotics indices for consumption of animal products in the average </w:t>
      </w:r>
      <w:r w:rsidR="001B36A4">
        <w:rPr>
          <w:i/>
          <w:iCs/>
          <w:sz w:val="22"/>
          <w:lang w:val="en-GB"/>
        </w:rPr>
        <w:t xml:space="preserve">Irish, Italian and Polish diet. </w:t>
      </w:r>
    </w:p>
    <w:p w14:paraId="7B2E8197" w14:textId="01834CEB" w:rsidR="00330F44" w:rsidRDefault="008934BB" w:rsidP="001A6D61">
      <w:pPr>
        <w:rPr>
          <w:b/>
          <w:bCs/>
          <w:i/>
          <w:iCs/>
          <w:sz w:val="22"/>
          <w:lang w:val="en-GB"/>
        </w:rPr>
      </w:pPr>
      <w:r>
        <w:rPr>
          <w:lang w:val="en-US"/>
        </w:rPr>
        <w:t>Replacing beef by rabbit in the Italian diet, might be seen as a possible option to miti</w:t>
      </w:r>
      <w:r w:rsidR="00EC6FC6">
        <w:rPr>
          <w:lang w:val="en-US"/>
        </w:rPr>
        <w:t xml:space="preserve">gate emissions of greenhouse gases associated with the </w:t>
      </w:r>
      <w:r w:rsidR="00AD1A1F">
        <w:rPr>
          <w:lang w:val="en-US"/>
        </w:rPr>
        <w:t>Italian diet</w:t>
      </w:r>
      <w:r w:rsidR="00021AA3">
        <w:rPr>
          <w:lang w:val="en-US"/>
        </w:rPr>
        <w:t xml:space="preserve">, as rabbit has substantially lower carbon footprint than beef and is </w:t>
      </w:r>
      <w:r w:rsidR="003C6786">
        <w:rPr>
          <w:lang w:val="en-US"/>
        </w:rPr>
        <w:t xml:space="preserve">a culturally accepted commodity in Italy </w:t>
      </w:r>
      <w:r w:rsidR="003C6786" w:rsidRPr="003C6786">
        <w:rPr>
          <w:highlight w:val="yellow"/>
          <w:lang w:val="en-US"/>
        </w:rPr>
        <w:t>(ref)</w:t>
      </w:r>
      <w:r w:rsidR="00AD1A1F">
        <w:rPr>
          <w:lang w:val="en-US"/>
        </w:rPr>
        <w:t xml:space="preserve">. </w:t>
      </w:r>
      <w:r w:rsidR="003C6786">
        <w:rPr>
          <w:lang w:val="en-US"/>
        </w:rPr>
        <w:t xml:space="preserve">However, </w:t>
      </w:r>
      <w:r w:rsidR="00530DFD">
        <w:rPr>
          <w:lang w:val="en-US"/>
        </w:rPr>
        <w:t>such a switch would result in higher animal welfare loss</w:t>
      </w:r>
      <w:r w:rsidR="00E22963">
        <w:rPr>
          <w:lang w:val="en-US"/>
        </w:rPr>
        <w:t xml:space="preserve"> (Fig. 6) primarily</w:t>
      </w:r>
      <w:r w:rsidR="00530DFD">
        <w:rPr>
          <w:lang w:val="en-US"/>
        </w:rPr>
        <w:t xml:space="preserve"> due to </w:t>
      </w:r>
      <w:r w:rsidR="00F51329">
        <w:rPr>
          <w:lang w:val="en-US"/>
        </w:rPr>
        <w:t>a much larger number of animals being affected to produce the meat</w:t>
      </w:r>
      <w:r w:rsidR="00E22963">
        <w:rPr>
          <w:lang w:val="en-US"/>
        </w:rPr>
        <w:t xml:space="preserve"> and higher suffering in rabbit than in beef production (</w:t>
      </w:r>
      <w:r w:rsidR="00A56183">
        <w:rPr>
          <w:lang w:val="en-US"/>
        </w:rPr>
        <w:t xml:space="preserve">Fig. 1). The use of antibiotics index would also more than double </w:t>
      </w:r>
      <w:r w:rsidR="00D344C1">
        <w:rPr>
          <w:lang w:val="en-US"/>
        </w:rPr>
        <w:t xml:space="preserve">as use of antibiotics in rabbit production is exceptionally high </w:t>
      </w:r>
      <w:r w:rsidR="00D344C1" w:rsidRPr="00D344C1">
        <w:rPr>
          <w:highlight w:val="yellow"/>
          <w:lang w:val="en-US"/>
        </w:rPr>
        <w:t>(ref)</w:t>
      </w:r>
      <w:r w:rsidR="00D344C1">
        <w:rPr>
          <w:lang w:val="en-US"/>
        </w:rPr>
        <w:t xml:space="preserve">. Hence, for a </w:t>
      </w:r>
      <w:r w:rsidR="001A6D61">
        <w:rPr>
          <w:lang w:val="en-US"/>
        </w:rPr>
        <w:t xml:space="preserve">replacement of beef by </w:t>
      </w:r>
      <w:r w:rsidR="001A6D61">
        <w:rPr>
          <w:lang w:val="en-US"/>
        </w:rPr>
        <w:lastRenderedPageBreak/>
        <w:t xml:space="preserve">rabbit to be a sustainable option, animal welfare in rabbit production needs to be improved and use of antibiotics substantially reduced. </w:t>
      </w:r>
    </w:p>
    <w:p w14:paraId="696860D0" w14:textId="32526E37" w:rsidR="00330F44" w:rsidRPr="00C97CC1" w:rsidRDefault="00330F44" w:rsidP="00330F44">
      <w:pPr>
        <w:spacing w:line="276" w:lineRule="auto"/>
        <w:rPr>
          <w:i/>
          <w:iCs/>
          <w:sz w:val="22"/>
          <w:lang w:val="en-GB"/>
        </w:rPr>
      </w:pPr>
      <w:r>
        <w:rPr>
          <w:noProof/>
          <w:lang w:val="en-US"/>
        </w:rPr>
        <w:drawing>
          <wp:anchor distT="0" distB="0" distL="114300" distR="114300" simplePos="0" relativeHeight="251667457" behindDoc="0" locked="0" layoutInCell="1" allowOverlap="1" wp14:anchorId="461F19FD" wp14:editId="03C93BFB">
            <wp:simplePos x="0" y="0"/>
            <wp:positionH relativeFrom="page">
              <wp:posOffset>1120140</wp:posOffset>
            </wp:positionH>
            <wp:positionV relativeFrom="paragraph">
              <wp:posOffset>90170</wp:posOffset>
            </wp:positionV>
            <wp:extent cx="5565140" cy="3712845"/>
            <wp:effectExtent l="0" t="0" r="0" b="1905"/>
            <wp:wrapTopAndBottom/>
            <wp:docPr id="1862032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5140" cy="3712845"/>
                    </a:xfrm>
                    <a:prstGeom prst="rect">
                      <a:avLst/>
                    </a:prstGeom>
                    <a:noFill/>
                  </pic:spPr>
                </pic:pic>
              </a:graphicData>
            </a:graphic>
            <wp14:sizeRelH relativeFrom="margin">
              <wp14:pctWidth>0</wp14:pctWidth>
            </wp14:sizeRelH>
            <wp14:sizeRelV relativeFrom="margin">
              <wp14:pctHeight>0</wp14:pctHeight>
            </wp14:sizeRelV>
          </wp:anchor>
        </w:drawing>
      </w:r>
      <w:r w:rsidRPr="00C97CC1">
        <w:rPr>
          <w:b/>
          <w:bCs/>
          <w:i/>
          <w:iCs/>
          <w:sz w:val="22"/>
          <w:lang w:val="en-GB"/>
        </w:rPr>
        <w:t xml:space="preserve">Fig. </w:t>
      </w:r>
      <w:r>
        <w:rPr>
          <w:b/>
          <w:bCs/>
          <w:i/>
          <w:iCs/>
          <w:sz w:val="22"/>
          <w:lang w:val="en-GB"/>
        </w:rPr>
        <w:t>6</w:t>
      </w:r>
      <w:r w:rsidRPr="00C97CC1">
        <w:rPr>
          <w:b/>
          <w:bCs/>
          <w:i/>
          <w:iCs/>
          <w:sz w:val="22"/>
          <w:lang w:val="en-GB"/>
        </w:rPr>
        <w:t>.</w:t>
      </w:r>
      <w:r w:rsidRPr="00C97CC1">
        <w:rPr>
          <w:i/>
          <w:iCs/>
          <w:sz w:val="22"/>
          <w:lang w:val="en-GB"/>
        </w:rPr>
        <w:t xml:space="preserve"> </w:t>
      </w:r>
      <w:r>
        <w:rPr>
          <w:i/>
          <w:iCs/>
          <w:sz w:val="22"/>
          <w:lang w:val="en-GB"/>
        </w:rPr>
        <w:t xml:space="preserve">Carbon footprint, animal welfare loss (PAALA) and use of antibiotics indices Italian baseline consumption and </w:t>
      </w:r>
      <w:r w:rsidR="00021AA3">
        <w:rPr>
          <w:i/>
          <w:iCs/>
          <w:sz w:val="22"/>
          <w:lang w:val="en-GB"/>
        </w:rPr>
        <w:t xml:space="preserve">in a scenario in which 50% of beef is replaced by rabbit. </w:t>
      </w:r>
      <w:r>
        <w:rPr>
          <w:i/>
          <w:iCs/>
          <w:sz w:val="22"/>
          <w:lang w:val="en-GB"/>
        </w:rPr>
        <w:t xml:space="preserve"> </w:t>
      </w:r>
    </w:p>
    <w:p w14:paraId="5BEC9BE4" w14:textId="74A4BCFD" w:rsidR="00454E98" w:rsidRDefault="0074688D" w:rsidP="004D4AC7">
      <w:pPr>
        <w:rPr>
          <w:lang w:val="en-GB"/>
        </w:rPr>
      </w:pPr>
      <w:r>
        <w:rPr>
          <w:noProof/>
          <w:lang w:val="en-GB"/>
        </w:rPr>
        <w:lastRenderedPageBreak/>
        <w:drawing>
          <wp:anchor distT="0" distB="0" distL="114300" distR="114300" simplePos="0" relativeHeight="251668481" behindDoc="0" locked="0" layoutInCell="1" allowOverlap="1" wp14:anchorId="5F214FB6" wp14:editId="1F034C30">
            <wp:simplePos x="0" y="0"/>
            <wp:positionH relativeFrom="margin">
              <wp:posOffset>-59690</wp:posOffset>
            </wp:positionH>
            <wp:positionV relativeFrom="paragraph">
              <wp:posOffset>1448435</wp:posOffset>
            </wp:positionV>
            <wp:extent cx="5844540" cy="3914140"/>
            <wp:effectExtent l="0" t="0" r="3810" b="0"/>
            <wp:wrapTopAndBottom/>
            <wp:docPr id="1799876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4540" cy="3914140"/>
                    </a:xfrm>
                    <a:prstGeom prst="rect">
                      <a:avLst/>
                    </a:prstGeom>
                    <a:noFill/>
                  </pic:spPr>
                </pic:pic>
              </a:graphicData>
            </a:graphic>
            <wp14:sizeRelH relativeFrom="page">
              <wp14:pctWidth>0</wp14:pctWidth>
            </wp14:sizeRelH>
            <wp14:sizeRelV relativeFrom="page">
              <wp14:pctHeight>0</wp14:pctHeight>
            </wp14:sizeRelV>
          </wp:anchor>
        </w:drawing>
      </w:r>
      <w:r w:rsidR="001A6D61">
        <w:rPr>
          <w:lang w:val="en-GB"/>
        </w:rPr>
        <w:t xml:space="preserve">Turning to the Irish diet, </w:t>
      </w:r>
      <w:r w:rsidR="00E429C0">
        <w:rPr>
          <w:lang w:val="en-GB"/>
        </w:rPr>
        <w:t>replacing 50% of beef with either chicken or mussels, decreases the carbon footprint</w:t>
      </w:r>
      <w:r w:rsidR="007F5EB8">
        <w:rPr>
          <w:lang w:val="en-GB"/>
        </w:rPr>
        <w:t xml:space="preserve"> to the same extent (</w:t>
      </w:r>
      <w:r w:rsidR="008E385B">
        <w:rPr>
          <w:lang w:val="en-GB"/>
        </w:rPr>
        <w:t xml:space="preserve">a 23% decrease) but </w:t>
      </w:r>
      <w:r>
        <w:rPr>
          <w:lang w:val="en-GB"/>
        </w:rPr>
        <w:t>with an increase in chicken consumption the animal welfare loss increases substantially. The use of antibiotics index also increases slightly with chicken, while it is slightly reduced by replacing beef by mussels (Fig. 7).</w:t>
      </w:r>
    </w:p>
    <w:p w14:paraId="6B17C721" w14:textId="77777777" w:rsidR="0074688D" w:rsidRDefault="0074688D" w:rsidP="00662A0B">
      <w:pPr>
        <w:spacing w:line="276" w:lineRule="auto"/>
        <w:rPr>
          <w:b/>
          <w:bCs/>
          <w:i/>
          <w:iCs/>
          <w:sz w:val="22"/>
          <w:lang w:val="en-GB"/>
        </w:rPr>
      </w:pPr>
    </w:p>
    <w:p w14:paraId="2ADEC9FF" w14:textId="3F318DC0" w:rsidR="00662A0B" w:rsidRPr="00C97CC1" w:rsidRDefault="00662A0B" w:rsidP="00662A0B">
      <w:pPr>
        <w:spacing w:line="276" w:lineRule="auto"/>
        <w:rPr>
          <w:i/>
          <w:iCs/>
          <w:sz w:val="22"/>
          <w:lang w:val="en-GB"/>
        </w:rPr>
      </w:pPr>
      <w:r>
        <w:rPr>
          <w:b/>
          <w:bCs/>
          <w:i/>
          <w:iCs/>
          <w:sz w:val="22"/>
          <w:lang w:val="en-GB"/>
        </w:rPr>
        <w:t>F</w:t>
      </w:r>
      <w:r w:rsidRPr="00C97CC1">
        <w:rPr>
          <w:b/>
          <w:bCs/>
          <w:i/>
          <w:iCs/>
          <w:sz w:val="22"/>
          <w:lang w:val="en-GB"/>
        </w:rPr>
        <w:t xml:space="preserve">ig. </w:t>
      </w:r>
      <w:r>
        <w:rPr>
          <w:b/>
          <w:bCs/>
          <w:i/>
          <w:iCs/>
          <w:sz w:val="22"/>
          <w:lang w:val="en-GB"/>
        </w:rPr>
        <w:t>7</w:t>
      </w:r>
      <w:r w:rsidRPr="00C97CC1">
        <w:rPr>
          <w:b/>
          <w:bCs/>
          <w:i/>
          <w:iCs/>
          <w:sz w:val="22"/>
          <w:lang w:val="en-GB"/>
        </w:rPr>
        <w:t>.</w:t>
      </w:r>
      <w:r w:rsidRPr="00C97CC1">
        <w:rPr>
          <w:i/>
          <w:iCs/>
          <w:sz w:val="22"/>
          <w:lang w:val="en-GB"/>
        </w:rPr>
        <w:t xml:space="preserve"> </w:t>
      </w:r>
      <w:r>
        <w:rPr>
          <w:i/>
          <w:iCs/>
          <w:sz w:val="22"/>
          <w:lang w:val="en-GB"/>
        </w:rPr>
        <w:t xml:space="preserve">Carbon footprint, animal welfare loss (PAALA) and use of antibiotics indices </w:t>
      </w:r>
      <w:r w:rsidR="00620D8F">
        <w:rPr>
          <w:i/>
          <w:iCs/>
          <w:sz w:val="22"/>
          <w:lang w:val="en-GB"/>
        </w:rPr>
        <w:t>Irish</w:t>
      </w:r>
      <w:r>
        <w:rPr>
          <w:i/>
          <w:iCs/>
          <w:sz w:val="22"/>
          <w:lang w:val="en-GB"/>
        </w:rPr>
        <w:t xml:space="preserve"> baseline consumption and in </w:t>
      </w:r>
      <w:r w:rsidR="00620D8F">
        <w:rPr>
          <w:i/>
          <w:iCs/>
          <w:sz w:val="22"/>
          <w:lang w:val="en-GB"/>
        </w:rPr>
        <w:t>one</w:t>
      </w:r>
      <w:r>
        <w:rPr>
          <w:i/>
          <w:iCs/>
          <w:sz w:val="22"/>
          <w:lang w:val="en-GB"/>
        </w:rPr>
        <w:t xml:space="preserve"> scenario in which 50% of beef is replaced by </w:t>
      </w:r>
      <w:r w:rsidR="00620D8F">
        <w:rPr>
          <w:i/>
          <w:iCs/>
          <w:sz w:val="22"/>
          <w:lang w:val="en-GB"/>
        </w:rPr>
        <w:t>chicken and one in which 50% of beef is replaced by mussels</w:t>
      </w:r>
      <w:r>
        <w:rPr>
          <w:i/>
          <w:iCs/>
          <w:sz w:val="22"/>
          <w:lang w:val="en-GB"/>
        </w:rPr>
        <w:t xml:space="preserve">.  </w:t>
      </w:r>
    </w:p>
    <w:p w14:paraId="2ADB5B14" w14:textId="30600879" w:rsidR="00662A0B" w:rsidRPr="00330F44" w:rsidRDefault="00662A0B" w:rsidP="004D4AC7">
      <w:pPr>
        <w:rPr>
          <w:lang w:val="en-GB"/>
        </w:rPr>
      </w:pPr>
    </w:p>
    <w:p w14:paraId="6102C2BA" w14:textId="00E9B317" w:rsidR="00E82D74" w:rsidRPr="004376B0" w:rsidRDefault="009D3F2A" w:rsidP="004002B2">
      <w:pPr>
        <w:pStyle w:val="Heading1"/>
        <w:rPr>
          <w:lang w:val="en-GB"/>
        </w:rPr>
      </w:pPr>
      <w:r w:rsidRPr="004376B0">
        <w:rPr>
          <w:lang w:val="en-GB"/>
        </w:rPr>
        <w:t>5</w:t>
      </w:r>
      <w:r w:rsidR="000E4981" w:rsidRPr="004376B0">
        <w:rPr>
          <w:lang w:val="en-GB"/>
        </w:rPr>
        <w:t>.</w:t>
      </w:r>
      <w:r w:rsidR="00E810EE" w:rsidRPr="004376B0">
        <w:rPr>
          <w:lang w:val="en-GB"/>
        </w:rPr>
        <w:t xml:space="preserve"> Discussion</w:t>
      </w:r>
    </w:p>
    <w:p w14:paraId="67F3BE35" w14:textId="6468392D" w:rsidR="002A5DF7" w:rsidRDefault="005C0FCD" w:rsidP="00E82D74">
      <w:pPr>
        <w:pStyle w:val="ListParagraph"/>
        <w:numPr>
          <w:ilvl w:val="0"/>
          <w:numId w:val="26"/>
        </w:numPr>
        <w:rPr>
          <w:lang w:val="en-US"/>
        </w:rPr>
      </w:pPr>
      <w:r w:rsidRPr="005C0FCD">
        <w:rPr>
          <w:lang w:val="en-US"/>
        </w:rPr>
        <w:t xml:space="preserve">Scherer et al uses </w:t>
      </w:r>
      <w:r w:rsidR="0037063A">
        <w:rPr>
          <w:lang w:val="en-US"/>
        </w:rPr>
        <w:t xml:space="preserve">the </w:t>
      </w:r>
      <w:r w:rsidRPr="005C0FCD">
        <w:rPr>
          <w:lang w:val="en-US"/>
        </w:rPr>
        <w:t>s</w:t>
      </w:r>
      <w:r>
        <w:rPr>
          <w:lang w:val="en-US"/>
        </w:rPr>
        <w:t>pline functions</w:t>
      </w:r>
      <w:r w:rsidR="0037063A">
        <w:rPr>
          <w:lang w:val="en-US"/>
        </w:rPr>
        <w:t xml:space="preserve"> from Welfare Quality</w:t>
      </w:r>
      <w:r>
        <w:rPr>
          <w:lang w:val="en-US"/>
        </w:rPr>
        <w:t xml:space="preserve"> </w:t>
      </w:r>
      <w:r w:rsidR="0037063A">
        <w:rPr>
          <w:lang w:val="en-US"/>
        </w:rPr>
        <w:t xml:space="preserve">to reflect the non-linearity for </w:t>
      </w:r>
      <w:r w:rsidR="00D27542">
        <w:rPr>
          <w:lang w:val="en-US"/>
        </w:rPr>
        <w:t>L</w:t>
      </w:r>
      <w:r w:rsidR="0037063A">
        <w:rPr>
          <w:lang w:val="en-US"/>
        </w:rPr>
        <w:t xml:space="preserve">ife </w:t>
      </w:r>
      <w:r w:rsidR="00D27542">
        <w:rPr>
          <w:lang w:val="en-US"/>
        </w:rPr>
        <w:t>Q</w:t>
      </w:r>
      <w:r w:rsidR="0037063A">
        <w:rPr>
          <w:lang w:val="en-US"/>
        </w:rPr>
        <w:t xml:space="preserve">uality aspects (e.g. access to pasture). </w:t>
      </w:r>
      <w:r w:rsidR="00D312A0">
        <w:rPr>
          <w:lang w:val="en-US"/>
        </w:rPr>
        <w:t xml:space="preserve">However, </w:t>
      </w:r>
      <w:r w:rsidR="00F12451">
        <w:rPr>
          <w:lang w:val="en-US"/>
        </w:rPr>
        <w:t xml:space="preserve">such spline functions were only available for a few aspect for some species (e.g. access to pasture for </w:t>
      </w:r>
      <w:r w:rsidR="00927ED7">
        <w:rPr>
          <w:lang w:val="en-US"/>
        </w:rPr>
        <w:t xml:space="preserve">cattle, space for pigs and poultry) why we choose to calculate the </w:t>
      </w:r>
      <w:r w:rsidR="00D27542">
        <w:rPr>
          <w:lang w:val="en-US"/>
        </w:rPr>
        <w:t xml:space="preserve">Life Quality scores in the same way for all species.  </w:t>
      </w:r>
    </w:p>
    <w:p w14:paraId="1E7ECDF0" w14:textId="3D190D83" w:rsidR="00957F44" w:rsidRDefault="00957F44" w:rsidP="00E82D74">
      <w:pPr>
        <w:pStyle w:val="ListParagraph"/>
        <w:numPr>
          <w:ilvl w:val="0"/>
          <w:numId w:val="26"/>
        </w:numPr>
        <w:rPr>
          <w:lang w:val="en-US"/>
        </w:rPr>
      </w:pPr>
      <w:r>
        <w:rPr>
          <w:lang w:val="en-US"/>
        </w:rPr>
        <w:lastRenderedPageBreak/>
        <w:t>Rabbit and pigs that have high litter sizes also has high mortality rates -&gt; bias using mortality as an indicator??</w:t>
      </w:r>
    </w:p>
    <w:p w14:paraId="1919B820" w14:textId="7572CF45" w:rsidR="00262E57" w:rsidRDefault="00151256" w:rsidP="00E82D74">
      <w:pPr>
        <w:pStyle w:val="ListParagraph"/>
        <w:numPr>
          <w:ilvl w:val="0"/>
          <w:numId w:val="26"/>
        </w:numPr>
      </w:pPr>
      <w:r>
        <w:t>PA</w:t>
      </w:r>
      <w:r w:rsidR="00262E57" w:rsidRPr="00262E57">
        <w:t xml:space="preserve">ALA – slakten får större vikt </w:t>
      </w:r>
      <w:proofErr w:type="spellStart"/>
      <w:r w:rsidR="00262E57" w:rsidRPr="00262E57">
        <w:t>jäm</w:t>
      </w:r>
      <w:r w:rsidR="00262E57">
        <w:t>f</w:t>
      </w:r>
      <w:proofErr w:type="spellEnd"/>
      <w:r w:rsidR="00262E57">
        <w:t xml:space="preserve"> med ALYS</w:t>
      </w:r>
    </w:p>
    <w:p w14:paraId="53F2DB32" w14:textId="55627A8E" w:rsidR="00980CCF" w:rsidRPr="00342028" w:rsidRDefault="00342028" w:rsidP="00342028">
      <w:pPr>
        <w:pStyle w:val="ListParagraph"/>
        <w:numPr>
          <w:ilvl w:val="0"/>
          <w:numId w:val="26"/>
        </w:numPr>
        <w:rPr>
          <w:lang w:val="en-GB"/>
        </w:rPr>
      </w:pPr>
      <w:r w:rsidRPr="004376B0">
        <w:rPr>
          <w:lang w:val="en-GB"/>
        </w:rPr>
        <w:t>We only included negative animal welfare aspects…</w:t>
      </w:r>
      <w:proofErr w:type="spellStart"/>
      <w:r w:rsidR="00980CCF" w:rsidRPr="007958C1">
        <w:rPr>
          <w:lang w:val="en-US"/>
        </w:rPr>
        <w:t>Svårt</w:t>
      </w:r>
      <w:proofErr w:type="spellEnd"/>
      <w:r w:rsidR="00980CCF" w:rsidRPr="007958C1">
        <w:rPr>
          <w:lang w:val="en-US"/>
        </w:rPr>
        <w:t xml:space="preserve"> </w:t>
      </w:r>
      <w:proofErr w:type="spellStart"/>
      <w:r w:rsidR="00980CCF" w:rsidRPr="007958C1">
        <w:rPr>
          <w:lang w:val="en-US"/>
        </w:rPr>
        <w:t>att</w:t>
      </w:r>
      <w:proofErr w:type="spellEnd"/>
      <w:r w:rsidR="00980CCF" w:rsidRPr="007958C1">
        <w:rPr>
          <w:lang w:val="en-US"/>
        </w:rPr>
        <w:t xml:space="preserve"> </w:t>
      </w:r>
      <w:proofErr w:type="spellStart"/>
      <w:r w:rsidR="00980CCF" w:rsidRPr="007958C1">
        <w:rPr>
          <w:lang w:val="en-US"/>
        </w:rPr>
        <w:t>mäta</w:t>
      </w:r>
      <w:proofErr w:type="spellEnd"/>
      <w:r w:rsidR="00980CCF" w:rsidRPr="007958C1">
        <w:rPr>
          <w:lang w:val="en-US"/>
        </w:rPr>
        <w:t xml:space="preserve"> positive </w:t>
      </w:r>
      <w:proofErr w:type="spellStart"/>
      <w:r w:rsidR="00980CCF" w:rsidRPr="007958C1">
        <w:rPr>
          <w:lang w:val="en-US"/>
        </w:rPr>
        <w:t>välfärd</w:t>
      </w:r>
      <w:proofErr w:type="spellEnd"/>
      <w:r w:rsidR="00980CCF" w:rsidRPr="007958C1">
        <w:rPr>
          <w:lang w:val="en-US"/>
        </w:rPr>
        <w:t>…</w:t>
      </w:r>
    </w:p>
    <w:p w14:paraId="6088A206" w14:textId="558E7F6F" w:rsidR="002B6196" w:rsidRDefault="002B6196" w:rsidP="00E82D74">
      <w:pPr>
        <w:pStyle w:val="ListParagraph"/>
        <w:numPr>
          <w:ilvl w:val="0"/>
          <w:numId w:val="26"/>
        </w:numPr>
        <w:rPr>
          <w:lang w:val="en-US"/>
        </w:rPr>
      </w:pPr>
      <w:r w:rsidRPr="002B6196">
        <w:rPr>
          <w:lang w:val="en-US"/>
        </w:rPr>
        <w:t xml:space="preserve">Compare countries with care as </w:t>
      </w:r>
      <w:r>
        <w:rPr>
          <w:lang w:val="en-US"/>
        </w:rPr>
        <w:t xml:space="preserve">scarce data om </w:t>
      </w:r>
      <w:proofErr w:type="spellStart"/>
      <w:r>
        <w:rPr>
          <w:lang w:val="en-US"/>
        </w:rPr>
        <w:t>eg</w:t>
      </w:r>
      <w:proofErr w:type="spellEnd"/>
      <w:r>
        <w:rPr>
          <w:lang w:val="en-US"/>
        </w:rPr>
        <w:t xml:space="preserve"> mortality and disease rates</w:t>
      </w:r>
    </w:p>
    <w:p w14:paraId="09156155" w14:textId="6A6BC5B6" w:rsidR="00FB2A84" w:rsidRPr="00FB2A84" w:rsidRDefault="00FB2A84" w:rsidP="00FB2A84">
      <w:pPr>
        <w:pStyle w:val="ListParagraph"/>
        <w:numPr>
          <w:ilvl w:val="0"/>
          <w:numId w:val="26"/>
        </w:numPr>
        <w:rPr>
          <w:lang w:val="en-GB"/>
        </w:rPr>
      </w:pPr>
      <w:r>
        <w:rPr>
          <w:rFonts w:eastAsia="Times New Roman" w:cs="Times New Roman"/>
          <w:szCs w:val="24"/>
          <w:lang w:val="en-GB"/>
        </w:rPr>
        <w:t>A</w:t>
      </w:r>
      <w:r w:rsidRPr="00FB2A84">
        <w:rPr>
          <w:rFonts w:eastAsia="Times New Roman" w:cs="Times New Roman"/>
          <w:szCs w:val="24"/>
          <w:lang w:val="en-GB"/>
        </w:rPr>
        <w:t xml:space="preserve">n indicator </w:t>
      </w:r>
      <w:r>
        <w:rPr>
          <w:rFonts w:eastAsia="Times New Roman" w:cs="Times New Roman"/>
          <w:szCs w:val="24"/>
          <w:lang w:val="en-GB"/>
        </w:rPr>
        <w:t xml:space="preserve">in which shorter life time is preferable (ALYS) </w:t>
      </w:r>
      <w:r w:rsidRPr="00FB2A84">
        <w:rPr>
          <w:rFonts w:eastAsia="Times New Roman" w:cs="Times New Roman"/>
          <w:szCs w:val="24"/>
          <w:lang w:val="en-GB"/>
        </w:rPr>
        <w:t xml:space="preserve">might </w:t>
      </w:r>
      <w:r>
        <w:rPr>
          <w:rFonts w:eastAsia="Times New Roman" w:cs="Times New Roman"/>
          <w:szCs w:val="24"/>
          <w:lang w:val="en-GB"/>
        </w:rPr>
        <w:t>drive towards intensification, although captured by suffering, might not capture all aspects</w:t>
      </w:r>
    </w:p>
    <w:p w14:paraId="4D3A5479" w14:textId="78AED893" w:rsidR="00FB2A84" w:rsidRPr="002B6196" w:rsidRDefault="00FB2A84" w:rsidP="00E82D74">
      <w:pPr>
        <w:pStyle w:val="ListParagraph"/>
        <w:numPr>
          <w:ilvl w:val="0"/>
          <w:numId w:val="26"/>
        </w:numPr>
        <w:rPr>
          <w:lang w:val="en-US"/>
        </w:rPr>
      </w:pPr>
    </w:p>
    <w:p w14:paraId="7F4873EA" w14:textId="3C0AB000" w:rsidR="000E2C8E" w:rsidRPr="00262E57" w:rsidRDefault="00151256" w:rsidP="00E82D74">
      <w:pPr>
        <w:pStyle w:val="ListParagraph"/>
        <w:numPr>
          <w:ilvl w:val="0"/>
          <w:numId w:val="26"/>
        </w:numPr>
      </w:pPr>
      <w:r>
        <w:t xml:space="preserve">Konstigt med vilka djur ALYS, för det är väl </w:t>
      </w:r>
      <w:proofErr w:type="spellStart"/>
      <w:r>
        <w:t>rrimligen</w:t>
      </w:r>
      <w:proofErr w:type="spellEnd"/>
      <w:r>
        <w:t xml:space="preserve"> bättre att de vilda djuren lever längre?</w:t>
      </w:r>
      <w:r w:rsidR="00D86368">
        <w:t xml:space="preserve"> Talar för vårt index PAALA</w:t>
      </w:r>
    </w:p>
    <w:p w14:paraId="34F4EDF0" w14:textId="77777777" w:rsidR="006560A6" w:rsidRPr="007958C1" w:rsidRDefault="006560A6" w:rsidP="00E82D74">
      <w:pPr>
        <w:pStyle w:val="ListParagraph"/>
        <w:numPr>
          <w:ilvl w:val="0"/>
          <w:numId w:val="26"/>
        </w:numPr>
        <w:rPr>
          <w:ins w:id="99" w:author="Elin Röös" w:date="2024-07-31T10:37:00Z" w16du:dateUtc="2024-07-31T08:37:00Z"/>
          <w:lang w:val="en-US"/>
          <w:rPrChange w:id="100" w:author="Elin Röös" w:date="2024-07-31T10:37:00Z" w16du:dateUtc="2024-07-31T08:37:00Z">
            <w:rPr>
              <w:ins w:id="101" w:author="Elin Röös" w:date="2024-07-31T10:37:00Z" w16du:dateUtc="2024-07-31T08:37:00Z"/>
              <w:lang w:val="en-GB"/>
            </w:rPr>
          </w:rPrChange>
        </w:rPr>
      </w:pPr>
      <w:moveToRangeStart w:id="102" w:author="Elin Röös" w:date="2024-07-31T10:37:00Z" w:name="move173314680"/>
      <w:moveTo w:id="103" w:author="Elin Röös" w:date="2024-07-31T10:37:00Z" w16du:dateUtc="2024-07-31T08:37:00Z">
        <w:r w:rsidRPr="48B9135D">
          <w:rPr>
            <w:lang w:val="en-GB"/>
          </w:rPr>
          <w:t>In addition to the human health aspect of using antibiotics to farm animals, there are ethical</w:t>
        </w:r>
        <w:commentRangeStart w:id="104"/>
        <w:commentRangeEnd w:id="104"/>
        <w:r>
          <w:commentReference w:id="104"/>
        </w:r>
        <w:r w:rsidRPr="48B9135D">
          <w:rPr>
            <w:lang w:val="en-GB"/>
          </w:rPr>
          <w:t xml:space="preserve"> aspects related to goal conflicts between wellbeing of our and future generations, and between health risks for humans and suffering of sick animals (that could be cured by antibiotics). Sustainability assessments inherently include normative and ethical elements including what aspects to include in the assessment and how outcomes in different domains should be weighted, e.g. whether animal welfare and climate impact is equally important or not (ref).  </w:t>
        </w:r>
        <w:commentRangeStart w:id="105"/>
        <w:commentRangeEnd w:id="105"/>
        <w:r>
          <w:commentReference w:id="105"/>
        </w:r>
        <w:r w:rsidRPr="48B9135D">
          <w:rPr>
            <w:lang w:val="en-GB"/>
          </w:rPr>
          <w:t xml:space="preserve"> </w:t>
        </w:r>
      </w:moveTo>
      <w:moveToRangeEnd w:id="102"/>
    </w:p>
    <w:p w14:paraId="12BBCE20" w14:textId="3880AD58" w:rsidR="005B2E59" w:rsidRDefault="005B2E59" w:rsidP="00E82D74">
      <w:pPr>
        <w:pStyle w:val="ListParagraph"/>
        <w:numPr>
          <w:ilvl w:val="0"/>
          <w:numId w:val="26"/>
        </w:numPr>
      </w:pPr>
      <w:r>
        <w:t>Vår metod inte bra för föräldradjuren</w:t>
      </w:r>
      <w:r w:rsidR="004F1FCC">
        <w:t>, de syns inte…det här ska inte användas som ett verktyg för att prioritera insatser i produktionen</w:t>
      </w:r>
      <w:r w:rsidR="006530B7">
        <w:t>, trösklar för vad som går a</w:t>
      </w:r>
      <w:r w:rsidR="00552FB6">
        <w:t>v oberoende a</w:t>
      </w:r>
      <w:r w:rsidR="00716470">
        <w:t>v hur många individer som drabbas</w:t>
      </w:r>
      <w:r w:rsidR="004F2B5C">
        <w:t xml:space="preserve"> och hur liten påverkan de har</w:t>
      </w:r>
    </w:p>
    <w:p w14:paraId="7D2421CC" w14:textId="6C7CDFA6" w:rsidR="008716CE" w:rsidRDefault="008716CE" w:rsidP="00E82D74">
      <w:pPr>
        <w:pStyle w:val="ListParagraph"/>
        <w:numPr>
          <w:ilvl w:val="0"/>
          <w:numId w:val="26"/>
        </w:numPr>
      </w:pPr>
      <w:r>
        <w:t>Inte obegränsat med vilt så inget alternativ att byta allt mot det</w:t>
      </w:r>
    </w:p>
    <w:p w14:paraId="1CCBBA6C" w14:textId="0E8AAC24" w:rsidR="005E75E7" w:rsidRDefault="00C020A5" w:rsidP="001342C7">
      <w:pPr>
        <w:pStyle w:val="ListParagraph"/>
        <w:numPr>
          <w:ilvl w:val="0"/>
          <w:numId w:val="26"/>
        </w:numPr>
        <w:rPr>
          <w:ins w:id="106" w:author="Lotta Rydhmer" w:date="2024-03-10T17:15:00Z"/>
        </w:rPr>
      </w:pPr>
      <w:r>
        <w:t xml:space="preserve">Finns lusmedelresistens och annat också, </w:t>
      </w:r>
      <w:proofErr w:type="spellStart"/>
      <w:r>
        <w:t>cocciostatika</w:t>
      </w:r>
      <w:proofErr w:type="spellEnd"/>
      <w:r>
        <w:t>…</w:t>
      </w:r>
      <w:r w:rsidR="00A66349">
        <w:t xml:space="preserve">indikatorn beror människans hälsa snarare än produktionssystemets </w:t>
      </w:r>
      <w:proofErr w:type="spellStart"/>
      <w:r w:rsidR="00034305">
        <w:t>resiliens</w:t>
      </w:r>
      <w:proofErr w:type="spellEnd"/>
    </w:p>
    <w:p w14:paraId="4CE8C6D5" w14:textId="2723A05C" w:rsidR="00B80F5E" w:rsidRPr="0014590F" w:rsidRDefault="00B80F5E" w:rsidP="00E82D74">
      <w:pPr>
        <w:pStyle w:val="ListParagraph"/>
        <w:numPr>
          <w:ilvl w:val="0"/>
          <w:numId w:val="26"/>
        </w:numPr>
      </w:pPr>
      <w:r w:rsidRPr="0014590F">
        <w:t xml:space="preserve">Saker som inte fångas: slaktmetoder (fisk, gris, nöt), </w:t>
      </w:r>
      <w:r w:rsidR="00A144B0" w:rsidRPr="0014590F">
        <w:t>svanskupering och liknande men fixering kommer med i space…</w:t>
      </w:r>
    </w:p>
    <w:p w14:paraId="2FACDFA6" w14:textId="26456740" w:rsidR="002800B1" w:rsidRPr="0014590F" w:rsidRDefault="00145F19" w:rsidP="00E82D74">
      <w:pPr>
        <w:pStyle w:val="ListParagraph"/>
        <w:numPr>
          <w:ilvl w:val="0"/>
          <w:numId w:val="26"/>
        </w:numPr>
      </w:pPr>
      <w:r>
        <w:t xml:space="preserve">Transporttiden </w:t>
      </w:r>
      <w:r w:rsidR="2B0694D1">
        <w:t xml:space="preserve">vi använt </w:t>
      </w:r>
      <w:r>
        <w:t xml:space="preserve">för slakt inkluderar annan transport av levande djur (finns ej bättre data), men fångar </w:t>
      </w:r>
      <w:proofErr w:type="spellStart"/>
      <w:r>
        <w:t>iofs</w:t>
      </w:r>
      <w:proofErr w:type="spellEnd"/>
      <w:r>
        <w:t xml:space="preserve"> att man in vissa länder har mycket djurtransporter</w:t>
      </w:r>
    </w:p>
    <w:p w14:paraId="57CA9E45" w14:textId="39E8DBAD" w:rsidR="00E810EE" w:rsidRPr="004376B0" w:rsidDel="005D17CF" w:rsidRDefault="00E82D74" w:rsidP="00E96BB1">
      <w:pPr>
        <w:pStyle w:val="ListParagraph"/>
        <w:numPr>
          <w:ilvl w:val="0"/>
          <w:numId w:val="26"/>
        </w:numPr>
        <w:rPr>
          <w:del w:id="107" w:author="Lotta Rydhmer" w:date="2024-03-10T18:22:00Z"/>
          <w:lang w:val="en-GB"/>
        </w:rPr>
      </w:pPr>
      <w:r w:rsidRPr="005D17CF">
        <w:rPr>
          <w:lang w:val="en-GB"/>
        </w:rPr>
        <w:t>Risks with circular referencing antibiotics</w:t>
      </w:r>
      <w:r w:rsidR="009851E6" w:rsidRPr="005D17CF">
        <w:rPr>
          <w:lang w:val="en-GB"/>
        </w:rPr>
        <w:t>…</w:t>
      </w:r>
    </w:p>
    <w:p w14:paraId="3BCB8976" w14:textId="51362872" w:rsidR="005E75E7" w:rsidRPr="005E75E7" w:rsidRDefault="005D17CF" w:rsidP="005D17CF">
      <w:pPr>
        <w:pStyle w:val="ListParagraph"/>
        <w:numPr>
          <w:ilvl w:val="0"/>
          <w:numId w:val="26"/>
        </w:numPr>
        <w:rPr>
          <w:ins w:id="108" w:author="Lotta Rydhmer" w:date="2024-03-10T17:14:00Z"/>
          <w:rPrChange w:id="109" w:author="Lotta Rydhmer" w:date="2024-03-10T17:14:00Z">
            <w:rPr>
              <w:ins w:id="110" w:author="Lotta Rydhmer" w:date="2024-03-10T17:14:00Z"/>
              <w:lang w:val="en-GB"/>
            </w:rPr>
          </w:rPrChange>
        </w:rPr>
      </w:pPr>
      <w:ins w:id="111" w:author="Lotta Rydhmer" w:date="2024-03-10T18:22:00Z">
        <w:r w:rsidRPr="005D17CF">
          <w:rPr>
            <w:rPrChange w:id="112" w:author="Lotta Rydhmer" w:date="2024-03-10T18:22:00Z">
              <w:rPr>
                <w:lang w:val="en-GB"/>
              </w:rPr>
            </w:rPrChange>
          </w:rPr>
          <w:t>A</w:t>
        </w:r>
      </w:ins>
      <w:ins w:id="113" w:author="Lotta Rydhmer" w:date="2024-03-10T17:14:00Z">
        <w:r w:rsidR="005E75E7" w:rsidRPr="005E75E7">
          <w:rPr>
            <w:rPrChange w:id="114" w:author="Lotta Rydhmer" w:date="2024-03-10T17:14:00Z">
              <w:rPr>
                <w:lang w:val="en-GB"/>
              </w:rPr>
            </w:rPrChange>
          </w:rPr>
          <w:t xml:space="preserve">ntibiotika saknas för Nord- och </w:t>
        </w:r>
        <w:r w:rsidR="005E75E7">
          <w:t>Sydamerika. Antibiotika kommer bli bättre för Europa (</w:t>
        </w:r>
      </w:ins>
      <w:ins w:id="115" w:author="Lotta Rydhmer" w:date="2024-03-10T17:15:00Z">
        <w:r w:rsidR="005E75E7">
          <w:t>djurslagsvis).</w:t>
        </w:r>
      </w:ins>
      <w:ins w:id="116" w:author="Lotta Rydhmer" w:date="2024-03-10T17:17:00Z">
        <w:r w:rsidR="005E75E7" w:rsidRPr="005E75E7">
          <w:t xml:space="preserve"> </w:t>
        </w:r>
      </w:ins>
      <w:ins w:id="117" w:author="Lotta Rydhmer" w:date="2024-03-10T18:22:00Z">
        <w:r w:rsidRPr="005D17CF">
          <w:rPr>
            <w:lang w:val="en-GB"/>
          </w:rPr>
          <w:t xml:space="preserve">Only 2-5 countries contribute with information about how ‘easy’ or ‘difficult’ it is to maintain a low use of antibiotics for specific species (5 countries for cattle, pigs and poultry; 3 for sheep and goat, 2 for fish, rabbits and horses). The standardised values would have been much lower if data from Norway or Sweden were included and much higher if data from e.g. Cyprus or Poland were included. </w:t>
        </w:r>
      </w:ins>
      <w:r w:rsidR="005E75E7" w:rsidRPr="005D17CF">
        <w:rPr>
          <w:lang w:val="en-US"/>
          <w:rPrChange w:id="118" w:author="Lotta Rydhmer" w:date="2024-03-10T18:22:00Z">
            <w:rPr/>
          </w:rPrChange>
        </w:rPr>
        <w:t xml:space="preserve">For European countries, the available data will become more detailed. According to the </w:t>
      </w:r>
      <w:r w:rsidR="005E75E7" w:rsidRPr="005D17CF">
        <w:rPr>
          <w:lang w:val="en-US"/>
          <w:rPrChange w:id="119" w:author="Lotta Rydhmer" w:date="2024-03-10T18:22:00Z">
            <w:rPr/>
          </w:rPrChange>
        </w:rPr>
        <w:lastRenderedPageBreak/>
        <w:t xml:space="preserve">Delegated Regulation 2021/578 (EC, 2021) reporting of usage data for beef cattle, dairy cattle, pigs, chickens (with broiler chickens and laying hens being reported separately) and turkeys shall begin 2024, and reporting of usage in sheep, goats, fish, rabbits and horses shall begin 2027. </w:t>
      </w:r>
      <w:ins w:id="120" w:author="Lotta Rydhmer" w:date="2024-03-10T17:15:00Z">
        <w:r w:rsidR="005E75E7" w:rsidRPr="005D17CF">
          <w:rPr>
            <w:lang w:val="en-US"/>
            <w:rPrChange w:id="121" w:author="Lotta Rydhmer" w:date="2024-03-10T18:22:00Z">
              <w:rPr/>
            </w:rPrChange>
          </w:rPr>
          <w:t xml:space="preserve"> </w:t>
        </w:r>
        <w:r w:rsidR="005E75E7">
          <w:t>Diskutera skillnaden i resultat vid användning av vår indikator och ”</w:t>
        </w:r>
        <w:proofErr w:type="spellStart"/>
        <w:r w:rsidR="005E75E7">
          <w:t>simpler</w:t>
        </w:r>
        <w:proofErr w:type="spellEnd"/>
        <w:r w:rsidR="005E75E7">
          <w:t xml:space="preserve"> </w:t>
        </w:r>
        <w:proofErr w:type="spellStart"/>
        <w:r w:rsidR="005E75E7">
          <w:t>indicator</w:t>
        </w:r>
        <w:proofErr w:type="spellEnd"/>
        <w:r w:rsidR="005E75E7">
          <w:t xml:space="preserve">”. </w:t>
        </w:r>
      </w:ins>
    </w:p>
    <w:p w14:paraId="1C8F7A7D" w14:textId="77777777" w:rsidR="007835FA" w:rsidRDefault="0056475E" w:rsidP="00E82D74">
      <w:pPr>
        <w:pStyle w:val="ListParagraph"/>
        <w:numPr>
          <w:ilvl w:val="0"/>
          <w:numId w:val="26"/>
        </w:numPr>
        <w:rPr>
          <w:ins w:id="122" w:author="Lotta Rydhmer" w:date="2024-03-10T16:51:00Z"/>
          <w:lang w:val="en-GB"/>
        </w:rPr>
      </w:pPr>
      <w:r w:rsidRPr="004376B0">
        <w:rPr>
          <w:lang w:val="en-GB"/>
        </w:rPr>
        <w:t xml:space="preserve">How this differs across production systems, e.g. </w:t>
      </w:r>
      <w:r w:rsidR="00225DE9" w:rsidRPr="004376B0">
        <w:rPr>
          <w:lang w:val="en-GB"/>
        </w:rPr>
        <w:t>organic…</w:t>
      </w:r>
      <w:ins w:id="123" w:author="Lotta Rydhmer" w:date="2024-03-10T16:48:00Z">
        <w:r w:rsidR="00450C58">
          <w:rPr>
            <w:lang w:val="en-GB"/>
          </w:rPr>
          <w:t xml:space="preserve"> </w:t>
        </w:r>
        <w:proofErr w:type="spellStart"/>
        <w:r w:rsidR="00450C58">
          <w:rPr>
            <w:lang w:val="en-GB"/>
          </w:rPr>
          <w:t>Hebink</w:t>
        </w:r>
        <w:proofErr w:type="spellEnd"/>
        <w:r w:rsidR="00450C58">
          <w:rPr>
            <w:lang w:val="en-GB"/>
          </w:rPr>
          <w:t xml:space="preserve"> (2021) suggests share of certified organic products as an indicator. </w:t>
        </w:r>
      </w:ins>
      <w:ins w:id="124" w:author="Lotta Rydhmer" w:date="2024-03-10T16:49:00Z">
        <w:r w:rsidR="007835FA">
          <w:rPr>
            <w:lang w:val="en-GB"/>
          </w:rPr>
          <w:t xml:space="preserve">Welfare is often better in organic production systems (REF), but </w:t>
        </w:r>
      </w:ins>
      <w:ins w:id="125" w:author="Lotta Rydhmer" w:date="2024-03-10T16:50:00Z">
        <w:r w:rsidR="007835FA">
          <w:rPr>
            <w:lang w:val="en-GB"/>
          </w:rPr>
          <w:t xml:space="preserve">for example </w:t>
        </w:r>
      </w:ins>
      <w:ins w:id="126" w:author="Lotta Rydhmer" w:date="2024-03-10T16:49:00Z">
        <w:r w:rsidR="007835FA">
          <w:rPr>
            <w:lang w:val="en-GB"/>
          </w:rPr>
          <w:t>leg problems</w:t>
        </w:r>
      </w:ins>
      <w:ins w:id="127" w:author="Lotta Rydhmer" w:date="2024-03-10T16:50:00Z">
        <w:r w:rsidR="007835FA">
          <w:rPr>
            <w:lang w:val="en-GB"/>
          </w:rPr>
          <w:t xml:space="preserve"> are more common in organic than conventional pig production (REF). Furthermore, data on </w:t>
        </w:r>
      </w:ins>
      <w:ins w:id="128" w:author="Lotta Rydhmer" w:date="2024-03-10T16:51:00Z">
        <w:r w:rsidR="007835FA">
          <w:rPr>
            <w:lang w:val="en-GB"/>
          </w:rPr>
          <w:t xml:space="preserve">proportion organic are lacking for imported animal-sourced food. </w:t>
        </w:r>
      </w:ins>
    </w:p>
    <w:p w14:paraId="4CB379A5" w14:textId="39D13124" w:rsidR="00BB6FC2" w:rsidRPr="004376B0" w:rsidRDefault="007835FA" w:rsidP="00E82D74">
      <w:pPr>
        <w:pStyle w:val="ListParagraph"/>
        <w:numPr>
          <w:ilvl w:val="0"/>
          <w:numId w:val="26"/>
        </w:numPr>
        <w:rPr>
          <w:lang w:val="en-GB"/>
        </w:rPr>
      </w:pPr>
      <w:ins w:id="129" w:author="Lotta Rydhmer" w:date="2024-03-10T16:54:00Z">
        <w:r>
          <w:rPr>
            <w:lang w:val="en-GB"/>
          </w:rPr>
          <w:t>Space mainly based on animal welfare law. Law compliance could also have been taken into account.</w:t>
        </w:r>
      </w:ins>
      <w:ins w:id="130" w:author="Lotta Rydhmer" w:date="2024-03-10T16:55:00Z">
        <w:r>
          <w:rPr>
            <w:lang w:val="en-GB"/>
          </w:rPr>
          <w:t xml:space="preserve"> Are there still pregnant sows</w:t>
        </w:r>
      </w:ins>
      <w:ins w:id="131" w:author="Lotta Rydhmer" w:date="2024-03-10T16:49:00Z">
        <w:r>
          <w:rPr>
            <w:lang w:val="en-GB"/>
          </w:rPr>
          <w:t xml:space="preserve"> </w:t>
        </w:r>
      </w:ins>
      <w:ins w:id="132" w:author="Lotta Rydhmer" w:date="2024-03-10T16:55:00Z">
        <w:r>
          <w:rPr>
            <w:lang w:val="en-GB"/>
          </w:rPr>
          <w:t>housed in stalls in some European countries</w:t>
        </w:r>
      </w:ins>
      <w:ins w:id="133" w:author="Lotta Rydhmer" w:date="2024-03-10T16:56:00Z">
        <w:r>
          <w:rPr>
            <w:lang w:val="en-GB"/>
          </w:rPr>
          <w:t>?</w:t>
        </w:r>
      </w:ins>
      <w:ins w:id="134" w:author="Lotta Rydhmer" w:date="2024-03-10T16:55:00Z">
        <w:r>
          <w:rPr>
            <w:lang w:val="en-GB"/>
          </w:rPr>
          <w:t xml:space="preserve"> </w:t>
        </w:r>
      </w:ins>
      <w:ins w:id="135" w:author="Lotta Rydhmer" w:date="2024-03-10T16:56:00Z">
        <w:r>
          <w:rPr>
            <w:lang w:val="en-GB"/>
          </w:rPr>
          <w:t>H</w:t>
        </w:r>
      </w:ins>
      <w:ins w:id="136" w:author="Lotta Rydhmer" w:date="2024-03-10T16:55:00Z">
        <w:r>
          <w:rPr>
            <w:lang w:val="en-GB"/>
          </w:rPr>
          <w:t>a</w:t>
        </w:r>
      </w:ins>
      <w:ins w:id="137" w:author="Lotta Rydhmer" w:date="2024-03-10T16:56:00Z">
        <w:r>
          <w:rPr>
            <w:lang w:val="en-GB"/>
          </w:rPr>
          <w:t xml:space="preserve">s </w:t>
        </w:r>
      </w:ins>
      <w:ins w:id="138" w:author="Lotta Rydhmer" w:date="2024-03-10T16:55:00Z">
        <w:r>
          <w:rPr>
            <w:lang w:val="en-GB"/>
          </w:rPr>
          <w:t>been forbidden since 20xx</w:t>
        </w:r>
      </w:ins>
      <w:ins w:id="139" w:author="Lotta Rydhmer" w:date="2024-03-10T16:56:00Z">
        <w:r>
          <w:rPr>
            <w:lang w:val="en-GB"/>
          </w:rPr>
          <w:t>.</w:t>
        </w:r>
      </w:ins>
    </w:p>
    <w:p w14:paraId="23B3818D" w14:textId="475AE141" w:rsidR="00715D49" w:rsidRDefault="00DC7AF8" w:rsidP="00E82D74">
      <w:pPr>
        <w:pStyle w:val="ListParagraph"/>
        <w:numPr>
          <w:ilvl w:val="0"/>
          <w:numId w:val="26"/>
        </w:numPr>
        <w:rPr>
          <w:ins w:id="140" w:author="Lotta Rydhmer" w:date="2024-03-10T16:51:00Z"/>
        </w:rPr>
      </w:pPr>
      <w:r w:rsidRPr="007835FA">
        <w:rPr>
          <w:rPrChange w:id="141" w:author="Lotta Rydhmer" w:date="2024-03-10T16:49:00Z">
            <w:rPr>
              <w:lang w:val="en-GB"/>
            </w:rPr>
          </w:rPrChange>
        </w:rPr>
        <w:t>Fiskar i foder ej med</w:t>
      </w:r>
    </w:p>
    <w:p w14:paraId="04805E46" w14:textId="593047C4" w:rsidR="007835FA" w:rsidRPr="002C4B00" w:rsidRDefault="007835FA" w:rsidP="007835FA">
      <w:pPr>
        <w:pStyle w:val="ListParagraph"/>
        <w:numPr>
          <w:ilvl w:val="0"/>
          <w:numId w:val="26"/>
        </w:numPr>
        <w:rPr>
          <w:lang w:val="en-US"/>
          <w:rPrChange w:id="142" w:author="Lotta Rydhmer" w:date="2024-03-10T16:49:00Z">
            <w:rPr>
              <w:lang w:val="en-GB"/>
            </w:rPr>
          </w:rPrChange>
        </w:rPr>
      </w:pPr>
      <w:ins w:id="143" w:author="Lotta Rydhmer" w:date="2024-03-10T16:52:00Z">
        <w:r>
          <w:t>K</w:t>
        </w:r>
        <w:r w:rsidRPr="007835FA">
          <w:t>onsumtion av mindre animalier alltid ger lägre värden med våra indikatorer</w:t>
        </w:r>
        <w:r>
          <w:t xml:space="preserve">. </w:t>
        </w:r>
      </w:ins>
      <w:ins w:id="144" w:author="Lotta Rydhmer" w:date="2024-03-10T16:53:00Z">
        <w:r>
          <w:t>M</w:t>
        </w:r>
      </w:ins>
      <w:ins w:id="145" w:author="Lotta Rydhmer" w:date="2024-03-10T16:52:00Z">
        <w:r w:rsidRPr="007835FA">
          <w:t xml:space="preserve">en  vegetabiliers "harm" för djurlivet (t ex skogsskövling, pesticider) också borde räknas in i en </w:t>
        </w:r>
      </w:ins>
      <w:ins w:id="146" w:author="Lotta Rydhmer" w:date="2024-03-10T16:53:00Z">
        <w:r>
          <w:t xml:space="preserve">bred </w:t>
        </w:r>
      </w:ins>
      <w:ins w:id="147" w:author="Lotta Rydhmer" w:date="2024-03-10T16:52:00Z">
        <w:r w:rsidRPr="007835FA">
          <w:t>kost-utvärdering</w:t>
        </w:r>
        <w:r>
          <w:t xml:space="preserve"> (Harrison et al, 2022)</w:t>
        </w:r>
      </w:ins>
      <w:r w:rsidR="002C4B00">
        <w:t xml:space="preserve">. </w:t>
      </w:r>
      <w:r w:rsidR="002C4B00" w:rsidRPr="002C4B00">
        <w:rPr>
          <w:lang w:val="en-US"/>
        </w:rPr>
        <w:t>Yes, but this would also raise values for animal products</w:t>
      </w:r>
      <w:r w:rsidR="002C4B00">
        <w:rPr>
          <w:lang w:val="en-US"/>
        </w:rPr>
        <w:t xml:space="preserve"> as they eat most of the plants, so it would increase the values of all products, and presumably increase the difference in animal suffering between plant-based products and animal products even more. </w:t>
      </w:r>
    </w:p>
    <w:p w14:paraId="68C05036" w14:textId="19CE90EE" w:rsidR="00AF274B" w:rsidRPr="001964EC" w:rsidRDefault="48B9135D" w:rsidP="00E82D74">
      <w:pPr>
        <w:pStyle w:val="ListParagraph"/>
        <w:numPr>
          <w:ilvl w:val="0"/>
          <w:numId w:val="26"/>
        </w:numPr>
        <w:rPr>
          <w:rPrChange w:id="148" w:author="Lotta Rydhmer" w:date="2024-03-10T16:36:00Z">
            <w:rPr>
              <w:lang w:val="en-GB"/>
            </w:rPr>
          </w:rPrChange>
        </w:rPr>
      </w:pPr>
      <w:r w:rsidRPr="48B9135D">
        <w:rPr>
          <w:rPrChange w:id="149" w:author="Lotta Rydhmer" w:date="2024-03-10T16:36:00Z">
            <w:rPr>
              <w:lang w:val="en-GB"/>
            </w:rPr>
          </w:rPrChange>
        </w:rPr>
        <w:t>Får och getmjölk ej med</w:t>
      </w:r>
      <w:ins w:id="150" w:author="Lotta Rydhmer" w:date="2024-03-10T16:36:00Z">
        <w:r w:rsidRPr="48B9135D">
          <w:rPr>
            <w:rPrChange w:id="151" w:author="Lotta Rydhmer" w:date="2024-03-10T16:36:00Z">
              <w:rPr>
                <w:lang w:val="en-GB"/>
              </w:rPr>
            </w:rPrChange>
          </w:rPr>
          <w:t>.</w:t>
        </w:r>
        <w:r>
          <w:t xml:space="preserve"> Ren (som li</w:t>
        </w:r>
      </w:ins>
      <w:ins w:id="152" w:author="Gästanvändare" w:date="2024-07-09T06:45:00Z">
        <w:r>
          <w:t>g</w:t>
        </w:r>
      </w:ins>
      <w:ins w:id="153" w:author="Lotta Rydhmer" w:date="2024-03-10T16:36:00Z">
        <w:r>
          <w:t>ger mellan nöt och älg-hjort-rådjur</w:t>
        </w:r>
      </w:ins>
      <w:ins w:id="154" w:author="Lotta Rydhmer" w:date="2024-03-10T16:37:00Z">
        <w:r>
          <w:t>) saknas. Kalkon saknas (ligger högt i antibiotika</w:t>
        </w:r>
      </w:ins>
      <w:ins w:id="155" w:author="Lotta Rydhmer" w:date="2024-03-10T16:39:00Z">
        <w:r>
          <w:t xml:space="preserve"> i US </w:t>
        </w:r>
        <w:proofErr w:type="spellStart"/>
        <w:r>
          <w:t>Bulut</w:t>
        </w:r>
        <w:proofErr w:type="spellEnd"/>
        <w:r>
          <w:t xml:space="preserve"> et al-22</w:t>
        </w:r>
      </w:ins>
      <w:ins w:id="156" w:author="Lotta Rydhmer" w:date="2024-03-10T16:37:00Z">
        <w:r>
          <w:t xml:space="preserve">). Gås saknas </w:t>
        </w:r>
      </w:ins>
      <w:ins w:id="157" w:author="Lotta Rydhmer" w:date="2024-03-10T16:38:00Z">
        <w:r>
          <w:t>(gåslever</w:t>
        </w:r>
      </w:ins>
      <w:ins w:id="158" w:author="Lotta Rydhmer" w:date="2024-03-10T17:07:00Z">
        <w:r>
          <w:t>:</w:t>
        </w:r>
      </w:ins>
      <w:ins w:id="159" w:author="Lotta Rydhmer" w:date="2024-03-10T16:38:00Z">
        <w:r>
          <w:t xml:space="preserve"> </w:t>
        </w:r>
      </w:ins>
      <w:ins w:id="160" w:author="Lotta Rydhmer" w:date="2024-03-10T17:07:00Z">
        <w:r>
          <w:t>t</w:t>
        </w:r>
      </w:ins>
      <w:ins w:id="161" w:author="Lotta Rydhmer" w:date="2024-03-10T16:38:00Z">
        <w:r>
          <w:t>vångsmatning skulle inte fångas av index men leder till hög dödlighet [o</w:t>
        </w:r>
      </w:ins>
      <w:ins w:id="162" w:author="Lotta Rydhmer" w:date="2024-03-10T17:08:00Z">
        <w:r>
          <w:t>ch</w:t>
        </w:r>
      </w:ins>
      <w:ins w:id="163" w:author="Lotta Rydhmer" w:date="2024-03-10T16:38:00Z">
        <w:r>
          <w:t xml:space="preserve"> antibiotikaanvändning], tror jag). </w:t>
        </w:r>
      </w:ins>
    </w:p>
    <w:p w14:paraId="37F92599" w14:textId="708E12AE" w:rsidR="00827AFF" w:rsidRDefault="00827AFF" w:rsidP="4A923374">
      <w:pPr>
        <w:pStyle w:val="ListParagraph"/>
        <w:numPr>
          <w:ilvl w:val="0"/>
          <w:numId w:val="26"/>
        </w:numPr>
        <w:rPr>
          <w:ins w:id="164" w:author="Lotta Rydhmer" w:date="2024-03-08T12:47:00Z"/>
        </w:rPr>
      </w:pPr>
      <w:r>
        <w:t xml:space="preserve">Idén om att först definiera en </w:t>
      </w:r>
      <w:proofErr w:type="spellStart"/>
      <w:r w:rsidR="003F2BC1">
        <w:t>accepterbar</w:t>
      </w:r>
      <w:proofErr w:type="spellEnd"/>
      <w:r w:rsidR="003F2BC1">
        <w:t xml:space="preserve"> nivå och sen titta på % av inblandade djur</w:t>
      </w:r>
      <w:r w:rsidR="0035517C">
        <w:t xml:space="preserve"> – kan det funka?</w:t>
      </w:r>
    </w:p>
    <w:p w14:paraId="1D698E60" w14:textId="0BF3EEFA" w:rsidR="4A923374" w:rsidRPr="008F3C9D" w:rsidRDefault="008F3C9D" w:rsidP="4A923374">
      <w:pPr>
        <w:pStyle w:val="ListParagraph"/>
        <w:numPr>
          <w:ilvl w:val="0"/>
          <w:numId w:val="26"/>
        </w:numPr>
        <w:rPr>
          <w:ins w:id="165" w:author="Lotta Rydhmer" w:date="2024-03-08T12:48:00Z"/>
          <w:szCs w:val="24"/>
          <w:lang w:val="en-US"/>
        </w:rPr>
      </w:pPr>
      <w:r w:rsidRPr="008F3C9D">
        <w:rPr>
          <w:szCs w:val="24"/>
          <w:lang w:val="en-US"/>
        </w:rPr>
        <w:t xml:space="preserve">Meat consumption in Poland: </w:t>
      </w:r>
      <w:r>
        <w:fldChar w:fldCharType="begin"/>
      </w:r>
      <w:r w:rsidRPr="004A3332">
        <w:rPr>
          <w:lang w:val="en-US"/>
          <w:rPrChange w:id="166" w:author="Elin Röös" w:date="2024-07-08T13:00:00Z">
            <w:rPr/>
          </w:rPrChange>
        </w:rPr>
        <w:instrText>HYPERLINK "https://www.mdpi.com/2304-8158/11/20/3283"</w:instrText>
      </w:r>
      <w:r>
        <w:fldChar w:fldCharType="separate"/>
      </w:r>
      <w:r w:rsidRPr="008F3C9D">
        <w:rPr>
          <w:rStyle w:val="Hyperlink"/>
          <w:szCs w:val="24"/>
          <w:lang w:val="en-US"/>
        </w:rPr>
        <w:t>https://www.mdpi.com/2304-8158/11/20/3283</w:t>
      </w:r>
      <w:r>
        <w:rPr>
          <w:rStyle w:val="Hyperlink"/>
          <w:szCs w:val="24"/>
          <w:lang w:val="en-US"/>
        </w:rPr>
        <w:fldChar w:fldCharType="end"/>
      </w:r>
      <w:r w:rsidRPr="008F3C9D">
        <w:rPr>
          <w:szCs w:val="24"/>
          <w:lang w:val="en-US"/>
        </w:rPr>
        <w:t xml:space="preserve"> </w:t>
      </w:r>
    </w:p>
    <w:p w14:paraId="3E343D46" w14:textId="762B8D27" w:rsidR="02C1AB45" w:rsidRDefault="001964EC" w:rsidP="001964EC">
      <w:pPr>
        <w:rPr>
          <w:ins w:id="167" w:author="Lotta Rydhmer" w:date="2024-03-10T16:39:00Z"/>
          <w:szCs w:val="24"/>
          <w:lang w:val="en-US"/>
        </w:rPr>
      </w:pPr>
      <w:ins w:id="168" w:author="Lotta Rydhmer" w:date="2024-03-10T16:33:00Z">
        <w:r w:rsidRPr="002F159E">
          <w:rPr>
            <w:szCs w:val="24"/>
            <w:lang w:val="en-US"/>
          </w:rPr>
          <w:t>“</w:t>
        </w:r>
      </w:ins>
      <w:ins w:id="169" w:author="Lotta Rydhmer" w:date="2024-03-08T12:46:00Z">
        <w:r w:rsidR="02C1AB45" w:rsidRPr="002F159E">
          <w:rPr>
            <w:szCs w:val="24"/>
            <w:lang w:val="en-US"/>
          </w:rPr>
          <w:t>In each anim</w:t>
        </w:r>
        <w:r w:rsidR="02C1AB45" w:rsidRPr="001964EC">
          <w:rPr>
            <w:szCs w:val="24"/>
            <w:lang w:val="en-US"/>
          </w:rPr>
          <w:t>al species, antibiotic use should be kept below 30 mg</w:t>
        </w:r>
      </w:ins>
      <w:ins w:id="170" w:author="Lotta Rydhmer" w:date="2024-03-10T16:33:00Z">
        <w:r>
          <w:rPr>
            <w:szCs w:val="24"/>
            <w:lang w:val="en-US"/>
          </w:rPr>
          <w:t>/PCU</w:t>
        </w:r>
      </w:ins>
      <w:ins w:id="171" w:author="Lotta Rydhmer" w:date="2024-03-08T12:46:00Z">
        <w:r w:rsidR="02C1AB45" w:rsidRPr="001964EC">
          <w:rPr>
            <w:szCs w:val="24"/>
            <w:lang w:val="en-US"/>
          </w:rPr>
          <w:t>. Eventually, use should be cut to 15 mg/kg or less</w:t>
        </w:r>
      </w:ins>
      <w:ins w:id="172" w:author="Lotta Rydhmer" w:date="2024-03-10T16:33:00Z">
        <w:r>
          <w:rPr>
            <w:szCs w:val="24"/>
            <w:lang w:val="en-US"/>
          </w:rPr>
          <w:t>”</w:t>
        </w:r>
      </w:ins>
      <w:ins w:id="173" w:author="Lotta Rydhmer" w:date="2024-03-08T12:48:00Z">
        <w:r w:rsidR="236F38AC" w:rsidRPr="001964EC">
          <w:rPr>
            <w:szCs w:val="24"/>
            <w:lang w:val="en-US"/>
          </w:rPr>
          <w:t xml:space="preserve"> https://epha.org/wp-content/uploads/2022/02/report-ending-routine-farm-antibiotic-use-in-europe-final-2022.pdf</w:t>
        </w:r>
      </w:ins>
      <w:ins w:id="174" w:author="Lotta Rydhmer" w:date="2024-03-08T12:46:00Z">
        <w:r w:rsidR="02C1AB45" w:rsidRPr="001964EC">
          <w:rPr>
            <w:szCs w:val="24"/>
            <w:lang w:val="en-US"/>
          </w:rPr>
          <w:t xml:space="preserve"> each species.</w:t>
        </w:r>
      </w:ins>
      <w:ins w:id="175" w:author="Lotta Rydhmer" w:date="2024-03-08T12:47:00Z">
        <w:r w:rsidR="02C1AB45" w:rsidRPr="001964EC">
          <w:rPr>
            <w:szCs w:val="24"/>
            <w:lang w:val="en-US"/>
          </w:rPr>
          <w:t xml:space="preserve"> </w:t>
        </w:r>
      </w:ins>
    </w:p>
    <w:p w14:paraId="5507AF01" w14:textId="77777777" w:rsidR="00450C58" w:rsidRDefault="00450C58" w:rsidP="001964EC">
      <w:pPr>
        <w:rPr>
          <w:ins w:id="176" w:author="Lotta Rydhmer" w:date="2024-03-10T16:47:00Z"/>
          <w:szCs w:val="24"/>
          <w:lang w:val="en-US"/>
        </w:rPr>
      </w:pPr>
      <w:ins w:id="177" w:author="Lotta Rydhmer" w:date="2024-03-10T16:39:00Z">
        <w:r>
          <w:rPr>
            <w:szCs w:val="24"/>
            <w:lang w:val="en-US"/>
          </w:rPr>
          <w:t xml:space="preserve">General evaluation based on </w:t>
        </w:r>
      </w:ins>
      <w:ins w:id="178" w:author="Lotta Rydhmer" w:date="2024-03-10T16:40:00Z">
        <w:r>
          <w:rPr>
            <w:szCs w:val="24"/>
            <w:lang w:val="en-US"/>
          </w:rPr>
          <w:t xml:space="preserve">national </w:t>
        </w:r>
      </w:ins>
      <w:ins w:id="179" w:author="Lotta Rydhmer" w:date="2024-03-10T16:39:00Z">
        <w:r>
          <w:rPr>
            <w:szCs w:val="24"/>
            <w:lang w:val="en-US"/>
          </w:rPr>
          <w:t>data</w:t>
        </w:r>
      </w:ins>
      <w:ins w:id="180" w:author="Lotta Rydhmer" w:date="2024-03-10T16:40:00Z">
        <w:r>
          <w:rPr>
            <w:szCs w:val="24"/>
            <w:lang w:val="en-US"/>
          </w:rPr>
          <w:t xml:space="preserve"> </w:t>
        </w:r>
      </w:ins>
      <w:ins w:id="181" w:author="Lotta Rydhmer" w:date="2024-03-10T16:41:00Z">
        <w:r>
          <w:rPr>
            <w:szCs w:val="24"/>
            <w:lang w:val="en-US"/>
          </w:rPr>
          <w:t>are</w:t>
        </w:r>
      </w:ins>
      <w:ins w:id="182" w:author="Lotta Rydhmer" w:date="2024-03-10T16:40:00Z">
        <w:r>
          <w:rPr>
            <w:szCs w:val="24"/>
            <w:lang w:val="en-US"/>
          </w:rPr>
          <w:t xml:space="preserve"> not </w:t>
        </w:r>
      </w:ins>
      <w:ins w:id="183" w:author="Lotta Rydhmer" w:date="2024-03-10T16:41:00Z">
        <w:r>
          <w:rPr>
            <w:szCs w:val="24"/>
            <w:lang w:val="en-US"/>
          </w:rPr>
          <w:t>valid</w:t>
        </w:r>
      </w:ins>
      <w:ins w:id="184" w:author="Lotta Rydhmer" w:date="2024-03-10T16:40:00Z">
        <w:r>
          <w:rPr>
            <w:szCs w:val="24"/>
            <w:lang w:val="en-US"/>
          </w:rPr>
          <w:t xml:space="preserve"> for specific product</w:t>
        </w:r>
      </w:ins>
      <w:ins w:id="185" w:author="Lotta Rydhmer" w:date="2024-03-10T16:42:00Z">
        <w:r>
          <w:rPr>
            <w:szCs w:val="24"/>
            <w:lang w:val="en-US"/>
          </w:rPr>
          <w:t>s</w:t>
        </w:r>
      </w:ins>
      <w:ins w:id="186" w:author="Lotta Rydhmer" w:date="2024-03-10T16:40:00Z">
        <w:r>
          <w:rPr>
            <w:szCs w:val="24"/>
            <w:lang w:val="en-US"/>
          </w:rPr>
          <w:t xml:space="preserve">. A </w:t>
        </w:r>
      </w:ins>
      <w:ins w:id="187" w:author="Lotta Rydhmer" w:date="2024-03-10T16:42:00Z">
        <w:r>
          <w:rPr>
            <w:szCs w:val="24"/>
            <w:lang w:val="en-US"/>
          </w:rPr>
          <w:t xml:space="preserve">fast </w:t>
        </w:r>
      </w:ins>
      <w:ins w:id="188" w:author="Lotta Rydhmer" w:date="2024-03-10T16:40:00Z">
        <w:r>
          <w:rPr>
            <w:szCs w:val="24"/>
            <w:lang w:val="en-US"/>
          </w:rPr>
          <w:t>food company may</w:t>
        </w:r>
      </w:ins>
      <w:ins w:id="189" w:author="Lotta Rydhmer" w:date="2024-03-10T16:42:00Z">
        <w:r>
          <w:rPr>
            <w:szCs w:val="24"/>
            <w:lang w:val="en-US"/>
          </w:rPr>
          <w:t>,</w:t>
        </w:r>
      </w:ins>
      <w:ins w:id="190" w:author="Lotta Rydhmer" w:date="2024-03-10T16:40:00Z">
        <w:r>
          <w:rPr>
            <w:szCs w:val="24"/>
            <w:lang w:val="en-US"/>
          </w:rPr>
          <w:t xml:space="preserve"> for example</w:t>
        </w:r>
      </w:ins>
      <w:ins w:id="191" w:author="Lotta Rydhmer" w:date="2024-03-10T16:42:00Z">
        <w:r>
          <w:rPr>
            <w:szCs w:val="24"/>
            <w:lang w:val="en-US"/>
          </w:rPr>
          <w:t>,</w:t>
        </w:r>
      </w:ins>
      <w:ins w:id="192" w:author="Lotta Rydhmer" w:date="2024-03-10T16:40:00Z">
        <w:r>
          <w:rPr>
            <w:szCs w:val="24"/>
            <w:lang w:val="en-US"/>
          </w:rPr>
          <w:t xml:space="preserve"> have high requirements on housing, management and slaughter process which improves animal </w:t>
        </w:r>
      </w:ins>
      <w:ins w:id="193" w:author="Lotta Rydhmer" w:date="2024-03-10T16:41:00Z">
        <w:r>
          <w:rPr>
            <w:szCs w:val="24"/>
            <w:lang w:val="en-US"/>
          </w:rPr>
          <w:t>welfare</w:t>
        </w:r>
      </w:ins>
      <w:ins w:id="194" w:author="Lotta Rydhmer" w:date="2024-03-10T16:40:00Z">
        <w:r>
          <w:rPr>
            <w:szCs w:val="24"/>
            <w:lang w:val="en-US"/>
          </w:rPr>
          <w:t xml:space="preserve"> </w:t>
        </w:r>
      </w:ins>
      <w:ins w:id="195" w:author="Lotta Rydhmer" w:date="2024-03-10T16:41:00Z">
        <w:r>
          <w:rPr>
            <w:szCs w:val="24"/>
            <w:lang w:val="en-US"/>
          </w:rPr>
          <w:t>for the involved animals</w:t>
        </w:r>
      </w:ins>
      <w:ins w:id="196" w:author="Lotta Rydhmer" w:date="2024-03-10T16:42:00Z">
        <w:r>
          <w:rPr>
            <w:szCs w:val="24"/>
            <w:lang w:val="en-US"/>
          </w:rPr>
          <w:t xml:space="preserve"> regardless of which country they are rai</w:t>
        </w:r>
      </w:ins>
      <w:ins w:id="197" w:author="Lotta Rydhmer" w:date="2024-03-10T16:43:00Z">
        <w:r>
          <w:rPr>
            <w:szCs w:val="24"/>
            <w:lang w:val="en-US"/>
          </w:rPr>
          <w:t>s</w:t>
        </w:r>
      </w:ins>
      <w:ins w:id="198" w:author="Lotta Rydhmer" w:date="2024-03-10T16:42:00Z">
        <w:r>
          <w:rPr>
            <w:szCs w:val="24"/>
            <w:lang w:val="en-US"/>
          </w:rPr>
          <w:t xml:space="preserve">ed in. </w:t>
        </w:r>
      </w:ins>
      <w:ins w:id="199" w:author="Lotta Rydhmer" w:date="2024-03-10T16:43:00Z">
        <w:r>
          <w:rPr>
            <w:szCs w:val="24"/>
            <w:lang w:val="en-US"/>
          </w:rPr>
          <w:t xml:space="preserve">An animal welfare index like the one we present here could make it difficult </w:t>
        </w:r>
        <w:r>
          <w:rPr>
            <w:szCs w:val="24"/>
            <w:lang w:val="en-US"/>
          </w:rPr>
          <w:lastRenderedPageBreak/>
          <w:t xml:space="preserve">for </w:t>
        </w:r>
      </w:ins>
      <w:ins w:id="200" w:author="Lotta Rydhmer" w:date="2024-03-10T16:44:00Z">
        <w:r>
          <w:rPr>
            <w:szCs w:val="24"/>
            <w:lang w:val="en-US"/>
          </w:rPr>
          <w:t>f</w:t>
        </w:r>
      </w:ins>
      <w:ins w:id="201" w:author="Lotta Rydhmer" w:date="2024-03-10T16:43:00Z">
        <w:r>
          <w:rPr>
            <w:szCs w:val="24"/>
            <w:lang w:val="en-US"/>
          </w:rPr>
          <w:t xml:space="preserve">armers </w:t>
        </w:r>
      </w:ins>
      <w:ins w:id="202" w:author="Lotta Rydhmer" w:date="2024-03-10T16:44:00Z">
        <w:r>
          <w:rPr>
            <w:szCs w:val="24"/>
            <w:lang w:val="en-US"/>
          </w:rPr>
          <w:t xml:space="preserve">with high animal welfare ambitions to sell their products to </w:t>
        </w:r>
      </w:ins>
      <w:ins w:id="203" w:author="Lotta Rydhmer" w:date="2024-03-10T16:46:00Z">
        <w:r>
          <w:rPr>
            <w:szCs w:val="24"/>
            <w:lang w:val="en-US"/>
          </w:rPr>
          <w:t xml:space="preserve">such a </w:t>
        </w:r>
      </w:ins>
      <w:ins w:id="204" w:author="Lotta Rydhmer" w:date="2024-03-10T16:44:00Z">
        <w:r>
          <w:rPr>
            <w:szCs w:val="24"/>
            <w:lang w:val="en-US"/>
          </w:rPr>
          <w:t xml:space="preserve">company if their farms are located in a country with low </w:t>
        </w:r>
      </w:ins>
      <w:ins w:id="205" w:author="Lotta Rydhmer" w:date="2024-03-10T16:46:00Z">
        <w:r>
          <w:rPr>
            <w:szCs w:val="24"/>
            <w:lang w:val="en-US"/>
          </w:rPr>
          <w:t xml:space="preserve">animal </w:t>
        </w:r>
      </w:ins>
      <w:ins w:id="206" w:author="Lotta Rydhmer" w:date="2024-03-10T16:44:00Z">
        <w:r>
          <w:rPr>
            <w:szCs w:val="24"/>
            <w:lang w:val="en-US"/>
          </w:rPr>
          <w:t>welfare in general.</w:t>
        </w:r>
      </w:ins>
      <w:ins w:id="207" w:author="Lotta Rydhmer" w:date="2024-03-10T16:45:00Z">
        <w:r>
          <w:rPr>
            <w:szCs w:val="24"/>
            <w:lang w:val="en-US"/>
          </w:rPr>
          <w:t xml:space="preserve"> </w:t>
        </w:r>
      </w:ins>
      <w:ins w:id="208" w:author="Lotta Rydhmer" w:date="2024-03-10T16:42:00Z">
        <w:r>
          <w:rPr>
            <w:szCs w:val="24"/>
            <w:lang w:val="en-US"/>
          </w:rPr>
          <w:t xml:space="preserve"> </w:t>
        </w:r>
      </w:ins>
    </w:p>
    <w:p w14:paraId="5FD1E37D" w14:textId="77777777" w:rsidR="00450C58" w:rsidRDefault="00450C58" w:rsidP="001964EC">
      <w:pPr>
        <w:rPr>
          <w:ins w:id="209" w:author="Lotta Rydhmer" w:date="2024-03-10T16:47:00Z"/>
          <w:szCs w:val="24"/>
          <w:lang w:val="en-US"/>
        </w:rPr>
      </w:pPr>
    </w:p>
    <w:p w14:paraId="7FD309E0" w14:textId="22D1A5C9" w:rsidR="00450C58" w:rsidRPr="001964EC" w:rsidRDefault="00450C58" w:rsidP="001964EC">
      <w:pPr>
        <w:rPr>
          <w:szCs w:val="24"/>
          <w:lang w:val="en-US"/>
        </w:rPr>
      </w:pPr>
      <w:ins w:id="210" w:author="Lotta Rydhmer" w:date="2024-03-10T16:41:00Z">
        <w:r>
          <w:rPr>
            <w:szCs w:val="24"/>
            <w:lang w:val="en-US"/>
          </w:rPr>
          <w:t xml:space="preserve"> </w:t>
        </w:r>
      </w:ins>
      <w:ins w:id="211" w:author="Lotta Rydhmer" w:date="2024-03-10T16:39:00Z">
        <w:r>
          <w:rPr>
            <w:szCs w:val="24"/>
            <w:lang w:val="en-US"/>
          </w:rPr>
          <w:t xml:space="preserve"> </w:t>
        </w:r>
      </w:ins>
    </w:p>
    <w:p w14:paraId="11003362" w14:textId="3190BB97" w:rsidR="000E4981" w:rsidRPr="004376B0" w:rsidRDefault="00E810EE" w:rsidP="004002B2">
      <w:pPr>
        <w:pStyle w:val="Heading1"/>
        <w:rPr>
          <w:lang w:val="en-GB"/>
        </w:rPr>
      </w:pPr>
      <w:r w:rsidRPr="004376B0">
        <w:rPr>
          <w:lang w:val="en-GB"/>
        </w:rPr>
        <w:t xml:space="preserve">6. </w:t>
      </w:r>
      <w:r w:rsidR="00B1485B" w:rsidRPr="004376B0">
        <w:rPr>
          <w:lang w:val="en-GB"/>
        </w:rPr>
        <w:t xml:space="preserve">Conclusions </w:t>
      </w:r>
    </w:p>
    <w:p w14:paraId="364C52FB" w14:textId="77777777" w:rsidR="00C6748C" w:rsidRPr="004376B0" w:rsidRDefault="00C6748C">
      <w:pPr>
        <w:spacing w:line="259" w:lineRule="auto"/>
        <w:jc w:val="left"/>
        <w:rPr>
          <w:rFonts w:eastAsiaTheme="majorEastAsia" w:cstheme="majorBidi"/>
          <w:sz w:val="32"/>
          <w:szCs w:val="32"/>
          <w:lang w:val="en-GB"/>
        </w:rPr>
      </w:pPr>
      <w:r w:rsidRPr="004376B0">
        <w:rPr>
          <w:lang w:val="en-GB"/>
        </w:rPr>
        <w:br w:type="page"/>
      </w:r>
    </w:p>
    <w:p w14:paraId="53410A04" w14:textId="5F896DF6" w:rsidR="00AB3892" w:rsidRPr="004376B0" w:rsidRDefault="73FBDA71" w:rsidP="004002B2">
      <w:pPr>
        <w:pStyle w:val="Heading1"/>
        <w:rPr>
          <w:lang w:val="en-GB"/>
        </w:rPr>
      </w:pPr>
      <w:r w:rsidRPr="004376B0">
        <w:rPr>
          <w:lang w:val="en-GB"/>
        </w:rPr>
        <w:lastRenderedPageBreak/>
        <w:t>Declaration of interests</w:t>
      </w:r>
    </w:p>
    <w:p w14:paraId="55FA3FE0" w14:textId="5C9DE1A0" w:rsidR="00AB3892" w:rsidRPr="004376B0" w:rsidRDefault="00AB3892" w:rsidP="004002B2">
      <w:pPr>
        <w:rPr>
          <w:lang w:val="en-GB"/>
        </w:rPr>
      </w:pPr>
      <w:r w:rsidRPr="004376B0">
        <w:rPr>
          <w:lang w:val="en-GB"/>
        </w:rPr>
        <w:t xml:space="preserve">The authors </w:t>
      </w:r>
      <w:r w:rsidR="00A3402F" w:rsidRPr="004376B0">
        <w:rPr>
          <w:lang w:val="en-GB"/>
        </w:rPr>
        <w:t xml:space="preserve">have no competing interests to declare. </w:t>
      </w:r>
    </w:p>
    <w:p w14:paraId="0F1EB687" w14:textId="253A5CAD" w:rsidR="00AB3892" w:rsidRPr="004376B0" w:rsidRDefault="00AB3892" w:rsidP="004002B2">
      <w:pPr>
        <w:pStyle w:val="Heading1"/>
        <w:rPr>
          <w:lang w:val="en-GB"/>
        </w:rPr>
      </w:pPr>
      <w:r w:rsidRPr="004376B0">
        <w:rPr>
          <w:lang w:val="en-GB"/>
        </w:rPr>
        <w:t>Acknowledgement</w:t>
      </w:r>
      <w:r w:rsidR="005D0242" w:rsidRPr="004376B0">
        <w:rPr>
          <w:lang w:val="en-GB"/>
        </w:rPr>
        <w:t>s</w:t>
      </w:r>
    </w:p>
    <w:p w14:paraId="56365ECE" w14:textId="0C4EF943" w:rsidR="00AB3892" w:rsidRPr="004376B0" w:rsidRDefault="00F84A89" w:rsidP="004002B2">
      <w:pPr>
        <w:rPr>
          <w:lang w:val="en-GB"/>
        </w:rPr>
      </w:pPr>
      <w:r w:rsidRPr="004376B0">
        <w:rPr>
          <w:lang w:val="en-GB"/>
        </w:rPr>
        <w:t xml:space="preserve">Funding for this </w:t>
      </w:r>
      <w:r w:rsidR="005D0242" w:rsidRPr="004376B0">
        <w:rPr>
          <w:lang w:val="en-GB"/>
        </w:rPr>
        <w:t xml:space="preserve">study </w:t>
      </w:r>
      <w:r w:rsidRPr="004376B0">
        <w:rPr>
          <w:lang w:val="en-GB"/>
        </w:rPr>
        <w:t xml:space="preserve">come from </w:t>
      </w:r>
      <w:proofErr w:type="spellStart"/>
      <w:r w:rsidR="008F42E5" w:rsidRPr="004376B0">
        <w:rPr>
          <w:lang w:val="en-GB"/>
        </w:rPr>
        <w:t>Mistra</w:t>
      </w:r>
      <w:proofErr w:type="spellEnd"/>
      <w:r w:rsidR="008F42E5" w:rsidRPr="004376B0">
        <w:rPr>
          <w:lang w:val="en-GB"/>
        </w:rPr>
        <w:t xml:space="preserve"> Food Futures (DIA 2018/24 #8)</w:t>
      </w:r>
      <w:r w:rsidR="00BA335F" w:rsidRPr="004376B0">
        <w:rPr>
          <w:lang w:val="en-GB"/>
        </w:rPr>
        <w:t>,</w:t>
      </w:r>
      <w:r w:rsidR="008F42E5" w:rsidRPr="004376B0">
        <w:rPr>
          <w:lang w:val="en-GB"/>
        </w:rPr>
        <w:t xml:space="preserve"> a research program funded by </w:t>
      </w:r>
      <w:proofErr w:type="spellStart"/>
      <w:r w:rsidR="008F42E5" w:rsidRPr="004376B0">
        <w:rPr>
          <w:lang w:val="en-GB"/>
        </w:rPr>
        <w:t>Mistra</w:t>
      </w:r>
      <w:proofErr w:type="spellEnd"/>
      <w:r w:rsidR="008F42E5" w:rsidRPr="004376B0">
        <w:rPr>
          <w:lang w:val="en-GB"/>
        </w:rPr>
        <w:t xml:space="preserve"> (The Swedish </w:t>
      </w:r>
      <w:r w:rsidR="005D0242" w:rsidRPr="004376B0">
        <w:rPr>
          <w:lang w:val="en-GB"/>
        </w:rPr>
        <w:t>F</w:t>
      </w:r>
      <w:r w:rsidR="008F42E5" w:rsidRPr="004376B0">
        <w:rPr>
          <w:lang w:val="en-GB"/>
        </w:rPr>
        <w:t xml:space="preserve">oundation for </w:t>
      </w:r>
      <w:r w:rsidR="005D0242" w:rsidRPr="004376B0">
        <w:rPr>
          <w:lang w:val="en-GB"/>
        </w:rPr>
        <w:t>Strategic Environmental Research</w:t>
      </w:r>
      <w:r w:rsidR="008F42E5" w:rsidRPr="004376B0">
        <w:rPr>
          <w:lang w:val="en-GB"/>
        </w:rPr>
        <w:t>)</w:t>
      </w:r>
      <w:r w:rsidRPr="004376B0">
        <w:rPr>
          <w:lang w:val="en-GB"/>
        </w:rPr>
        <w:t xml:space="preserve"> and </w:t>
      </w:r>
      <w:proofErr w:type="spellStart"/>
      <w:r w:rsidRPr="004376B0">
        <w:rPr>
          <w:lang w:val="en-GB"/>
        </w:rPr>
        <w:t>Plan’eat</w:t>
      </w:r>
      <w:proofErr w:type="spellEnd"/>
      <w:r w:rsidRPr="004376B0">
        <w:rPr>
          <w:lang w:val="en-GB"/>
        </w:rPr>
        <w:t xml:space="preserve"> a </w:t>
      </w:r>
      <w:r w:rsidRPr="004376B0">
        <w:rPr>
          <w:highlight w:val="green"/>
          <w:lang w:val="en-GB"/>
        </w:rPr>
        <w:t>XXXXXXXX</w:t>
      </w:r>
      <w:r w:rsidR="008F42E5" w:rsidRPr="004376B0">
        <w:rPr>
          <w:lang w:val="en-GB"/>
        </w:rPr>
        <w:t xml:space="preserve">. </w:t>
      </w:r>
      <w:r w:rsidR="005D0242" w:rsidRPr="004376B0">
        <w:rPr>
          <w:lang w:val="en-GB"/>
        </w:rPr>
        <w:t>All f</w:t>
      </w:r>
      <w:r w:rsidR="008F42E5" w:rsidRPr="004376B0">
        <w:rPr>
          <w:lang w:val="en-GB"/>
        </w:rPr>
        <w:t>unding is gratefully acknowledged.</w:t>
      </w:r>
      <w:r w:rsidR="00AB3892" w:rsidRPr="004376B0">
        <w:rPr>
          <w:rFonts w:eastAsia="Calibri" w:cs="Times New Roman"/>
          <w:lang w:val="en-GB"/>
        </w:rPr>
        <w:t xml:space="preserve"> Our thanks </w:t>
      </w:r>
      <w:r w:rsidR="00A3402F" w:rsidRPr="004376B0">
        <w:rPr>
          <w:rFonts w:eastAsia="Calibri" w:cs="Times New Roman"/>
          <w:lang w:val="en-GB"/>
        </w:rPr>
        <w:t xml:space="preserve">also </w:t>
      </w:r>
      <w:r w:rsidR="00AB3892" w:rsidRPr="004376B0">
        <w:rPr>
          <w:rFonts w:eastAsia="Calibri" w:cs="Times New Roman"/>
          <w:lang w:val="en-GB"/>
        </w:rPr>
        <w:t xml:space="preserve">to all </w:t>
      </w:r>
      <w:r w:rsidRPr="004376B0">
        <w:rPr>
          <w:rFonts w:eastAsia="Calibri" w:cs="Times New Roman"/>
          <w:lang w:val="en-GB"/>
        </w:rPr>
        <w:t>experts</w:t>
      </w:r>
      <w:r w:rsidR="00A3402F" w:rsidRPr="004376B0">
        <w:rPr>
          <w:rFonts w:eastAsia="Calibri" w:cs="Times New Roman"/>
          <w:lang w:val="en-GB"/>
        </w:rPr>
        <w:t xml:space="preserve"> </w:t>
      </w:r>
      <w:r w:rsidR="008C4848" w:rsidRPr="004376B0">
        <w:rPr>
          <w:rFonts w:eastAsia="Calibri" w:cs="Times New Roman"/>
          <w:lang w:val="en-GB"/>
        </w:rPr>
        <w:t xml:space="preserve">who </w:t>
      </w:r>
      <w:r w:rsidRPr="004376B0">
        <w:rPr>
          <w:rFonts w:eastAsia="Calibri" w:cs="Times New Roman"/>
          <w:lang w:val="en-GB"/>
        </w:rPr>
        <w:t xml:space="preserve">answered the questionnaire and </w:t>
      </w:r>
      <w:r w:rsidR="00A3402F" w:rsidRPr="004376B0">
        <w:rPr>
          <w:rFonts w:eastAsia="Calibri" w:cs="Times New Roman"/>
          <w:lang w:val="en-GB"/>
        </w:rPr>
        <w:t xml:space="preserve">participated in </w:t>
      </w:r>
      <w:r w:rsidRPr="004376B0">
        <w:rPr>
          <w:rFonts w:eastAsia="Calibri" w:cs="Times New Roman"/>
          <w:lang w:val="en-GB"/>
        </w:rPr>
        <w:t xml:space="preserve">the </w:t>
      </w:r>
      <w:r w:rsidR="00A3402F" w:rsidRPr="004376B0">
        <w:rPr>
          <w:rFonts w:eastAsia="Calibri" w:cs="Times New Roman"/>
          <w:lang w:val="en-GB"/>
        </w:rPr>
        <w:t xml:space="preserve">workshop. </w:t>
      </w:r>
    </w:p>
    <w:p w14:paraId="02C50F74" w14:textId="77777777" w:rsidR="0091402F" w:rsidRPr="004376B0" w:rsidRDefault="715C77A5" w:rsidP="004002B2">
      <w:pPr>
        <w:pStyle w:val="Heading1"/>
        <w:rPr>
          <w:lang w:val="en-GB"/>
        </w:rPr>
      </w:pPr>
      <w:proofErr w:type="spellStart"/>
      <w:r w:rsidRPr="004376B0">
        <w:rPr>
          <w:lang w:val="en-GB"/>
        </w:rPr>
        <w:t>CRediT</w:t>
      </w:r>
      <w:proofErr w:type="spellEnd"/>
      <w:r w:rsidRPr="004376B0">
        <w:rPr>
          <w:lang w:val="en-GB"/>
        </w:rPr>
        <w:t xml:space="preserve"> authorship contribution statement</w:t>
      </w:r>
    </w:p>
    <w:p w14:paraId="5CEE9547" w14:textId="7379DB61" w:rsidR="0091402F" w:rsidRPr="004376B0" w:rsidRDefault="00F84A89" w:rsidP="004002B2">
      <w:pPr>
        <w:rPr>
          <w:rFonts w:eastAsia="Times New Roman"/>
          <w:sz w:val="36"/>
          <w:szCs w:val="36"/>
          <w:lang w:val="en-GB"/>
        </w:rPr>
      </w:pPr>
      <w:r w:rsidRPr="004376B0">
        <w:rPr>
          <w:b/>
          <w:lang w:val="en-GB"/>
        </w:rPr>
        <w:t>Lotta Rydhmer</w:t>
      </w:r>
      <w:r w:rsidR="0091402F" w:rsidRPr="004376B0">
        <w:rPr>
          <w:lang w:val="en-GB"/>
        </w:rPr>
        <w:t xml:space="preserve">: Conceptualization, Methodology, Investigation, </w:t>
      </w:r>
      <w:r w:rsidRPr="004376B0">
        <w:rPr>
          <w:lang w:val="en-GB"/>
        </w:rPr>
        <w:t xml:space="preserve">Formal analysis, </w:t>
      </w:r>
      <w:r w:rsidR="0091402F" w:rsidRPr="004376B0">
        <w:rPr>
          <w:lang w:val="en-GB"/>
        </w:rPr>
        <w:t xml:space="preserve">Writing – original draft. </w:t>
      </w:r>
      <w:r w:rsidRPr="004376B0">
        <w:rPr>
          <w:b/>
          <w:lang w:val="en-GB"/>
        </w:rPr>
        <w:t>Elin Röös</w:t>
      </w:r>
      <w:r w:rsidR="0091402F" w:rsidRPr="004376B0">
        <w:rPr>
          <w:b/>
          <w:lang w:val="en-GB"/>
        </w:rPr>
        <w:t>:</w:t>
      </w:r>
      <w:r w:rsidR="0091402F" w:rsidRPr="004376B0">
        <w:rPr>
          <w:lang w:val="en-GB"/>
        </w:rPr>
        <w:t xml:space="preserve"> Conceptualization, Methodology,</w:t>
      </w:r>
      <w:r w:rsidRPr="004376B0">
        <w:rPr>
          <w:lang w:val="en-GB"/>
        </w:rPr>
        <w:t xml:space="preserve"> </w:t>
      </w:r>
      <w:r w:rsidR="0091402F" w:rsidRPr="004376B0">
        <w:rPr>
          <w:lang w:val="en-GB"/>
        </w:rPr>
        <w:t>Writing – review &amp; editing, Funding acquisition.</w:t>
      </w:r>
    </w:p>
    <w:p w14:paraId="39E230D5" w14:textId="77777777" w:rsidR="00A26138" w:rsidRPr="004376B0" w:rsidRDefault="00A26138" w:rsidP="004002B2">
      <w:pPr>
        <w:rPr>
          <w:lang w:val="en-GB"/>
        </w:rPr>
      </w:pPr>
    </w:p>
    <w:p w14:paraId="082D4CF0" w14:textId="4CF09E09" w:rsidR="00DF1616" w:rsidRDefault="00DF1616" w:rsidP="004002B2">
      <w:pPr>
        <w:pStyle w:val="Heading1"/>
        <w:rPr>
          <w:lang w:val="en-GB"/>
        </w:rPr>
      </w:pPr>
      <w:r w:rsidRPr="004376B0">
        <w:rPr>
          <w:lang w:val="en-GB"/>
        </w:rPr>
        <w:t>References:</w:t>
      </w:r>
    </w:p>
    <w:p w14:paraId="37996C83" w14:textId="254B2A56" w:rsidR="000D4AFE" w:rsidRPr="007958C1" w:rsidRDefault="000D4AFE" w:rsidP="003E0C6A">
      <w:pPr>
        <w:spacing w:line="276" w:lineRule="auto"/>
        <w:ind w:left="567" w:hanging="567"/>
        <w:jc w:val="left"/>
        <w:rPr>
          <w:lang w:val="en-US"/>
        </w:rPr>
      </w:pPr>
      <w:r w:rsidRPr="000D4AFE">
        <w:t xml:space="preserve">Bartlett, H., </w:t>
      </w:r>
      <w:proofErr w:type="spellStart"/>
      <w:r w:rsidRPr="000D4AFE">
        <w:t>Zanella</w:t>
      </w:r>
      <w:proofErr w:type="spellEnd"/>
      <w:r w:rsidRPr="000D4AFE">
        <w:t xml:space="preserve">, M., </w:t>
      </w:r>
      <w:proofErr w:type="spellStart"/>
      <w:r w:rsidRPr="000D4AFE">
        <w:t>Kaori</w:t>
      </w:r>
      <w:proofErr w:type="spellEnd"/>
      <w:r w:rsidRPr="000D4AFE">
        <w:t>, B. </w:t>
      </w:r>
      <w:r w:rsidRPr="000D4AFE">
        <w:rPr>
          <w:i/>
          <w:iCs/>
        </w:rPr>
        <w:t>et al.</w:t>
      </w:r>
      <w:r w:rsidRPr="000D4AFE">
        <w:t> </w:t>
      </w:r>
      <w:r w:rsidR="00231378" w:rsidRPr="00231378">
        <w:rPr>
          <w:lang w:val="en-US"/>
        </w:rPr>
        <w:t>(</w:t>
      </w:r>
      <w:r w:rsidR="00231378">
        <w:rPr>
          <w:lang w:val="en-US"/>
        </w:rPr>
        <w:t xml:space="preserve">2024) </w:t>
      </w:r>
      <w:r w:rsidRPr="000D4AFE">
        <w:rPr>
          <w:lang w:val="en-US"/>
        </w:rPr>
        <w:t>Trade-offs in the externalities of pig production are not inevitable. </w:t>
      </w:r>
      <w:r w:rsidRPr="00231378">
        <w:rPr>
          <w:i/>
          <w:iCs/>
          <w:lang w:val="en-US"/>
        </w:rPr>
        <w:t>Nat</w:t>
      </w:r>
      <w:r w:rsidR="00231378">
        <w:rPr>
          <w:i/>
          <w:iCs/>
          <w:lang w:val="en-US"/>
        </w:rPr>
        <w:t>ure</w:t>
      </w:r>
      <w:r w:rsidRPr="00231378">
        <w:rPr>
          <w:i/>
          <w:iCs/>
          <w:lang w:val="en-US"/>
        </w:rPr>
        <w:t xml:space="preserve"> Food</w:t>
      </w:r>
      <w:r w:rsidRPr="00231378">
        <w:rPr>
          <w:lang w:val="en-US"/>
        </w:rPr>
        <w:t> </w:t>
      </w:r>
      <w:r w:rsidRPr="00231378">
        <w:rPr>
          <w:b/>
          <w:bCs/>
          <w:lang w:val="en-US"/>
        </w:rPr>
        <w:t>5</w:t>
      </w:r>
      <w:r w:rsidRPr="00231378">
        <w:rPr>
          <w:lang w:val="en-US"/>
        </w:rPr>
        <w:t xml:space="preserve">, 312–322. </w:t>
      </w:r>
      <w:hyperlink r:id="rId23" w:history="1">
        <w:r w:rsidR="00231378" w:rsidRPr="007958C1">
          <w:rPr>
            <w:rStyle w:val="Hyperlink"/>
            <w:lang w:val="en-US"/>
          </w:rPr>
          <w:t>https://doi.org/10.1038/s43016-024-00921-2</w:t>
        </w:r>
      </w:hyperlink>
      <w:r w:rsidR="00231378" w:rsidRPr="007958C1">
        <w:rPr>
          <w:lang w:val="en-US"/>
        </w:rPr>
        <w:t xml:space="preserve"> </w:t>
      </w:r>
    </w:p>
    <w:p w14:paraId="77BAC7D5" w14:textId="16BA1170" w:rsidR="00905B9E" w:rsidRPr="007958C1" w:rsidRDefault="00905B9E" w:rsidP="003E0C6A">
      <w:pPr>
        <w:spacing w:line="276" w:lineRule="auto"/>
        <w:ind w:left="567" w:hanging="567"/>
        <w:jc w:val="left"/>
        <w:rPr>
          <w:lang w:val="en-US"/>
        </w:rPr>
      </w:pPr>
      <w:r w:rsidRPr="00905B9E">
        <w:rPr>
          <w:lang w:val="en-US"/>
        </w:rPr>
        <w:t>Hampton</w:t>
      </w:r>
      <w:r>
        <w:rPr>
          <w:lang w:val="en-US"/>
        </w:rPr>
        <w:t>,</w:t>
      </w:r>
      <w:r w:rsidRPr="00905B9E">
        <w:rPr>
          <w:lang w:val="en-US"/>
        </w:rPr>
        <w:t xml:space="preserve"> J</w:t>
      </w:r>
      <w:r>
        <w:rPr>
          <w:lang w:val="en-US"/>
        </w:rPr>
        <w:t>.</w:t>
      </w:r>
      <w:r w:rsidRPr="00905B9E">
        <w:rPr>
          <w:lang w:val="en-US"/>
        </w:rPr>
        <w:t>O</w:t>
      </w:r>
      <w:r>
        <w:rPr>
          <w:lang w:val="en-US"/>
        </w:rPr>
        <w:t>.</w:t>
      </w:r>
      <w:r w:rsidRPr="00905B9E">
        <w:rPr>
          <w:lang w:val="en-US"/>
        </w:rPr>
        <w:t>, Hyndman</w:t>
      </w:r>
      <w:r>
        <w:rPr>
          <w:lang w:val="en-US"/>
        </w:rPr>
        <w:t>,</w:t>
      </w:r>
      <w:r w:rsidRPr="00905B9E">
        <w:rPr>
          <w:lang w:val="en-US"/>
        </w:rPr>
        <w:t xml:space="preserve"> T</w:t>
      </w:r>
      <w:r>
        <w:rPr>
          <w:lang w:val="en-US"/>
        </w:rPr>
        <w:t>.</w:t>
      </w:r>
      <w:r w:rsidRPr="00905B9E">
        <w:rPr>
          <w:lang w:val="en-US"/>
        </w:rPr>
        <w:t>H</w:t>
      </w:r>
      <w:r>
        <w:rPr>
          <w:lang w:val="en-US"/>
        </w:rPr>
        <w:t>.</w:t>
      </w:r>
      <w:r w:rsidRPr="00905B9E">
        <w:rPr>
          <w:lang w:val="en-US"/>
        </w:rPr>
        <w:t>, Allen</w:t>
      </w:r>
      <w:r>
        <w:rPr>
          <w:lang w:val="en-US"/>
        </w:rPr>
        <w:t>,</w:t>
      </w:r>
      <w:r w:rsidRPr="00905B9E">
        <w:rPr>
          <w:lang w:val="en-US"/>
        </w:rPr>
        <w:t xml:space="preserve"> B</w:t>
      </w:r>
      <w:r>
        <w:rPr>
          <w:lang w:val="en-US"/>
        </w:rPr>
        <w:t>.</w:t>
      </w:r>
      <w:r w:rsidRPr="00905B9E">
        <w:rPr>
          <w:lang w:val="en-US"/>
        </w:rPr>
        <w:t>L</w:t>
      </w:r>
      <w:r>
        <w:rPr>
          <w:lang w:val="en-US"/>
        </w:rPr>
        <w:t>.</w:t>
      </w:r>
      <w:r w:rsidRPr="00905B9E">
        <w:rPr>
          <w:lang w:val="en-US"/>
        </w:rPr>
        <w:t>, Fischer</w:t>
      </w:r>
      <w:r>
        <w:rPr>
          <w:lang w:val="en-US"/>
        </w:rPr>
        <w:t>,</w:t>
      </w:r>
      <w:r w:rsidRPr="00905B9E">
        <w:rPr>
          <w:lang w:val="en-US"/>
        </w:rPr>
        <w:t xml:space="preserve"> B.</w:t>
      </w:r>
      <w:r>
        <w:rPr>
          <w:lang w:val="en-US"/>
        </w:rPr>
        <w:t xml:space="preserve"> (2021)</w:t>
      </w:r>
      <w:r w:rsidRPr="00905B9E">
        <w:rPr>
          <w:lang w:val="en-US"/>
        </w:rPr>
        <w:t xml:space="preserve"> Animal Harms and Food Production: Informing Ethical Choices. </w:t>
      </w:r>
      <w:r w:rsidRPr="007958C1">
        <w:rPr>
          <w:i/>
          <w:iCs/>
          <w:lang w:val="en-US"/>
        </w:rPr>
        <w:t>Animals (Basel)</w:t>
      </w:r>
      <w:r w:rsidR="00A94F21" w:rsidRPr="007958C1">
        <w:rPr>
          <w:i/>
          <w:iCs/>
          <w:lang w:val="en-US"/>
        </w:rPr>
        <w:t xml:space="preserve"> </w:t>
      </w:r>
      <w:r w:rsidRPr="007958C1">
        <w:rPr>
          <w:lang w:val="en-US"/>
        </w:rPr>
        <w:t xml:space="preserve">11(5):1225. </w:t>
      </w:r>
      <w:hyperlink r:id="rId24" w:history="1">
        <w:r w:rsidR="00A94F21" w:rsidRPr="007958C1">
          <w:rPr>
            <w:rStyle w:val="Hyperlink"/>
            <w:lang w:val="en-US"/>
          </w:rPr>
          <w:t>https://doi.org/10.3390/ani11051225</w:t>
        </w:r>
      </w:hyperlink>
      <w:r w:rsidR="00A94F21" w:rsidRPr="007958C1">
        <w:rPr>
          <w:lang w:val="en-US"/>
        </w:rPr>
        <w:t xml:space="preserve"> </w:t>
      </w:r>
    </w:p>
    <w:p w14:paraId="06B7E93B" w14:textId="72BDF3A2" w:rsidR="00161F12" w:rsidRDefault="00161F12" w:rsidP="003E0C6A">
      <w:pPr>
        <w:spacing w:line="276" w:lineRule="auto"/>
        <w:ind w:left="567" w:hanging="567"/>
        <w:jc w:val="left"/>
        <w:rPr>
          <w:lang w:val="en-US"/>
        </w:rPr>
      </w:pPr>
      <w:r w:rsidRPr="00161F12">
        <w:rPr>
          <w:lang w:val="en-US"/>
        </w:rPr>
        <w:t>Keeling</w:t>
      </w:r>
      <w:r>
        <w:rPr>
          <w:lang w:val="en-US"/>
        </w:rPr>
        <w:t xml:space="preserve">, L. 2005. </w:t>
      </w:r>
      <w:r w:rsidRPr="00161F12">
        <w:rPr>
          <w:lang w:val="en-US"/>
        </w:rPr>
        <w:t>Healthy and Happy: Animal Welfare as an Integral Part of Sustainable Agriculture</w:t>
      </w:r>
      <w:r>
        <w:rPr>
          <w:lang w:val="en-US"/>
        </w:rPr>
        <w:t>.</w:t>
      </w:r>
      <w:r w:rsidRPr="00161F12">
        <w:rPr>
          <w:lang w:val="en-US"/>
        </w:rPr>
        <w:t xml:space="preserve"> </w:t>
      </w:r>
      <w:r w:rsidRPr="00161F12">
        <w:rPr>
          <w:i/>
          <w:iCs/>
          <w:lang w:val="en-US"/>
        </w:rPr>
        <w:t xml:space="preserve">AMBIO: A Journal of the Human Environment </w:t>
      </w:r>
      <w:r w:rsidRPr="00161F12">
        <w:rPr>
          <w:lang w:val="en-US"/>
        </w:rPr>
        <w:t xml:space="preserve">34(4), 316-319. </w:t>
      </w:r>
      <w:hyperlink r:id="rId25" w:history="1">
        <w:r w:rsidRPr="00C63F42">
          <w:rPr>
            <w:rStyle w:val="Hyperlink"/>
            <w:lang w:val="en-US"/>
          </w:rPr>
          <w:t>https://doi.org/10.1579/0044-7447-34.4.316</w:t>
        </w:r>
      </w:hyperlink>
      <w:r>
        <w:rPr>
          <w:lang w:val="en-US"/>
        </w:rPr>
        <w:t xml:space="preserve"> </w:t>
      </w:r>
    </w:p>
    <w:p w14:paraId="0599896C" w14:textId="0789AABB" w:rsidR="00E37D8D" w:rsidRDefault="00E37D8D" w:rsidP="00E37D8D">
      <w:pPr>
        <w:spacing w:line="276" w:lineRule="auto"/>
        <w:ind w:left="567" w:hanging="567"/>
        <w:jc w:val="left"/>
        <w:rPr>
          <w:lang w:val="en-US"/>
        </w:rPr>
      </w:pPr>
      <w:r w:rsidRPr="00E37D8D">
        <w:t xml:space="preserve">Paris, J., Falkenberg, T., </w:t>
      </w:r>
      <w:proofErr w:type="spellStart"/>
      <w:r w:rsidRPr="00E37D8D">
        <w:t>Nöthlings</w:t>
      </w:r>
      <w:proofErr w:type="spellEnd"/>
      <w:r w:rsidRPr="00E37D8D">
        <w:t xml:space="preserve">, U., </w:t>
      </w:r>
      <w:r w:rsidRPr="006074FB">
        <w:rPr>
          <w:i/>
          <w:iCs/>
        </w:rPr>
        <w:t>et al.</w:t>
      </w:r>
      <w:r w:rsidRPr="00E37D8D">
        <w:t xml:space="preserve"> </w:t>
      </w:r>
      <w:r w:rsidRPr="00E37D8D">
        <w:rPr>
          <w:lang w:val="en-US"/>
        </w:rPr>
        <w:t>(2022). Changing dietary patterns is necessary to improve the sustainability of Western diets from a One Health perspective</w:t>
      </w:r>
      <w:r>
        <w:rPr>
          <w:lang w:val="en-US"/>
        </w:rPr>
        <w:t xml:space="preserve">. </w:t>
      </w:r>
      <w:r w:rsidRPr="00E37D8D">
        <w:rPr>
          <w:i/>
          <w:iCs/>
          <w:lang w:val="en-US"/>
        </w:rPr>
        <w:t>Science of The Total Environment</w:t>
      </w:r>
      <w:r w:rsidRPr="00E37D8D">
        <w:rPr>
          <w:lang w:val="en-US"/>
        </w:rPr>
        <w:t xml:space="preserve"> 811</w:t>
      </w:r>
      <w:r>
        <w:rPr>
          <w:lang w:val="en-US"/>
        </w:rPr>
        <w:t>:</w:t>
      </w:r>
      <w:r w:rsidRPr="00E37D8D">
        <w:rPr>
          <w:lang w:val="en-US"/>
        </w:rPr>
        <w:t>151437</w:t>
      </w:r>
      <w:r>
        <w:rPr>
          <w:lang w:val="en-US"/>
        </w:rPr>
        <w:t xml:space="preserve">. </w:t>
      </w:r>
      <w:hyperlink r:id="rId26" w:history="1">
        <w:r w:rsidRPr="00C63F42">
          <w:rPr>
            <w:rStyle w:val="Hyperlink"/>
            <w:lang w:val="en-US"/>
          </w:rPr>
          <w:t>https://doi.org/10.1016/j.scitotenv.2021.151437</w:t>
        </w:r>
      </w:hyperlink>
      <w:r>
        <w:rPr>
          <w:lang w:val="en-US"/>
        </w:rPr>
        <w:t xml:space="preserve"> </w:t>
      </w:r>
    </w:p>
    <w:p w14:paraId="44869507" w14:textId="043BCFA4" w:rsidR="0055402F" w:rsidRDefault="0055402F" w:rsidP="0055402F">
      <w:pPr>
        <w:spacing w:line="276" w:lineRule="auto"/>
        <w:ind w:left="567" w:hanging="567"/>
        <w:jc w:val="left"/>
        <w:rPr>
          <w:lang w:val="en-US"/>
        </w:rPr>
      </w:pPr>
      <w:r w:rsidRPr="0055402F">
        <w:rPr>
          <w:lang w:val="en-US"/>
        </w:rPr>
        <w:t>Regan</w:t>
      </w:r>
      <w:r>
        <w:rPr>
          <w:lang w:val="en-US"/>
        </w:rPr>
        <w:t xml:space="preserve">, T. (1985) </w:t>
      </w:r>
      <w:r w:rsidRPr="0055402F">
        <w:rPr>
          <w:lang w:val="en-US"/>
        </w:rPr>
        <w:t>The case for animal rights</w:t>
      </w:r>
      <w:r>
        <w:rPr>
          <w:lang w:val="en-US"/>
        </w:rPr>
        <w:t xml:space="preserve">. </w:t>
      </w:r>
      <w:r w:rsidRPr="0055402F">
        <w:rPr>
          <w:lang w:val="en-US"/>
        </w:rPr>
        <w:t>University of California Press, Oakland</w:t>
      </w:r>
      <w:r>
        <w:rPr>
          <w:lang w:val="en-US"/>
        </w:rPr>
        <w:t>.</w:t>
      </w:r>
    </w:p>
    <w:p w14:paraId="42F83A17" w14:textId="0DB00FEE" w:rsidR="008509B0" w:rsidRPr="00161F12" w:rsidRDefault="008509B0" w:rsidP="0055402F">
      <w:pPr>
        <w:spacing w:line="276" w:lineRule="auto"/>
        <w:ind w:left="567" w:hanging="567"/>
        <w:jc w:val="left"/>
        <w:rPr>
          <w:lang w:val="en-US"/>
        </w:rPr>
      </w:pPr>
      <w:r w:rsidRPr="008509B0">
        <w:t xml:space="preserve">Scherer, L., </w:t>
      </w:r>
      <w:proofErr w:type="spellStart"/>
      <w:r w:rsidRPr="008509B0">
        <w:t>Tomasik</w:t>
      </w:r>
      <w:proofErr w:type="spellEnd"/>
      <w:r w:rsidRPr="008509B0">
        <w:t xml:space="preserve">, B., </w:t>
      </w:r>
      <w:proofErr w:type="spellStart"/>
      <w:r w:rsidRPr="008509B0">
        <w:t>Rueda</w:t>
      </w:r>
      <w:proofErr w:type="spellEnd"/>
      <w:r w:rsidRPr="008509B0">
        <w:t>, O. </w:t>
      </w:r>
      <w:r w:rsidRPr="008509B0">
        <w:rPr>
          <w:i/>
          <w:iCs/>
        </w:rPr>
        <w:t>et al.</w:t>
      </w:r>
      <w:r w:rsidRPr="008509B0">
        <w:t> </w:t>
      </w:r>
      <w:r w:rsidRPr="008509B0">
        <w:rPr>
          <w:lang w:val="en-US"/>
        </w:rPr>
        <w:t>(2018</w:t>
      </w:r>
      <w:r>
        <w:rPr>
          <w:lang w:val="en-US"/>
        </w:rPr>
        <w:t xml:space="preserve">) </w:t>
      </w:r>
      <w:r w:rsidRPr="008509B0">
        <w:rPr>
          <w:lang w:val="en-US"/>
        </w:rPr>
        <w:t>Framework for integrating animal welfare into life cycle sustainability assessment. </w:t>
      </w:r>
      <w:r w:rsidRPr="008509B0">
        <w:rPr>
          <w:i/>
          <w:iCs/>
          <w:lang w:val="en-US"/>
        </w:rPr>
        <w:t>Int</w:t>
      </w:r>
      <w:r>
        <w:rPr>
          <w:i/>
          <w:iCs/>
          <w:lang w:val="en-US"/>
        </w:rPr>
        <w:t>ernational</w:t>
      </w:r>
      <w:r w:rsidRPr="008509B0">
        <w:rPr>
          <w:i/>
          <w:iCs/>
          <w:lang w:val="en-US"/>
        </w:rPr>
        <w:t xml:space="preserve"> J</w:t>
      </w:r>
      <w:r>
        <w:rPr>
          <w:i/>
          <w:iCs/>
          <w:lang w:val="en-US"/>
        </w:rPr>
        <w:t>ournal</w:t>
      </w:r>
      <w:r w:rsidRPr="008509B0">
        <w:rPr>
          <w:i/>
          <w:iCs/>
          <w:lang w:val="en-US"/>
        </w:rPr>
        <w:t xml:space="preserve"> </w:t>
      </w:r>
      <w:r>
        <w:rPr>
          <w:i/>
          <w:iCs/>
          <w:lang w:val="en-US"/>
        </w:rPr>
        <w:t xml:space="preserve">of </w:t>
      </w:r>
      <w:r w:rsidRPr="008509B0">
        <w:rPr>
          <w:i/>
          <w:iCs/>
          <w:lang w:val="en-US"/>
        </w:rPr>
        <w:t>Life Cycle Assess</w:t>
      </w:r>
      <w:r>
        <w:rPr>
          <w:i/>
          <w:iCs/>
          <w:lang w:val="en-US"/>
        </w:rPr>
        <w:t>ment</w:t>
      </w:r>
      <w:r w:rsidRPr="008509B0">
        <w:rPr>
          <w:lang w:val="en-US"/>
        </w:rPr>
        <w:t> 23, 1476–1490. https://doi.org/10.1007/s11367-017-1420-x</w:t>
      </w:r>
    </w:p>
    <w:p w14:paraId="2B69EDFC" w14:textId="2BFBD8D9" w:rsidR="007849AF" w:rsidRDefault="007849AF" w:rsidP="003E0C6A">
      <w:pPr>
        <w:spacing w:line="276" w:lineRule="auto"/>
        <w:ind w:left="567" w:hanging="567"/>
        <w:jc w:val="left"/>
        <w:rPr>
          <w:lang w:val="en-GB"/>
        </w:rPr>
      </w:pPr>
      <w:proofErr w:type="spellStart"/>
      <w:r w:rsidRPr="00161F12">
        <w:rPr>
          <w:lang w:val="en-US"/>
        </w:rPr>
        <w:lastRenderedPageBreak/>
        <w:t>Schwarzmueller</w:t>
      </w:r>
      <w:proofErr w:type="spellEnd"/>
      <w:r w:rsidRPr="00161F12">
        <w:rPr>
          <w:lang w:val="en-US"/>
        </w:rPr>
        <w:t xml:space="preserve">, F. &amp; Kastner, T. (2022). </w:t>
      </w:r>
      <w:r w:rsidRPr="007849AF">
        <w:rPr>
          <w:lang w:val="en-GB"/>
        </w:rPr>
        <w:t xml:space="preserve">Agricultural trade and its impacts on cropland use and the global loss of species habitat. </w:t>
      </w:r>
      <w:r w:rsidRPr="007849AF">
        <w:rPr>
          <w:i/>
          <w:iCs/>
          <w:lang w:val="en-GB"/>
        </w:rPr>
        <w:t>Sustainability Science</w:t>
      </w:r>
      <w:r w:rsidRPr="007849AF">
        <w:rPr>
          <w:lang w:val="en-GB"/>
        </w:rPr>
        <w:t xml:space="preserve"> 17 (6), 2363–2377. </w:t>
      </w:r>
      <w:hyperlink r:id="rId27" w:history="1">
        <w:r w:rsidRPr="00C63F42">
          <w:rPr>
            <w:rStyle w:val="Hyperlink"/>
            <w:lang w:val="en-GB"/>
          </w:rPr>
          <w:t>https://doi.org/10.1007/s11625-022-01138-7</w:t>
        </w:r>
      </w:hyperlink>
      <w:r>
        <w:rPr>
          <w:lang w:val="en-GB"/>
        </w:rPr>
        <w:t xml:space="preserve"> </w:t>
      </w:r>
    </w:p>
    <w:p w14:paraId="179D2288" w14:textId="77777777" w:rsidR="009F055F" w:rsidRDefault="009F055F" w:rsidP="003E0C6A">
      <w:pPr>
        <w:spacing w:line="276" w:lineRule="auto"/>
        <w:ind w:left="567" w:hanging="567"/>
        <w:jc w:val="left"/>
        <w:rPr>
          <w:lang w:val="en-GB"/>
        </w:rPr>
      </w:pPr>
      <w:r w:rsidRPr="009F055F">
        <w:rPr>
          <w:lang w:val="en-GB"/>
        </w:rPr>
        <w:t>Singer, P. (1975). Animal Liberation: A New Ethics for our Treatment of Animals. New York: New York Review/Random House</w:t>
      </w:r>
    </w:p>
    <w:p w14:paraId="1674582B" w14:textId="454232A1" w:rsidR="007E2DDB" w:rsidRDefault="007E2DDB" w:rsidP="003E0C6A">
      <w:pPr>
        <w:spacing w:line="276" w:lineRule="auto"/>
        <w:ind w:left="567" w:hanging="567"/>
        <w:jc w:val="left"/>
        <w:rPr>
          <w:lang w:val="en-GB"/>
        </w:rPr>
      </w:pPr>
      <w:r>
        <w:rPr>
          <w:lang w:val="en-GB"/>
        </w:rPr>
        <w:t xml:space="preserve">Springman, M., </w:t>
      </w:r>
      <w:proofErr w:type="spellStart"/>
      <w:r w:rsidR="00686AE8">
        <w:rPr>
          <w:lang w:val="en-GB"/>
        </w:rPr>
        <w:t>Spajic</w:t>
      </w:r>
      <w:proofErr w:type="spellEnd"/>
      <w:r w:rsidR="00686AE8">
        <w:rPr>
          <w:lang w:val="en-GB"/>
        </w:rPr>
        <w:t xml:space="preserve">, L., Clark, M., </w:t>
      </w:r>
      <w:r w:rsidR="00686AE8" w:rsidRPr="00686AE8">
        <w:rPr>
          <w:i/>
          <w:iCs/>
          <w:lang w:val="en-GB"/>
        </w:rPr>
        <w:t>et al.</w:t>
      </w:r>
      <w:r w:rsidR="00686AE8">
        <w:rPr>
          <w:lang w:val="en-GB"/>
        </w:rPr>
        <w:t xml:space="preserve"> </w:t>
      </w:r>
      <w:r>
        <w:rPr>
          <w:lang w:val="en-GB"/>
        </w:rPr>
        <w:t xml:space="preserve">(2020) </w:t>
      </w:r>
      <w:r w:rsidRPr="007E2DDB">
        <w:rPr>
          <w:lang w:val="en-GB"/>
        </w:rPr>
        <w:t>The healthiness and sustainability of national and global food based dietary guidelines: modelling study</w:t>
      </w:r>
      <w:r>
        <w:rPr>
          <w:lang w:val="en-GB"/>
        </w:rPr>
        <w:t xml:space="preserve">. </w:t>
      </w:r>
      <w:r w:rsidRPr="003E0C6A">
        <w:rPr>
          <w:i/>
          <w:iCs/>
          <w:lang w:val="en-GB"/>
        </w:rPr>
        <w:t>BMJ</w:t>
      </w:r>
      <w:r w:rsidRPr="007E2DDB">
        <w:rPr>
          <w:lang w:val="en-GB"/>
        </w:rPr>
        <w:t xml:space="preserve"> 370:m2322</w:t>
      </w:r>
      <w:r>
        <w:rPr>
          <w:lang w:val="en-GB"/>
        </w:rPr>
        <w:t>.</w:t>
      </w:r>
      <w:r w:rsidRPr="007E2DDB">
        <w:rPr>
          <w:lang w:val="en-GB"/>
        </w:rPr>
        <w:t xml:space="preserve"> </w:t>
      </w:r>
      <w:hyperlink r:id="rId28" w:history="1">
        <w:r w:rsidR="003E0C6A" w:rsidRPr="00C63F42">
          <w:rPr>
            <w:rStyle w:val="Hyperlink"/>
            <w:lang w:val="en-GB"/>
          </w:rPr>
          <w:t>https://doi.org/10.1136/bmj.m2322</w:t>
        </w:r>
      </w:hyperlink>
      <w:r w:rsidR="003E0C6A">
        <w:rPr>
          <w:lang w:val="en-GB"/>
        </w:rPr>
        <w:t xml:space="preserve"> </w:t>
      </w:r>
    </w:p>
    <w:p w14:paraId="2678460A" w14:textId="0C0DB9AF" w:rsidR="008E6ED9" w:rsidRDefault="008E6ED9" w:rsidP="008E6ED9">
      <w:pPr>
        <w:spacing w:line="276" w:lineRule="auto"/>
        <w:ind w:left="567" w:hanging="567"/>
        <w:jc w:val="left"/>
        <w:rPr>
          <w:lang w:val="en-GB"/>
        </w:rPr>
      </w:pPr>
      <w:proofErr w:type="spellStart"/>
      <w:r w:rsidRPr="008E6ED9">
        <w:rPr>
          <w:lang w:val="en-GB"/>
        </w:rPr>
        <w:t>Vinnari</w:t>
      </w:r>
      <w:proofErr w:type="spellEnd"/>
      <w:r w:rsidRPr="008E6ED9">
        <w:rPr>
          <w:lang w:val="en-GB"/>
        </w:rPr>
        <w:t xml:space="preserve">, </w:t>
      </w:r>
      <w:r>
        <w:rPr>
          <w:lang w:val="en-GB"/>
        </w:rPr>
        <w:t xml:space="preserve">E., </w:t>
      </w:r>
      <w:proofErr w:type="spellStart"/>
      <w:r w:rsidRPr="008E6ED9">
        <w:rPr>
          <w:lang w:val="en-GB"/>
        </w:rPr>
        <w:t>Vinnari</w:t>
      </w:r>
      <w:proofErr w:type="spellEnd"/>
      <w:r w:rsidRPr="008E6ED9">
        <w:rPr>
          <w:lang w:val="en-GB"/>
        </w:rPr>
        <w:t>,</w:t>
      </w:r>
      <w:r>
        <w:rPr>
          <w:lang w:val="en-GB"/>
        </w:rPr>
        <w:t xml:space="preserve"> M. (2022) </w:t>
      </w:r>
      <w:r w:rsidRPr="008E6ED9">
        <w:rPr>
          <w:lang w:val="en-GB"/>
        </w:rPr>
        <w:t>Making the invisibles visible: Including animals in sustainability (and) accounting</w:t>
      </w:r>
      <w:r>
        <w:rPr>
          <w:lang w:val="en-GB"/>
        </w:rPr>
        <w:t xml:space="preserve">. </w:t>
      </w:r>
      <w:r w:rsidRPr="008E6ED9">
        <w:rPr>
          <w:lang w:val="en-GB"/>
        </w:rPr>
        <w:t>Critical Perspectives on Accounting</w:t>
      </w:r>
      <w:r>
        <w:rPr>
          <w:lang w:val="en-GB"/>
        </w:rPr>
        <w:t xml:space="preserve"> 82:</w:t>
      </w:r>
      <w:r w:rsidRPr="008E6ED9">
        <w:rPr>
          <w:lang w:val="en-GB"/>
        </w:rPr>
        <w:t>102324</w:t>
      </w:r>
      <w:r>
        <w:rPr>
          <w:lang w:val="en-GB"/>
        </w:rPr>
        <w:t xml:space="preserve">. </w:t>
      </w:r>
      <w:hyperlink r:id="rId29" w:history="1">
        <w:r w:rsidRPr="00C63F42">
          <w:rPr>
            <w:rStyle w:val="Hyperlink"/>
            <w:lang w:val="en-GB"/>
          </w:rPr>
          <w:t>https://doi.org/10.1016/j.cpa.2021.102324</w:t>
        </w:r>
      </w:hyperlink>
      <w:r>
        <w:rPr>
          <w:lang w:val="en-GB"/>
        </w:rPr>
        <w:t xml:space="preserve"> </w:t>
      </w:r>
    </w:p>
    <w:p w14:paraId="123BE424" w14:textId="45A92272" w:rsidR="00F4788C" w:rsidRPr="007E2DDB" w:rsidRDefault="00F4788C" w:rsidP="00CF5AF7">
      <w:pPr>
        <w:spacing w:line="276" w:lineRule="auto"/>
        <w:ind w:left="567" w:hanging="567"/>
        <w:jc w:val="left"/>
        <w:rPr>
          <w:lang w:val="en-GB"/>
        </w:rPr>
      </w:pPr>
      <w:r w:rsidRPr="007958C1">
        <w:rPr>
          <w:lang w:val="en-US"/>
        </w:rPr>
        <w:t>Zira,</w:t>
      </w:r>
      <w:r w:rsidR="00CF5AF7" w:rsidRPr="007958C1">
        <w:rPr>
          <w:lang w:val="en-US"/>
        </w:rPr>
        <w:t xml:space="preserve"> S.,</w:t>
      </w:r>
      <w:r w:rsidRPr="007958C1">
        <w:rPr>
          <w:lang w:val="en-US"/>
        </w:rPr>
        <w:t xml:space="preserve"> Rydhmer, </w:t>
      </w:r>
      <w:r w:rsidR="00CF5AF7" w:rsidRPr="007958C1">
        <w:rPr>
          <w:lang w:val="en-US"/>
        </w:rPr>
        <w:t>L.,</w:t>
      </w:r>
      <w:r w:rsidRPr="007958C1">
        <w:rPr>
          <w:lang w:val="en-US"/>
        </w:rPr>
        <w:t xml:space="preserve"> Ivarsson,</w:t>
      </w:r>
      <w:r w:rsidR="00CF5AF7" w:rsidRPr="007958C1">
        <w:rPr>
          <w:lang w:val="en-US"/>
        </w:rPr>
        <w:t xml:space="preserve"> E.,</w:t>
      </w:r>
      <w:r w:rsidRPr="007958C1">
        <w:rPr>
          <w:lang w:val="en-US"/>
        </w:rPr>
        <w:t xml:space="preserve"> Hoffmann, </w:t>
      </w:r>
      <w:r w:rsidR="00CF5AF7" w:rsidRPr="007958C1">
        <w:rPr>
          <w:lang w:val="en-US"/>
        </w:rPr>
        <w:t xml:space="preserve">R., </w:t>
      </w:r>
      <w:r w:rsidRPr="007958C1">
        <w:rPr>
          <w:lang w:val="en-US"/>
        </w:rPr>
        <w:t>Röös,</w:t>
      </w:r>
      <w:r w:rsidR="00CF5AF7" w:rsidRPr="007958C1">
        <w:rPr>
          <w:lang w:val="en-US"/>
        </w:rPr>
        <w:t xml:space="preserve"> E. (2021). </w:t>
      </w:r>
      <w:r w:rsidRPr="00F4788C">
        <w:rPr>
          <w:lang w:val="en-GB"/>
        </w:rPr>
        <w:t>A life cycle sustainability assessment of organic and conventional pork supply chains in Sweden</w:t>
      </w:r>
      <w:r w:rsidR="00CF5AF7">
        <w:rPr>
          <w:lang w:val="en-GB"/>
        </w:rPr>
        <w:t xml:space="preserve">. </w:t>
      </w:r>
      <w:r w:rsidRPr="00CF5AF7">
        <w:rPr>
          <w:i/>
          <w:iCs/>
          <w:lang w:val="en-GB"/>
        </w:rPr>
        <w:t>Sustainable Production and Consumption</w:t>
      </w:r>
      <w:r w:rsidRPr="00F4788C">
        <w:rPr>
          <w:lang w:val="en-GB"/>
        </w:rPr>
        <w:t xml:space="preserve"> 28, 21-38</w:t>
      </w:r>
      <w:r w:rsidR="00CF5AF7">
        <w:rPr>
          <w:lang w:val="en-GB"/>
        </w:rPr>
        <w:t xml:space="preserve">. </w:t>
      </w:r>
      <w:hyperlink r:id="rId30" w:history="1">
        <w:r w:rsidR="00CF5AF7" w:rsidRPr="00C63F42">
          <w:rPr>
            <w:rStyle w:val="Hyperlink"/>
            <w:lang w:val="en-GB"/>
          </w:rPr>
          <w:t>https://doi.org/10.1016/j.spc.2021.03.028</w:t>
        </w:r>
      </w:hyperlink>
      <w:r w:rsidR="00CF5AF7">
        <w:rPr>
          <w:lang w:val="en-GB"/>
        </w:rPr>
        <w:t xml:space="preserve"> </w:t>
      </w:r>
    </w:p>
    <w:p w14:paraId="648DF6A7" w14:textId="77777777" w:rsidR="00310121" w:rsidRPr="00310121" w:rsidRDefault="00310121" w:rsidP="00310121">
      <w:pPr>
        <w:spacing w:after="0" w:line="240" w:lineRule="auto"/>
        <w:jc w:val="left"/>
        <w:rPr>
          <w:ins w:id="212" w:author="Lotta Rydhmer" w:date="2024-03-10T17:07:00Z"/>
          <w:rFonts w:asciiTheme="minorHAnsi" w:hAnsiTheme="minorHAnsi"/>
          <w:b/>
          <w:sz w:val="22"/>
          <w:lang w:val="en-US"/>
        </w:rPr>
      </w:pPr>
      <w:proofErr w:type="spellStart"/>
      <w:ins w:id="213" w:author="Lotta Rydhmer" w:date="2024-03-10T17:07:00Z">
        <w:r w:rsidRPr="00310121">
          <w:rPr>
            <w:rFonts w:asciiTheme="minorHAnsi" w:hAnsiTheme="minorHAnsi"/>
            <w:b/>
            <w:sz w:val="22"/>
            <w:lang w:val="en-US"/>
          </w:rPr>
          <w:t>Referenser</w:t>
        </w:r>
        <w:proofErr w:type="spellEnd"/>
      </w:ins>
    </w:p>
    <w:p w14:paraId="353C5044" w14:textId="77777777" w:rsidR="00310121" w:rsidRPr="00310121" w:rsidRDefault="00310121" w:rsidP="00310121">
      <w:pPr>
        <w:spacing w:after="0" w:line="240" w:lineRule="auto"/>
        <w:jc w:val="left"/>
        <w:rPr>
          <w:ins w:id="214" w:author="Lotta Rydhmer" w:date="2024-03-10T17:07:00Z"/>
          <w:rFonts w:asciiTheme="minorHAnsi" w:hAnsiTheme="minorHAnsi"/>
          <w:b/>
          <w:sz w:val="22"/>
          <w:lang w:val="en-US"/>
        </w:rPr>
      </w:pPr>
    </w:p>
    <w:p w14:paraId="65E0143F" w14:textId="77777777" w:rsidR="00310121" w:rsidRPr="00310121" w:rsidRDefault="00310121" w:rsidP="00310121">
      <w:pPr>
        <w:spacing w:after="0" w:line="240" w:lineRule="auto"/>
        <w:jc w:val="left"/>
        <w:rPr>
          <w:ins w:id="215" w:author="Lotta Rydhmer" w:date="2024-03-10T17:07:00Z"/>
          <w:rFonts w:asciiTheme="minorHAnsi" w:hAnsiTheme="minorHAnsi"/>
          <w:sz w:val="22"/>
          <w:lang w:val="en-US"/>
        </w:rPr>
      </w:pPr>
      <w:ins w:id="216" w:author="Lotta Rydhmer" w:date="2024-03-10T17:07:00Z">
        <w:r w:rsidRPr="00310121">
          <w:rPr>
            <w:rFonts w:asciiTheme="minorHAnsi" w:hAnsiTheme="minorHAnsi"/>
            <w:sz w:val="22"/>
            <w:lang w:val="en-US"/>
          </w:rPr>
          <w:t>AGES, 2023 Antibiotic sales volumes in veterinary medicinehttps://www.ages.at/en/animal/veterinary-medicines-hormones/antibiotic-sales-volumes-in-veterinary-medicine</w:t>
        </w:r>
      </w:ins>
    </w:p>
    <w:p w14:paraId="6075A308" w14:textId="77777777" w:rsidR="00310121" w:rsidRPr="00310121" w:rsidRDefault="00310121" w:rsidP="00310121">
      <w:pPr>
        <w:spacing w:after="0" w:line="240" w:lineRule="auto"/>
        <w:jc w:val="left"/>
        <w:rPr>
          <w:ins w:id="217" w:author="Lotta Rydhmer" w:date="2024-03-10T17:07:00Z"/>
          <w:rFonts w:asciiTheme="minorHAnsi" w:hAnsiTheme="minorHAnsi"/>
          <w:sz w:val="22"/>
          <w:lang w:val="en-US"/>
        </w:rPr>
      </w:pPr>
    </w:p>
    <w:p w14:paraId="1BFC4433" w14:textId="77777777" w:rsidR="00310121" w:rsidRPr="00310121" w:rsidRDefault="00310121" w:rsidP="00310121">
      <w:pPr>
        <w:spacing w:after="0" w:line="240" w:lineRule="auto"/>
        <w:jc w:val="left"/>
        <w:rPr>
          <w:ins w:id="218" w:author="Lotta Rydhmer" w:date="2024-03-10T17:07:00Z"/>
          <w:rFonts w:ascii="Arial" w:hAnsi="Arial" w:cs="Arial"/>
          <w:color w:val="000000"/>
          <w:sz w:val="22"/>
          <w:shd w:val="clear" w:color="auto" w:fill="F9F9F9"/>
        </w:rPr>
      </w:pPr>
      <w:ins w:id="219" w:author="Lotta Rydhmer" w:date="2024-03-10T17:07:00Z">
        <w:r w:rsidRPr="00310121">
          <w:rPr>
            <w:rFonts w:ascii="Arial" w:hAnsi="Arial" w:cs="Arial"/>
            <w:color w:val="000000"/>
            <w:sz w:val="22"/>
            <w:shd w:val="clear" w:color="auto" w:fill="F9F9F9"/>
            <w:lang w:val="en-US"/>
          </w:rPr>
          <w:t xml:space="preserve">Tallon RE, Whitt B, </w:t>
        </w:r>
        <w:proofErr w:type="spellStart"/>
        <w:r w:rsidRPr="00310121">
          <w:rPr>
            <w:rFonts w:ascii="Arial" w:hAnsi="Arial" w:cs="Arial"/>
            <w:color w:val="000000"/>
            <w:sz w:val="22"/>
            <w:shd w:val="clear" w:color="auto" w:fill="F9F9F9"/>
            <w:lang w:val="en-US"/>
          </w:rPr>
          <w:t>Bladon</w:t>
        </w:r>
        <w:proofErr w:type="spellEnd"/>
        <w:r w:rsidRPr="00310121">
          <w:rPr>
            <w:rFonts w:ascii="Arial" w:hAnsi="Arial" w:cs="Arial"/>
            <w:color w:val="000000"/>
            <w:sz w:val="22"/>
            <w:shd w:val="clear" w:color="auto" w:fill="F9F9F9"/>
            <w:lang w:val="en-US"/>
          </w:rPr>
          <w:t xml:space="preserve"> </w:t>
        </w:r>
        <w:proofErr w:type="spellStart"/>
        <w:r w:rsidRPr="00310121">
          <w:rPr>
            <w:rFonts w:ascii="Arial" w:hAnsi="Arial" w:cs="Arial"/>
            <w:color w:val="000000"/>
            <w:sz w:val="22"/>
            <w:shd w:val="clear" w:color="auto" w:fill="F9F9F9"/>
            <w:lang w:val="en-US"/>
          </w:rPr>
          <w:t>BM.Antibiotic</w:t>
        </w:r>
        <w:proofErr w:type="spellEnd"/>
        <w:r w:rsidRPr="00310121">
          <w:rPr>
            <w:rFonts w:ascii="Arial" w:hAnsi="Arial" w:cs="Arial"/>
            <w:color w:val="000000"/>
            <w:sz w:val="22"/>
            <w:shd w:val="clear" w:color="auto" w:fill="F9F9F9"/>
            <w:lang w:val="en-US"/>
          </w:rPr>
          <w:t xml:space="preserve"> usage in 14 equine practices over a 10-year period(2012–2021). </w:t>
        </w:r>
        <w:proofErr w:type="spellStart"/>
        <w:r w:rsidRPr="00310121">
          <w:rPr>
            <w:rFonts w:ascii="Arial" w:hAnsi="Arial" w:cs="Arial"/>
            <w:color w:val="000000"/>
            <w:sz w:val="22"/>
            <w:shd w:val="clear" w:color="auto" w:fill="F9F9F9"/>
          </w:rPr>
          <w:t>Equine</w:t>
        </w:r>
        <w:proofErr w:type="spellEnd"/>
        <w:r w:rsidRPr="00310121">
          <w:rPr>
            <w:rFonts w:ascii="Arial" w:hAnsi="Arial" w:cs="Arial"/>
            <w:color w:val="000000"/>
            <w:sz w:val="22"/>
            <w:shd w:val="clear" w:color="auto" w:fill="F9F9F9"/>
          </w:rPr>
          <w:t xml:space="preserve"> Vet J. 2023.https://doi.org/10.1111/evj.139888TALLONET AL.</w:t>
        </w:r>
      </w:ins>
    </w:p>
    <w:p w14:paraId="37D10749" w14:textId="77777777" w:rsidR="00310121" w:rsidRPr="00310121" w:rsidRDefault="00310121" w:rsidP="00310121">
      <w:pPr>
        <w:spacing w:after="0" w:line="240" w:lineRule="auto"/>
        <w:jc w:val="left"/>
        <w:rPr>
          <w:ins w:id="220" w:author="Lotta Rydhmer" w:date="2024-03-10T17:07:00Z"/>
          <w:rFonts w:ascii="Arial" w:hAnsi="Arial" w:cs="Arial"/>
          <w:color w:val="000000"/>
          <w:sz w:val="22"/>
          <w:shd w:val="clear" w:color="auto" w:fill="F9F9F9"/>
        </w:rPr>
      </w:pPr>
    </w:p>
    <w:p w14:paraId="69113C2E" w14:textId="77777777" w:rsidR="00310121" w:rsidRPr="00310121" w:rsidRDefault="00310121" w:rsidP="00310121">
      <w:pPr>
        <w:spacing w:after="0" w:line="240" w:lineRule="auto"/>
        <w:jc w:val="left"/>
        <w:rPr>
          <w:ins w:id="221" w:author="Lotta Rydhmer" w:date="2024-03-10T17:07:00Z"/>
          <w:rFonts w:ascii="Arial" w:hAnsi="Arial" w:cs="Arial"/>
          <w:color w:val="000000"/>
          <w:sz w:val="22"/>
          <w:shd w:val="clear" w:color="auto" w:fill="F9F9F9"/>
          <w:lang w:val="en-US"/>
        </w:rPr>
      </w:pPr>
      <w:ins w:id="222" w:author="Lotta Rydhmer" w:date="2024-03-10T17:07:00Z">
        <w:r w:rsidRPr="00310121">
          <w:rPr>
            <w:rFonts w:ascii="Arial" w:hAnsi="Arial" w:cs="Arial"/>
            <w:color w:val="000000"/>
            <w:sz w:val="22"/>
            <w:shd w:val="clear" w:color="auto" w:fill="F9F9F9"/>
          </w:rPr>
          <w:t xml:space="preserve">NORM/NORM-VET 2021. </w:t>
        </w:r>
        <w:r w:rsidRPr="00310121">
          <w:rPr>
            <w:rFonts w:ascii="Arial" w:hAnsi="Arial" w:cs="Arial"/>
            <w:color w:val="000000"/>
            <w:sz w:val="22"/>
            <w:shd w:val="clear" w:color="auto" w:fill="F9F9F9"/>
            <w:lang w:val="en-US"/>
          </w:rPr>
          <w:t>Usage of Antimicrobial Agents and Occurrence of Antimicrobial</w:t>
        </w:r>
      </w:ins>
    </w:p>
    <w:p w14:paraId="553EA78C" w14:textId="77777777" w:rsidR="00310121" w:rsidRPr="00310121" w:rsidRDefault="00310121" w:rsidP="00310121">
      <w:pPr>
        <w:spacing w:after="0" w:line="240" w:lineRule="auto"/>
        <w:jc w:val="left"/>
        <w:rPr>
          <w:ins w:id="223" w:author="Lotta Rydhmer" w:date="2024-03-10T17:07:00Z"/>
          <w:rFonts w:ascii="Arial" w:hAnsi="Arial" w:cs="Arial"/>
          <w:color w:val="000000"/>
          <w:sz w:val="22"/>
          <w:shd w:val="clear" w:color="auto" w:fill="F9F9F9"/>
          <w:lang w:val="en-US"/>
        </w:rPr>
      </w:pPr>
      <w:ins w:id="224" w:author="Lotta Rydhmer" w:date="2024-03-10T17:07:00Z">
        <w:r w:rsidRPr="00310121">
          <w:rPr>
            <w:rFonts w:ascii="Arial" w:hAnsi="Arial" w:cs="Arial"/>
            <w:color w:val="000000"/>
            <w:sz w:val="22"/>
            <w:shd w:val="clear" w:color="auto" w:fill="F9F9F9"/>
            <w:lang w:val="en-US"/>
          </w:rPr>
          <w:t>Resistance in Norway. Tromsø / Oslo 2022. ISSN:1502-2307 (print) / 1890-9965 (electronic).</w:t>
        </w:r>
      </w:ins>
    </w:p>
    <w:p w14:paraId="5FAE82D8" w14:textId="77777777" w:rsidR="00310121" w:rsidRPr="00310121" w:rsidRDefault="00310121" w:rsidP="00310121">
      <w:pPr>
        <w:spacing w:after="0" w:line="240" w:lineRule="auto"/>
        <w:jc w:val="left"/>
        <w:rPr>
          <w:ins w:id="225" w:author="Lotta Rydhmer" w:date="2024-03-10T17:07:00Z"/>
          <w:rFonts w:ascii="Arial" w:hAnsi="Arial" w:cs="Arial"/>
          <w:color w:val="000000"/>
          <w:sz w:val="22"/>
          <w:shd w:val="clear" w:color="auto" w:fill="F9F9F9"/>
          <w:lang w:val="en-US"/>
        </w:rPr>
      </w:pPr>
    </w:p>
    <w:p w14:paraId="44DE8244" w14:textId="77777777" w:rsidR="00310121" w:rsidRPr="00310121" w:rsidRDefault="00310121" w:rsidP="00310121">
      <w:pPr>
        <w:spacing w:after="0" w:line="240" w:lineRule="auto"/>
        <w:jc w:val="left"/>
        <w:rPr>
          <w:ins w:id="226" w:author="Lotta Rydhmer" w:date="2024-03-10T17:07:00Z"/>
          <w:rFonts w:ascii="Arial" w:hAnsi="Arial" w:cs="Arial"/>
          <w:color w:val="000000"/>
          <w:sz w:val="22"/>
          <w:shd w:val="clear" w:color="auto" w:fill="F9F9F9"/>
          <w:lang w:val="en-US"/>
        </w:rPr>
      </w:pPr>
      <w:proofErr w:type="spellStart"/>
      <w:ins w:id="227" w:author="Lotta Rydhmer" w:date="2024-03-10T17:07:00Z">
        <w:r w:rsidRPr="00310121">
          <w:rPr>
            <w:rFonts w:ascii="Arial" w:hAnsi="Arial" w:cs="Arial"/>
            <w:color w:val="000000"/>
            <w:sz w:val="22"/>
            <w:shd w:val="clear" w:color="auto" w:fill="F9F9F9"/>
            <w:lang w:val="en-US"/>
          </w:rPr>
          <w:t>Swedres</w:t>
        </w:r>
        <w:proofErr w:type="spellEnd"/>
        <w:r w:rsidRPr="00310121">
          <w:rPr>
            <w:rFonts w:ascii="Arial" w:hAnsi="Arial" w:cs="Arial"/>
            <w:color w:val="000000"/>
            <w:sz w:val="22"/>
            <w:shd w:val="clear" w:color="auto" w:fill="F9F9F9"/>
            <w:lang w:val="en-US"/>
          </w:rPr>
          <w:t xml:space="preserve"> </w:t>
        </w:r>
        <w:proofErr w:type="spellStart"/>
        <w:r w:rsidRPr="00310121">
          <w:rPr>
            <w:rFonts w:ascii="Arial" w:hAnsi="Arial" w:cs="Arial"/>
            <w:color w:val="000000"/>
            <w:sz w:val="22"/>
            <w:shd w:val="clear" w:color="auto" w:fill="F9F9F9"/>
            <w:lang w:val="en-US"/>
          </w:rPr>
          <w:t>svarm</w:t>
        </w:r>
        <w:proofErr w:type="spellEnd"/>
        <w:r w:rsidRPr="00310121">
          <w:rPr>
            <w:rFonts w:ascii="Arial" w:hAnsi="Arial" w:cs="Arial"/>
            <w:color w:val="000000"/>
            <w:sz w:val="22"/>
            <w:shd w:val="clear" w:color="auto" w:fill="F9F9F9"/>
            <w:lang w:val="en-US"/>
          </w:rPr>
          <w:t xml:space="preserve"> 2021 https://www.sva.se/media/8da965da486b11e/swedres_svarm_2021.pdf</w:t>
        </w:r>
      </w:ins>
    </w:p>
    <w:p w14:paraId="273856D4" w14:textId="77777777" w:rsidR="00310121" w:rsidRPr="00310121" w:rsidRDefault="00310121" w:rsidP="00310121">
      <w:pPr>
        <w:spacing w:after="0" w:line="240" w:lineRule="auto"/>
        <w:jc w:val="left"/>
        <w:rPr>
          <w:ins w:id="228" w:author="Lotta Rydhmer" w:date="2024-03-10T17:07:00Z"/>
          <w:rFonts w:ascii="Arial" w:hAnsi="Arial" w:cs="Arial"/>
          <w:color w:val="000000"/>
          <w:sz w:val="22"/>
          <w:shd w:val="clear" w:color="auto" w:fill="F9F9F9"/>
          <w:lang w:val="en-US"/>
        </w:rPr>
      </w:pPr>
    </w:p>
    <w:p w14:paraId="3767BA9D" w14:textId="77777777" w:rsidR="00310121" w:rsidRPr="00310121" w:rsidRDefault="00310121" w:rsidP="00310121">
      <w:pPr>
        <w:spacing w:after="0" w:line="240" w:lineRule="auto"/>
        <w:jc w:val="left"/>
        <w:rPr>
          <w:ins w:id="229" w:author="Lotta Rydhmer" w:date="2024-03-10T17:07:00Z"/>
          <w:rFonts w:asciiTheme="minorHAnsi" w:hAnsiTheme="minorHAnsi"/>
          <w:sz w:val="22"/>
          <w:lang w:val="en-US"/>
        </w:rPr>
      </w:pPr>
      <w:ins w:id="230" w:author="Lotta Rydhmer" w:date="2024-03-10T17:07:00Z">
        <w:r w:rsidRPr="00310121">
          <w:rPr>
            <w:rFonts w:ascii="Arial" w:hAnsi="Arial" w:cs="Arial"/>
            <w:color w:val="000000"/>
            <w:sz w:val="22"/>
            <w:shd w:val="clear" w:color="auto" w:fill="F9F9F9"/>
            <w:lang w:val="en-US"/>
          </w:rPr>
          <w:t>Humphry RW, Henry MK, Reeves A, et al. Estimating antimicrobial usage based on sales to beef and dairy farms from UK veterinary practices. </w:t>
        </w:r>
        <w:r w:rsidRPr="00310121">
          <w:rPr>
            <w:rFonts w:ascii="Arial" w:hAnsi="Arial" w:cs="Arial"/>
            <w:i/>
            <w:iCs/>
            <w:color w:val="000000"/>
            <w:sz w:val="22"/>
            <w:shd w:val="clear" w:color="auto" w:fill="F9F9F9"/>
            <w:lang w:val="en-US"/>
          </w:rPr>
          <w:t>Vet Rec</w:t>
        </w:r>
        <w:r w:rsidRPr="00310121">
          <w:rPr>
            <w:rFonts w:ascii="Arial" w:hAnsi="Arial" w:cs="Arial"/>
            <w:color w:val="000000"/>
            <w:sz w:val="22"/>
            <w:shd w:val="clear" w:color="auto" w:fill="F9F9F9"/>
            <w:lang w:val="en-US"/>
          </w:rPr>
          <w:t>. 2021;e28.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"https://doi.org/10.1002/vetr.28" </w:instrText>
        </w:r>
        <w:r w:rsidRPr="00310121">
          <w:rPr>
            <w:rFonts w:asciiTheme="minorHAnsi" w:hAnsiTheme="minorHAnsi"/>
            <w:sz w:val="22"/>
          </w:rPr>
        </w:r>
        <w:r w:rsidRPr="00310121">
          <w:rPr>
            <w:rFonts w:asciiTheme="minorHAnsi" w:hAnsiTheme="minorHAnsi"/>
            <w:sz w:val="22"/>
          </w:rPr>
          <w:fldChar w:fldCharType="separate"/>
        </w:r>
        <w:r w:rsidRPr="00310121">
          <w:rPr>
            <w:rFonts w:ascii="Arial" w:hAnsi="Arial" w:cs="Arial"/>
            <w:color w:val="005A63"/>
            <w:sz w:val="22"/>
            <w:u w:val="single"/>
            <w:shd w:val="clear" w:color="auto" w:fill="F9F9F9"/>
            <w:lang w:val="en-US"/>
          </w:rPr>
          <w:t>https://doi.org/10.1002/vetr.28</w:t>
        </w:r>
        <w:r w:rsidRPr="00310121">
          <w:rPr>
            <w:rFonts w:ascii="Arial" w:hAnsi="Arial" w:cs="Arial"/>
            <w:color w:val="005A63"/>
            <w:sz w:val="22"/>
            <w:u w:val="single"/>
            <w:shd w:val="clear" w:color="auto" w:fill="F9F9F9"/>
            <w:lang w:val="en-US"/>
          </w:rPr>
          <w:fldChar w:fldCharType="end"/>
        </w:r>
      </w:ins>
    </w:p>
    <w:p w14:paraId="216EEA56" w14:textId="77777777" w:rsidR="00310121" w:rsidRPr="00310121" w:rsidRDefault="00310121" w:rsidP="00310121">
      <w:pPr>
        <w:spacing w:after="0" w:line="240" w:lineRule="auto"/>
        <w:jc w:val="left"/>
        <w:rPr>
          <w:ins w:id="231" w:author="Lotta Rydhmer" w:date="2024-03-10T17:07:00Z"/>
          <w:rFonts w:asciiTheme="minorHAnsi" w:hAnsiTheme="minorHAnsi"/>
          <w:sz w:val="22"/>
          <w:lang w:val="en-US"/>
        </w:rPr>
      </w:pPr>
    </w:p>
    <w:p w14:paraId="37209BCA" w14:textId="77777777" w:rsidR="00310121" w:rsidRPr="004A3332" w:rsidRDefault="00310121" w:rsidP="00310121">
      <w:pPr>
        <w:spacing w:after="0" w:line="240" w:lineRule="auto"/>
        <w:jc w:val="left"/>
        <w:rPr>
          <w:ins w:id="232" w:author="Lotta Rydhmer" w:date="2024-03-10T17:07:00Z"/>
          <w:rFonts w:ascii="Helvetica" w:hAnsi="Helvetica"/>
          <w:color w:val="222222"/>
          <w:sz w:val="18"/>
          <w:szCs w:val="18"/>
          <w:shd w:val="clear" w:color="auto" w:fill="FFFFFF"/>
          <w:rPrChange w:id="233" w:author="Elin Röös" w:date="2024-07-08T13:00:00Z">
            <w:rPr>
              <w:ins w:id="234" w:author="Lotta Rydhmer" w:date="2024-03-10T17:07:00Z"/>
              <w:rFonts w:ascii="Helvetica" w:hAnsi="Helvetica"/>
              <w:color w:val="222222"/>
              <w:sz w:val="18"/>
              <w:szCs w:val="18"/>
              <w:shd w:val="clear" w:color="auto" w:fill="FFFFFF"/>
              <w:lang w:val="en-US"/>
            </w:rPr>
          </w:rPrChange>
        </w:rPr>
      </w:pPr>
      <w:ins w:id="235" w:author="Lotta Rydhmer" w:date="2024-03-10T17:07:00Z">
        <w:r w:rsidRPr="00310121">
          <w:rPr>
            <w:rFonts w:ascii="Helvetica" w:hAnsi="Helvetica"/>
            <w:color w:val="222222"/>
            <w:sz w:val="18"/>
            <w:szCs w:val="18"/>
            <w:shd w:val="clear" w:color="auto" w:fill="FFFFFF"/>
            <w:lang w:val="en-US"/>
          </w:rPr>
          <w:t>Shiels D, Loughrey J, Dwyer CM, Hanrahan K, Mee JF, Keady TWJ. 2022. A Survey of Farm Management Practices Relating to the Risk Factors, Prevalence, and Causes of Lamb Mortality in Ireland. </w:t>
        </w:r>
        <w:r w:rsidRPr="00310121">
          <w:rPr>
            <w:rFonts w:ascii="Helvetica" w:hAnsi="Helvetica"/>
            <w:i/>
            <w:iCs/>
            <w:color w:val="222222"/>
            <w:sz w:val="18"/>
            <w:szCs w:val="18"/>
            <w:shd w:val="clear" w:color="auto" w:fill="FFFFFF"/>
            <w:lang w:val="en-US"/>
          </w:rPr>
          <w:t>Animals</w:t>
        </w:r>
        <w:r w:rsidRPr="00310121">
          <w:rPr>
            <w:rFonts w:ascii="Helvetica" w:hAnsi="Helvetica"/>
            <w:color w:val="222222"/>
            <w:sz w:val="18"/>
            <w:szCs w:val="18"/>
            <w:shd w:val="clear" w:color="auto" w:fill="FFFFFF"/>
            <w:lang w:val="en-US"/>
          </w:rPr>
          <w:t xml:space="preserve"> 12(1):30.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"https://doi.org/10.3390/ani12010030" </w:instrText>
        </w:r>
        <w:r w:rsidRPr="00310121">
          <w:rPr>
            <w:rFonts w:asciiTheme="minorHAnsi" w:hAnsiTheme="minorHAnsi"/>
            <w:sz w:val="22"/>
          </w:rPr>
        </w:r>
        <w:r w:rsidRPr="00310121">
          <w:rPr>
            <w:rFonts w:asciiTheme="minorHAnsi" w:hAnsiTheme="minorHAnsi"/>
            <w:sz w:val="22"/>
          </w:rPr>
          <w:fldChar w:fldCharType="separate"/>
        </w:r>
        <w:r w:rsidRPr="004A3332">
          <w:rPr>
            <w:rFonts w:ascii="Helvetica" w:hAnsi="Helvetica"/>
            <w:color w:val="0563C1" w:themeColor="hyperlink"/>
            <w:sz w:val="18"/>
            <w:szCs w:val="18"/>
            <w:u w:val="single"/>
            <w:shd w:val="clear" w:color="auto" w:fill="FFFFFF"/>
            <w:rPrChange w:id="236" w:author="Elin Röös" w:date="2024-07-08T13:00:00Z">
              <w:rPr>
                <w:rFonts w:ascii="Helvetica" w:hAnsi="Helvetica"/>
                <w:color w:val="0563C1" w:themeColor="hyperlink"/>
                <w:sz w:val="18"/>
                <w:szCs w:val="18"/>
                <w:u w:val="single"/>
                <w:shd w:val="clear" w:color="auto" w:fill="FFFFFF"/>
                <w:lang w:val="en-US"/>
              </w:rPr>
            </w:rPrChange>
          </w:rPr>
          <w:t>https://doi.org/10.3390/ani12010030</w:t>
        </w:r>
        <w:r w:rsidRPr="00310121">
          <w:rPr>
            <w:rFonts w:ascii="Helvetica" w:hAnsi="Helvetica"/>
            <w:color w:val="0563C1" w:themeColor="hyperlink"/>
            <w:sz w:val="18"/>
            <w:szCs w:val="18"/>
            <w:u w:val="single"/>
            <w:shd w:val="clear" w:color="auto" w:fill="FFFFFF"/>
            <w:lang w:val="en-US"/>
          </w:rPr>
          <w:fldChar w:fldCharType="end"/>
        </w:r>
      </w:ins>
    </w:p>
    <w:p w14:paraId="79057736" w14:textId="77777777" w:rsidR="00310121" w:rsidRPr="004A3332" w:rsidRDefault="00310121" w:rsidP="00310121">
      <w:pPr>
        <w:spacing w:after="0" w:line="240" w:lineRule="auto"/>
        <w:jc w:val="left"/>
        <w:rPr>
          <w:ins w:id="237" w:author="Lotta Rydhmer" w:date="2024-03-10T17:07:00Z"/>
          <w:rFonts w:asciiTheme="minorHAnsi" w:hAnsiTheme="minorHAnsi"/>
          <w:sz w:val="22"/>
          <w:rPrChange w:id="238" w:author="Elin Röös" w:date="2024-07-08T13:00:00Z">
            <w:rPr>
              <w:ins w:id="239" w:author="Lotta Rydhmer" w:date="2024-03-10T17:07:00Z"/>
              <w:rFonts w:asciiTheme="minorHAnsi" w:hAnsiTheme="minorHAnsi"/>
              <w:sz w:val="22"/>
              <w:lang w:val="en-US"/>
            </w:rPr>
          </w:rPrChange>
        </w:rPr>
      </w:pPr>
    </w:p>
    <w:p w14:paraId="61BB42DC" w14:textId="77777777" w:rsidR="00310121" w:rsidRPr="00310121" w:rsidRDefault="00310121" w:rsidP="00310121">
      <w:pPr>
        <w:spacing w:after="0" w:line="240" w:lineRule="auto"/>
        <w:jc w:val="left"/>
        <w:rPr>
          <w:ins w:id="240" w:author="Lotta Rydhmer" w:date="2024-03-10T17:07:00Z"/>
          <w:rFonts w:asciiTheme="minorHAnsi" w:hAnsiTheme="minorHAnsi"/>
          <w:sz w:val="22"/>
          <w:lang w:val="en-US"/>
        </w:rPr>
      </w:pPr>
      <w:ins w:id="241" w:author="Lotta Rydhmer" w:date="2024-03-10T17:07:00Z">
        <w:r w:rsidRPr="004A3332">
          <w:rPr>
            <w:rFonts w:asciiTheme="minorHAnsi" w:hAnsiTheme="minorHAnsi"/>
            <w:sz w:val="22"/>
            <w:rPrChange w:id="242" w:author="Elin Röös" w:date="2024-07-08T13:00:00Z">
              <w:rPr>
                <w:rFonts w:asciiTheme="minorHAnsi" w:hAnsiTheme="minorHAnsi"/>
                <w:sz w:val="22"/>
                <w:lang w:val="en-US"/>
              </w:rPr>
            </w:rPrChange>
          </w:rPr>
          <w:t xml:space="preserve">Bruce et al, 2021. M. Bruce, J.M. Young, D.G. Masters, G. </w:t>
        </w:r>
        <w:proofErr w:type="spellStart"/>
        <w:r w:rsidRPr="004A3332">
          <w:rPr>
            <w:rFonts w:asciiTheme="minorHAnsi" w:hAnsiTheme="minorHAnsi"/>
            <w:sz w:val="22"/>
            <w:rPrChange w:id="243" w:author="Elin Röös" w:date="2024-07-08T13:00:00Z">
              <w:rPr>
                <w:rFonts w:asciiTheme="minorHAnsi" w:hAnsiTheme="minorHAnsi"/>
                <w:sz w:val="22"/>
                <w:lang w:val="en-US"/>
              </w:rPr>
            </w:rPrChange>
          </w:rPr>
          <w:t>Refshauge</w:t>
        </w:r>
        <w:proofErr w:type="spellEnd"/>
        <w:r w:rsidRPr="004A3332">
          <w:rPr>
            <w:rFonts w:asciiTheme="minorHAnsi" w:hAnsiTheme="minorHAnsi"/>
            <w:sz w:val="22"/>
            <w:rPrChange w:id="244" w:author="Elin Röös" w:date="2024-07-08T13:00:00Z">
              <w:rPr>
                <w:rFonts w:asciiTheme="minorHAnsi" w:hAnsiTheme="minorHAnsi"/>
                <w:sz w:val="22"/>
                <w:lang w:val="en-US"/>
              </w:rPr>
            </w:rPrChange>
          </w:rPr>
          <w:t xml:space="preserve">, A.N. Thompson, P.R. Kenyon, R. </w:t>
        </w:r>
        <w:proofErr w:type="spellStart"/>
        <w:r w:rsidRPr="004A3332">
          <w:rPr>
            <w:rFonts w:asciiTheme="minorHAnsi" w:hAnsiTheme="minorHAnsi"/>
            <w:sz w:val="22"/>
            <w:rPrChange w:id="245" w:author="Elin Röös" w:date="2024-07-08T13:00:00Z">
              <w:rPr>
                <w:rFonts w:asciiTheme="minorHAnsi" w:hAnsiTheme="minorHAnsi"/>
                <w:sz w:val="22"/>
                <w:lang w:val="en-US"/>
              </w:rPr>
            </w:rPrChange>
          </w:rPr>
          <w:t>Behrendt</w:t>
        </w:r>
        <w:proofErr w:type="spellEnd"/>
        <w:r w:rsidRPr="004A3332">
          <w:rPr>
            <w:rFonts w:asciiTheme="minorHAnsi" w:hAnsiTheme="minorHAnsi"/>
            <w:sz w:val="22"/>
            <w:rPrChange w:id="246" w:author="Elin Röös" w:date="2024-07-08T13:00:00Z">
              <w:rPr>
                <w:rFonts w:asciiTheme="minorHAnsi" w:hAnsiTheme="minorHAnsi"/>
                <w:sz w:val="22"/>
                <w:lang w:val="en-US"/>
              </w:rPr>
            </w:rPrChange>
          </w:rPr>
          <w:t xml:space="preserve">, A. </w:t>
        </w:r>
        <w:proofErr w:type="spellStart"/>
        <w:r w:rsidRPr="004A3332">
          <w:rPr>
            <w:rFonts w:asciiTheme="minorHAnsi" w:hAnsiTheme="minorHAnsi"/>
            <w:sz w:val="22"/>
            <w:rPrChange w:id="247" w:author="Elin Röös" w:date="2024-07-08T13:00:00Z">
              <w:rPr>
                <w:rFonts w:asciiTheme="minorHAnsi" w:hAnsiTheme="minorHAnsi"/>
                <w:sz w:val="22"/>
                <w:lang w:val="en-US"/>
              </w:rPr>
            </w:rPrChange>
          </w:rPr>
          <w:t>Lockwood</w:t>
        </w:r>
        <w:proofErr w:type="spellEnd"/>
        <w:r w:rsidRPr="004A3332">
          <w:rPr>
            <w:rFonts w:asciiTheme="minorHAnsi" w:hAnsiTheme="minorHAnsi"/>
            <w:sz w:val="22"/>
            <w:rPrChange w:id="248" w:author="Elin Röös" w:date="2024-07-08T13:00:00Z">
              <w:rPr>
                <w:rFonts w:asciiTheme="minorHAnsi" w:hAnsiTheme="minorHAnsi"/>
                <w:sz w:val="22"/>
                <w:lang w:val="en-US"/>
              </w:rPr>
            </w:rPrChange>
          </w:rPr>
          <w:t xml:space="preserve">, D.W. Miller, C. Jacobson. </w:t>
        </w:r>
        <w:r w:rsidRPr="00310121">
          <w:rPr>
            <w:rFonts w:asciiTheme="minorHAnsi" w:hAnsiTheme="minorHAnsi"/>
            <w:sz w:val="22"/>
            <w:lang w:val="en-US"/>
          </w:rPr>
          <w:t>2021. The impact of lamb and ewe mortality associated with dystocia on Australian and New Zealand sheep farms: a systematic review, meta-analysis and bio-economic model. Prev. Vet. Med., 196 (2021), Article 105478, 10.1016/j.prevetmed.2021.105478</w:t>
        </w:r>
      </w:ins>
    </w:p>
    <w:p w14:paraId="6800CFA8" w14:textId="77777777" w:rsidR="00310121" w:rsidRPr="00310121" w:rsidRDefault="00310121" w:rsidP="00310121">
      <w:pPr>
        <w:spacing w:after="0" w:line="240" w:lineRule="auto"/>
        <w:jc w:val="left"/>
        <w:rPr>
          <w:ins w:id="249" w:author="Lotta Rydhmer" w:date="2024-03-10T17:07:00Z"/>
          <w:rFonts w:asciiTheme="minorHAnsi" w:hAnsiTheme="minorHAnsi"/>
          <w:sz w:val="22"/>
          <w:lang w:val="en-US"/>
        </w:rPr>
      </w:pPr>
    </w:p>
    <w:p w14:paraId="022B42CA" w14:textId="77777777" w:rsidR="00310121" w:rsidRPr="00310121" w:rsidRDefault="00310121" w:rsidP="00310121">
      <w:pPr>
        <w:spacing w:after="0" w:line="240" w:lineRule="auto"/>
        <w:jc w:val="left"/>
        <w:rPr>
          <w:ins w:id="250" w:author="Lotta Rydhmer" w:date="2024-03-10T17:07:00Z"/>
          <w:rFonts w:asciiTheme="minorHAnsi" w:hAnsiTheme="minorHAnsi"/>
          <w:sz w:val="22"/>
          <w:lang w:val="en-US"/>
        </w:rPr>
      </w:pPr>
      <w:ins w:id="251" w:author="Lotta Rydhmer" w:date="2024-03-10T17:07:00Z">
        <w:r w:rsidRPr="00310121">
          <w:rPr>
            <w:rFonts w:asciiTheme="minorHAnsi" w:hAnsiTheme="minorHAnsi"/>
            <w:noProof/>
            <w:sz w:val="22"/>
            <w:lang w:eastAsia="sv-SE"/>
          </w:rPr>
          <w:drawing>
            <wp:inline distT="0" distB="0" distL="0" distR="0" wp14:anchorId="24EF0ACD" wp14:editId="017E22EF">
              <wp:extent cx="5760720" cy="508000"/>
              <wp:effectExtent l="0" t="0" r="0" b="635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1"/>
                      <a:stretch>
                        <a:fillRect/>
                      </a:stretch>
                    </pic:blipFill>
                    <pic:spPr>
                      <a:xfrm>
                        <a:off x="0" y="0"/>
                        <a:ext cx="5760720" cy="508000"/>
                      </a:xfrm>
                      <a:prstGeom prst="rect">
                        <a:avLst/>
                      </a:prstGeom>
                    </pic:spPr>
                  </pic:pic>
                </a:graphicData>
              </a:graphic>
            </wp:inline>
          </w:drawing>
        </w:r>
      </w:ins>
    </w:p>
    <w:p w14:paraId="50AE024B" w14:textId="77777777" w:rsidR="00310121" w:rsidRPr="00310121" w:rsidRDefault="00310121" w:rsidP="00310121">
      <w:pPr>
        <w:spacing w:after="0" w:line="240" w:lineRule="auto"/>
        <w:jc w:val="left"/>
        <w:rPr>
          <w:ins w:id="252" w:author="Lotta Rydhmer" w:date="2024-03-10T17:07:00Z"/>
          <w:rFonts w:asciiTheme="minorHAnsi" w:hAnsiTheme="minorHAnsi"/>
          <w:sz w:val="22"/>
          <w:lang w:val="en-US"/>
        </w:rPr>
      </w:pPr>
      <w:ins w:id="253" w:author="Lotta Rydhmer" w:date="2024-03-10T17:07:00Z">
        <w:r w:rsidRPr="00310121">
          <w:rPr>
            <w:rFonts w:asciiTheme="minorHAnsi" w:hAnsiTheme="minorHAnsi"/>
            <w:sz w:val="22"/>
            <w:lang w:val="en-US"/>
          </w:rPr>
          <w:lastRenderedPageBreak/>
          <w:t>https://www.legislation.gov.uk/uksi/2007/2078/schedule/6/made</w:t>
        </w:r>
        <w:r w:rsidRPr="00310121">
          <w:rPr>
            <w:rFonts w:asciiTheme="minorHAnsi" w:hAnsiTheme="minorHAnsi"/>
            <w:sz w:val="22"/>
            <w:lang w:val="en-US"/>
          </w:rPr>
          <w:tab/>
        </w:r>
        <w:r w:rsidRPr="00310121">
          <w:rPr>
            <w:rFonts w:asciiTheme="minorHAnsi" w:hAnsiTheme="minorHAnsi"/>
            <w:sz w:val="22"/>
            <w:lang w:val="en-US"/>
          </w:rPr>
          <w:tab/>
        </w:r>
        <w:r w:rsidRPr="00310121">
          <w:rPr>
            <w:rFonts w:asciiTheme="minorHAnsi" w:hAnsiTheme="minorHAnsi"/>
            <w:sz w:val="22"/>
            <w:lang w:val="en-US"/>
          </w:rPr>
          <w:tab/>
        </w:r>
      </w:ins>
    </w:p>
    <w:p w14:paraId="3E9AD8F5" w14:textId="77777777" w:rsidR="00310121" w:rsidRPr="00310121" w:rsidRDefault="00310121" w:rsidP="00310121">
      <w:pPr>
        <w:spacing w:after="0" w:line="240" w:lineRule="auto"/>
        <w:jc w:val="left"/>
        <w:rPr>
          <w:ins w:id="254" w:author="Lotta Rydhmer" w:date="2024-03-10T17:07:00Z"/>
          <w:rFonts w:asciiTheme="minorHAnsi" w:hAnsiTheme="minorHAnsi"/>
          <w:sz w:val="22"/>
          <w:lang w:val="en-US"/>
        </w:rPr>
      </w:pPr>
    </w:p>
    <w:p w14:paraId="5581F416" w14:textId="77777777" w:rsidR="00310121" w:rsidRPr="00310121" w:rsidRDefault="00310121" w:rsidP="00310121">
      <w:pPr>
        <w:spacing w:after="0" w:line="240" w:lineRule="auto"/>
        <w:jc w:val="left"/>
        <w:rPr>
          <w:ins w:id="255" w:author="Lotta Rydhmer" w:date="2024-03-10T17:07:00Z"/>
          <w:rFonts w:asciiTheme="minorHAnsi" w:hAnsiTheme="minorHAnsi"/>
          <w:sz w:val="22"/>
          <w:lang w:val="en-US"/>
        </w:rPr>
      </w:pPr>
      <w:proofErr w:type="spellStart"/>
      <w:ins w:id="256" w:author="Lotta Rydhmer" w:date="2024-03-10T17:07:00Z">
        <w:r w:rsidRPr="00310121">
          <w:rPr>
            <w:rFonts w:asciiTheme="minorHAnsi" w:hAnsiTheme="minorHAnsi"/>
            <w:sz w:val="22"/>
            <w:lang w:val="en-US"/>
          </w:rPr>
          <w:t>Beeflambnz</w:t>
        </w:r>
        <w:proofErr w:type="spellEnd"/>
        <w:r w:rsidRPr="00310121">
          <w:rPr>
            <w:rFonts w:asciiTheme="minorHAnsi" w:hAnsiTheme="minorHAnsi"/>
            <w:sz w:val="22"/>
            <w:lang w:val="en-US"/>
          </w:rPr>
          <w:t xml:space="preserve">, 2019.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"http://www.beeflambnz.com"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www.beeflambnz.com</w:t>
        </w:r>
        <w:r w:rsidRPr="00310121">
          <w:rPr>
            <w:rFonts w:asciiTheme="minorHAnsi" w:hAnsiTheme="minorHAnsi"/>
            <w:color w:val="0563C1" w:themeColor="hyperlink"/>
            <w:sz w:val="22"/>
            <w:u w:val="single"/>
            <w:lang w:val="en-US"/>
          </w:rPr>
          <w:fldChar w:fldCharType="end"/>
        </w:r>
        <w:r w:rsidRPr="00310121">
          <w:rPr>
            <w:rFonts w:asciiTheme="minorHAnsi" w:hAnsiTheme="minorHAnsi"/>
            <w:sz w:val="22"/>
            <w:lang w:val="en-US"/>
          </w:rPr>
          <w:t xml:space="preserve"> Beef + Lamb New Zealand,</w:t>
        </w:r>
      </w:ins>
    </w:p>
    <w:p w14:paraId="757DDBF6" w14:textId="77777777" w:rsidR="00310121" w:rsidRPr="00310121" w:rsidRDefault="00310121" w:rsidP="00310121">
      <w:pPr>
        <w:spacing w:after="0" w:line="240" w:lineRule="auto"/>
        <w:jc w:val="left"/>
        <w:rPr>
          <w:ins w:id="257" w:author="Lotta Rydhmer" w:date="2024-03-10T17:07:00Z"/>
          <w:rFonts w:asciiTheme="minorHAnsi" w:hAnsiTheme="minorHAnsi"/>
          <w:sz w:val="22"/>
          <w:lang w:val="en-US"/>
        </w:rPr>
      </w:pPr>
    </w:p>
    <w:p w14:paraId="786C62C0" w14:textId="77777777" w:rsidR="00310121" w:rsidRPr="00310121" w:rsidRDefault="00310121" w:rsidP="00310121">
      <w:pPr>
        <w:spacing w:after="0" w:line="240" w:lineRule="auto"/>
        <w:jc w:val="left"/>
        <w:rPr>
          <w:ins w:id="258" w:author="Lotta Rydhmer" w:date="2024-03-10T17:07:00Z"/>
          <w:rFonts w:asciiTheme="minorHAnsi" w:hAnsiTheme="minorHAnsi"/>
          <w:sz w:val="22"/>
        </w:rPr>
      </w:pPr>
      <w:ins w:id="259" w:author="Lotta Rydhmer" w:date="2024-03-10T17:07:00Z">
        <w:r w:rsidRPr="00310121">
          <w:rPr>
            <w:rFonts w:asciiTheme="minorHAnsi" w:hAnsiTheme="minorHAnsi"/>
            <w:sz w:val="22"/>
          </w:rPr>
          <w:t>Danska djurskyddslagen</w:t>
        </w:r>
      </w:ins>
    </w:p>
    <w:p w14:paraId="71155FA6" w14:textId="77777777" w:rsidR="00310121" w:rsidRPr="00310121" w:rsidRDefault="00310121" w:rsidP="00310121">
      <w:pPr>
        <w:spacing w:after="0" w:line="240" w:lineRule="auto"/>
        <w:jc w:val="left"/>
        <w:rPr>
          <w:ins w:id="260" w:author="Lotta Rydhmer" w:date="2024-03-10T17:07:00Z"/>
          <w:rFonts w:asciiTheme="minorHAnsi" w:hAnsiTheme="minorHAnsi"/>
          <w:sz w:val="22"/>
        </w:rPr>
      </w:pPr>
    </w:p>
    <w:p w14:paraId="5C0365E7" w14:textId="77777777" w:rsidR="00310121" w:rsidRPr="00310121" w:rsidRDefault="00310121" w:rsidP="00310121">
      <w:pPr>
        <w:spacing w:after="0" w:line="240" w:lineRule="auto"/>
        <w:jc w:val="left"/>
        <w:rPr>
          <w:ins w:id="261" w:author="Lotta Rydhmer" w:date="2024-03-10T17:07:00Z"/>
          <w:rFonts w:asciiTheme="minorHAnsi" w:hAnsiTheme="minorHAnsi"/>
          <w:sz w:val="22"/>
        </w:rPr>
      </w:pPr>
      <w:proofErr w:type="spellStart"/>
      <w:ins w:id="262" w:author="Lotta Rydhmer" w:date="2024-03-10T17:07:00Z">
        <w:r w:rsidRPr="00310121">
          <w:rPr>
            <w:rFonts w:asciiTheme="minorHAnsi" w:hAnsiTheme="minorHAnsi"/>
            <w:sz w:val="22"/>
          </w:rPr>
          <w:t>Sandöe</w:t>
        </w:r>
        <w:proofErr w:type="spellEnd"/>
        <w:r w:rsidRPr="00310121">
          <w:rPr>
            <w:rFonts w:asciiTheme="minorHAnsi" w:hAnsiTheme="minorHAnsi"/>
            <w:sz w:val="22"/>
          </w:rPr>
          <w:t xml:space="preserve"> 2023</w:t>
        </w:r>
      </w:ins>
    </w:p>
    <w:p w14:paraId="09693FD7" w14:textId="77777777" w:rsidR="00310121" w:rsidRPr="00310121" w:rsidRDefault="00310121" w:rsidP="00310121">
      <w:pPr>
        <w:spacing w:after="0" w:line="240" w:lineRule="auto"/>
        <w:jc w:val="left"/>
        <w:rPr>
          <w:ins w:id="263" w:author="Lotta Rydhmer" w:date="2024-03-10T17:07:00Z"/>
          <w:rFonts w:asciiTheme="minorHAnsi" w:hAnsiTheme="minorHAnsi"/>
          <w:sz w:val="22"/>
        </w:rPr>
      </w:pPr>
    </w:p>
    <w:p w14:paraId="25C2C451" w14:textId="77777777" w:rsidR="00310121" w:rsidRPr="00310121" w:rsidRDefault="00310121" w:rsidP="00310121">
      <w:pPr>
        <w:spacing w:after="0" w:line="240" w:lineRule="auto"/>
        <w:jc w:val="left"/>
        <w:rPr>
          <w:ins w:id="264" w:author="Lotta Rydhmer" w:date="2024-03-10T17:07:00Z"/>
          <w:rFonts w:asciiTheme="minorHAnsi" w:hAnsiTheme="minorHAnsi"/>
          <w:sz w:val="22"/>
        </w:rPr>
      </w:pPr>
    </w:p>
    <w:p w14:paraId="3BF22D85" w14:textId="77777777" w:rsidR="00310121" w:rsidRPr="00310121" w:rsidRDefault="00310121" w:rsidP="00310121">
      <w:pPr>
        <w:spacing w:after="0" w:line="240" w:lineRule="auto"/>
        <w:jc w:val="left"/>
        <w:rPr>
          <w:ins w:id="265" w:author="Lotta Rydhmer" w:date="2024-03-10T17:07:00Z"/>
          <w:rFonts w:asciiTheme="minorHAnsi" w:hAnsiTheme="minorHAnsi"/>
          <w:sz w:val="22"/>
        </w:rPr>
      </w:pPr>
      <w:ins w:id="266" w:author="Lotta Rydhmer" w:date="2024-03-10T17:07:00Z">
        <w:r w:rsidRPr="00310121">
          <w:rPr>
            <w:rFonts w:asciiTheme="minorHAnsi" w:hAnsiTheme="minorHAnsi"/>
            <w:sz w:val="22"/>
          </w:rPr>
          <w:t xml:space="preserve">Fiskeri- </w:t>
        </w:r>
        <w:proofErr w:type="spellStart"/>
        <w:r w:rsidRPr="00310121">
          <w:rPr>
            <w:rFonts w:asciiTheme="minorHAnsi" w:hAnsiTheme="minorHAnsi"/>
            <w:sz w:val="22"/>
          </w:rPr>
          <w:t>og</w:t>
        </w:r>
        <w:proofErr w:type="spellEnd"/>
        <w:r w:rsidRPr="00310121">
          <w:rPr>
            <w:rFonts w:asciiTheme="minorHAnsi" w:hAnsiTheme="minorHAnsi"/>
            <w:sz w:val="22"/>
          </w:rPr>
          <w:t xml:space="preserve"> </w:t>
        </w:r>
        <w:proofErr w:type="spellStart"/>
        <w:r w:rsidRPr="00310121">
          <w:rPr>
            <w:rFonts w:asciiTheme="minorHAnsi" w:hAnsiTheme="minorHAnsi"/>
            <w:sz w:val="22"/>
          </w:rPr>
          <w:t>kystdepartementet</w:t>
        </w:r>
        <w:proofErr w:type="spellEnd"/>
        <w:r w:rsidRPr="00310121">
          <w:rPr>
            <w:rFonts w:asciiTheme="minorHAnsi" w:hAnsiTheme="minorHAnsi"/>
            <w:sz w:val="22"/>
          </w:rPr>
          <w:t xml:space="preserve">, 2008. </w:t>
        </w:r>
        <w:proofErr w:type="spellStart"/>
        <w:r w:rsidRPr="00310121">
          <w:rPr>
            <w:rFonts w:asciiTheme="minorHAnsi" w:hAnsiTheme="minorHAnsi"/>
            <w:sz w:val="22"/>
          </w:rPr>
          <w:t>Forskrift</w:t>
        </w:r>
        <w:proofErr w:type="spellEnd"/>
        <w:r w:rsidRPr="00310121">
          <w:rPr>
            <w:rFonts w:asciiTheme="minorHAnsi" w:hAnsiTheme="minorHAnsi"/>
            <w:sz w:val="22"/>
          </w:rPr>
          <w:t xml:space="preserve"> om drift av </w:t>
        </w:r>
        <w:proofErr w:type="spellStart"/>
        <w:r w:rsidRPr="00310121">
          <w:rPr>
            <w:rFonts w:asciiTheme="minorHAnsi" w:hAnsiTheme="minorHAnsi"/>
            <w:sz w:val="22"/>
          </w:rPr>
          <w:t>akvakulturanlegg</w:t>
        </w:r>
        <w:proofErr w:type="spellEnd"/>
        <w:r w:rsidRPr="00310121">
          <w:rPr>
            <w:rFonts w:asciiTheme="minorHAnsi" w:hAnsiTheme="minorHAnsi"/>
            <w:sz w:val="22"/>
          </w:rPr>
          <w:t>. https://lovdata.no/dokument/SF/forskrift/2008-06-17-822</w:t>
        </w:r>
      </w:ins>
    </w:p>
    <w:p w14:paraId="54C915D7" w14:textId="77777777" w:rsidR="00310121" w:rsidRPr="00310121" w:rsidRDefault="00310121" w:rsidP="00310121">
      <w:pPr>
        <w:spacing w:after="0" w:line="240" w:lineRule="auto"/>
        <w:jc w:val="left"/>
        <w:rPr>
          <w:ins w:id="267" w:author="Lotta Rydhmer" w:date="2024-03-10T17:07:00Z"/>
          <w:rFonts w:asciiTheme="minorHAnsi" w:hAnsiTheme="minorHAnsi"/>
          <w:sz w:val="22"/>
        </w:rPr>
      </w:pPr>
    </w:p>
    <w:p w14:paraId="4157C0BB" w14:textId="77777777" w:rsidR="00310121" w:rsidRPr="00310121" w:rsidRDefault="00310121" w:rsidP="00310121">
      <w:pPr>
        <w:spacing w:after="0" w:line="240" w:lineRule="auto"/>
        <w:jc w:val="left"/>
        <w:rPr>
          <w:ins w:id="268" w:author="Lotta Rydhmer" w:date="2024-03-10T17:07:00Z"/>
          <w:rFonts w:asciiTheme="minorHAnsi" w:hAnsiTheme="minorHAnsi"/>
          <w:sz w:val="22"/>
          <w:lang w:val="en-US"/>
        </w:rPr>
      </w:pPr>
      <w:ins w:id="269" w:author="Lotta Rydhmer" w:date="2024-03-10T17:07:00Z">
        <w:r w:rsidRPr="00310121">
          <w:rPr>
            <w:rFonts w:asciiTheme="minorHAnsi" w:hAnsiTheme="minorHAnsi"/>
            <w:sz w:val="22"/>
            <w:lang w:val="en-US"/>
          </w:rPr>
          <w:t xml:space="preserve">Baxter EM, </w:t>
        </w:r>
        <w:proofErr w:type="spellStart"/>
        <w:r w:rsidRPr="00310121">
          <w:rPr>
            <w:rFonts w:asciiTheme="minorHAnsi" w:hAnsiTheme="minorHAnsi"/>
            <w:sz w:val="22"/>
            <w:lang w:val="en-US"/>
          </w:rPr>
          <w:t>Moustsen</w:t>
        </w:r>
        <w:proofErr w:type="spellEnd"/>
        <w:r w:rsidRPr="00310121">
          <w:rPr>
            <w:rFonts w:asciiTheme="minorHAnsi" w:hAnsiTheme="minorHAnsi"/>
            <w:sz w:val="22"/>
            <w:lang w:val="en-US"/>
          </w:rPr>
          <w:t xml:space="preserve"> VA, </w:t>
        </w:r>
        <w:proofErr w:type="spellStart"/>
        <w:r w:rsidRPr="00310121">
          <w:rPr>
            <w:rFonts w:asciiTheme="minorHAnsi" w:hAnsiTheme="minorHAnsi"/>
            <w:sz w:val="22"/>
            <w:lang w:val="en-US"/>
          </w:rPr>
          <w:t>Goumon</w:t>
        </w:r>
        <w:proofErr w:type="spellEnd"/>
        <w:r w:rsidRPr="00310121">
          <w:rPr>
            <w:rFonts w:asciiTheme="minorHAnsi" w:hAnsiTheme="minorHAnsi"/>
            <w:sz w:val="22"/>
            <w:lang w:val="en-US"/>
          </w:rPr>
          <w:t xml:space="preserve"> S, </w:t>
        </w:r>
        <w:proofErr w:type="spellStart"/>
        <w:r w:rsidRPr="00310121">
          <w:rPr>
            <w:rFonts w:asciiTheme="minorHAnsi" w:hAnsiTheme="minorHAnsi"/>
            <w:sz w:val="22"/>
            <w:lang w:val="en-US"/>
          </w:rPr>
          <w:t>Illmann</w:t>
        </w:r>
        <w:proofErr w:type="spellEnd"/>
        <w:r w:rsidRPr="00310121">
          <w:rPr>
            <w:rFonts w:asciiTheme="minorHAnsi" w:hAnsiTheme="minorHAnsi"/>
            <w:sz w:val="22"/>
            <w:lang w:val="en-US"/>
          </w:rPr>
          <w:t xml:space="preserve"> G and Edwards SA (2022) Transitioning from crates to free farrowing: A roadmap to navigate key decisions. Front. Vet. Sci. 9:998192. doi:10.3389/fvets.2022.998192</w:t>
        </w:r>
      </w:ins>
    </w:p>
    <w:p w14:paraId="5E89A7CA" w14:textId="77777777" w:rsidR="00310121" w:rsidRPr="00310121" w:rsidRDefault="00310121" w:rsidP="00310121">
      <w:pPr>
        <w:spacing w:after="0" w:line="240" w:lineRule="auto"/>
        <w:jc w:val="left"/>
        <w:rPr>
          <w:ins w:id="270" w:author="Lotta Rydhmer" w:date="2024-03-10T17:07:00Z"/>
          <w:rFonts w:asciiTheme="minorHAnsi" w:hAnsiTheme="minorHAnsi"/>
          <w:sz w:val="22"/>
          <w:lang w:val="en-US"/>
        </w:rPr>
      </w:pPr>
    </w:p>
    <w:p w14:paraId="61F6D2C3" w14:textId="77777777" w:rsidR="00310121" w:rsidRPr="00310121" w:rsidRDefault="00310121" w:rsidP="00310121">
      <w:pPr>
        <w:spacing w:after="0" w:line="240" w:lineRule="auto"/>
        <w:jc w:val="left"/>
        <w:rPr>
          <w:ins w:id="271" w:author="Lotta Rydhmer" w:date="2024-03-10T17:07:00Z"/>
          <w:rFonts w:asciiTheme="minorHAnsi" w:hAnsiTheme="minorHAnsi"/>
          <w:sz w:val="22"/>
          <w:lang w:val="en-US"/>
        </w:rPr>
      </w:pPr>
      <w:ins w:id="272" w:author="Lotta Rydhmer" w:date="2024-03-10T17:07:00Z">
        <w:r w:rsidRPr="00310121">
          <w:rPr>
            <w:rFonts w:asciiTheme="minorHAnsi" w:hAnsiTheme="minorHAnsi"/>
            <w:sz w:val="22"/>
            <w:lang w:val="en-US"/>
          </w:rPr>
          <w:t>BUIL T., MARÍA G.A., VILLARROEL M., LISTE G., LÓPEZ M. 2004. CRITICAL POINTS IN THE TRANSPORT OF COMMERCIAL RABBITS TO SLAUGHTER IN SPAIN THAT COULD COMPROMISE ANIMALS’ WELFARE. World Rabbit Sci. 12, 269 – 279. https://doi.org/10.1016/j.livsci.2018.02.005</w:t>
        </w:r>
      </w:ins>
    </w:p>
    <w:p w14:paraId="55006FA2" w14:textId="77777777" w:rsidR="00310121" w:rsidRPr="00310121" w:rsidRDefault="00310121" w:rsidP="00310121">
      <w:pPr>
        <w:spacing w:after="0" w:line="240" w:lineRule="auto"/>
        <w:jc w:val="left"/>
        <w:rPr>
          <w:ins w:id="273" w:author="Lotta Rydhmer" w:date="2024-03-10T17:07:00Z"/>
          <w:rFonts w:asciiTheme="minorHAnsi" w:hAnsiTheme="minorHAnsi"/>
          <w:sz w:val="22"/>
          <w:lang w:val="en-US"/>
        </w:rPr>
      </w:pPr>
    </w:p>
    <w:p w14:paraId="0CC7902B" w14:textId="77777777" w:rsidR="00310121" w:rsidRPr="00310121" w:rsidRDefault="00310121" w:rsidP="00310121">
      <w:pPr>
        <w:spacing w:after="0" w:line="240" w:lineRule="auto"/>
        <w:jc w:val="left"/>
        <w:rPr>
          <w:ins w:id="274" w:author="Lotta Rydhmer" w:date="2024-03-10T17:07:00Z"/>
          <w:rFonts w:asciiTheme="minorHAnsi" w:hAnsiTheme="minorHAnsi"/>
          <w:sz w:val="22"/>
          <w:lang w:val="en-US"/>
        </w:rPr>
      </w:pPr>
      <w:ins w:id="275" w:author="Lotta Rydhmer" w:date="2024-03-10T17:07:00Z">
        <w:r w:rsidRPr="00310121">
          <w:rPr>
            <w:rFonts w:asciiTheme="minorHAnsi" w:hAnsiTheme="minorHAnsi"/>
            <w:sz w:val="22"/>
            <w:lang w:val="en-US"/>
          </w:rPr>
          <w:t xml:space="preserve">Claudia </w:t>
        </w:r>
        <w:proofErr w:type="spellStart"/>
        <w:r w:rsidRPr="00310121">
          <w:rPr>
            <w:rFonts w:asciiTheme="minorHAnsi" w:hAnsiTheme="minorHAnsi"/>
            <w:sz w:val="22"/>
            <w:lang w:val="en-US"/>
          </w:rPr>
          <w:t>Cauccia</w:t>
        </w:r>
        <w:proofErr w:type="spellEnd"/>
        <w:r w:rsidRPr="00310121">
          <w:rPr>
            <w:rFonts w:asciiTheme="minorHAnsi" w:hAnsiTheme="minorHAnsi"/>
            <w:sz w:val="22"/>
            <w:lang w:val="en-US"/>
          </w:rPr>
          <w:t>,</w:t>
        </w:r>
        <w:r w:rsidRPr="00310121">
          <w:rPr>
            <w:rFonts w:ascii="Tahoma" w:hAnsi="Tahoma" w:cs="Tahoma"/>
            <w:sz w:val="22"/>
            <w:lang w:val="en-US"/>
          </w:rPr>
          <w:t>⁎</w:t>
        </w:r>
        <w:r w:rsidRPr="00310121">
          <w:rPr>
            <w:rFonts w:asciiTheme="minorHAnsi" w:hAnsiTheme="minorHAnsi"/>
            <w:sz w:val="22"/>
            <w:lang w:val="en-US"/>
          </w:rPr>
          <w:t xml:space="preserve">, Guido Di </w:t>
        </w:r>
        <w:proofErr w:type="spellStart"/>
        <w:r w:rsidRPr="00310121">
          <w:rPr>
            <w:rFonts w:asciiTheme="minorHAnsi" w:hAnsiTheme="minorHAnsi"/>
            <w:sz w:val="22"/>
            <w:lang w:val="en-US"/>
          </w:rPr>
          <w:t>Martinoa</w:t>
        </w:r>
        <w:proofErr w:type="spellEnd"/>
        <w:r w:rsidRPr="00310121">
          <w:rPr>
            <w:rFonts w:asciiTheme="minorHAnsi" w:hAnsiTheme="minorHAnsi"/>
            <w:sz w:val="22"/>
            <w:lang w:val="en-US"/>
          </w:rPr>
          <w:t xml:space="preserve">, Katia </w:t>
        </w:r>
        <w:proofErr w:type="spellStart"/>
        <w:r w:rsidRPr="00310121">
          <w:rPr>
            <w:rFonts w:asciiTheme="minorHAnsi" w:hAnsiTheme="minorHAnsi"/>
            <w:sz w:val="22"/>
            <w:lang w:val="en-US"/>
          </w:rPr>
          <w:t>Capelloa</w:t>
        </w:r>
        <w:proofErr w:type="spellEnd"/>
        <w:r w:rsidRPr="00310121">
          <w:rPr>
            <w:rFonts w:asciiTheme="minorHAnsi" w:hAnsiTheme="minorHAnsi"/>
            <w:sz w:val="22"/>
            <w:lang w:val="en-US"/>
          </w:rPr>
          <w:t xml:space="preserve">, Matteo </w:t>
        </w:r>
        <w:proofErr w:type="spellStart"/>
        <w:r w:rsidRPr="00310121">
          <w:rPr>
            <w:rFonts w:asciiTheme="minorHAnsi" w:hAnsiTheme="minorHAnsi"/>
            <w:sz w:val="22"/>
            <w:lang w:val="en-US"/>
          </w:rPr>
          <w:t>Mazzucatoa</w:t>
        </w:r>
        <w:proofErr w:type="spellEnd"/>
        <w:r w:rsidRPr="00310121">
          <w:rPr>
            <w:rFonts w:asciiTheme="minorHAnsi" w:hAnsiTheme="minorHAnsi"/>
            <w:sz w:val="22"/>
            <w:lang w:val="en-US"/>
          </w:rPr>
          <w:t xml:space="preserve">, Angela </w:t>
        </w:r>
        <w:proofErr w:type="spellStart"/>
        <w:r w:rsidRPr="00310121">
          <w:rPr>
            <w:rFonts w:asciiTheme="minorHAnsi" w:hAnsiTheme="minorHAnsi"/>
            <w:sz w:val="22"/>
            <w:lang w:val="en-US"/>
          </w:rPr>
          <w:t>Trocinob</w:t>
        </w:r>
        <w:proofErr w:type="spellEnd"/>
        <w:r w:rsidRPr="00310121">
          <w:rPr>
            <w:rFonts w:asciiTheme="minorHAnsi" w:hAnsiTheme="minorHAnsi"/>
            <w:sz w:val="22"/>
            <w:lang w:val="en-US"/>
          </w:rPr>
          <w:t>,</w:t>
        </w:r>
      </w:ins>
    </w:p>
    <w:p w14:paraId="5EF26DD4" w14:textId="77777777" w:rsidR="00310121" w:rsidRPr="00310121" w:rsidRDefault="00310121" w:rsidP="00310121">
      <w:pPr>
        <w:spacing w:after="0" w:line="240" w:lineRule="auto"/>
        <w:jc w:val="left"/>
        <w:rPr>
          <w:ins w:id="276" w:author="Lotta Rydhmer" w:date="2024-03-10T17:07:00Z"/>
          <w:rFonts w:asciiTheme="minorHAnsi" w:hAnsiTheme="minorHAnsi"/>
          <w:sz w:val="22"/>
          <w:lang w:val="en-US"/>
        </w:rPr>
      </w:pPr>
      <w:ins w:id="277" w:author="Lotta Rydhmer" w:date="2024-03-10T17:07:00Z">
        <w:r w:rsidRPr="00310121">
          <w:rPr>
            <w:rFonts w:asciiTheme="minorHAnsi" w:hAnsiTheme="minorHAnsi"/>
            <w:sz w:val="22"/>
            <w:lang w:val="en-US"/>
          </w:rPr>
          <w:t xml:space="preserve">Gerolamo </w:t>
        </w:r>
        <w:proofErr w:type="spellStart"/>
        <w:r w:rsidRPr="00310121">
          <w:rPr>
            <w:rFonts w:asciiTheme="minorHAnsi" w:hAnsiTheme="minorHAnsi"/>
            <w:sz w:val="22"/>
            <w:lang w:val="en-US"/>
          </w:rPr>
          <w:t>Xiccatoc</w:t>
        </w:r>
        <w:proofErr w:type="spellEnd"/>
        <w:r w:rsidRPr="00310121">
          <w:rPr>
            <w:rFonts w:asciiTheme="minorHAnsi" w:hAnsiTheme="minorHAnsi"/>
            <w:sz w:val="22"/>
            <w:lang w:val="en-US"/>
          </w:rPr>
          <w:t xml:space="preserve">, Nadia </w:t>
        </w:r>
        <w:proofErr w:type="spellStart"/>
        <w:r w:rsidRPr="00310121">
          <w:rPr>
            <w:rFonts w:asciiTheme="minorHAnsi" w:hAnsiTheme="minorHAnsi"/>
            <w:sz w:val="22"/>
            <w:lang w:val="en-US"/>
          </w:rPr>
          <w:t>Lagod</w:t>
        </w:r>
        <w:proofErr w:type="spellEnd"/>
        <w:r w:rsidRPr="00310121">
          <w:rPr>
            <w:rFonts w:asciiTheme="minorHAnsi" w:hAnsiTheme="minorHAnsi"/>
            <w:sz w:val="22"/>
            <w:lang w:val="en-US"/>
          </w:rPr>
          <w:t xml:space="preserve">, Michele </w:t>
        </w:r>
        <w:proofErr w:type="spellStart"/>
        <w:r w:rsidRPr="00310121">
          <w:rPr>
            <w:rFonts w:asciiTheme="minorHAnsi" w:hAnsiTheme="minorHAnsi"/>
            <w:sz w:val="22"/>
            <w:lang w:val="en-US"/>
          </w:rPr>
          <w:t>Brichesee</w:t>
        </w:r>
        <w:proofErr w:type="spellEnd"/>
        <w:r w:rsidRPr="00310121">
          <w:rPr>
            <w:rFonts w:asciiTheme="minorHAnsi" w:hAnsiTheme="minorHAnsi"/>
            <w:sz w:val="22"/>
            <w:lang w:val="en-US"/>
          </w:rPr>
          <w:t xml:space="preserve">, </w:t>
        </w:r>
        <w:proofErr w:type="spellStart"/>
        <w:r w:rsidRPr="00310121">
          <w:rPr>
            <w:rFonts w:asciiTheme="minorHAnsi" w:hAnsiTheme="minorHAnsi"/>
            <w:sz w:val="22"/>
            <w:lang w:val="en-US"/>
          </w:rPr>
          <w:t>Lebana</w:t>
        </w:r>
        <w:proofErr w:type="spellEnd"/>
        <w:r w:rsidRPr="00310121">
          <w:rPr>
            <w:rFonts w:asciiTheme="minorHAnsi" w:hAnsiTheme="minorHAnsi"/>
            <w:sz w:val="22"/>
            <w:lang w:val="en-US"/>
          </w:rPr>
          <w:t xml:space="preserve"> </w:t>
        </w:r>
        <w:proofErr w:type="spellStart"/>
        <w:r w:rsidRPr="00310121">
          <w:rPr>
            <w:rFonts w:asciiTheme="minorHAnsi" w:hAnsiTheme="minorHAnsi"/>
            <w:sz w:val="22"/>
            <w:lang w:val="en-US"/>
          </w:rPr>
          <w:t>Bonfantia</w:t>
        </w:r>
        <w:proofErr w:type="spellEnd"/>
        <w:r w:rsidRPr="00310121">
          <w:rPr>
            <w:rFonts w:asciiTheme="minorHAnsi" w:hAnsiTheme="minorHAnsi"/>
            <w:sz w:val="22"/>
            <w:lang w:val="en-US"/>
          </w:rPr>
          <w:t>. 2018. Risk factors for pre-slaughter mortality in fattening and breeding rabbits</w:t>
        </w:r>
      </w:ins>
    </w:p>
    <w:p w14:paraId="156C3E4D" w14:textId="77777777" w:rsidR="00310121" w:rsidRPr="00310121" w:rsidRDefault="00310121" w:rsidP="00310121">
      <w:pPr>
        <w:spacing w:after="0" w:line="240" w:lineRule="auto"/>
        <w:jc w:val="left"/>
        <w:rPr>
          <w:ins w:id="278" w:author="Lotta Rydhmer" w:date="2024-03-10T17:07:00Z"/>
          <w:rFonts w:asciiTheme="minorHAnsi" w:hAnsiTheme="minorHAnsi"/>
          <w:sz w:val="22"/>
          <w:lang w:val="en-US"/>
        </w:rPr>
      </w:pPr>
    </w:p>
    <w:p w14:paraId="749ED31B" w14:textId="77777777" w:rsidR="00310121" w:rsidRPr="00310121" w:rsidRDefault="00310121" w:rsidP="00310121">
      <w:pPr>
        <w:spacing w:after="0" w:line="240" w:lineRule="auto"/>
        <w:jc w:val="left"/>
        <w:rPr>
          <w:ins w:id="279" w:author="Lotta Rydhmer" w:date="2024-03-10T17:07:00Z"/>
          <w:rFonts w:asciiTheme="minorHAnsi" w:hAnsiTheme="minorHAnsi"/>
          <w:sz w:val="22"/>
        </w:rPr>
      </w:pPr>
      <w:ins w:id="280" w:author="Lotta Rydhmer" w:date="2024-03-10T17:07:00Z">
        <w:r w:rsidRPr="00310121">
          <w:rPr>
            <w:rFonts w:asciiTheme="minorHAnsi" w:hAnsiTheme="minorHAnsi"/>
            <w:sz w:val="22"/>
          </w:rPr>
          <w:t>CRF, 2023 (gödsel på bete från klimatrapportering)</w:t>
        </w:r>
      </w:ins>
    </w:p>
    <w:p w14:paraId="0C15A96C" w14:textId="77777777" w:rsidR="00310121" w:rsidRPr="00310121" w:rsidRDefault="00310121" w:rsidP="00310121">
      <w:pPr>
        <w:spacing w:after="0" w:line="240" w:lineRule="auto"/>
        <w:jc w:val="left"/>
        <w:rPr>
          <w:ins w:id="281" w:author="Lotta Rydhmer" w:date="2024-03-10T17:07:00Z"/>
          <w:rFonts w:asciiTheme="minorHAnsi" w:hAnsiTheme="minorHAnsi"/>
          <w:sz w:val="22"/>
        </w:rPr>
      </w:pPr>
    </w:p>
    <w:p w14:paraId="36115C64" w14:textId="77777777" w:rsidR="00310121" w:rsidRPr="00310121" w:rsidRDefault="00310121" w:rsidP="00310121">
      <w:pPr>
        <w:spacing w:after="0" w:line="240" w:lineRule="auto"/>
        <w:jc w:val="left"/>
        <w:rPr>
          <w:ins w:id="282" w:author="Lotta Rydhmer" w:date="2024-03-10T17:07:00Z"/>
          <w:rFonts w:asciiTheme="minorHAnsi" w:hAnsiTheme="minorHAnsi"/>
          <w:sz w:val="22"/>
          <w:lang w:val="en-US"/>
        </w:rPr>
      </w:pPr>
      <w:ins w:id="283" w:author="Lotta Rydhmer" w:date="2024-03-10T17:07:00Z">
        <w:r w:rsidRPr="00310121">
          <w:rPr>
            <w:rFonts w:asciiTheme="minorHAnsi" w:hAnsiTheme="minorHAnsi"/>
            <w:sz w:val="22"/>
            <w:lang w:val="en-US"/>
          </w:rPr>
          <w:t>Danish Veterinary and Food Administration, 2020. Order on minimum animal welfare requirements for the keeping of cattle. Bekendtgørelsenr.1743af30/ 11/2020. https://www.retsinformation.dk/eli/lta/2020/1743</w:t>
        </w:r>
      </w:ins>
    </w:p>
    <w:p w14:paraId="53123F18" w14:textId="77777777" w:rsidR="00310121" w:rsidRPr="00310121" w:rsidRDefault="00310121" w:rsidP="00310121">
      <w:pPr>
        <w:spacing w:after="0" w:line="240" w:lineRule="auto"/>
        <w:jc w:val="left"/>
        <w:rPr>
          <w:ins w:id="284" w:author="Lotta Rydhmer" w:date="2024-03-10T17:07:00Z"/>
          <w:rFonts w:asciiTheme="minorHAnsi" w:hAnsiTheme="minorHAnsi"/>
          <w:sz w:val="22"/>
          <w:lang w:val="en-US"/>
        </w:rPr>
      </w:pPr>
    </w:p>
    <w:p w14:paraId="7E0B6298" w14:textId="77777777" w:rsidR="00310121" w:rsidRPr="00310121" w:rsidRDefault="00310121" w:rsidP="00310121">
      <w:pPr>
        <w:spacing w:after="0" w:line="240" w:lineRule="auto"/>
        <w:jc w:val="left"/>
        <w:rPr>
          <w:ins w:id="285" w:author="Lotta Rydhmer" w:date="2024-03-10T17:07:00Z"/>
          <w:rFonts w:asciiTheme="minorHAnsi" w:hAnsiTheme="minorHAnsi"/>
          <w:sz w:val="22"/>
          <w:lang w:val="en-US"/>
        </w:rPr>
      </w:pPr>
      <w:ins w:id="286" w:author="Lotta Rydhmer" w:date="2024-03-10T17:07:00Z">
        <w:r w:rsidRPr="00310121">
          <w:rPr>
            <w:rFonts w:asciiTheme="minorHAnsi" w:hAnsiTheme="minorHAnsi"/>
            <w:sz w:val="22"/>
            <w:lang w:val="en-US"/>
          </w:rPr>
          <w:t xml:space="preserve">De Jong, IC, </w:t>
        </w:r>
        <w:proofErr w:type="spellStart"/>
        <w:r w:rsidRPr="00310121">
          <w:rPr>
            <w:rFonts w:asciiTheme="minorHAnsi" w:hAnsiTheme="minorHAnsi"/>
            <w:sz w:val="22"/>
            <w:lang w:val="en-US"/>
          </w:rPr>
          <w:t>Guémené</w:t>
        </w:r>
        <w:proofErr w:type="spellEnd"/>
        <w:r w:rsidRPr="00310121">
          <w:rPr>
            <w:rFonts w:asciiTheme="minorHAnsi" w:hAnsiTheme="minorHAnsi"/>
            <w:sz w:val="22"/>
            <w:lang w:val="en-US"/>
          </w:rPr>
          <w:t>, D. 2011. Major welfare issues in broiler breeders. World's Poultry Science Journal 67, 73-82. DOI: 10.1017/S0043933911000067</w:t>
        </w:r>
      </w:ins>
    </w:p>
    <w:p w14:paraId="15D24A1F" w14:textId="77777777" w:rsidR="00310121" w:rsidRPr="00310121" w:rsidRDefault="00310121" w:rsidP="00310121">
      <w:pPr>
        <w:spacing w:after="0" w:line="240" w:lineRule="auto"/>
        <w:jc w:val="left"/>
        <w:rPr>
          <w:ins w:id="287" w:author="Lotta Rydhmer" w:date="2024-03-10T17:07:00Z"/>
          <w:rFonts w:asciiTheme="minorHAnsi" w:hAnsiTheme="minorHAnsi"/>
          <w:sz w:val="22"/>
          <w:lang w:val="en-US"/>
        </w:rPr>
      </w:pPr>
    </w:p>
    <w:p w14:paraId="3F724620" w14:textId="77777777" w:rsidR="00310121" w:rsidRPr="00310121" w:rsidRDefault="00310121" w:rsidP="00310121">
      <w:pPr>
        <w:spacing w:after="0" w:line="240" w:lineRule="auto"/>
        <w:jc w:val="left"/>
        <w:rPr>
          <w:ins w:id="288" w:author="Lotta Rydhmer" w:date="2024-03-10T17:07:00Z"/>
          <w:rFonts w:asciiTheme="minorHAnsi" w:hAnsiTheme="minorHAnsi"/>
          <w:sz w:val="22"/>
          <w:lang w:val="en-US"/>
        </w:rPr>
      </w:pPr>
      <w:ins w:id="289" w:author="Lotta Rydhmer" w:date="2024-03-10T17:07:00Z">
        <w:r w:rsidRPr="00310121">
          <w:rPr>
            <w:rFonts w:asciiTheme="minorHAnsi" w:hAnsiTheme="minorHAnsi"/>
            <w:sz w:val="22"/>
            <w:lang w:val="en-US"/>
          </w:rPr>
          <w:t>DG SANTE, 2017. Overview report of the Directorate General for health and food safety  on commercial rabbit farming in the European Union. doi:10.2772/898828</w:t>
        </w:r>
      </w:ins>
    </w:p>
    <w:p w14:paraId="1DF922AD" w14:textId="77777777" w:rsidR="00310121" w:rsidRPr="00310121" w:rsidRDefault="00310121" w:rsidP="00310121">
      <w:pPr>
        <w:spacing w:after="0" w:line="240" w:lineRule="auto"/>
        <w:jc w:val="left"/>
        <w:rPr>
          <w:ins w:id="290" w:author="Lotta Rydhmer" w:date="2024-03-10T17:07:00Z"/>
          <w:rFonts w:asciiTheme="minorHAnsi" w:hAnsiTheme="minorHAnsi"/>
          <w:sz w:val="22"/>
          <w:lang w:val="en-US"/>
        </w:rPr>
      </w:pPr>
    </w:p>
    <w:p w14:paraId="79B413A5" w14:textId="77777777" w:rsidR="00310121" w:rsidRPr="00310121" w:rsidRDefault="00310121" w:rsidP="00310121">
      <w:pPr>
        <w:spacing w:after="0" w:line="240" w:lineRule="auto"/>
        <w:jc w:val="left"/>
        <w:rPr>
          <w:ins w:id="291" w:author="Lotta Rydhmer" w:date="2024-03-10T17:07:00Z"/>
          <w:rFonts w:asciiTheme="minorHAnsi" w:hAnsiTheme="minorHAnsi"/>
          <w:sz w:val="22"/>
          <w:lang w:val="en-US"/>
        </w:rPr>
      </w:pPr>
      <w:ins w:id="292" w:author="Lotta Rydhmer" w:date="2024-03-10T17:07:00Z">
        <w:r w:rsidRPr="00310121">
          <w:rPr>
            <w:rFonts w:asciiTheme="minorHAnsi" w:hAnsiTheme="minorHAnsi"/>
            <w:sz w:val="22"/>
            <w:lang w:val="en-US"/>
          </w:rPr>
          <w:t>OVERVIEW REPORT OF THE DIRECTORATE-GENERAL FOR HEALTH AND FOOD SAFETY ON COMMERCIAL FARMING OF RABBITS IN THE EUROPEAN UNION</w:t>
        </w:r>
      </w:ins>
    </w:p>
    <w:p w14:paraId="0C62A81E" w14:textId="77777777" w:rsidR="00310121" w:rsidRPr="00310121" w:rsidRDefault="00310121" w:rsidP="00310121">
      <w:pPr>
        <w:spacing w:after="0" w:line="240" w:lineRule="auto"/>
        <w:jc w:val="left"/>
        <w:rPr>
          <w:ins w:id="293" w:author="Lotta Rydhmer" w:date="2024-03-10T17:07:00Z"/>
          <w:rFonts w:asciiTheme="minorHAnsi" w:hAnsiTheme="minorHAnsi"/>
          <w:sz w:val="22"/>
          <w:lang w:val="en-US"/>
        </w:rPr>
      </w:pPr>
    </w:p>
    <w:p w14:paraId="3FD82E16" w14:textId="77777777" w:rsidR="00310121" w:rsidRPr="00310121" w:rsidRDefault="00310121" w:rsidP="00310121">
      <w:pPr>
        <w:spacing w:after="0" w:line="240" w:lineRule="auto"/>
        <w:jc w:val="left"/>
        <w:rPr>
          <w:ins w:id="294" w:author="Lotta Rydhmer" w:date="2024-03-10T17:07:00Z"/>
          <w:rFonts w:asciiTheme="minorHAnsi" w:hAnsiTheme="minorHAnsi"/>
          <w:sz w:val="22"/>
          <w:lang w:val="en-US"/>
        </w:rPr>
      </w:pPr>
      <w:ins w:id="295" w:author="Lotta Rydhmer" w:date="2024-03-10T17:07:00Z">
        <w:r w:rsidRPr="00310121">
          <w:rPr>
            <w:rFonts w:asciiTheme="minorHAnsi" w:hAnsiTheme="minorHAnsi"/>
            <w:sz w:val="22"/>
            <w:lang w:val="en-US"/>
          </w:rPr>
          <w:t>ECA. 2023. Transport of live animals in the EU: challenges and opportunities. Review 03. European Court of Auditors. https://www.europarl.europa.eu/news/en/press-room/20220114IPR21025/animals-must-be-better-protected-during-transport</w:t>
        </w:r>
      </w:ins>
    </w:p>
    <w:p w14:paraId="636CDBC1" w14:textId="77777777" w:rsidR="00310121" w:rsidRPr="00310121" w:rsidRDefault="00310121" w:rsidP="00310121">
      <w:pPr>
        <w:spacing w:after="0" w:line="240" w:lineRule="auto"/>
        <w:jc w:val="left"/>
        <w:rPr>
          <w:ins w:id="296" w:author="Lotta Rydhmer" w:date="2024-03-10T17:07:00Z"/>
          <w:rFonts w:asciiTheme="minorHAnsi" w:hAnsiTheme="minorHAnsi"/>
          <w:sz w:val="22"/>
          <w:lang w:val="en-US"/>
        </w:rPr>
      </w:pPr>
    </w:p>
    <w:p w14:paraId="62376C2E" w14:textId="77777777" w:rsidR="00310121" w:rsidRPr="00310121" w:rsidRDefault="00310121" w:rsidP="00310121">
      <w:pPr>
        <w:spacing w:after="0" w:line="240" w:lineRule="auto"/>
        <w:jc w:val="left"/>
        <w:rPr>
          <w:ins w:id="297" w:author="Lotta Rydhmer" w:date="2024-03-10T17:07:00Z"/>
          <w:rFonts w:asciiTheme="minorHAnsi" w:hAnsiTheme="minorHAnsi"/>
          <w:sz w:val="22"/>
          <w:lang w:val="en-US"/>
        </w:rPr>
      </w:pPr>
      <w:ins w:id="298" w:author="Lotta Rydhmer" w:date="2024-03-10T17:07:00Z">
        <w:r w:rsidRPr="00310121">
          <w:rPr>
            <w:rFonts w:asciiTheme="minorHAnsi" w:hAnsiTheme="minorHAnsi"/>
            <w:sz w:val="22"/>
            <w:lang w:val="en-US"/>
          </w:rPr>
          <w:t xml:space="preserve">EFSA, 2005. The Impact of the current housing and husbandry systems on the health and welfare of farmed domestic rabbits. Scientific Opinion of the Scientific Panel on Animal Health and Welfare. EFSA Journal 267, 1-31. </w:t>
        </w:r>
      </w:ins>
    </w:p>
    <w:p w14:paraId="033DFE3A" w14:textId="77777777" w:rsidR="00310121" w:rsidRPr="00310121" w:rsidRDefault="00310121" w:rsidP="00310121">
      <w:pPr>
        <w:spacing w:after="0" w:line="240" w:lineRule="auto"/>
        <w:jc w:val="left"/>
        <w:rPr>
          <w:ins w:id="299" w:author="Lotta Rydhmer" w:date="2024-03-10T17:07:00Z"/>
          <w:rFonts w:asciiTheme="minorHAnsi" w:hAnsiTheme="minorHAnsi"/>
          <w:sz w:val="22"/>
          <w:lang w:val="en-US"/>
        </w:rPr>
      </w:pPr>
    </w:p>
    <w:p w14:paraId="7C4E9E8E" w14:textId="77777777" w:rsidR="00310121" w:rsidRPr="00310121" w:rsidRDefault="00310121" w:rsidP="00310121">
      <w:pPr>
        <w:spacing w:after="0" w:line="240" w:lineRule="auto"/>
        <w:jc w:val="left"/>
        <w:rPr>
          <w:ins w:id="300" w:author="Lotta Rydhmer" w:date="2024-03-10T17:07:00Z"/>
          <w:rFonts w:asciiTheme="minorHAnsi" w:hAnsiTheme="minorHAnsi"/>
          <w:sz w:val="22"/>
          <w:lang w:val="en-US"/>
        </w:rPr>
      </w:pPr>
      <w:ins w:id="301" w:author="Lotta Rydhmer" w:date="2024-03-10T17:07:00Z">
        <w:r w:rsidRPr="00310121">
          <w:rPr>
            <w:rFonts w:asciiTheme="minorHAnsi" w:hAnsiTheme="minorHAnsi"/>
            <w:sz w:val="22"/>
            <w:lang w:val="en-US"/>
          </w:rPr>
          <w:t>EFSA, 2020. Health and welfare of rabbits farmed in different production systems. Scientific opinion from EFSA Panel on Animal Health and Animal Welfare. EFSA Journal 18, 5944. https://doi.org/10.2903/j.efsa.2020.5944</w:t>
        </w:r>
      </w:ins>
    </w:p>
    <w:p w14:paraId="6F25A339" w14:textId="77777777" w:rsidR="00310121" w:rsidRPr="00310121" w:rsidRDefault="00310121" w:rsidP="00310121">
      <w:pPr>
        <w:spacing w:after="0" w:line="240" w:lineRule="auto"/>
        <w:jc w:val="left"/>
        <w:rPr>
          <w:ins w:id="302" w:author="Lotta Rydhmer" w:date="2024-03-10T17:07:00Z"/>
          <w:rFonts w:asciiTheme="minorHAnsi" w:hAnsiTheme="minorHAnsi"/>
          <w:sz w:val="22"/>
          <w:lang w:val="en-US"/>
        </w:rPr>
      </w:pPr>
    </w:p>
    <w:p w14:paraId="11F3B95F" w14:textId="77777777" w:rsidR="00310121" w:rsidRPr="00310121" w:rsidRDefault="00310121" w:rsidP="00310121">
      <w:pPr>
        <w:spacing w:after="0" w:line="240" w:lineRule="auto"/>
        <w:jc w:val="left"/>
        <w:rPr>
          <w:ins w:id="303" w:author="Lotta Rydhmer" w:date="2024-03-10T17:07:00Z"/>
          <w:rFonts w:asciiTheme="minorHAnsi" w:hAnsiTheme="minorHAnsi"/>
          <w:sz w:val="22"/>
          <w:lang w:val="fr-FR"/>
        </w:rPr>
      </w:pPr>
      <w:ins w:id="304" w:author="Lotta Rydhmer" w:date="2024-03-10T17:07:00Z">
        <w:r w:rsidRPr="00310121">
          <w:rPr>
            <w:rFonts w:asciiTheme="minorHAnsi" w:hAnsiTheme="minorHAnsi"/>
            <w:sz w:val="22"/>
            <w:lang w:val="en-US"/>
          </w:rPr>
          <w:lastRenderedPageBreak/>
          <w:t xml:space="preserve">EFSA, 2023a.  Scientific opinion on the welfare of dairy cows. EFSA Panel on Animal Health and Animal Welfare. </w:t>
        </w:r>
        <w:r w:rsidRPr="00310121">
          <w:rPr>
            <w:rFonts w:asciiTheme="minorHAnsi" w:hAnsiTheme="minorHAnsi"/>
            <w:sz w:val="22"/>
            <w:lang w:val="fr-FR"/>
          </w:rPr>
          <w:t>Scientific EFSA Journal 21, 7993 https://doi.org/10.2903/j.efsa.2023.7993</w:t>
        </w:r>
      </w:ins>
    </w:p>
    <w:p w14:paraId="4E1B2822" w14:textId="77777777" w:rsidR="00310121" w:rsidRPr="00310121" w:rsidRDefault="00310121" w:rsidP="00310121">
      <w:pPr>
        <w:spacing w:after="0" w:line="240" w:lineRule="auto"/>
        <w:jc w:val="left"/>
        <w:rPr>
          <w:ins w:id="305" w:author="Lotta Rydhmer" w:date="2024-03-10T17:07:00Z"/>
          <w:rFonts w:asciiTheme="minorHAnsi" w:hAnsiTheme="minorHAnsi"/>
          <w:sz w:val="22"/>
          <w:lang w:val="fr-FR"/>
        </w:rPr>
      </w:pPr>
    </w:p>
    <w:p w14:paraId="02DF8A28" w14:textId="77777777" w:rsidR="00310121" w:rsidRPr="00310121" w:rsidRDefault="00310121" w:rsidP="00310121">
      <w:pPr>
        <w:spacing w:after="0" w:line="240" w:lineRule="auto"/>
        <w:jc w:val="left"/>
        <w:rPr>
          <w:ins w:id="306" w:author="Lotta Rydhmer" w:date="2024-03-10T17:07:00Z"/>
          <w:rFonts w:asciiTheme="minorHAnsi" w:hAnsiTheme="minorHAnsi"/>
          <w:sz w:val="22"/>
          <w:lang w:val="en-US"/>
        </w:rPr>
      </w:pPr>
      <w:ins w:id="307" w:author="Lotta Rydhmer" w:date="2024-03-10T17:07:00Z">
        <w:r w:rsidRPr="00310121">
          <w:rPr>
            <w:rFonts w:asciiTheme="minorHAnsi" w:hAnsiTheme="minorHAnsi"/>
            <w:sz w:val="22"/>
            <w:lang w:val="fr-FR"/>
          </w:rPr>
          <w:t xml:space="preserve">EFSA, 2023b. </w:t>
        </w:r>
        <w:r w:rsidRPr="00310121">
          <w:rPr>
            <w:rFonts w:asciiTheme="minorHAnsi" w:hAnsiTheme="minorHAnsi"/>
            <w:sz w:val="22"/>
            <w:lang w:val="en-US"/>
          </w:rPr>
          <w:t xml:space="preserve">Scientific opinion on the welfare of laying hens on farm. EFSA Panel on Animal Health and Animal Welfare. EFSA Journal </w:t>
        </w:r>
        <w:r w:rsidRPr="00310121">
          <w:rPr>
            <w:rFonts w:asciiTheme="minorHAnsi" w:hAnsiTheme="minorHAnsi"/>
            <w:color w:val="FF0000"/>
            <w:sz w:val="22"/>
            <w:lang w:val="en-US"/>
          </w:rPr>
          <w:t>xxx</w:t>
        </w:r>
        <w:r w:rsidRPr="00310121">
          <w:rPr>
            <w:rFonts w:asciiTheme="minorHAnsi" w:hAnsiTheme="minorHAnsi"/>
            <w:sz w:val="22"/>
            <w:lang w:val="en-US"/>
          </w:rPr>
          <w:t>. https://doi.org/10.2903/j.efsa.2023.7789</w:t>
        </w:r>
      </w:ins>
    </w:p>
    <w:p w14:paraId="54C3BFED" w14:textId="77777777" w:rsidR="00310121" w:rsidRPr="00310121" w:rsidRDefault="00310121" w:rsidP="00310121">
      <w:pPr>
        <w:spacing w:after="0" w:line="240" w:lineRule="auto"/>
        <w:jc w:val="left"/>
        <w:rPr>
          <w:ins w:id="308" w:author="Lotta Rydhmer" w:date="2024-03-10T17:07:00Z"/>
          <w:rFonts w:asciiTheme="minorHAnsi" w:hAnsiTheme="minorHAnsi"/>
          <w:sz w:val="22"/>
          <w:lang w:val="en-US"/>
        </w:rPr>
      </w:pPr>
    </w:p>
    <w:p w14:paraId="74A6C50F" w14:textId="77777777" w:rsidR="00310121" w:rsidRPr="00310121" w:rsidRDefault="00310121" w:rsidP="00310121">
      <w:pPr>
        <w:spacing w:after="0" w:line="240" w:lineRule="auto"/>
        <w:jc w:val="left"/>
        <w:rPr>
          <w:ins w:id="309" w:author="Lotta Rydhmer" w:date="2024-03-10T17:07:00Z"/>
          <w:rFonts w:asciiTheme="minorHAnsi" w:hAnsiTheme="minorHAnsi"/>
          <w:sz w:val="22"/>
          <w:lang w:val="en-US"/>
        </w:rPr>
      </w:pPr>
      <w:ins w:id="310" w:author="Lotta Rydhmer" w:date="2024-03-10T17:07:00Z">
        <w:r w:rsidRPr="00310121">
          <w:rPr>
            <w:rFonts w:asciiTheme="minorHAnsi" w:hAnsiTheme="minorHAnsi"/>
            <w:sz w:val="22"/>
            <w:lang w:val="en-US"/>
          </w:rPr>
          <w:t xml:space="preserve">Erens J, Es Van S, </w:t>
        </w:r>
        <w:proofErr w:type="spellStart"/>
        <w:r w:rsidRPr="00310121">
          <w:rPr>
            <w:rFonts w:asciiTheme="minorHAnsi" w:hAnsiTheme="minorHAnsi"/>
            <w:sz w:val="22"/>
            <w:lang w:val="en-US"/>
          </w:rPr>
          <w:t>Haverkort</w:t>
        </w:r>
        <w:proofErr w:type="spellEnd"/>
        <w:r w:rsidRPr="00310121">
          <w:rPr>
            <w:rFonts w:asciiTheme="minorHAnsi" w:hAnsiTheme="minorHAnsi"/>
            <w:sz w:val="22"/>
            <w:lang w:val="en-US"/>
          </w:rPr>
          <w:t xml:space="preserve"> F, </w:t>
        </w:r>
        <w:proofErr w:type="spellStart"/>
        <w:r w:rsidRPr="00310121">
          <w:rPr>
            <w:rFonts w:asciiTheme="minorHAnsi" w:hAnsiTheme="minorHAnsi"/>
            <w:sz w:val="22"/>
            <w:lang w:val="en-US"/>
          </w:rPr>
          <w:t>Kapsomenou</w:t>
        </w:r>
        <w:proofErr w:type="spellEnd"/>
        <w:r w:rsidRPr="00310121">
          <w:rPr>
            <w:rFonts w:asciiTheme="minorHAnsi" w:hAnsiTheme="minorHAnsi"/>
            <w:sz w:val="22"/>
            <w:lang w:val="en-US"/>
          </w:rPr>
          <w:t xml:space="preserve"> E, &amp; </w:t>
        </w:r>
        <w:proofErr w:type="spellStart"/>
        <w:r w:rsidRPr="00310121">
          <w:rPr>
            <w:rFonts w:asciiTheme="minorHAnsi" w:hAnsiTheme="minorHAnsi"/>
            <w:sz w:val="22"/>
            <w:lang w:val="en-US"/>
          </w:rPr>
          <w:t>Luijben</w:t>
        </w:r>
        <w:proofErr w:type="spellEnd"/>
        <w:r w:rsidRPr="00310121">
          <w:rPr>
            <w:rFonts w:asciiTheme="minorHAnsi" w:hAnsiTheme="minorHAnsi"/>
            <w:sz w:val="22"/>
            <w:lang w:val="en-US"/>
          </w:rPr>
          <w:t xml:space="preserve"> A (2012) “A bug’s life: large scale insect rearing in relation to animal </w:t>
        </w:r>
        <w:proofErr w:type="spellStart"/>
        <w:r w:rsidRPr="00310121">
          <w:rPr>
            <w:rFonts w:asciiTheme="minorHAnsi" w:hAnsiTheme="minorHAnsi"/>
            <w:sz w:val="22"/>
            <w:lang w:val="en-US"/>
          </w:rPr>
          <w:t>welfare.”Wageningen</w:t>
        </w:r>
        <w:proofErr w:type="spellEnd"/>
        <w:r w:rsidRPr="00310121">
          <w:rPr>
            <w:rFonts w:asciiTheme="minorHAnsi" w:hAnsiTheme="minorHAnsi"/>
            <w:sz w:val="22"/>
            <w:lang w:val="en-US"/>
          </w:rPr>
          <w:t xml:space="preserve"> University and Research.</w:t>
        </w:r>
      </w:ins>
    </w:p>
    <w:p w14:paraId="3CE2B8C0" w14:textId="77777777" w:rsidR="00310121" w:rsidRPr="00310121" w:rsidRDefault="00310121" w:rsidP="00310121">
      <w:pPr>
        <w:spacing w:after="0" w:line="240" w:lineRule="auto"/>
        <w:jc w:val="left"/>
        <w:rPr>
          <w:ins w:id="311" w:author="Lotta Rydhmer" w:date="2024-03-10T17:07:00Z"/>
          <w:rFonts w:asciiTheme="minorHAnsi" w:hAnsiTheme="minorHAnsi"/>
          <w:sz w:val="22"/>
          <w:lang w:val="en-US"/>
        </w:rPr>
      </w:pPr>
    </w:p>
    <w:p w14:paraId="60D67198" w14:textId="77777777" w:rsidR="00310121" w:rsidRPr="00310121" w:rsidRDefault="00310121" w:rsidP="00310121">
      <w:pPr>
        <w:spacing w:after="0" w:line="240" w:lineRule="auto"/>
        <w:jc w:val="left"/>
        <w:rPr>
          <w:ins w:id="312" w:author="Lotta Rydhmer" w:date="2024-03-10T17:07:00Z"/>
          <w:rFonts w:asciiTheme="minorHAnsi" w:hAnsiTheme="minorHAnsi"/>
          <w:sz w:val="22"/>
          <w:lang w:val="en-US"/>
        </w:rPr>
      </w:pPr>
      <w:ins w:id="313" w:author="Lotta Rydhmer" w:date="2024-03-10T17:07:00Z">
        <w:r w:rsidRPr="00310121">
          <w:rPr>
            <w:rFonts w:asciiTheme="minorHAnsi" w:hAnsiTheme="minorHAnsi"/>
            <w:sz w:val="22"/>
            <w:lang w:val="en-US"/>
          </w:rPr>
          <w:t>EU 1999. Council Directive 1999/74/EC of 19 July 1999 laying down minimum standards for the protection of laying hens</w:t>
        </w:r>
      </w:ins>
    </w:p>
    <w:p w14:paraId="1DD0B7E0" w14:textId="77777777" w:rsidR="00310121" w:rsidRPr="00310121" w:rsidRDefault="00310121" w:rsidP="00310121">
      <w:pPr>
        <w:spacing w:after="0" w:line="240" w:lineRule="auto"/>
        <w:jc w:val="left"/>
        <w:rPr>
          <w:ins w:id="314" w:author="Lotta Rydhmer" w:date="2024-03-10T17:07:00Z"/>
          <w:rFonts w:asciiTheme="minorHAnsi" w:hAnsiTheme="minorHAnsi"/>
          <w:sz w:val="22"/>
          <w:lang w:val="en-US"/>
        </w:rPr>
      </w:pPr>
    </w:p>
    <w:p w14:paraId="6B2AD62D" w14:textId="77777777" w:rsidR="00310121" w:rsidRPr="00310121" w:rsidRDefault="00310121" w:rsidP="00310121">
      <w:pPr>
        <w:spacing w:after="0" w:line="240" w:lineRule="auto"/>
        <w:jc w:val="left"/>
        <w:rPr>
          <w:ins w:id="315" w:author="Lotta Rydhmer" w:date="2024-03-10T17:07:00Z"/>
          <w:rFonts w:asciiTheme="minorHAnsi" w:hAnsiTheme="minorHAnsi"/>
          <w:sz w:val="22"/>
          <w:lang w:val="en-US"/>
        </w:rPr>
      </w:pPr>
      <w:ins w:id="316" w:author="Lotta Rydhmer" w:date="2024-03-10T17:07:00Z">
        <w:r w:rsidRPr="00310121">
          <w:rPr>
            <w:rFonts w:asciiTheme="minorHAnsi" w:hAnsiTheme="minorHAnsi"/>
            <w:sz w:val="22"/>
            <w:lang w:val="en-US"/>
          </w:rPr>
          <w:t>EU 2007. Council Directive 2007/43/EC of … broilers</w:t>
        </w:r>
      </w:ins>
    </w:p>
    <w:p w14:paraId="65677953" w14:textId="77777777" w:rsidR="00310121" w:rsidRPr="00310121" w:rsidRDefault="00310121" w:rsidP="00310121">
      <w:pPr>
        <w:spacing w:after="0" w:line="240" w:lineRule="auto"/>
        <w:jc w:val="left"/>
        <w:rPr>
          <w:ins w:id="317" w:author="Lotta Rydhmer" w:date="2024-03-10T17:07:00Z"/>
          <w:rFonts w:asciiTheme="minorHAnsi" w:hAnsiTheme="minorHAnsi"/>
          <w:sz w:val="22"/>
          <w:lang w:val="en-US"/>
        </w:rPr>
      </w:pPr>
    </w:p>
    <w:p w14:paraId="4DA66474" w14:textId="77777777" w:rsidR="00310121" w:rsidRPr="00310121" w:rsidRDefault="00310121" w:rsidP="00310121">
      <w:pPr>
        <w:spacing w:after="0" w:line="240" w:lineRule="auto"/>
        <w:jc w:val="left"/>
        <w:rPr>
          <w:ins w:id="318" w:author="Lotta Rydhmer" w:date="2024-03-10T17:07:00Z"/>
          <w:rFonts w:asciiTheme="minorHAnsi" w:hAnsiTheme="minorHAnsi"/>
          <w:sz w:val="22"/>
          <w:lang w:val="en-US"/>
        </w:rPr>
      </w:pPr>
      <w:ins w:id="319" w:author="Lotta Rydhmer" w:date="2024-03-10T17:07:00Z">
        <w:r w:rsidRPr="00310121">
          <w:rPr>
            <w:rFonts w:asciiTheme="minorHAnsi" w:hAnsiTheme="minorHAnsi"/>
            <w:sz w:val="22"/>
            <w:lang w:val="en-US"/>
          </w:rPr>
          <w:t>EU, 2008. Council Directive 2008/120/EC laying down minimum standards for the protection of pigs.</w:t>
        </w:r>
      </w:ins>
    </w:p>
    <w:p w14:paraId="0368A749" w14:textId="77777777" w:rsidR="00310121" w:rsidRPr="00310121" w:rsidRDefault="00310121" w:rsidP="00310121">
      <w:pPr>
        <w:spacing w:after="0" w:line="240" w:lineRule="auto"/>
        <w:jc w:val="left"/>
        <w:rPr>
          <w:ins w:id="320" w:author="Lotta Rydhmer" w:date="2024-03-10T17:07:00Z"/>
          <w:rFonts w:asciiTheme="minorHAnsi" w:hAnsiTheme="minorHAnsi"/>
          <w:sz w:val="22"/>
          <w:lang w:val="en-US"/>
        </w:rPr>
      </w:pPr>
    </w:p>
    <w:p w14:paraId="60E659A2" w14:textId="77777777" w:rsidR="00310121" w:rsidRPr="00310121" w:rsidRDefault="00310121" w:rsidP="00310121">
      <w:pPr>
        <w:spacing w:after="0" w:line="240" w:lineRule="auto"/>
        <w:jc w:val="left"/>
        <w:rPr>
          <w:ins w:id="321" w:author="Lotta Rydhmer" w:date="2024-03-10T17:07:00Z"/>
          <w:rFonts w:asciiTheme="minorHAnsi" w:hAnsiTheme="minorHAnsi"/>
          <w:sz w:val="22"/>
          <w:lang w:val="en-US"/>
        </w:rPr>
      </w:pPr>
      <w:ins w:id="322" w:author="Lotta Rydhmer" w:date="2024-03-10T17:07:00Z">
        <w:r w:rsidRPr="00310121">
          <w:rPr>
            <w:rFonts w:asciiTheme="minorHAnsi" w:hAnsiTheme="minorHAnsi"/>
            <w:sz w:val="22"/>
            <w:lang w:val="en-US"/>
          </w:rPr>
          <w:t>EU, 2008 b. Directive 2008/119/EC — minimum standards for the protection of calves</w:t>
        </w:r>
      </w:ins>
    </w:p>
    <w:p w14:paraId="00098BF3" w14:textId="77777777" w:rsidR="00310121" w:rsidRPr="00310121" w:rsidRDefault="00310121" w:rsidP="00310121">
      <w:pPr>
        <w:spacing w:after="0" w:line="240" w:lineRule="auto"/>
        <w:jc w:val="left"/>
        <w:rPr>
          <w:ins w:id="323" w:author="Lotta Rydhmer" w:date="2024-03-10T17:07:00Z"/>
          <w:rFonts w:asciiTheme="minorHAnsi" w:hAnsiTheme="minorHAnsi"/>
          <w:sz w:val="22"/>
          <w:lang w:val="en-US"/>
        </w:rPr>
      </w:pPr>
    </w:p>
    <w:p w14:paraId="094A9291" w14:textId="77777777" w:rsidR="00310121" w:rsidRPr="00310121" w:rsidRDefault="00310121" w:rsidP="00310121">
      <w:pPr>
        <w:spacing w:after="0" w:line="240" w:lineRule="auto"/>
        <w:jc w:val="left"/>
        <w:rPr>
          <w:ins w:id="324" w:author="Lotta Rydhmer" w:date="2024-03-10T17:07:00Z"/>
          <w:rFonts w:asciiTheme="minorHAnsi" w:hAnsiTheme="minorHAnsi"/>
          <w:sz w:val="22"/>
          <w:lang w:val="en-US"/>
        </w:rPr>
      </w:pPr>
      <w:ins w:id="325" w:author="Lotta Rydhmer" w:date="2024-03-10T17:07:00Z">
        <w:r w:rsidRPr="00310121">
          <w:rPr>
            <w:rFonts w:asciiTheme="minorHAnsi" w:hAnsiTheme="minorHAnsi"/>
            <w:sz w:val="22"/>
            <w:lang w:val="en-US"/>
          </w:rPr>
          <w:t>EU, 2020. COMMISSION IMPLEMENTING REGULATION (EU) 2020/464 of 26 March 2020 laying down certain rules for the application of Regulation (EU) 2018/848 of the European Parliament and of the Council as regards the documents needed for the retroactive recognition of periods for the purpose of conversion, the production of organic products and information to be provided by Member States https://eur-lex.europa.eu/legal-content/EN/TXT/PDF/?uri=CELEX:32020R0464&amp;rid=4</w:t>
        </w:r>
        <w:r w:rsidRPr="00310121">
          <w:rPr>
            <w:rFonts w:asciiTheme="minorHAnsi" w:hAnsiTheme="minorHAnsi"/>
            <w:sz w:val="22"/>
            <w:lang w:val="en-US"/>
          </w:rPr>
          <w:tab/>
        </w:r>
      </w:ins>
    </w:p>
    <w:p w14:paraId="0CE57B61" w14:textId="77777777" w:rsidR="00310121" w:rsidRPr="00310121" w:rsidRDefault="00310121" w:rsidP="00310121">
      <w:pPr>
        <w:spacing w:after="0" w:line="240" w:lineRule="auto"/>
        <w:jc w:val="left"/>
        <w:rPr>
          <w:ins w:id="326" w:author="Lotta Rydhmer" w:date="2024-03-10T17:07:00Z"/>
          <w:rFonts w:asciiTheme="minorHAnsi" w:hAnsiTheme="minorHAnsi"/>
          <w:sz w:val="22"/>
          <w:lang w:val="en-US"/>
        </w:rPr>
      </w:pPr>
    </w:p>
    <w:p w14:paraId="5ABAE9EF" w14:textId="77777777" w:rsidR="00310121" w:rsidRPr="00310121" w:rsidRDefault="00310121" w:rsidP="00310121">
      <w:pPr>
        <w:spacing w:after="0" w:line="240" w:lineRule="auto"/>
        <w:jc w:val="left"/>
        <w:rPr>
          <w:ins w:id="327" w:author="Lotta Rydhmer" w:date="2024-03-10T17:07:00Z"/>
          <w:rFonts w:asciiTheme="minorHAnsi" w:hAnsiTheme="minorHAnsi"/>
          <w:sz w:val="22"/>
          <w:lang w:val="en-US"/>
        </w:rPr>
      </w:pPr>
      <w:ins w:id="328" w:author="Lotta Rydhmer" w:date="2024-03-10T17:07:00Z">
        <w:r w:rsidRPr="00310121">
          <w:rPr>
            <w:rFonts w:asciiTheme="minorHAnsi" w:hAnsiTheme="minorHAnsi"/>
            <w:sz w:val="22"/>
            <w:lang w:val="en-US"/>
          </w:rPr>
          <w:t xml:space="preserve">Granquist, EG, G. </w:t>
        </w:r>
        <w:proofErr w:type="spellStart"/>
        <w:r w:rsidRPr="00310121">
          <w:rPr>
            <w:rFonts w:asciiTheme="minorHAnsi" w:hAnsiTheme="minorHAnsi"/>
            <w:sz w:val="22"/>
            <w:lang w:val="en-US"/>
          </w:rPr>
          <w:t>Vasdal</w:t>
        </w:r>
        <w:proofErr w:type="spellEnd"/>
        <w:r w:rsidRPr="00310121">
          <w:rPr>
            <w:rFonts w:asciiTheme="minorHAnsi" w:hAnsiTheme="minorHAnsi"/>
            <w:sz w:val="22"/>
            <w:lang w:val="en-US"/>
          </w:rPr>
          <w:t>, G, de Jong, IC, Moe, RO 2019. Lameness and its relationship with health and production measures in broiler chickens Animal 13, 2365-2372 doi</w:t>
        </w:r>
        <w:r w:rsidRPr="00310121">
          <w:rPr>
            <w:rFonts w:ascii="AdvOTeea082cb" w:hAnsi="AdvOTeea082cb" w:cs="AdvOTeea082cb"/>
            <w:sz w:val="16"/>
            <w:szCs w:val="16"/>
            <w:lang w:val="en-US"/>
          </w:rPr>
          <w:t>:10.1017/S1751731119000466</w:t>
        </w:r>
      </w:ins>
    </w:p>
    <w:p w14:paraId="4FAD5839" w14:textId="77777777" w:rsidR="00310121" w:rsidRPr="00310121" w:rsidRDefault="00310121" w:rsidP="00310121">
      <w:pPr>
        <w:spacing w:after="0" w:line="240" w:lineRule="auto"/>
        <w:jc w:val="left"/>
        <w:rPr>
          <w:ins w:id="329" w:author="Lotta Rydhmer" w:date="2024-03-10T17:07:00Z"/>
          <w:rFonts w:asciiTheme="minorHAnsi" w:hAnsiTheme="minorHAnsi"/>
          <w:sz w:val="22"/>
          <w:lang w:val="en-US"/>
        </w:rPr>
      </w:pPr>
    </w:p>
    <w:p w14:paraId="481E67A3" w14:textId="77777777" w:rsidR="00310121" w:rsidRPr="00310121" w:rsidRDefault="00310121" w:rsidP="00310121">
      <w:pPr>
        <w:spacing w:after="0" w:line="240" w:lineRule="auto"/>
        <w:jc w:val="left"/>
        <w:rPr>
          <w:ins w:id="330" w:author="Lotta Rydhmer" w:date="2024-03-10T17:07:00Z"/>
          <w:rFonts w:asciiTheme="minorHAnsi" w:hAnsiTheme="minorHAnsi"/>
          <w:sz w:val="22"/>
          <w:lang w:val="fr-FR"/>
        </w:rPr>
      </w:pPr>
      <w:ins w:id="331" w:author="Lotta Rydhmer" w:date="2024-03-10T17:07:00Z">
        <w:r w:rsidRPr="00310121">
          <w:rPr>
            <w:rFonts w:asciiTheme="minorHAnsi" w:hAnsiTheme="minorHAnsi"/>
            <w:sz w:val="22"/>
            <w:lang w:val="en-US"/>
          </w:rPr>
          <w:t xml:space="preserve">M Heinonen 1, J </w:t>
        </w:r>
        <w:proofErr w:type="spellStart"/>
        <w:r w:rsidRPr="00310121">
          <w:rPr>
            <w:rFonts w:asciiTheme="minorHAnsi" w:hAnsiTheme="minorHAnsi"/>
            <w:sz w:val="22"/>
            <w:lang w:val="en-US"/>
          </w:rPr>
          <w:t>Oravainen</w:t>
        </w:r>
        <w:proofErr w:type="spellEnd"/>
        <w:r w:rsidRPr="00310121">
          <w:rPr>
            <w:rFonts w:asciiTheme="minorHAnsi" w:hAnsiTheme="minorHAnsi"/>
            <w:sz w:val="22"/>
            <w:lang w:val="en-US"/>
          </w:rPr>
          <w:t>, T Orro, L Seppä-Lassila, E Ala-</w:t>
        </w:r>
        <w:proofErr w:type="spellStart"/>
        <w:r w:rsidRPr="00310121">
          <w:rPr>
            <w:rFonts w:asciiTheme="minorHAnsi" w:hAnsiTheme="minorHAnsi"/>
            <w:sz w:val="22"/>
            <w:lang w:val="en-US"/>
          </w:rPr>
          <w:t>Kurikka</w:t>
        </w:r>
        <w:proofErr w:type="spellEnd"/>
        <w:r w:rsidRPr="00310121">
          <w:rPr>
            <w:rFonts w:asciiTheme="minorHAnsi" w:hAnsiTheme="minorHAnsi"/>
            <w:sz w:val="22"/>
            <w:lang w:val="en-US"/>
          </w:rPr>
          <w:t xml:space="preserve">, J Virolainen, A Tast, O A T Peltoniemi. 2006. Lameness and fertility of sows and gilts in randomly selected loose-housed herds in Finland. </w:t>
        </w:r>
        <w:proofErr w:type="spellStart"/>
        <w:r w:rsidRPr="00310121">
          <w:rPr>
            <w:rFonts w:asciiTheme="minorHAnsi" w:hAnsiTheme="minorHAnsi"/>
            <w:sz w:val="22"/>
            <w:lang w:val="fr-FR"/>
          </w:rPr>
          <w:t>Vet</w:t>
        </w:r>
        <w:proofErr w:type="spellEnd"/>
        <w:r w:rsidRPr="00310121">
          <w:rPr>
            <w:rFonts w:asciiTheme="minorHAnsi" w:hAnsiTheme="minorHAnsi"/>
            <w:sz w:val="22"/>
            <w:lang w:val="fr-FR"/>
          </w:rPr>
          <w:t xml:space="preserve"> Rec 16, 383-387. DOI: 10.1136/vr.159.12.383</w:t>
        </w:r>
      </w:ins>
    </w:p>
    <w:p w14:paraId="517AA564" w14:textId="77777777" w:rsidR="00310121" w:rsidRPr="00310121" w:rsidRDefault="00310121" w:rsidP="00310121">
      <w:pPr>
        <w:spacing w:after="0" w:line="240" w:lineRule="auto"/>
        <w:jc w:val="left"/>
        <w:rPr>
          <w:ins w:id="332" w:author="Lotta Rydhmer" w:date="2024-03-10T17:07:00Z"/>
          <w:rFonts w:asciiTheme="minorHAnsi" w:hAnsiTheme="minorHAnsi"/>
          <w:sz w:val="22"/>
          <w:lang w:val="fr-FR"/>
        </w:rPr>
      </w:pPr>
    </w:p>
    <w:p w14:paraId="6927CA9D" w14:textId="77777777" w:rsidR="00310121" w:rsidRPr="00310121" w:rsidRDefault="00310121" w:rsidP="00310121">
      <w:pPr>
        <w:spacing w:after="0" w:line="240" w:lineRule="auto"/>
        <w:jc w:val="left"/>
        <w:rPr>
          <w:ins w:id="333" w:author="Lotta Rydhmer" w:date="2024-03-10T17:07:00Z"/>
          <w:rFonts w:asciiTheme="minorHAnsi" w:hAnsiTheme="minorHAnsi"/>
          <w:sz w:val="22"/>
        </w:rPr>
      </w:pPr>
      <w:ins w:id="334" w:author="Lotta Rydhmer" w:date="2024-03-10T17:07:00Z">
        <w:r w:rsidRPr="00310121">
          <w:rPr>
            <w:rFonts w:asciiTheme="minorHAnsi" w:hAnsiTheme="minorHAnsi"/>
            <w:sz w:val="22"/>
            <w:lang w:val="fr-FR"/>
          </w:rPr>
          <w:t xml:space="preserve">Ireland, JL, Wylie, CE, Collins, SN, Verheyen, KLP, Newton, JR. 2013. </w:t>
        </w:r>
        <w:r w:rsidRPr="00310121">
          <w:rPr>
            <w:rFonts w:asciiTheme="minorHAnsi" w:hAnsiTheme="minorHAnsi"/>
            <w:sz w:val="22"/>
            <w:lang w:val="en-US"/>
          </w:rPr>
          <w:t xml:space="preserve">Preventive health care and owner-reported disease prevalence of horses and ponies in Great Britain. </w:t>
        </w:r>
        <w:r w:rsidRPr="00310121">
          <w:rPr>
            <w:rFonts w:asciiTheme="minorHAnsi" w:hAnsiTheme="minorHAnsi"/>
            <w:sz w:val="22"/>
          </w:rPr>
          <w:t xml:space="preserve">Research in </w:t>
        </w:r>
        <w:proofErr w:type="spellStart"/>
        <w:r w:rsidRPr="00310121">
          <w:rPr>
            <w:rFonts w:asciiTheme="minorHAnsi" w:hAnsiTheme="minorHAnsi"/>
            <w:sz w:val="22"/>
          </w:rPr>
          <w:t>Veterinary</w:t>
        </w:r>
        <w:proofErr w:type="spellEnd"/>
        <w:r w:rsidRPr="00310121">
          <w:rPr>
            <w:rFonts w:asciiTheme="minorHAnsi" w:hAnsiTheme="minorHAnsi"/>
            <w:sz w:val="22"/>
          </w:rPr>
          <w:t xml:space="preserve"> Science 95, 418–424</w:t>
        </w:r>
      </w:ins>
    </w:p>
    <w:p w14:paraId="3694C858" w14:textId="77777777" w:rsidR="00310121" w:rsidRPr="00310121" w:rsidRDefault="00310121" w:rsidP="00310121">
      <w:pPr>
        <w:spacing w:after="0" w:line="240" w:lineRule="auto"/>
        <w:jc w:val="left"/>
        <w:rPr>
          <w:ins w:id="335" w:author="Lotta Rydhmer" w:date="2024-03-10T17:07:00Z"/>
          <w:rFonts w:asciiTheme="minorHAnsi" w:hAnsiTheme="minorHAnsi"/>
          <w:sz w:val="22"/>
        </w:rPr>
      </w:pPr>
    </w:p>
    <w:p w14:paraId="04D6B39C" w14:textId="77777777" w:rsidR="00310121" w:rsidRPr="00310121" w:rsidRDefault="00310121" w:rsidP="00310121">
      <w:pPr>
        <w:spacing w:after="0" w:line="240" w:lineRule="auto"/>
        <w:jc w:val="left"/>
        <w:rPr>
          <w:ins w:id="336" w:author="Lotta Rydhmer" w:date="2024-03-10T17:07:00Z"/>
          <w:rFonts w:asciiTheme="minorHAnsi" w:hAnsiTheme="minorHAnsi"/>
          <w:sz w:val="22"/>
          <w:lang w:val="en-US"/>
        </w:rPr>
      </w:pPr>
      <w:ins w:id="337" w:author="Lotta Rydhmer" w:date="2024-03-10T17:07:00Z">
        <w:r w:rsidRPr="00310121">
          <w:rPr>
            <w:rFonts w:asciiTheme="minorHAnsi" w:hAnsiTheme="minorHAnsi"/>
            <w:sz w:val="22"/>
          </w:rPr>
          <w:t>Jordbruksverket. 2012. Nötkreaturssektorns uppbyggnad. En analys av struktur och slakt i nötkreaturssektorn [</w:t>
        </w:r>
        <w:proofErr w:type="spellStart"/>
        <w:r w:rsidRPr="00310121">
          <w:rPr>
            <w:rFonts w:asciiTheme="minorHAnsi" w:hAnsiTheme="minorHAnsi"/>
            <w:sz w:val="22"/>
          </w:rPr>
          <w:t>Composition</w:t>
        </w:r>
        <w:proofErr w:type="spellEnd"/>
        <w:r w:rsidRPr="00310121">
          <w:rPr>
            <w:rFonts w:asciiTheme="minorHAnsi" w:hAnsiTheme="minorHAnsi"/>
            <w:sz w:val="22"/>
          </w:rPr>
          <w:t xml:space="preserve"> of </w:t>
        </w:r>
        <w:proofErr w:type="spellStart"/>
        <w:r w:rsidRPr="00310121">
          <w:rPr>
            <w:rFonts w:asciiTheme="minorHAnsi" w:hAnsiTheme="minorHAnsi"/>
            <w:sz w:val="22"/>
          </w:rPr>
          <w:t>cattle</w:t>
        </w:r>
        <w:proofErr w:type="spellEnd"/>
        <w:r w:rsidRPr="00310121">
          <w:rPr>
            <w:rFonts w:asciiTheme="minorHAnsi" w:hAnsiTheme="minorHAnsi"/>
            <w:sz w:val="22"/>
          </w:rPr>
          <w:t xml:space="preserve"> </w:t>
        </w:r>
        <w:proofErr w:type="spellStart"/>
        <w:r w:rsidRPr="00310121">
          <w:rPr>
            <w:rFonts w:asciiTheme="minorHAnsi" w:hAnsiTheme="minorHAnsi"/>
            <w:sz w:val="22"/>
          </w:rPr>
          <w:t>sector</w:t>
        </w:r>
        <w:proofErr w:type="spellEnd"/>
        <w:r w:rsidRPr="00310121">
          <w:rPr>
            <w:rFonts w:asciiTheme="minorHAnsi" w:hAnsiTheme="minorHAnsi"/>
            <w:sz w:val="22"/>
          </w:rPr>
          <w:t xml:space="preserve">. </w:t>
        </w:r>
        <w:r w:rsidRPr="00310121">
          <w:rPr>
            <w:rFonts w:asciiTheme="minorHAnsi" w:hAnsiTheme="minorHAnsi"/>
            <w:sz w:val="22"/>
            <w:lang w:val="en-US"/>
          </w:rPr>
          <w:t xml:space="preserve">An analysis of structure and slaughter in the cattle sector]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"https://jordbruksverket.se/om-jordbruksverket/jordbruksverkets-officiella-statistik/jordbruksverkets-statistikrapporter/statistik/2020-06-22-notkreaturssektorns-uppbyggnad.-en-analys-av-struktur-och-slakt-i-notkreaturssektorn"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https://jordbruksverket.se/om-jordbruksverket/jordbruksverkets-officiella-statistik/jordbruksverkets-statistikrapporter/statistik/2020-06-22-notkreaturssektorns-uppbyggnad.-en-analys-av-struktur-och-slakt-i-notkreaturssektorn</w:t>
        </w:r>
        <w:r w:rsidRPr="00310121">
          <w:rPr>
            <w:rFonts w:asciiTheme="minorHAnsi" w:hAnsiTheme="minorHAnsi"/>
            <w:color w:val="0563C1" w:themeColor="hyperlink"/>
            <w:sz w:val="22"/>
            <w:u w:val="single"/>
            <w:lang w:val="en-US"/>
          </w:rPr>
          <w:fldChar w:fldCharType="end"/>
        </w:r>
        <w:r w:rsidRPr="00310121">
          <w:rPr>
            <w:rFonts w:asciiTheme="minorHAnsi" w:hAnsiTheme="minorHAnsi"/>
            <w:sz w:val="22"/>
            <w:lang w:val="en-US"/>
          </w:rPr>
          <w:t xml:space="preserve"> Published 2012-08-28</w:t>
        </w:r>
      </w:ins>
    </w:p>
    <w:p w14:paraId="3BB520C5" w14:textId="77777777" w:rsidR="00310121" w:rsidRPr="00310121" w:rsidRDefault="00310121" w:rsidP="00310121">
      <w:pPr>
        <w:spacing w:after="0" w:line="240" w:lineRule="auto"/>
        <w:jc w:val="left"/>
        <w:rPr>
          <w:ins w:id="338" w:author="Lotta Rydhmer" w:date="2024-03-10T17:07:00Z"/>
          <w:rFonts w:asciiTheme="minorHAnsi" w:hAnsiTheme="minorHAnsi"/>
          <w:sz w:val="22"/>
          <w:lang w:val="en-US"/>
        </w:rPr>
      </w:pPr>
    </w:p>
    <w:p w14:paraId="2EB6E8C7" w14:textId="77777777" w:rsidR="00310121" w:rsidRPr="00310121" w:rsidRDefault="00310121" w:rsidP="00310121">
      <w:pPr>
        <w:spacing w:after="0" w:line="240" w:lineRule="auto"/>
        <w:jc w:val="left"/>
        <w:rPr>
          <w:ins w:id="339" w:author="Lotta Rydhmer" w:date="2024-03-10T17:07:00Z"/>
          <w:rFonts w:asciiTheme="minorHAnsi" w:hAnsiTheme="minorHAnsi"/>
          <w:sz w:val="22"/>
        </w:rPr>
      </w:pPr>
      <w:ins w:id="340" w:author="Lotta Rydhmer" w:date="2024-03-10T17:07:00Z">
        <w:r w:rsidRPr="00310121">
          <w:rPr>
            <w:rFonts w:asciiTheme="minorHAnsi" w:hAnsiTheme="minorHAnsi"/>
            <w:sz w:val="22"/>
          </w:rPr>
          <w:t>Jordbruksverket. 2022. Nötkreaturssektorns uppbyggnad. En analys av struktur och slakt i nötkreaturssektorn [</w:t>
        </w:r>
        <w:proofErr w:type="spellStart"/>
        <w:r w:rsidRPr="00310121">
          <w:rPr>
            <w:rFonts w:asciiTheme="minorHAnsi" w:hAnsiTheme="minorHAnsi"/>
            <w:sz w:val="22"/>
          </w:rPr>
          <w:t>Composition</w:t>
        </w:r>
        <w:proofErr w:type="spellEnd"/>
        <w:r w:rsidRPr="00310121">
          <w:rPr>
            <w:rFonts w:asciiTheme="minorHAnsi" w:hAnsiTheme="minorHAnsi"/>
            <w:sz w:val="22"/>
          </w:rPr>
          <w:t xml:space="preserve"> of </w:t>
        </w:r>
        <w:proofErr w:type="spellStart"/>
        <w:r w:rsidRPr="00310121">
          <w:rPr>
            <w:rFonts w:asciiTheme="minorHAnsi" w:hAnsiTheme="minorHAnsi"/>
            <w:sz w:val="22"/>
          </w:rPr>
          <w:t>cattle</w:t>
        </w:r>
        <w:proofErr w:type="spellEnd"/>
        <w:r w:rsidRPr="00310121">
          <w:rPr>
            <w:rFonts w:asciiTheme="minorHAnsi" w:hAnsiTheme="minorHAnsi"/>
            <w:sz w:val="22"/>
          </w:rPr>
          <w:t xml:space="preserve"> </w:t>
        </w:r>
        <w:proofErr w:type="spellStart"/>
        <w:r w:rsidRPr="00310121">
          <w:rPr>
            <w:rFonts w:asciiTheme="minorHAnsi" w:hAnsiTheme="minorHAnsi"/>
            <w:sz w:val="22"/>
          </w:rPr>
          <w:t>sector</w:t>
        </w:r>
        <w:proofErr w:type="spellEnd"/>
        <w:r w:rsidRPr="00310121">
          <w:rPr>
            <w:rFonts w:asciiTheme="minorHAnsi" w:hAnsiTheme="minorHAnsi"/>
            <w:sz w:val="22"/>
          </w:rPr>
          <w:t xml:space="preserve">. </w:t>
        </w:r>
        <w:r w:rsidRPr="00310121">
          <w:rPr>
            <w:rFonts w:asciiTheme="minorHAnsi" w:hAnsiTheme="minorHAnsi"/>
            <w:sz w:val="22"/>
            <w:lang w:val="en-US"/>
          </w:rPr>
          <w:t xml:space="preserve">An analysis of structure and slaughter in the cattle sector]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"https://jordbruksverket.se/om-jordbruksverket/jordbruksverkets-officiella-statistik/jordbruksverkets-statistikrapporter/statistik/2022-02-01-notkreaturssektorns-uppbyggnad--en-analys-av-struktur-och-slakt-i-notkreaturssektorn"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https://jordbruksverket.se/om-jordbruksverket/jordbruksverkets-officiella-statistik/jordbruksverkets-statistikrapporter/statistik/2022-02-01-notkreaturssektorns-uppbyggnad--en-analys-av-struktur-och-slakt-i-notkreaturssektorn</w:t>
        </w:r>
        <w:r w:rsidRPr="00310121">
          <w:rPr>
            <w:rFonts w:asciiTheme="minorHAnsi" w:hAnsiTheme="minorHAnsi"/>
            <w:color w:val="0563C1" w:themeColor="hyperlink"/>
            <w:sz w:val="22"/>
            <w:u w:val="single"/>
            <w:lang w:val="en-US"/>
          </w:rPr>
          <w:fldChar w:fldCharType="end"/>
        </w:r>
        <w:r w:rsidRPr="00310121">
          <w:rPr>
            <w:rFonts w:asciiTheme="minorHAnsi" w:hAnsiTheme="minorHAnsi"/>
            <w:sz w:val="22"/>
            <w:lang w:val="en-US"/>
          </w:rPr>
          <w:t xml:space="preserve">. </w:t>
        </w:r>
        <w:proofErr w:type="spellStart"/>
        <w:r w:rsidRPr="00310121">
          <w:rPr>
            <w:rFonts w:asciiTheme="minorHAnsi" w:hAnsiTheme="minorHAnsi"/>
            <w:sz w:val="22"/>
          </w:rPr>
          <w:t>Published</w:t>
        </w:r>
        <w:proofErr w:type="spellEnd"/>
        <w:r w:rsidRPr="00310121">
          <w:rPr>
            <w:rFonts w:asciiTheme="minorHAnsi" w:hAnsiTheme="minorHAnsi"/>
            <w:sz w:val="22"/>
          </w:rPr>
          <w:t xml:space="preserve"> 2022-02-01</w:t>
        </w:r>
      </w:ins>
    </w:p>
    <w:p w14:paraId="3A0CF183" w14:textId="77777777" w:rsidR="00310121" w:rsidRPr="00310121" w:rsidRDefault="00310121" w:rsidP="00310121">
      <w:pPr>
        <w:spacing w:after="0" w:line="240" w:lineRule="auto"/>
        <w:jc w:val="left"/>
        <w:rPr>
          <w:ins w:id="341" w:author="Lotta Rydhmer" w:date="2024-03-10T17:07:00Z"/>
          <w:rFonts w:asciiTheme="minorHAnsi" w:hAnsiTheme="minorHAnsi"/>
          <w:sz w:val="22"/>
        </w:rPr>
      </w:pPr>
    </w:p>
    <w:p w14:paraId="1D99F28D" w14:textId="77777777" w:rsidR="00310121" w:rsidRPr="00310121" w:rsidRDefault="00310121" w:rsidP="00310121">
      <w:pPr>
        <w:spacing w:after="0" w:line="240" w:lineRule="auto"/>
        <w:jc w:val="left"/>
        <w:rPr>
          <w:ins w:id="342" w:author="Lotta Rydhmer" w:date="2024-03-10T17:07:00Z"/>
          <w:rFonts w:asciiTheme="minorHAnsi" w:hAnsiTheme="minorHAnsi"/>
          <w:sz w:val="22"/>
          <w:lang w:val="en-US"/>
        </w:rPr>
      </w:pPr>
      <w:ins w:id="343" w:author="Lotta Rydhmer" w:date="2024-03-10T17:07:00Z">
        <w:r w:rsidRPr="00310121">
          <w:rPr>
            <w:rFonts w:asciiTheme="minorHAnsi" w:hAnsiTheme="minorHAnsi"/>
            <w:sz w:val="22"/>
          </w:rPr>
          <w:t xml:space="preserve">Jordbruksverket. 2023. Djurhälsa år 2022 [Animal </w:t>
        </w:r>
        <w:proofErr w:type="spellStart"/>
        <w:r w:rsidRPr="00310121">
          <w:rPr>
            <w:rFonts w:asciiTheme="minorHAnsi" w:hAnsiTheme="minorHAnsi"/>
            <w:sz w:val="22"/>
          </w:rPr>
          <w:t>health</w:t>
        </w:r>
        <w:proofErr w:type="spellEnd"/>
        <w:r w:rsidRPr="00310121">
          <w:rPr>
            <w:rFonts w:asciiTheme="minorHAnsi" w:hAnsiTheme="minorHAnsi"/>
            <w:sz w:val="22"/>
          </w:rPr>
          <w:t xml:space="preserve"> </w:t>
        </w:r>
        <w:proofErr w:type="spellStart"/>
        <w:r w:rsidRPr="00310121">
          <w:rPr>
            <w:rFonts w:asciiTheme="minorHAnsi" w:hAnsiTheme="minorHAnsi"/>
            <w:sz w:val="22"/>
          </w:rPr>
          <w:t>year</w:t>
        </w:r>
        <w:proofErr w:type="spellEnd"/>
        <w:r w:rsidRPr="00310121">
          <w:rPr>
            <w:rFonts w:asciiTheme="minorHAnsi" w:hAnsiTheme="minorHAnsi"/>
            <w:sz w:val="22"/>
          </w:rPr>
          <w:t xml:space="preserve"> 2022]. </w:t>
        </w:r>
        <w:proofErr w:type="spellStart"/>
        <w:r w:rsidRPr="00310121">
          <w:rPr>
            <w:rFonts w:asciiTheme="minorHAnsi" w:hAnsiTheme="minorHAnsi"/>
            <w:sz w:val="22"/>
          </w:rPr>
          <w:t>Report</w:t>
        </w:r>
        <w:proofErr w:type="spellEnd"/>
        <w:r w:rsidRPr="00310121">
          <w:rPr>
            <w:rFonts w:asciiTheme="minorHAnsi" w:hAnsiTheme="minorHAnsi"/>
            <w:sz w:val="22"/>
          </w:rPr>
          <w:t xml:space="preserve"> JO1302. </w:t>
        </w:r>
        <w:r w:rsidRPr="00310121">
          <w:rPr>
            <w:rFonts w:asciiTheme="minorHAnsi" w:hAnsiTheme="minorHAnsi"/>
            <w:sz w:val="22"/>
          </w:rPr>
          <w:fldChar w:fldCharType="begin"/>
        </w:r>
        <w:r w:rsidRPr="00310121">
          <w:rPr>
            <w:rFonts w:asciiTheme="minorHAnsi" w:hAnsiTheme="minorHAnsi"/>
            <w:sz w:val="22"/>
          </w:rPr>
          <w:instrText xml:space="preserve"> HYPERLINK "https://jordbruksverket.se/om-jordbruksverket/jordbruksverkets-officiella-statistik/jordbruksverkets-statistikrapporter/statistik/2023-10-24-djurhalsa-ar-2022."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rPr>
          <w:t>https://jordbruksverket.se/om-jordbruksverket/jordbruksverkets-officiella-statistik/jordbruksverkets-statistikrapporter/statistik/2023-10-24-djurhalsa-ar-2022.</w:t>
        </w:r>
        <w:r w:rsidRPr="00310121">
          <w:rPr>
            <w:rFonts w:asciiTheme="minorHAnsi" w:hAnsiTheme="minorHAnsi"/>
            <w:color w:val="0563C1" w:themeColor="hyperlink"/>
            <w:sz w:val="22"/>
            <w:u w:val="single"/>
          </w:rPr>
          <w:fldChar w:fldCharType="end"/>
        </w:r>
        <w:r w:rsidRPr="00310121">
          <w:rPr>
            <w:rFonts w:asciiTheme="minorHAnsi" w:hAnsiTheme="minorHAnsi"/>
            <w:sz w:val="22"/>
          </w:rPr>
          <w:t xml:space="preserve"> </w:t>
        </w:r>
        <w:r w:rsidRPr="00310121">
          <w:rPr>
            <w:rFonts w:asciiTheme="minorHAnsi" w:hAnsiTheme="minorHAnsi"/>
            <w:sz w:val="22"/>
            <w:lang w:val="en-US"/>
          </w:rPr>
          <w:t>Published 2023-10-24</w:t>
        </w:r>
      </w:ins>
    </w:p>
    <w:p w14:paraId="35FADB66" w14:textId="77777777" w:rsidR="00310121" w:rsidRPr="00310121" w:rsidRDefault="00310121" w:rsidP="00310121">
      <w:pPr>
        <w:spacing w:after="0" w:line="240" w:lineRule="auto"/>
        <w:jc w:val="left"/>
        <w:rPr>
          <w:ins w:id="344" w:author="Lotta Rydhmer" w:date="2024-03-10T17:07:00Z"/>
          <w:rFonts w:asciiTheme="minorHAnsi" w:hAnsiTheme="minorHAnsi"/>
          <w:sz w:val="22"/>
          <w:lang w:val="en-US"/>
          <w:rPrChange w:id="345" w:author="Lotta Rydhmer" w:date="2024-03-10T17:07:00Z">
            <w:rPr>
              <w:ins w:id="346" w:author="Lotta Rydhmer" w:date="2024-03-10T17:07:00Z"/>
              <w:rFonts w:asciiTheme="minorHAnsi" w:hAnsiTheme="minorHAnsi"/>
              <w:sz w:val="22"/>
              <w:lang w:val="fr-FR"/>
            </w:rPr>
          </w:rPrChange>
        </w:rPr>
      </w:pPr>
    </w:p>
    <w:p w14:paraId="73BF992A" w14:textId="77777777" w:rsidR="00310121" w:rsidRPr="00310121" w:rsidRDefault="00310121" w:rsidP="00310121">
      <w:pPr>
        <w:spacing w:after="0" w:line="240" w:lineRule="auto"/>
        <w:jc w:val="left"/>
        <w:rPr>
          <w:ins w:id="347" w:author="Lotta Rydhmer" w:date="2024-03-10T17:07:00Z"/>
          <w:rFonts w:asciiTheme="minorHAnsi" w:hAnsiTheme="minorHAnsi"/>
          <w:sz w:val="22"/>
          <w:lang w:val="en-US"/>
          <w:rPrChange w:id="348" w:author="Lotta Rydhmer" w:date="2024-03-10T17:07:00Z">
            <w:rPr>
              <w:ins w:id="349" w:author="Lotta Rydhmer" w:date="2024-03-10T17:07:00Z"/>
              <w:rFonts w:asciiTheme="minorHAnsi" w:hAnsiTheme="minorHAnsi"/>
              <w:sz w:val="22"/>
              <w:lang w:val="fr-FR"/>
            </w:rPr>
          </w:rPrChange>
        </w:rPr>
      </w:pPr>
      <w:ins w:id="350" w:author="Lotta Rydhmer" w:date="2024-03-10T17:07:00Z">
        <w:r w:rsidRPr="00310121">
          <w:rPr>
            <w:rFonts w:asciiTheme="minorHAnsi" w:hAnsiTheme="minorHAnsi"/>
            <w:sz w:val="22"/>
            <w:lang w:val="en-US"/>
            <w:rPrChange w:id="351" w:author="Lotta Rydhmer" w:date="2024-03-10T17:07:00Z">
              <w:rPr>
                <w:rFonts w:asciiTheme="minorHAnsi" w:hAnsiTheme="minorHAnsi"/>
                <w:sz w:val="22"/>
                <w:lang w:val="fr-FR"/>
              </w:rPr>
            </w:rPrChange>
          </w:rPr>
          <w:lastRenderedPageBreak/>
          <w:t>Kaukonen et al 2017. Animal 11, 864–871   doi:10.1017/S1751731116002160</w:t>
        </w:r>
        <w:r w:rsidRPr="00310121">
          <w:rPr>
            <w:rFonts w:asciiTheme="minorHAnsi" w:hAnsiTheme="minorHAnsi"/>
            <w:sz w:val="22"/>
            <w:lang w:val="en-US"/>
            <w:rPrChange w:id="352" w:author="Lotta Rydhmer" w:date="2024-03-10T17:07:00Z">
              <w:rPr>
                <w:rFonts w:asciiTheme="minorHAnsi" w:hAnsiTheme="minorHAnsi"/>
                <w:sz w:val="22"/>
                <w:lang w:val="fr-FR"/>
              </w:rPr>
            </w:rPrChange>
          </w:rPr>
          <w:tab/>
        </w:r>
      </w:ins>
    </w:p>
    <w:p w14:paraId="1863DA8B" w14:textId="77777777" w:rsidR="00310121" w:rsidRPr="00310121" w:rsidRDefault="00310121" w:rsidP="00310121">
      <w:pPr>
        <w:spacing w:after="0" w:line="240" w:lineRule="auto"/>
        <w:jc w:val="left"/>
        <w:rPr>
          <w:ins w:id="353" w:author="Lotta Rydhmer" w:date="2024-03-10T17:07:00Z"/>
          <w:rFonts w:asciiTheme="minorHAnsi" w:hAnsiTheme="minorHAnsi"/>
          <w:sz w:val="22"/>
          <w:lang w:val="en-US"/>
          <w:rPrChange w:id="354" w:author="Lotta Rydhmer" w:date="2024-03-10T17:07:00Z">
            <w:rPr>
              <w:ins w:id="355" w:author="Lotta Rydhmer" w:date="2024-03-10T17:07:00Z"/>
              <w:rFonts w:asciiTheme="minorHAnsi" w:hAnsiTheme="minorHAnsi"/>
              <w:sz w:val="22"/>
              <w:lang w:val="fr-FR"/>
            </w:rPr>
          </w:rPrChange>
        </w:rPr>
      </w:pPr>
    </w:p>
    <w:p w14:paraId="49C3CAC1" w14:textId="77777777" w:rsidR="00310121" w:rsidRPr="002F159E" w:rsidRDefault="00310121" w:rsidP="00310121">
      <w:pPr>
        <w:spacing w:after="0" w:line="240" w:lineRule="auto"/>
        <w:jc w:val="left"/>
        <w:rPr>
          <w:ins w:id="356" w:author="Lotta Rydhmer" w:date="2024-03-10T17:07:00Z"/>
          <w:rFonts w:asciiTheme="minorHAnsi" w:hAnsiTheme="minorHAnsi"/>
          <w:sz w:val="22"/>
          <w:rPrChange w:id="357" w:author="Elin Röös" w:date="2024-04-23T14:21:00Z">
            <w:rPr>
              <w:ins w:id="358" w:author="Lotta Rydhmer" w:date="2024-03-10T17:07:00Z"/>
              <w:rFonts w:asciiTheme="minorHAnsi" w:hAnsiTheme="minorHAnsi"/>
              <w:sz w:val="22"/>
              <w:lang w:val="en-US"/>
            </w:rPr>
          </w:rPrChange>
        </w:rPr>
      </w:pPr>
      <w:ins w:id="359" w:author="Lotta Rydhmer" w:date="2024-03-10T17:07:00Z">
        <w:r w:rsidRPr="007958C1">
          <w:rPr>
            <w:rFonts w:asciiTheme="minorHAnsi" w:hAnsiTheme="minorHAnsi"/>
            <w:sz w:val="22"/>
          </w:rPr>
          <w:t xml:space="preserve">Mandel R, </w:t>
        </w:r>
        <w:proofErr w:type="spellStart"/>
        <w:r w:rsidRPr="007958C1">
          <w:rPr>
            <w:rFonts w:asciiTheme="minorHAnsi" w:hAnsiTheme="minorHAnsi"/>
            <w:sz w:val="22"/>
          </w:rPr>
          <w:t>Bracke</w:t>
        </w:r>
        <w:proofErr w:type="spellEnd"/>
        <w:r w:rsidRPr="007958C1">
          <w:rPr>
            <w:rFonts w:asciiTheme="minorHAnsi" w:hAnsiTheme="minorHAnsi"/>
            <w:sz w:val="22"/>
          </w:rPr>
          <w:t xml:space="preserve"> MBM, </w:t>
        </w:r>
        <w:proofErr w:type="spellStart"/>
        <w:r w:rsidRPr="007958C1">
          <w:rPr>
            <w:rFonts w:asciiTheme="minorHAnsi" w:hAnsiTheme="minorHAnsi"/>
            <w:sz w:val="22"/>
          </w:rPr>
          <w:t>Nicol</w:t>
        </w:r>
        <w:proofErr w:type="spellEnd"/>
        <w:r w:rsidRPr="007958C1">
          <w:rPr>
            <w:rFonts w:asciiTheme="minorHAnsi" w:hAnsiTheme="minorHAnsi"/>
            <w:sz w:val="22"/>
          </w:rPr>
          <w:t xml:space="preserve"> CJ, Webster JA, </w:t>
        </w:r>
        <w:proofErr w:type="spellStart"/>
        <w:r w:rsidRPr="007958C1">
          <w:rPr>
            <w:rFonts w:asciiTheme="minorHAnsi" w:hAnsiTheme="minorHAnsi"/>
            <w:sz w:val="22"/>
          </w:rPr>
          <w:t>Gygax</w:t>
        </w:r>
        <w:proofErr w:type="spellEnd"/>
        <w:r w:rsidRPr="007958C1">
          <w:rPr>
            <w:rFonts w:asciiTheme="minorHAnsi" w:hAnsiTheme="minorHAnsi"/>
            <w:sz w:val="22"/>
          </w:rPr>
          <w:t xml:space="preserve"> L. 2022. </w:t>
        </w:r>
        <w:r w:rsidRPr="00310121">
          <w:rPr>
            <w:rFonts w:asciiTheme="minorHAnsi" w:hAnsiTheme="minorHAnsi"/>
            <w:sz w:val="22"/>
            <w:lang w:val="en-US"/>
          </w:rPr>
          <w:t xml:space="preserve">Dairy vs beef production - expert views on welfare of cattle in common food production systems. </w:t>
        </w:r>
        <w:r w:rsidRPr="002F159E">
          <w:rPr>
            <w:rFonts w:asciiTheme="minorHAnsi" w:hAnsiTheme="minorHAnsi"/>
            <w:sz w:val="22"/>
            <w:rPrChange w:id="360" w:author="Elin Röös" w:date="2024-04-23T14:21:00Z">
              <w:rPr>
                <w:rFonts w:asciiTheme="minorHAnsi" w:hAnsiTheme="minorHAnsi"/>
                <w:sz w:val="22"/>
                <w:lang w:val="en-US"/>
              </w:rPr>
            </w:rPrChange>
          </w:rPr>
          <w:t xml:space="preserve">Animal 16:100622. </w:t>
        </w:r>
        <w:proofErr w:type="spellStart"/>
        <w:r w:rsidRPr="002F159E">
          <w:rPr>
            <w:rFonts w:asciiTheme="minorHAnsi" w:hAnsiTheme="minorHAnsi"/>
            <w:sz w:val="22"/>
            <w:rPrChange w:id="361" w:author="Elin Röös" w:date="2024-04-23T14:21:00Z">
              <w:rPr>
                <w:rFonts w:asciiTheme="minorHAnsi" w:hAnsiTheme="minorHAnsi"/>
                <w:sz w:val="22"/>
                <w:lang w:val="en-US"/>
              </w:rPr>
            </w:rPrChange>
          </w:rPr>
          <w:t>doi</w:t>
        </w:r>
        <w:proofErr w:type="spellEnd"/>
        <w:r w:rsidRPr="002F159E">
          <w:rPr>
            <w:rFonts w:asciiTheme="minorHAnsi" w:hAnsiTheme="minorHAnsi"/>
            <w:sz w:val="22"/>
            <w:rPrChange w:id="362" w:author="Elin Röös" w:date="2024-04-23T14:21:00Z">
              <w:rPr>
                <w:rFonts w:asciiTheme="minorHAnsi" w:hAnsiTheme="minorHAnsi"/>
                <w:sz w:val="22"/>
                <w:lang w:val="en-US"/>
              </w:rPr>
            </w:rPrChange>
          </w:rPr>
          <w:t xml:space="preserve">: 10.1016/j.animal.2022.100622. </w:t>
        </w:r>
      </w:ins>
    </w:p>
    <w:p w14:paraId="77463A28" w14:textId="77777777" w:rsidR="00310121" w:rsidRPr="002F159E" w:rsidRDefault="00310121" w:rsidP="00310121">
      <w:pPr>
        <w:spacing w:after="0" w:line="240" w:lineRule="auto"/>
        <w:jc w:val="left"/>
        <w:rPr>
          <w:ins w:id="363" w:author="Lotta Rydhmer" w:date="2024-03-10T17:07:00Z"/>
          <w:rFonts w:asciiTheme="minorHAnsi" w:hAnsiTheme="minorHAnsi"/>
          <w:sz w:val="22"/>
          <w:rPrChange w:id="364" w:author="Elin Röös" w:date="2024-04-23T14:21:00Z">
            <w:rPr>
              <w:ins w:id="365" w:author="Lotta Rydhmer" w:date="2024-03-10T17:07:00Z"/>
              <w:rFonts w:asciiTheme="minorHAnsi" w:hAnsiTheme="minorHAnsi"/>
              <w:sz w:val="22"/>
              <w:lang w:val="en-US"/>
            </w:rPr>
          </w:rPrChange>
        </w:rPr>
      </w:pPr>
    </w:p>
    <w:p w14:paraId="5C320DE3" w14:textId="77777777" w:rsidR="00310121" w:rsidRPr="002F159E" w:rsidRDefault="00310121" w:rsidP="00310121">
      <w:pPr>
        <w:spacing w:after="0" w:line="240" w:lineRule="auto"/>
        <w:jc w:val="left"/>
        <w:rPr>
          <w:ins w:id="366" w:author="Lotta Rydhmer" w:date="2024-03-10T17:07:00Z"/>
          <w:rFonts w:ascii="Calibri" w:eastAsia="Times New Roman" w:hAnsi="Calibri" w:cs="Calibri"/>
          <w:color w:val="000000"/>
          <w:sz w:val="22"/>
          <w:lang w:eastAsia="sv-SE"/>
          <w:rPrChange w:id="367" w:author="Elin Röös" w:date="2024-04-23T14:21:00Z">
            <w:rPr>
              <w:ins w:id="368" w:author="Lotta Rydhmer" w:date="2024-03-10T17:07:00Z"/>
              <w:rFonts w:ascii="Calibri" w:eastAsia="Times New Roman" w:hAnsi="Calibri" w:cs="Calibri"/>
              <w:color w:val="000000"/>
              <w:sz w:val="22"/>
              <w:lang w:val="en-US" w:eastAsia="sv-SE"/>
            </w:rPr>
          </w:rPrChange>
        </w:rPr>
      </w:pPr>
      <w:proofErr w:type="spellStart"/>
      <w:ins w:id="369" w:author="Lotta Rydhmer" w:date="2024-03-10T17:07:00Z">
        <w:r w:rsidRPr="002F159E">
          <w:rPr>
            <w:rFonts w:ascii="Calibri" w:eastAsia="Times New Roman" w:hAnsi="Calibri" w:cs="Calibri"/>
            <w:color w:val="000000"/>
            <w:sz w:val="22"/>
            <w:lang w:eastAsia="sv-SE"/>
            <w:rPrChange w:id="370" w:author="Elin Röös" w:date="2024-04-23T14:21:00Z">
              <w:rPr>
                <w:rFonts w:ascii="Calibri" w:eastAsia="Times New Roman" w:hAnsi="Calibri" w:cs="Calibri"/>
                <w:color w:val="000000"/>
                <w:sz w:val="22"/>
                <w:lang w:val="en-US" w:eastAsia="sv-SE"/>
              </w:rPr>
            </w:rPrChange>
          </w:rPr>
          <w:t>Minestero</w:t>
        </w:r>
        <w:proofErr w:type="spellEnd"/>
        <w:r w:rsidRPr="002F159E">
          <w:rPr>
            <w:rFonts w:ascii="Calibri" w:eastAsia="Times New Roman" w:hAnsi="Calibri" w:cs="Calibri"/>
            <w:color w:val="000000"/>
            <w:sz w:val="22"/>
            <w:lang w:eastAsia="sv-SE"/>
            <w:rPrChange w:id="371" w:author="Elin Röös" w:date="2024-04-23T14:21:00Z">
              <w:rPr>
                <w:rFonts w:ascii="Calibri" w:eastAsia="Times New Roman" w:hAnsi="Calibri" w:cs="Calibri"/>
                <w:color w:val="000000"/>
                <w:sz w:val="22"/>
                <w:lang w:val="en-US" w:eastAsia="sv-SE"/>
              </w:rPr>
            </w:rPrChange>
          </w:rPr>
          <w:t xml:space="preserve"> della </w:t>
        </w:r>
        <w:proofErr w:type="spellStart"/>
        <w:r w:rsidRPr="002F159E">
          <w:rPr>
            <w:rFonts w:ascii="Calibri" w:eastAsia="Times New Roman" w:hAnsi="Calibri" w:cs="Calibri"/>
            <w:color w:val="000000"/>
            <w:sz w:val="22"/>
            <w:lang w:eastAsia="sv-SE"/>
            <w:rPrChange w:id="372" w:author="Elin Röös" w:date="2024-04-23T14:21:00Z">
              <w:rPr>
                <w:rFonts w:ascii="Calibri" w:eastAsia="Times New Roman" w:hAnsi="Calibri" w:cs="Calibri"/>
                <w:color w:val="000000"/>
                <w:sz w:val="22"/>
                <w:lang w:val="en-US" w:eastAsia="sv-SE"/>
              </w:rPr>
            </w:rPrChange>
          </w:rPr>
          <w:t>salute</w:t>
        </w:r>
        <w:proofErr w:type="spellEnd"/>
        <w:r w:rsidRPr="002F159E">
          <w:rPr>
            <w:rFonts w:ascii="Calibri" w:eastAsia="Times New Roman" w:hAnsi="Calibri" w:cs="Calibri"/>
            <w:color w:val="000000"/>
            <w:sz w:val="22"/>
            <w:lang w:eastAsia="sv-SE"/>
            <w:rPrChange w:id="373" w:author="Elin Röös" w:date="2024-04-23T14:21:00Z">
              <w:rPr>
                <w:rFonts w:ascii="Calibri" w:eastAsia="Times New Roman" w:hAnsi="Calibri" w:cs="Calibri"/>
                <w:color w:val="000000"/>
                <w:sz w:val="22"/>
                <w:lang w:val="en-US" w:eastAsia="sv-SE"/>
              </w:rPr>
            </w:rPrChange>
          </w:rPr>
          <w:t>, 2021. LINEE GUIDA DEL MINISTERO DELLA SALUTE PER L’ALLEVAMENTO DEL CONIGLIO.</w:t>
        </w:r>
        <w:r w:rsidRPr="002F159E">
          <w:rPr>
            <w:rFonts w:asciiTheme="minorHAnsi" w:hAnsiTheme="minorHAnsi"/>
            <w:sz w:val="22"/>
            <w:rPrChange w:id="374" w:author="Elin Röös" w:date="2024-04-23T14:21:00Z">
              <w:rPr>
                <w:rFonts w:asciiTheme="minorHAnsi" w:hAnsiTheme="minorHAnsi"/>
                <w:sz w:val="22"/>
                <w:lang w:val="en-US"/>
              </w:rPr>
            </w:rPrChange>
          </w:rPr>
          <w:t xml:space="preserve"> </w:t>
        </w:r>
        <w:r w:rsidRPr="002F159E">
          <w:rPr>
            <w:rFonts w:ascii="Calibri" w:eastAsia="Times New Roman" w:hAnsi="Calibri" w:cs="Calibri"/>
            <w:color w:val="000000"/>
            <w:sz w:val="22"/>
            <w:lang w:eastAsia="sv-SE"/>
            <w:rPrChange w:id="375" w:author="Elin Röös" w:date="2024-04-23T14:21:00Z">
              <w:rPr>
                <w:rFonts w:ascii="Calibri" w:eastAsia="Times New Roman" w:hAnsi="Calibri" w:cs="Calibri"/>
                <w:color w:val="000000"/>
                <w:sz w:val="22"/>
                <w:lang w:val="en-US" w:eastAsia="sv-SE"/>
              </w:rPr>
            </w:rPrChange>
          </w:rPr>
          <w:t>https://www.conaf.it/sites/default/files/Linee%20guida%20conigli.pdf</w:t>
        </w:r>
      </w:ins>
    </w:p>
    <w:p w14:paraId="074B92F6" w14:textId="77777777" w:rsidR="00310121" w:rsidRPr="002F159E" w:rsidRDefault="00310121" w:rsidP="00310121">
      <w:pPr>
        <w:spacing w:after="0" w:line="240" w:lineRule="auto"/>
        <w:jc w:val="left"/>
        <w:rPr>
          <w:ins w:id="376" w:author="Lotta Rydhmer" w:date="2024-03-10T17:07:00Z"/>
          <w:rFonts w:ascii="Calibri" w:eastAsia="Times New Roman" w:hAnsi="Calibri" w:cs="Calibri"/>
          <w:color w:val="000000"/>
          <w:sz w:val="22"/>
          <w:lang w:eastAsia="sv-SE"/>
          <w:rPrChange w:id="377" w:author="Elin Röös" w:date="2024-04-23T14:21:00Z">
            <w:rPr>
              <w:ins w:id="378" w:author="Lotta Rydhmer" w:date="2024-03-10T17:07:00Z"/>
              <w:rFonts w:ascii="Calibri" w:eastAsia="Times New Roman" w:hAnsi="Calibri" w:cs="Calibri"/>
              <w:color w:val="000000"/>
              <w:sz w:val="22"/>
              <w:lang w:val="en-US" w:eastAsia="sv-SE"/>
            </w:rPr>
          </w:rPrChange>
        </w:rPr>
      </w:pPr>
    </w:p>
    <w:p w14:paraId="7951A481" w14:textId="77777777" w:rsidR="00310121" w:rsidRPr="00310121" w:rsidRDefault="00310121" w:rsidP="00310121">
      <w:pPr>
        <w:spacing w:after="0" w:line="240" w:lineRule="auto"/>
        <w:jc w:val="left"/>
        <w:rPr>
          <w:ins w:id="379" w:author="Lotta Rydhmer" w:date="2024-03-10T17:07:00Z"/>
          <w:rFonts w:asciiTheme="minorHAnsi" w:hAnsiTheme="minorHAnsi"/>
          <w:sz w:val="22"/>
          <w:lang w:val="en-US"/>
        </w:rPr>
      </w:pPr>
      <w:ins w:id="380" w:author="Lotta Rydhmer" w:date="2024-03-10T17:07:00Z">
        <w:r w:rsidRPr="00310121">
          <w:rPr>
            <w:rFonts w:asciiTheme="minorHAnsi" w:hAnsiTheme="minorHAnsi"/>
            <w:sz w:val="22"/>
            <w:lang w:val="en-US"/>
          </w:rPr>
          <w:t>PHELAN P, MORGAN ER, ROSE H, GRANT J, O'KIELY P. 2016. Predictions of future grazing season length for European dairy, beef and sheep farms based on regression with bioclimatic variables. The Journal of Agricultural Science 154, 765-781. doi:10.1017/S0021859615000830</w:t>
        </w:r>
      </w:ins>
    </w:p>
    <w:p w14:paraId="4C20F175" w14:textId="77777777" w:rsidR="00310121" w:rsidRPr="00310121" w:rsidRDefault="00310121" w:rsidP="00310121">
      <w:pPr>
        <w:spacing w:after="0" w:line="240" w:lineRule="auto"/>
        <w:jc w:val="left"/>
        <w:rPr>
          <w:ins w:id="381" w:author="Lotta Rydhmer" w:date="2024-03-10T17:07:00Z"/>
          <w:rFonts w:asciiTheme="minorHAnsi" w:hAnsiTheme="minorHAnsi"/>
          <w:sz w:val="22"/>
          <w:lang w:val="en-US"/>
        </w:rPr>
      </w:pPr>
    </w:p>
    <w:p w14:paraId="26DBF471" w14:textId="77777777" w:rsidR="00310121" w:rsidRPr="00310121" w:rsidRDefault="00310121" w:rsidP="00310121">
      <w:pPr>
        <w:spacing w:after="0" w:line="240" w:lineRule="auto"/>
        <w:jc w:val="left"/>
        <w:rPr>
          <w:ins w:id="382" w:author="Lotta Rydhmer" w:date="2024-03-10T17:07:00Z"/>
          <w:rFonts w:asciiTheme="minorHAnsi" w:hAnsiTheme="minorHAnsi"/>
          <w:sz w:val="22"/>
        </w:rPr>
      </w:pPr>
      <w:ins w:id="383" w:author="Lotta Rydhmer" w:date="2024-03-10T17:07:00Z">
        <w:r w:rsidRPr="00310121">
          <w:rPr>
            <w:rFonts w:asciiTheme="minorHAnsi" w:hAnsiTheme="minorHAnsi"/>
            <w:sz w:val="22"/>
            <w:lang w:val="en-US"/>
          </w:rPr>
          <w:t>Schuck</w:t>
        </w:r>
        <w:r w:rsidRPr="00310121">
          <w:rPr>
            <w:rFonts w:ascii="Cambria Math" w:hAnsi="Cambria Math" w:cs="Cambria Math"/>
            <w:sz w:val="22"/>
            <w:lang w:val="en-US"/>
          </w:rPr>
          <w:t>‑</w:t>
        </w:r>
        <w:r w:rsidRPr="00310121">
          <w:rPr>
            <w:rFonts w:asciiTheme="minorHAnsi" w:hAnsiTheme="minorHAnsi"/>
            <w:sz w:val="22"/>
            <w:lang w:val="en-US"/>
          </w:rPr>
          <w:t>Paim, C, Negro</w:t>
        </w:r>
        <w:r w:rsidRPr="00310121">
          <w:rPr>
            <w:rFonts w:ascii="Cambria Math" w:hAnsi="Cambria Math" w:cs="Cambria Math"/>
            <w:sz w:val="22"/>
            <w:lang w:val="en-US"/>
          </w:rPr>
          <w:t>‑</w:t>
        </w:r>
        <w:proofErr w:type="spellStart"/>
        <w:r w:rsidRPr="00310121">
          <w:rPr>
            <w:rFonts w:asciiTheme="minorHAnsi" w:hAnsiTheme="minorHAnsi"/>
            <w:sz w:val="22"/>
            <w:lang w:val="en-US"/>
          </w:rPr>
          <w:t>Calduch</w:t>
        </w:r>
        <w:proofErr w:type="spellEnd"/>
        <w:r w:rsidRPr="00310121">
          <w:rPr>
            <w:rFonts w:asciiTheme="minorHAnsi" w:hAnsiTheme="minorHAnsi"/>
            <w:sz w:val="22"/>
            <w:lang w:val="en-US"/>
          </w:rPr>
          <w:t>, E, Alonso, WJ. 2021. Laying hen mortality in different indoor housing systems: a meta</w:t>
        </w:r>
        <w:r w:rsidRPr="00310121">
          <w:rPr>
            <w:rFonts w:ascii="Cambria Math" w:hAnsi="Cambria Math" w:cs="Cambria Math"/>
            <w:sz w:val="22"/>
            <w:lang w:val="en-US"/>
          </w:rPr>
          <w:t>‑</w:t>
        </w:r>
        <w:r w:rsidRPr="00310121">
          <w:rPr>
            <w:rFonts w:asciiTheme="minorHAnsi" w:hAnsiTheme="minorHAnsi"/>
            <w:sz w:val="22"/>
            <w:lang w:val="en-US"/>
          </w:rPr>
          <w:t xml:space="preserve">analysis of data from commercial farms in 16 countries. </w:t>
        </w:r>
        <w:proofErr w:type="spellStart"/>
        <w:r w:rsidRPr="00310121">
          <w:rPr>
            <w:rFonts w:asciiTheme="minorHAnsi" w:hAnsiTheme="minorHAnsi"/>
            <w:sz w:val="22"/>
          </w:rPr>
          <w:t>Scientific</w:t>
        </w:r>
        <w:proofErr w:type="spellEnd"/>
        <w:r w:rsidRPr="00310121">
          <w:rPr>
            <w:rFonts w:asciiTheme="minorHAnsi" w:hAnsiTheme="minorHAnsi"/>
            <w:sz w:val="22"/>
          </w:rPr>
          <w:t xml:space="preserve"> </w:t>
        </w:r>
        <w:proofErr w:type="spellStart"/>
        <w:r w:rsidRPr="00310121">
          <w:rPr>
            <w:rFonts w:asciiTheme="minorHAnsi" w:hAnsiTheme="minorHAnsi"/>
            <w:sz w:val="22"/>
          </w:rPr>
          <w:t>Reports</w:t>
        </w:r>
        <w:proofErr w:type="spellEnd"/>
        <w:r w:rsidRPr="00310121">
          <w:rPr>
            <w:rFonts w:asciiTheme="minorHAnsi" w:hAnsiTheme="minorHAnsi"/>
            <w:sz w:val="22"/>
          </w:rPr>
          <w:t xml:space="preserve"> 11, 3052. https://doi.org/10.1038/s41598-021-81868-3</w:t>
        </w:r>
      </w:ins>
    </w:p>
    <w:p w14:paraId="5F3D4BD8" w14:textId="77777777" w:rsidR="00310121" w:rsidRPr="00310121" w:rsidRDefault="00310121" w:rsidP="00310121">
      <w:pPr>
        <w:spacing w:after="0" w:line="240" w:lineRule="auto"/>
        <w:jc w:val="left"/>
        <w:rPr>
          <w:ins w:id="384" w:author="Lotta Rydhmer" w:date="2024-03-10T17:07:00Z"/>
          <w:rFonts w:asciiTheme="minorHAnsi" w:hAnsiTheme="minorHAnsi"/>
          <w:sz w:val="22"/>
        </w:rPr>
      </w:pPr>
    </w:p>
    <w:p w14:paraId="4D939188" w14:textId="77777777" w:rsidR="00310121" w:rsidRPr="00310121" w:rsidRDefault="00310121" w:rsidP="00310121">
      <w:pPr>
        <w:spacing w:after="0" w:line="240" w:lineRule="auto"/>
        <w:jc w:val="left"/>
        <w:rPr>
          <w:ins w:id="385" w:author="Lotta Rydhmer" w:date="2024-03-10T17:07:00Z"/>
          <w:rFonts w:asciiTheme="minorHAnsi" w:hAnsiTheme="minorHAnsi"/>
          <w:sz w:val="22"/>
        </w:rPr>
      </w:pPr>
      <w:ins w:id="386" w:author="Lotta Rydhmer" w:date="2024-03-10T17:07:00Z">
        <w:r w:rsidRPr="00310121">
          <w:rPr>
            <w:rFonts w:asciiTheme="minorHAnsi" w:hAnsiTheme="minorHAnsi"/>
            <w:sz w:val="22"/>
          </w:rPr>
          <w:t xml:space="preserve">SJV, 2017. Statens jordbruksverks föreskrifter och allmänna råd om kaninhållning inom lantbruket m.m. SJVS 2017:29 </w:t>
        </w:r>
        <w:proofErr w:type="spellStart"/>
        <w:r w:rsidRPr="00310121">
          <w:rPr>
            <w:rFonts w:asciiTheme="minorHAnsi" w:hAnsiTheme="minorHAnsi"/>
            <w:sz w:val="22"/>
          </w:rPr>
          <w:t>Saknr</w:t>
        </w:r>
        <w:proofErr w:type="spellEnd"/>
        <w:r w:rsidRPr="00310121">
          <w:rPr>
            <w:rFonts w:asciiTheme="minorHAnsi" w:hAnsiTheme="minorHAnsi"/>
            <w:sz w:val="22"/>
          </w:rPr>
          <w:t xml:space="preserve"> L 112</w:t>
        </w:r>
      </w:ins>
    </w:p>
    <w:p w14:paraId="3142F61C" w14:textId="77777777" w:rsidR="00310121" w:rsidRPr="00310121" w:rsidRDefault="00310121" w:rsidP="00310121">
      <w:pPr>
        <w:spacing w:after="0" w:line="240" w:lineRule="auto"/>
        <w:jc w:val="left"/>
        <w:rPr>
          <w:ins w:id="387" w:author="Lotta Rydhmer" w:date="2024-03-10T17:07:00Z"/>
          <w:rFonts w:asciiTheme="minorHAnsi" w:hAnsiTheme="minorHAnsi"/>
          <w:sz w:val="22"/>
        </w:rPr>
      </w:pPr>
    </w:p>
    <w:p w14:paraId="70E852A1" w14:textId="77777777" w:rsidR="00310121" w:rsidRPr="00310121" w:rsidRDefault="00310121" w:rsidP="00310121">
      <w:pPr>
        <w:spacing w:after="0" w:line="240" w:lineRule="auto"/>
        <w:jc w:val="left"/>
        <w:rPr>
          <w:ins w:id="388" w:author="Lotta Rydhmer" w:date="2024-03-10T17:07:00Z"/>
          <w:rFonts w:asciiTheme="minorHAnsi" w:hAnsiTheme="minorHAnsi"/>
          <w:sz w:val="22"/>
        </w:rPr>
      </w:pPr>
      <w:ins w:id="389" w:author="Lotta Rydhmer" w:date="2024-03-10T17:07:00Z">
        <w:r w:rsidRPr="00310121">
          <w:rPr>
            <w:rFonts w:asciiTheme="minorHAnsi" w:hAnsiTheme="minorHAnsi"/>
            <w:sz w:val="22"/>
          </w:rPr>
          <w:t xml:space="preserve">SJV, 2019a. Statens jordbruksverks föreskrifter och allmänna råd om fjäderfähållning inom lantbruket m.m. SJVFS 2019:23 </w:t>
        </w:r>
        <w:proofErr w:type="spellStart"/>
        <w:r w:rsidRPr="00310121">
          <w:rPr>
            <w:rFonts w:asciiTheme="minorHAnsi" w:hAnsiTheme="minorHAnsi"/>
            <w:sz w:val="22"/>
          </w:rPr>
          <w:t>Saknr</w:t>
        </w:r>
        <w:proofErr w:type="spellEnd"/>
        <w:r w:rsidRPr="00310121">
          <w:rPr>
            <w:rFonts w:asciiTheme="minorHAnsi" w:hAnsiTheme="minorHAnsi"/>
            <w:sz w:val="22"/>
          </w:rPr>
          <w:t xml:space="preserve"> L 111</w:t>
        </w:r>
      </w:ins>
    </w:p>
    <w:p w14:paraId="1BB6EF1D" w14:textId="77777777" w:rsidR="00310121" w:rsidRPr="00310121" w:rsidRDefault="00310121" w:rsidP="00310121">
      <w:pPr>
        <w:spacing w:after="0" w:line="240" w:lineRule="auto"/>
        <w:jc w:val="left"/>
        <w:rPr>
          <w:ins w:id="390" w:author="Lotta Rydhmer" w:date="2024-03-10T17:07:00Z"/>
          <w:rFonts w:asciiTheme="minorHAnsi" w:hAnsiTheme="minorHAnsi"/>
          <w:sz w:val="22"/>
        </w:rPr>
      </w:pPr>
    </w:p>
    <w:p w14:paraId="53FFF27E" w14:textId="77777777" w:rsidR="00310121" w:rsidRPr="00310121" w:rsidRDefault="00310121" w:rsidP="00310121">
      <w:pPr>
        <w:spacing w:after="0" w:line="240" w:lineRule="auto"/>
        <w:jc w:val="left"/>
        <w:rPr>
          <w:ins w:id="391" w:author="Lotta Rydhmer" w:date="2024-03-10T17:07:00Z"/>
          <w:rFonts w:asciiTheme="minorHAnsi" w:hAnsiTheme="minorHAnsi"/>
          <w:sz w:val="22"/>
        </w:rPr>
      </w:pPr>
      <w:ins w:id="392" w:author="Lotta Rydhmer" w:date="2024-03-10T17:07:00Z">
        <w:r w:rsidRPr="00310121">
          <w:rPr>
            <w:rFonts w:asciiTheme="minorHAnsi" w:hAnsiTheme="minorHAnsi"/>
            <w:sz w:val="22"/>
          </w:rPr>
          <w:t xml:space="preserve">SJV, 2019b. Statens jordbruksverks föreskrifter och allmänna råd om hästhållning. SJVFS 2019:17 </w:t>
        </w:r>
        <w:proofErr w:type="spellStart"/>
        <w:r w:rsidRPr="00310121">
          <w:rPr>
            <w:rFonts w:asciiTheme="minorHAnsi" w:hAnsiTheme="minorHAnsi"/>
            <w:sz w:val="22"/>
          </w:rPr>
          <w:t>Saknr</w:t>
        </w:r>
        <w:proofErr w:type="spellEnd"/>
        <w:r w:rsidRPr="00310121">
          <w:rPr>
            <w:rFonts w:asciiTheme="minorHAnsi" w:hAnsiTheme="minorHAnsi"/>
            <w:sz w:val="22"/>
          </w:rPr>
          <w:t xml:space="preserve"> L 101</w:t>
        </w:r>
      </w:ins>
    </w:p>
    <w:p w14:paraId="1D06A624" w14:textId="77777777" w:rsidR="00310121" w:rsidRPr="00310121" w:rsidRDefault="00310121" w:rsidP="00310121">
      <w:pPr>
        <w:spacing w:after="0" w:line="240" w:lineRule="auto"/>
        <w:jc w:val="left"/>
        <w:rPr>
          <w:ins w:id="393" w:author="Lotta Rydhmer" w:date="2024-03-10T17:07:00Z"/>
          <w:rFonts w:asciiTheme="minorHAnsi" w:hAnsiTheme="minorHAnsi"/>
          <w:sz w:val="22"/>
        </w:rPr>
      </w:pPr>
    </w:p>
    <w:p w14:paraId="232068CE" w14:textId="77777777" w:rsidR="00310121" w:rsidRPr="00310121" w:rsidRDefault="00310121" w:rsidP="00310121">
      <w:pPr>
        <w:spacing w:after="0" w:line="240" w:lineRule="auto"/>
        <w:jc w:val="left"/>
        <w:rPr>
          <w:ins w:id="394" w:author="Lotta Rydhmer" w:date="2024-03-10T17:07:00Z"/>
          <w:rFonts w:asciiTheme="minorHAnsi" w:hAnsiTheme="minorHAnsi"/>
          <w:sz w:val="22"/>
        </w:rPr>
      </w:pPr>
      <w:ins w:id="395" w:author="Lotta Rydhmer" w:date="2024-03-10T17:07:00Z">
        <w:r w:rsidRPr="00310121">
          <w:rPr>
            <w:rFonts w:asciiTheme="minorHAnsi" w:hAnsiTheme="minorHAnsi"/>
            <w:sz w:val="22"/>
          </w:rPr>
          <w:t xml:space="preserve">SJV, 2019c. Statens jordbruksverks föreskrifter och allmänna råd om grishållning inom lantbruket m.m. SJVFS 2019:20 </w:t>
        </w:r>
        <w:proofErr w:type="spellStart"/>
        <w:r w:rsidRPr="00310121">
          <w:rPr>
            <w:rFonts w:asciiTheme="minorHAnsi" w:hAnsiTheme="minorHAnsi"/>
            <w:sz w:val="22"/>
          </w:rPr>
          <w:t>Saknr</w:t>
        </w:r>
        <w:proofErr w:type="spellEnd"/>
        <w:r w:rsidRPr="00310121">
          <w:rPr>
            <w:rFonts w:asciiTheme="minorHAnsi" w:hAnsiTheme="minorHAnsi"/>
            <w:sz w:val="22"/>
          </w:rPr>
          <w:t xml:space="preserve"> L 106</w:t>
        </w:r>
      </w:ins>
    </w:p>
    <w:p w14:paraId="2D616361" w14:textId="77777777" w:rsidR="00310121" w:rsidRPr="00310121" w:rsidRDefault="00310121" w:rsidP="00310121">
      <w:pPr>
        <w:spacing w:after="0" w:line="240" w:lineRule="auto"/>
        <w:jc w:val="left"/>
        <w:rPr>
          <w:ins w:id="396" w:author="Lotta Rydhmer" w:date="2024-03-10T17:07:00Z"/>
          <w:rFonts w:asciiTheme="minorHAnsi" w:hAnsiTheme="minorHAnsi"/>
          <w:sz w:val="22"/>
        </w:rPr>
      </w:pPr>
    </w:p>
    <w:p w14:paraId="0C2E5117" w14:textId="77777777" w:rsidR="00310121" w:rsidRPr="00310121" w:rsidRDefault="00310121" w:rsidP="00310121">
      <w:pPr>
        <w:spacing w:after="0" w:line="240" w:lineRule="auto"/>
        <w:jc w:val="left"/>
        <w:rPr>
          <w:ins w:id="397" w:author="Lotta Rydhmer" w:date="2024-03-10T17:07:00Z"/>
          <w:rFonts w:asciiTheme="minorHAnsi" w:hAnsiTheme="minorHAnsi"/>
          <w:sz w:val="22"/>
        </w:rPr>
      </w:pPr>
      <w:ins w:id="398" w:author="Lotta Rydhmer" w:date="2024-03-10T17:07:00Z">
        <w:r w:rsidRPr="00310121">
          <w:rPr>
            <w:rFonts w:asciiTheme="minorHAnsi" w:hAnsiTheme="minorHAnsi"/>
            <w:sz w:val="22"/>
          </w:rPr>
          <w:t xml:space="preserve">SJV, 2019d. Statens jordbruksverks föreskrifter och allmänna råd om </w:t>
        </w:r>
        <w:proofErr w:type="spellStart"/>
        <w:r w:rsidRPr="00310121">
          <w:rPr>
            <w:rFonts w:asciiTheme="minorHAnsi" w:hAnsiTheme="minorHAnsi"/>
            <w:sz w:val="22"/>
          </w:rPr>
          <w:t>fårhållning</w:t>
        </w:r>
        <w:proofErr w:type="spellEnd"/>
        <w:r w:rsidRPr="00310121">
          <w:rPr>
            <w:rFonts w:asciiTheme="minorHAnsi" w:hAnsiTheme="minorHAnsi"/>
            <w:sz w:val="22"/>
          </w:rPr>
          <w:t xml:space="preserve"> inom lantbruket m.m. SJVFS 2019:21 </w:t>
        </w:r>
        <w:proofErr w:type="spellStart"/>
        <w:r w:rsidRPr="00310121">
          <w:rPr>
            <w:rFonts w:asciiTheme="minorHAnsi" w:hAnsiTheme="minorHAnsi"/>
            <w:sz w:val="22"/>
          </w:rPr>
          <w:t>Saknr</w:t>
        </w:r>
        <w:proofErr w:type="spellEnd"/>
        <w:r w:rsidRPr="00310121">
          <w:rPr>
            <w:rFonts w:asciiTheme="minorHAnsi" w:hAnsiTheme="minorHAnsi"/>
            <w:sz w:val="22"/>
          </w:rPr>
          <w:t xml:space="preserve"> L 107</w:t>
        </w:r>
      </w:ins>
    </w:p>
    <w:p w14:paraId="67E99274" w14:textId="77777777" w:rsidR="00310121" w:rsidRPr="00310121" w:rsidRDefault="00310121" w:rsidP="00310121">
      <w:pPr>
        <w:spacing w:after="0" w:line="240" w:lineRule="auto"/>
        <w:jc w:val="left"/>
        <w:rPr>
          <w:ins w:id="399" w:author="Lotta Rydhmer" w:date="2024-03-10T17:07:00Z"/>
          <w:rFonts w:asciiTheme="minorHAnsi" w:hAnsiTheme="minorHAnsi"/>
          <w:sz w:val="22"/>
        </w:rPr>
      </w:pPr>
    </w:p>
    <w:p w14:paraId="06A467B4" w14:textId="77777777" w:rsidR="00310121" w:rsidRPr="00310121" w:rsidRDefault="00310121" w:rsidP="00310121">
      <w:pPr>
        <w:spacing w:after="0" w:line="240" w:lineRule="auto"/>
        <w:jc w:val="left"/>
        <w:rPr>
          <w:ins w:id="400" w:author="Lotta Rydhmer" w:date="2024-03-10T17:07:00Z"/>
          <w:rFonts w:asciiTheme="minorHAnsi" w:hAnsiTheme="minorHAnsi"/>
          <w:sz w:val="22"/>
        </w:rPr>
      </w:pPr>
      <w:ins w:id="401" w:author="Lotta Rydhmer" w:date="2024-03-10T17:07:00Z">
        <w:r w:rsidRPr="00310121">
          <w:rPr>
            <w:rFonts w:asciiTheme="minorHAnsi" w:hAnsiTheme="minorHAnsi"/>
            <w:sz w:val="22"/>
          </w:rPr>
          <w:t xml:space="preserve">SJV 2019e. Statens jordbruksverks föreskrifter och allmänna råd om nötkreaturshållning inom lantbruket m.m.. SJVFS 2019:18 </w:t>
        </w:r>
        <w:proofErr w:type="spellStart"/>
        <w:r w:rsidRPr="00310121">
          <w:rPr>
            <w:rFonts w:asciiTheme="minorHAnsi" w:hAnsiTheme="minorHAnsi"/>
            <w:sz w:val="22"/>
          </w:rPr>
          <w:t>Saknr</w:t>
        </w:r>
        <w:proofErr w:type="spellEnd"/>
        <w:r w:rsidRPr="00310121">
          <w:rPr>
            <w:rFonts w:asciiTheme="minorHAnsi" w:hAnsiTheme="minorHAnsi"/>
            <w:sz w:val="22"/>
          </w:rPr>
          <w:t xml:space="preserve"> L 104</w:t>
        </w:r>
      </w:ins>
    </w:p>
    <w:p w14:paraId="6C2B05A8" w14:textId="77777777" w:rsidR="00310121" w:rsidRPr="00310121" w:rsidRDefault="00310121" w:rsidP="00310121">
      <w:pPr>
        <w:spacing w:after="0" w:line="240" w:lineRule="auto"/>
        <w:jc w:val="left"/>
        <w:rPr>
          <w:ins w:id="402" w:author="Lotta Rydhmer" w:date="2024-03-10T17:07:00Z"/>
          <w:rFonts w:asciiTheme="minorHAnsi" w:hAnsiTheme="minorHAnsi"/>
          <w:sz w:val="22"/>
        </w:rPr>
      </w:pPr>
    </w:p>
    <w:p w14:paraId="4984F0BF" w14:textId="77777777" w:rsidR="00310121" w:rsidRPr="00310121" w:rsidRDefault="00310121" w:rsidP="00310121">
      <w:pPr>
        <w:spacing w:after="0" w:line="240" w:lineRule="auto"/>
        <w:jc w:val="left"/>
        <w:rPr>
          <w:ins w:id="403" w:author="Lotta Rydhmer" w:date="2024-03-10T17:07:00Z"/>
          <w:rFonts w:asciiTheme="minorHAnsi" w:hAnsiTheme="minorHAnsi"/>
          <w:sz w:val="22"/>
          <w:lang w:val="en-US"/>
        </w:rPr>
      </w:pPr>
      <w:ins w:id="404" w:author="Lotta Rydhmer" w:date="2024-03-10T17:07:00Z">
        <w:r w:rsidRPr="00310121">
          <w:rPr>
            <w:rFonts w:asciiTheme="minorHAnsi" w:hAnsiTheme="minorHAnsi"/>
            <w:sz w:val="22"/>
          </w:rPr>
          <w:t xml:space="preserve">Svensson C, Lundborg K, Emanuelson U, Olsson SO. 2003. </w:t>
        </w:r>
        <w:r w:rsidRPr="00310121">
          <w:rPr>
            <w:rFonts w:asciiTheme="minorHAnsi" w:hAnsiTheme="minorHAnsi"/>
            <w:sz w:val="22"/>
            <w:lang w:val="en-US"/>
          </w:rPr>
          <w:t xml:space="preserve">Morbidity in Swedish dairy calves from birth to 90 days of age and individual calf-level risk factors for infectious diseases. Prev Vet Med. 58, 179-97. </w:t>
        </w:r>
        <w:proofErr w:type="spellStart"/>
        <w:r w:rsidRPr="00310121">
          <w:rPr>
            <w:rFonts w:asciiTheme="minorHAnsi" w:hAnsiTheme="minorHAnsi"/>
            <w:sz w:val="22"/>
            <w:lang w:val="en-US"/>
          </w:rPr>
          <w:t>doi</w:t>
        </w:r>
        <w:proofErr w:type="spellEnd"/>
        <w:r w:rsidRPr="00310121">
          <w:rPr>
            <w:rFonts w:asciiTheme="minorHAnsi" w:hAnsiTheme="minorHAnsi"/>
            <w:sz w:val="22"/>
            <w:lang w:val="en-US"/>
          </w:rPr>
          <w:t>: 10.1016/s0167-5877(03)00046-1.</w:t>
        </w:r>
      </w:ins>
    </w:p>
    <w:p w14:paraId="0C14ACD3" w14:textId="77777777" w:rsidR="00310121" w:rsidRPr="00310121" w:rsidRDefault="00310121" w:rsidP="00310121">
      <w:pPr>
        <w:spacing w:after="0" w:line="240" w:lineRule="auto"/>
        <w:jc w:val="left"/>
        <w:rPr>
          <w:ins w:id="405" w:author="Lotta Rydhmer" w:date="2024-03-10T17:07:00Z"/>
          <w:rFonts w:asciiTheme="minorHAnsi" w:hAnsiTheme="minorHAnsi"/>
          <w:sz w:val="22"/>
          <w:lang w:val="en-US"/>
        </w:rPr>
      </w:pPr>
    </w:p>
    <w:p w14:paraId="1036E18A" w14:textId="77777777" w:rsidR="00310121" w:rsidRPr="00310121" w:rsidRDefault="00310121" w:rsidP="00310121">
      <w:pPr>
        <w:spacing w:after="0" w:line="240" w:lineRule="auto"/>
        <w:jc w:val="left"/>
        <w:rPr>
          <w:ins w:id="406" w:author="Lotta Rydhmer" w:date="2024-03-10T17:07:00Z"/>
          <w:rFonts w:asciiTheme="minorHAnsi" w:hAnsiTheme="minorHAnsi"/>
          <w:sz w:val="22"/>
          <w:lang w:val="en-US"/>
        </w:rPr>
      </w:pPr>
      <w:ins w:id="407" w:author="Lotta Rydhmer" w:date="2024-03-10T17:07:00Z">
        <w:r w:rsidRPr="00310121">
          <w:rPr>
            <w:rFonts w:asciiTheme="minorHAnsi" w:hAnsiTheme="minorHAnsi"/>
            <w:sz w:val="22"/>
            <w:lang w:val="en-US"/>
          </w:rPr>
          <w:t xml:space="preserve">TAPPREST, J, MORIGNAT, E, DORNIER, X, BOREY, M, </w:t>
        </w:r>
        <w:proofErr w:type="spellStart"/>
        <w:r w:rsidRPr="00310121">
          <w:rPr>
            <w:rFonts w:asciiTheme="minorHAnsi" w:hAnsiTheme="minorHAnsi"/>
            <w:sz w:val="22"/>
            <w:lang w:val="en-US"/>
          </w:rPr>
          <w:t>HENDRIKx</w:t>
        </w:r>
        <w:proofErr w:type="spellEnd"/>
        <w:r w:rsidRPr="00310121">
          <w:rPr>
            <w:rFonts w:asciiTheme="minorHAnsi" w:hAnsiTheme="minorHAnsi"/>
            <w:sz w:val="22"/>
            <w:lang w:val="en-US"/>
          </w:rPr>
          <w:t xml:space="preserve">, P, FERRY, B, CALAVAS, D, SALA, C. 2017. Fallen stock data: An essential source of information </w:t>
        </w:r>
        <w:proofErr w:type="spellStart"/>
        <w:r w:rsidRPr="00310121">
          <w:rPr>
            <w:rFonts w:asciiTheme="minorHAnsi" w:hAnsiTheme="minorHAnsi"/>
            <w:sz w:val="22"/>
            <w:lang w:val="en-US"/>
          </w:rPr>
          <w:t>forquantitative</w:t>
        </w:r>
        <w:proofErr w:type="spellEnd"/>
        <w:r w:rsidRPr="00310121">
          <w:rPr>
            <w:rFonts w:asciiTheme="minorHAnsi" w:hAnsiTheme="minorHAnsi"/>
            <w:sz w:val="22"/>
            <w:lang w:val="en-US"/>
          </w:rPr>
          <w:t xml:space="preserve"> knowledge of equine mortality in France. Equine Veterinary Journal 49, 596-602. DOI: 10.1111/evj.12664</w:t>
        </w:r>
      </w:ins>
    </w:p>
    <w:p w14:paraId="2477182B" w14:textId="77777777" w:rsidR="00310121" w:rsidRPr="00310121" w:rsidRDefault="00310121" w:rsidP="00310121">
      <w:pPr>
        <w:spacing w:after="0" w:line="240" w:lineRule="auto"/>
        <w:jc w:val="left"/>
        <w:rPr>
          <w:ins w:id="408" w:author="Lotta Rydhmer" w:date="2024-03-10T17:07:00Z"/>
          <w:rFonts w:asciiTheme="minorHAnsi" w:hAnsiTheme="minorHAnsi"/>
          <w:sz w:val="22"/>
          <w:lang w:val="en-US"/>
        </w:rPr>
      </w:pPr>
    </w:p>
    <w:p w14:paraId="07E6E378" w14:textId="77777777" w:rsidR="00310121" w:rsidRPr="00310121" w:rsidRDefault="00310121" w:rsidP="00310121">
      <w:pPr>
        <w:spacing w:after="0" w:line="240" w:lineRule="auto"/>
        <w:jc w:val="left"/>
        <w:rPr>
          <w:ins w:id="409" w:author="Lotta Rydhmer" w:date="2024-03-10T17:07:00Z"/>
          <w:rFonts w:asciiTheme="minorHAnsi" w:hAnsiTheme="minorHAnsi"/>
          <w:sz w:val="22"/>
          <w:lang w:val="en-US"/>
        </w:rPr>
      </w:pPr>
      <w:proofErr w:type="spellStart"/>
      <w:ins w:id="410" w:author="Lotta Rydhmer" w:date="2024-03-10T17:07:00Z">
        <w:r w:rsidRPr="00310121">
          <w:rPr>
            <w:rFonts w:asciiTheme="minorHAnsi" w:hAnsiTheme="minorHAnsi"/>
            <w:sz w:val="22"/>
            <w:lang w:val="en-US"/>
          </w:rPr>
          <w:t>Teagasc</w:t>
        </w:r>
        <w:proofErr w:type="spellEnd"/>
        <w:r w:rsidRPr="00310121">
          <w:rPr>
            <w:rFonts w:asciiTheme="minorHAnsi" w:hAnsiTheme="minorHAnsi"/>
            <w:sz w:val="22"/>
            <w:lang w:val="en-US"/>
          </w:rPr>
          <w:t>, 2022. Sheep Housing: Space Requirements. https://www.teagasc.ie/news--events/daily/sheep/sheep-housing-space-</w:t>
        </w:r>
        <w:proofErr w:type="spellStart"/>
        <w:r w:rsidRPr="00310121">
          <w:rPr>
            <w:rFonts w:asciiTheme="minorHAnsi" w:hAnsiTheme="minorHAnsi"/>
            <w:sz w:val="22"/>
            <w:lang w:val="en-US"/>
          </w:rPr>
          <w:t>requirements.php</w:t>
        </w:r>
        <w:proofErr w:type="spellEnd"/>
      </w:ins>
    </w:p>
    <w:p w14:paraId="3FB12EC3" w14:textId="77777777" w:rsidR="00310121" w:rsidRPr="00310121" w:rsidRDefault="00310121" w:rsidP="00310121">
      <w:pPr>
        <w:spacing w:after="0" w:line="240" w:lineRule="auto"/>
        <w:jc w:val="left"/>
        <w:rPr>
          <w:ins w:id="411" w:author="Lotta Rydhmer" w:date="2024-03-10T17:07:00Z"/>
          <w:rFonts w:asciiTheme="minorHAnsi" w:hAnsiTheme="minorHAnsi"/>
          <w:sz w:val="22"/>
          <w:lang w:val="en-US"/>
        </w:rPr>
      </w:pPr>
    </w:p>
    <w:p w14:paraId="0B5BC336" w14:textId="77777777" w:rsidR="00310121" w:rsidRPr="00310121" w:rsidRDefault="00310121" w:rsidP="00310121">
      <w:pPr>
        <w:spacing w:after="0" w:line="240" w:lineRule="auto"/>
        <w:jc w:val="left"/>
        <w:rPr>
          <w:ins w:id="412" w:author="Lotta Rydhmer" w:date="2024-03-10T17:07:00Z"/>
          <w:rFonts w:asciiTheme="minorHAnsi" w:hAnsiTheme="minorHAnsi"/>
          <w:sz w:val="22"/>
          <w:lang w:val="en-US"/>
        </w:rPr>
      </w:pPr>
      <w:ins w:id="413" w:author="Lotta Rydhmer" w:date="2024-03-10T17:07:00Z">
        <w:r w:rsidRPr="00310121">
          <w:rPr>
            <w:rFonts w:asciiTheme="minorHAnsi" w:hAnsiTheme="minorHAnsi"/>
            <w:sz w:val="22"/>
            <w:lang w:val="en-US"/>
          </w:rPr>
          <w:t xml:space="preserve">The Better Chicken, </w:t>
        </w:r>
        <w:proofErr w:type="spellStart"/>
        <w:r w:rsidRPr="00310121">
          <w:rPr>
            <w:rFonts w:asciiTheme="minorHAnsi" w:hAnsiTheme="minorHAnsi"/>
            <w:sz w:val="22"/>
            <w:lang w:val="en-US"/>
          </w:rPr>
          <w:t>nd</w:t>
        </w:r>
        <w:proofErr w:type="spellEnd"/>
        <w:r w:rsidRPr="00310121">
          <w:rPr>
            <w:rFonts w:asciiTheme="minorHAnsi" w:hAnsiTheme="minorHAnsi"/>
            <w:sz w:val="22"/>
            <w:lang w:val="en-US"/>
          </w:rPr>
          <w:t>. EU BROILER  CHICKEN WELFARE.  https://betterchickencommitment.com/eu-broiler-chicken-welfare.pdf</w:t>
        </w:r>
      </w:ins>
    </w:p>
    <w:p w14:paraId="5A5CB653" w14:textId="77777777" w:rsidR="00310121" w:rsidRPr="00310121" w:rsidRDefault="00310121" w:rsidP="00310121">
      <w:pPr>
        <w:spacing w:after="0" w:line="240" w:lineRule="auto"/>
        <w:jc w:val="left"/>
        <w:rPr>
          <w:ins w:id="414" w:author="Lotta Rydhmer" w:date="2024-03-10T17:07:00Z"/>
          <w:rFonts w:asciiTheme="minorHAnsi" w:hAnsiTheme="minorHAnsi"/>
          <w:sz w:val="22"/>
          <w:lang w:val="en-US"/>
        </w:rPr>
      </w:pPr>
    </w:p>
    <w:p w14:paraId="31CB6179" w14:textId="77777777" w:rsidR="00310121" w:rsidRPr="00310121" w:rsidRDefault="00310121" w:rsidP="00310121">
      <w:pPr>
        <w:spacing w:after="0" w:line="240" w:lineRule="auto"/>
        <w:jc w:val="left"/>
        <w:rPr>
          <w:ins w:id="415" w:author="Lotta Rydhmer" w:date="2024-03-10T17:07:00Z"/>
          <w:rFonts w:asciiTheme="minorHAnsi" w:hAnsiTheme="minorHAnsi"/>
          <w:sz w:val="22"/>
          <w:lang w:val="en-US"/>
        </w:rPr>
      </w:pPr>
      <w:ins w:id="416" w:author="Lotta Rydhmer" w:date="2024-03-10T17:07:00Z">
        <w:r w:rsidRPr="00310121">
          <w:rPr>
            <w:rFonts w:asciiTheme="minorHAnsi" w:hAnsiTheme="minorHAnsi"/>
            <w:sz w:val="22"/>
            <w:lang w:val="en-US"/>
          </w:rPr>
          <w:t xml:space="preserve">Thomson, S, Spencer, M, Reeves, A, Moxey, A. 2020. Structure and Efficiency of the Scottish Beef Herd - Cattle Tracing System Insights. Scotland's Rural College (SRUC).   </w:t>
        </w:r>
      </w:ins>
    </w:p>
    <w:p w14:paraId="62673832" w14:textId="77777777" w:rsidR="00310121" w:rsidRPr="00310121" w:rsidRDefault="00310121" w:rsidP="00310121">
      <w:pPr>
        <w:spacing w:after="0" w:line="240" w:lineRule="auto"/>
        <w:jc w:val="left"/>
        <w:rPr>
          <w:ins w:id="417" w:author="Lotta Rydhmer" w:date="2024-03-10T17:07:00Z"/>
          <w:rFonts w:asciiTheme="minorHAnsi" w:hAnsiTheme="minorHAnsi"/>
          <w:sz w:val="22"/>
          <w:lang w:val="en-US"/>
        </w:rPr>
      </w:pPr>
    </w:p>
    <w:p w14:paraId="2CE3BCD1" w14:textId="77777777" w:rsidR="00310121" w:rsidRPr="00310121" w:rsidRDefault="00310121" w:rsidP="00310121">
      <w:pPr>
        <w:spacing w:after="0" w:line="240" w:lineRule="auto"/>
        <w:jc w:val="left"/>
        <w:rPr>
          <w:ins w:id="418" w:author="Lotta Rydhmer" w:date="2024-03-10T17:07:00Z"/>
          <w:rFonts w:asciiTheme="minorHAnsi" w:hAnsiTheme="minorHAnsi"/>
          <w:sz w:val="22"/>
          <w:lang w:val="en-US"/>
        </w:rPr>
      </w:pPr>
      <w:ins w:id="419" w:author="Lotta Rydhmer" w:date="2024-03-10T17:07:00Z">
        <w:r w:rsidRPr="00310121">
          <w:rPr>
            <w:rFonts w:asciiTheme="minorHAnsi" w:hAnsiTheme="minorHAnsi"/>
            <w:sz w:val="22"/>
            <w:lang w:val="en-US"/>
          </w:rPr>
          <w:lastRenderedPageBreak/>
          <w:t>Thøfner, ICN, Louise Ladefoged Poulsen, L, Bisgaard, M, Christensen, H. Heidemann Olsen, R, Christensen, JP. 2019. Longitudinal Study on Causes of Mortality in Danish Broiler Breeders. Avian diseases 63, 400–410. https://doi.org/10.1637/12006-113018-Reg.1</w:t>
        </w:r>
      </w:ins>
    </w:p>
    <w:p w14:paraId="37CF71EC" w14:textId="77777777" w:rsidR="00310121" w:rsidRPr="00310121" w:rsidRDefault="00310121" w:rsidP="00310121">
      <w:pPr>
        <w:spacing w:after="0" w:line="240" w:lineRule="auto"/>
        <w:jc w:val="left"/>
        <w:rPr>
          <w:ins w:id="420" w:author="Lotta Rydhmer" w:date="2024-03-10T17:07:00Z"/>
          <w:rFonts w:asciiTheme="minorHAnsi" w:hAnsiTheme="minorHAnsi"/>
          <w:sz w:val="22"/>
          <w:lang w:val="en-US"/>
        </w:rPr>
      </w:pPr>
    </w:p>
    <w:p w14:paraId="2C5235F7" w14:textId="77777777" w:rsidR="00310121" w:rsidRPr="0098549C" w:rsidRDefault="00310121" w:rsidP="00310121">
      <w:pPr>
        <w:spacing w:after="0" w:line="240" w:lineRule="auto"/>
        <w:jc w:val="left"/>
        <w:rPr>
          <w:ins w:id="421" w:author="Lotta Rydhmer" w:date="2024-03-10T17:07:00Z"/>
          <w:rFonts w:asciiTheme="minorHAnsi" w:hAnsiTheme="minorHAnsi"/>
          <w:sz w:val="22"/>
        </w:rPr>
      </w:pPr>
      <w:ins w:id="422" w:author="Lotta Rydhmer" w:date="2024-03-10T17:07:00Z">
        <w:r w:rsidRPr="00310121">
          <w:rPr>
            <w:rFonts w:asciiTheme="minorHAnsi" w:hAnsiTheme="minorHAnsi"/>
            <w:sz w:val="22"/>
            <w:lang w:val="en-US"/>
          </w:rPr>
          <w:t xml:space="preserve">Thøfner, ICN, Dahl, J, Christensen, JP. 2021. Keel bone fractures in Danish laying hens: Prevalence and risk </w:t>
        </w:r>
        <w:proofErr w:type="spellStart"/>
        <w:r w:rsidRPr="00310121">
          <w:rPr>
            <w:rFonts w:asciiTheme="minorHAnsi" w:hAnsiTheme="minorHAnsi"/>
            <w:sz w:val="22"/>
            <w:lang w:val="en-US"/>
          </w:rPr>
          <w:t>factors.PLoS</w:t>
        </w:r>
        <w:proofErr w:type="spellEnd"/>
        <w:r w:rsidRPr="00310121">
          <w:rPr>
            <w:rFonts w:asciiTheme="minorHAnsi" w:hAnsiTheme="minorHAnsi"/>
            <w:sz w:val="22"/>
            <w:lang w:val="en-US"/>
          </w:rPr>
          <w:t xml:space="preserve"> ONE 16, e0256105.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"https://doi.org/10.1371/journal.%20pone.0256105" </w:instrText>
        </w:r>
        <w:r w:rsidRPr="00310121">
          <w:rPr>
            <w:rFonts w:asciiTheme="minorHAnsi" w:hAnsiTheme="minorHAnsi"/>
            <w:sz w:val="22"/>
          </w:rPr>
        </w:r>
        <w:r w:rsidRPr="00310121">
          <w:rPr>
            <w:rFonts w:asciiTheme="minorHAnsi" w:hAnsiTheme="minorHAnsi"/>
            <w:sz w:val="22"/>
          </w:rPr>
          <w:fldChar w:fldCharType="separate"/>
        </w:r>
        <w:r w:rsidRPr="0098549C">
          <w:rPr>
            <w:rFonts w:asciiTheme="minorHAnsi" w:hAnsiTheme="minorHAnsi"/>
            <w:color w:val="0563C1" w:themeColor="hyperlink"/>
            <w:sz w:val="22"/>
            <w:u w:val="single"/>
          </w:rPr>
          <w:t>https://doi.org/10.1371/journal. pone.0256105</w:t>
        </w:r>
        <w:r w:rsidRPr="00310121">
          <w:rPr>
            <w:rFonts w:asciiTheme="minorHAnsi" w:hAnsiTheme="minorHAnsi"/>
            <w:color w:val="0563C1" w:themeColor="hyperlink"/>
            <w:sz w:val="22"/>
            <w:u w:val="single"/>
          </w:rPr>
          <w:fldChar w:fldCharType="end"/>
        </w:r>
      </w:ins>
    </w:p>
    <w:p w14:paraId="68ED064A" w14:textId="77777777" w:rsidR="00310121" w:rsidRPr="0098549C" w:rsidRDefault="00310121" w:rsidP="00310121">
      <w:pPr>
        <w:spacing w:after="0" w:line="240" w:lineRule="auto"/>
        <w:jc w:val="left"/>
        <w:rPr>
          <w:ins w:id="423" w:author="Lotta Rydhmer" w:date="2024-03-10T17:07:00Z"/>
          <w:rFonts w:asciiTheme="minorHAnsi" w:hAnsiTheme="minorHAnsi"/>
          <w:sz w:val="22"/>
        </w:rPr>
      </w:pPr>
    </w:p>
    <w:p w14:paraId="6817429C" w14:textId="77777777" w:rsidR="00310121" w:rsidRPr="00310121" w:rsidRDefault="00310121" w:rsidP="00310121">
      <w:pPr>
        <w:spacing w:after="0" w:line="240" w:lineRule="auto"/>
        <w:jc w:val="left"/>
        <w:rPr>
          <w:ins w:id="424" w:author="Lotta Rydhmer" w:date="2024-03-10T17:07:00Z"/>
          <w:rFonts w:asciiTheme="minorHAnsi" w:hAnsiTheme="minorHAnsi"/>
          <w:sz w:val="22"/>
          <w:lang w:val="en-US"/>
        </w:rPr>
      </w:pPr>
      <w:ins w:id="425" w:author="Lotta Rydhmer" w:date="2024-03-10T17:07:00Z">
        <w:r w:rsidRPr="00310121">
          <w:rPr>
            <w:rFonts w:asciiTheme="minorHAnsi" w:hAnsiTheme="minorHAnsi"/>
            <w:sz w:val="22"/>
          </w:rPr>
          <w:t xml:space="preserve">van der </w:t>
        </w:r>
        <w:proofErr w:type="spellStart"/>
        <w:r w:rsidRPr="00310121">
          <w:rPr>
            <w:rFonts w:asciiTheme="minorHAnsi" w:hAnsiTheme="minorHAnsi"/>
            <w:sz w:val="22"/>
          </w:rPr>
          <w:t>Eijk</w:t>
        </w:r>
        <w:proofErr w:type="spellEnd"/>
        <w:r w:rsidRPr="00310121">
          <w:rPr>
            <w:rFonts w:asciiTheme="minorHAnsi" w:hAnsiTheme="minorHAnsi"/>
            <w:sz w:val="22"/>
          </w:rPr>
          <w:t xml:space="preserve">, JAJ, van </w:t>
        </w:r>
        <w:proofErr w:type="spellStart"/>
        <w:r w:rsidRPr="00310121">
          <w:rPr>
            <w:rFonts w:asciiTheme="minorHAnsi" w:hAnsiTheme="minorHAnsi"/>
            <w:sz w:val="22"/>
          </w:rPr>
          <w:t>Harn</w:t>
        </w:r>
        <w:proofErr w:type="spellEnd"/>
        <w:r w:rsidRPr="00310121">
          <w:rPr>
            <w:rFonts w:asciiTheme="minorHAnsi" w:hAnsiTheme="minorHAnsi"/>
            <w:sz w:val="22"/>
          </w:rPr>
          <w:t xml:space="preserve">, J, </w:t>
        </w:r>
        <w:proofErr w:type="spellStart"/>
        <w:r w:rsidRPr="00310121">
          <w:rPr>
            <w:rFonts w:asciiTheme="minorHAnsi" w:hAnsiTheme="minorHAnsi"/>
            <w:sz w:val="22"/>
          </w:rPr>
          <w:t>Gunnink</w:t>
        </w:r>
        <w:proofErr w:type="spellEnd"/>
        <w:r w:rsidRPr="00310121">
          <w:rPr>
            <w:rFonts w:asciiTheme="minorHAnsi" w:hAnsiTheme="minorHAnsi"/>
            <w:sz w:val="22"/>
          </w:rPr>
          <w:t xml:space="preserve">, H, </w:t>
        </w:r>
        <w:proofErr w:type="spellStart"/>
        <w:r w:rsidRPr="00310121">
          <w:rPr>
            <w:rFonts w:asciiTheme="minorHAnsi" w:hAnsiTheme="minorHAnsi"/>
            <w:sz w:val="22"/>
          </w:rPr>
          <w:t>Melis</w:t>
        </w:r>
        <w:proofErr w:type="spellEnd"/>
        <w:r w:rsidRPr="00310121">
          <w:rPr>
            <w:rFonts w:asciiTheme="minorHAnsi" w:hAnsiTheme="minorHAnsi"/>
            <w:sz w:val="22"/>
          </w:rPr>
          <w:t xml:space="preserve">, S, van </w:t>
        </w:r>
        <w:proofErr w:type="spellStart"/>
        <w:r w:rsidRPr="00310121">
          <w:rPr>
            <w:rFonts w:asciiTheme="minorHAnsi" w:hAnsiTheme="minorHAnsi"/>
            <w:sz w:val="22"/>
          </w:rPr>
          <w:t>Riel</w:t>
        </w:r>
        <w:proofErr w:type="spellEnd"/>
        <w:r w:rsidRPr="00310121">
          <w:rPr>
            <w:rFonts w:asciiTheme="minorHAnsi" w:hAnsiTheme="minorHAnsi"/>
            <w:sz w:val="22"/>
          </w:rPr>
          <w:t xml:space="preserve">, JW, de Jong, IC. 2023. </w:t>
        </w:r>
        <w:r w:rsidRPr="00310121">
          <w:rPr>
            <w:rFonts w:asciiTheme="minorHAnsi" w:hAnsiTheme="minorHAnsi"/>
            <w:sz w:val="22"/>
            <w:lang w:val="en-US"/>
          </w:rPr>
          <w:t>Fast- and slower-growing broilers respond similarly to a reduction in stocking density with regard to gait, hock burn, skin lesions, cleanliness, and performance. Poultry Science 102, 102603. https://doi.org/10.1016/j.psj.2023.102603</w:t>
        </w:r>
      </w:ins>
    </w:p>
    <w:p w14:paraId="5F6352EE" w14:textId="77777777" w:rsidR="00310121" w:rsidRPr="00310121" w:rsidRDefault="00310121" w:rsidP="00310121">
      <w:pPr>
        <w:spacing w:after="0" w:line="240" w:lineRule="auto"/>
        <w:jc w:val="left"/>
        <w:rPr>
          <w:ins w:id="426" w:author="Lotta Rydhmer" w:date="2024-03-10T17:07:00Z"/>
          <w:rFonts w:asciiTheme="minorHAnsi" w:hAnsiTheme="minorHAnsi"/>
          <w:sz w:val="22"/>
          <w:lang w:val="en-US"/>
        </w:rPr>
      </w:pPr>
    </w:p>
    <w:p w14:paraId="007162C2" w14:textId="77777777" w:rsidR="00310121" w:rsidRPr="00310121" w:rsidRDefault="00310121" w:rsidP="00310121">
      <w:pPr>
        <w:spacing w:after="0" w:line="240" w:lineRule="auto"/>
        <w:jc w:val="left"/>
        <w:rPr>
          <w:ins w:id="427" w:author="Lotta Rydhmer" w:date="2024-03-10T17:07:00Z"/>
          <w:rFonts w:asciiTheme="minorHAnsi" w:hAnsiTheme="minorHAnsi"/>
          <w:sz w:val="22"/>
        </w:rPr>
      </w:pPr>
      <w:ins w:id="428" w:author="Lotta Rydhmer" w:date="2024-03-10T17:07:00Z">
        <w:r w:rsidRPr="00310121">
          <w:rPr>
            <w:rFonts w:asciiTheme="minorHAnsi" w:hAnsiTheme="minorHAnsi"/>
            <w:sz w:val="22"/>
            <w:lang w:val="en-US"/>
          </w:rPr>
          <w:t xml:space="preserve">Trocino A, </w:t>
        </w:r>
        <w:proofErr w:type="spellStart"/>
        <w:r w:rsidRPr="00310121">
          <w:rPr>
            <w:rFonts w:asciiTheme="minorHAnsi" w:hAnsiTheme="minorHAnsi"/>
            <w:sz w:val="22"/>
            <w:lang w:val="en-US"/>
          </w:rPr>
          <w:t>Menegon</w:t>
        </w:r>
        <w:proofErr w:type="spellEnd"/>
        <w:r w:rsidRPr="00310121">
          <w:rPr>
            <w:rFonts w:asciiTheme="minorHAnsi" w:hAnsiTheme="minorHAnsi"/>
            <w:sz w:val="22"/>
            <w:lang w:val="en-US"/>
          </w:rPr>
          <w:t xml:space="preserve"> F, </w:t>
        </w:r>
        <w:proofErr w:type="spellStart"/>
        <w:r w:rsidRPr="00310121">
          <w:rPr>
            <w:rFonts w:asciiTheme="minorHAnsi" w:hAnsiTheme="minorHAnsi"/>
            <w:sz w:val="22"/>
            <w:lang w:val="en-US"/>
          </w:rPr>
          <w:t>Zomeño</w:t>
        </w:r>
        <w:proofErr w:type="spellEnd"/>
        <w:r w:rsidRPr="00310121">
          <w:rPr>
            <w:rFonts w:asciiTheme="minorHAnsi" w:hAnsiTheme="minorHAnsi"/>
            <w:sz w:val="22"/>
            <w:lang w:val="en-US"/>
          </w:rPr>
          <w:t xml:space="preserve"> C, </w:t>
        </w:r>
        <w:proofErr w:type="spellStart"/>
        <w:r w:rsidRPr="00310121">
          <w:rPr>
            <w:rFonts w:asciiTheme="minorHAnsi" w:hAnsiTheme="minorHAnsi"/>
            <w:sz w:val="22"/>
            <w:lang w:val="en-US"/>
          </w:rPr>
          <w:t>Pasqualin</w:t>
        </w:r>
        <w:proofErr w:type="spellEnd"/>
        <w:r w:rsidRPr="00310121">
          <w:rPr>
            <w:rFonts w:asciiTheme="minorHAnsi" w:hAnsiTheme="minorHAnsi"/>
            <w:sz w:val="22"/>
            <w:lang w:val="en-US"/>
          </w:rPr>
          <w:t xml:space="preserve"> D, </w:t>
        </w:r>
        <w:proofErr w:type="spellStart"/>
        <w:r w:rsidRPr="00310121">
          <w:rPr>
            <w:rFonts w:asciiTheme="minorHAnsi" w:hAnsiTheme="minorHAnsi"/>
            <w:sz w:val="22"/>
            <w:lang w:val="en-US"/>
          </w:rPr>
          <w:t>Cunial</w:t>
        </w:r>
        <w:proofErr w:type="spellEnd"/>
        <w:r w:rsidRPr="00310121">
          <w:rPr>
            <w:rFonts w:asciiTheme="minorHAnsi" w:hAnsiTheme="minorHAnsi"/>
            <w:sz w:val="22"/>
            <w:lang w:val="en-US"/>
          </w:rPr>
          <w:t xml:space="preserve"> G, </w:t>
        </w:r>
        <w:proofErr w:type="spellStart"/>
        <w:r w:rsidRPr="00310121">
          <w:rPr>
            <w:rFonts w:asciiTheme="minorHAnsi" w:hAnsiTheme="minorHAnsi"/>
            <w:sz w:val="22"/>
            <w:lang w:val="en-US"/>
          </w:rPr>
          <w:t>Xiccato</w:t>
        </w:r>
        <w:proofErr w:type="spellEnd"/>
        <w:r w:rsidRPr="00310121">
          <w:rPr>
            <w:rFonts w:asciiTheme="minorHAnsi" w:hAnsiTheme="minorHAnsi"/>
            <w:sz w:val="22"/>
            <w:lang w:val="en-US"/>
          </w:rPr>
          <w:t xml:space="preserve"> G, Pirrone F, </w:t>
        </w:r>
        <w:proofErr w:type="spellStart"/>
        <w:r w:rsidRPr="00310121">
          <w:rPr>
            <w:rFonts w:asciiTheme="minorHAnsi" w:hAnsiTheme="minorHAnsi"/>
            <w:sz w:val="22"/>
            <w:lang w:val="en-US"/>
          </w:rPr>
          <w:t>Bertotto</w:t>
        </w:r>
        <w:proofErr w:type="spellEnd"/>
        <w:r w:rsidRPr="00310121">
          <w:rPr>
            <w:rFonts w:asciiTheme="minorHAnsi" w:hAnsiTheme="minorHAnsi"/>
            <w:sz w:val="22"/>
            <w:lang w:val="en-US"/>
          </w:rPr>
          <w:t xml:space="preserve"> D, </w:t>
        </w:r>
        <w:proofErr w:type="spellStart"/>
        <w:r w:rsidRPr="00310121">
          <w:rPr>
            <w:rFonts w:asciiTheme="minorHAnsi" w:hAnsiTheme="minorHAnsi"/>
            <w:sz w:val="22"/>
            <w:lang w:val="en-US"/>
          </w:rPr>
          <w:t>Bortoletti</w:t>
        </w:r>
        <w:proofErr w:type="spellEnd"/>
        <w:r w:rsidRPr="00310121">
          <w:rPr>
            <w:rFonts w:asciiTheme="minorHAnsi" w:hAnsiTheme="minorHAnsi"/>
            <w:sz w:val="22"/>
            <w:lang w:val="en-US"/>
          </w:rPr>
          <w:t xml:space="preserve"> M, Dorigo F, Lavazza A and Di Martino G. 2022. A pilot study about on-farm assessment of health and welfare in rabbits kept in different housing systems. </w:t>
        </w:r>
        <w:r w:rsidRPr="00310121">
          <w:rPr>
            <w:rFonts w:asciiTheme="minorHAnsi" w:hAnsiTheme="minorHAnsi"/>
            <w:sz w:val="22"/>
          </w:rPr>
          <w:t xml:space="preserve">Front. Vet. </w:t>
        </w:r>
        <w:proofErr w:type="spellStart"/>
        <w:r w:rsidRPr="00310121">
          <w:rPr>
            <w:rFonts w:asciiTheme="minorHAnsi" w:hAnsiTheme="minorHAnsi"/>
            <w:sz w:val="22"/>
          </w:rPr>
          <w:t>Sci</w:t>
        </w:r>
        <w:proofErr w:type="spellEnd"/>
        <w:r w:rsidRPr="00310121">
          <w:rPr>
            <w:rFonts w:asciiTheme="minorHAnsi" w:hAnsiTheme="minorHAnsi"/>
            <w:sz w:val="22"/>
          </w:rPr>
          <w:t>. 9:936643. doi:10.3389/fvets.2022.936643</w:t>
        </w:r>
      </w:ins>
    </w:p>
    <w:p w14:paraId="18E66E57" w14:textId="77777777" w:rsidR="00310121" w:rsidRPr="00310121" w:rsidRDefault="00310121" w:rsidP="00310121">
      <w:pPr>
        <w:spacing w:after="0" w:line="240" w:lineRule="auto"/>
        <w:jc w:val="left"/>
        <w:rPr>
          <w:ins w:id="429" w:author="Lotta Rydhmer" w:date="2024-03-10T17:07:00Z"/>
          <w:rFonts w:asciiTheme="minorHAnsi" w:hAnsiTheme="minorHAnsi"/>
          <w:sz w:val="22"/>
        </w:rPr>
      </w:pPr>
    </w:p>
    <w:p w14:paraId="5B23CC7B" w14:textId="77777777" w:rsidR="00310121" w:rsidRPr="00310121" w:rsidRDefault="00310121" w:rsidP="00310121">
      <w:pPr>
        <w:spacing w:after="0" w:line="240" w:lineRule="auto"/>
        <w:jc w:val="left"/>
        <w:rPr>
          <w:ins w:id="430" w:author="Lotta Rydhmer" w:date="2024-03-10T17:07:00Z"/>
          <w:rFonts w:asciiTheme="minorHAnsi" w:hAnsiTheme="minorHAnsi"/>
          <w:sz w:val="22"/>
          <w:lang w:val="en-US"/>
        </w:rPr>
      </w:pPr>
      <w:ins w:id="431" w:author="Lotta Rydhmer" w:date="2024-03-10T17:07:00Z">
        <w:r w:rsidRPr="00310121">
          <w:rPr>
            <w:rFonts w:asciiTheme="minorHAnsi" w:hAnsiTheme="minorHAnsi"/>
            <w:sz w:val="22"/>
          </w:rPr>
          <w:t>Växa 2023a. Växa Husdjursstatistik [</w:t>
        </w:r>
        <w:proofErr w:type="spellStart"/>
        <w:r w:rsidRPr="00310121">
          <w:rPr>
            <w:rFonts w:asciiTheme="minorHAnsi" w:hAnsiTheme="minorHAnsi"/>
            <w:sz w:val="22"/>
          </w:rPr>
          <w:t>Cattle</w:t>
        </w:r>
        <w:proofErr w:type="spellEnd"/>
        <w:r w:rsidRPr="00310121">
          <w:rPr>
            <w:rFonts w:asciiTheme="minorHAnsi" w:hAnsiTheme="minorHAnsi"/>
            <w:sz w:val="22"/>
          </w:rPr>
          <w:t xml:space="preserve"> </w:t>
        </w:r>
        <w:proofErr w:type="spellStart"/>
        <w:r w:rsidRPr="00310121">
          <w:rPr>
            <w:rFonts w:asciiTheme="minorHAnsi" w:hAnsiTheme="minorHAnsi"/>
            <w:sz w:val="22"/>
          </w:rPr>
          <w:t>statistics</w:t>
        </w:r>
        <w:proofErr w:type="spellEnd"/>
        <w:r w:rsidRPr="00310121">
          <w:rPr>
            <w:rFonts w:asciiTheme="minorHAnsi" w:hAnsiTheme="minorHAnsi"/>
            <w:sz w:val="22"/>
          </w:rPr>
          <w:t xml:space="preserve"> 2022]. </w:t>
        </w:r>
        <w:r w:rsidRPr="00310121">
          <w:rPr>
            <w:rFonts w:asciiTheme="minorHAnsi" w:hAnsiTheme="minorHAnsi"/>
            <w:sz w:val="22"/>
          </w:rPr>
          <w:fldChar w:fldCharType="begin"/>
        </w:r>
        <w:r w:rsidRPr="00310121">
          <w:rPr>
            <w:rFonts w:asciiTheme="minorHAnsi" w:hAnsiTheme="minorHAnsi"/>
            <w:sz w:val="22"/>
          </w:rPr>
          <w:instrText xml:space="preserve"> HYPERLINK "https://vxa.qbank.se/mb/?h=c7a1d64e698d8df91094699ba3ffd110&amp;p=dccda36951e6721097a93eae5c593859&amp;display=feature&amp;s=name&amp;d=desc"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rPr>
          <w:t>https://vxa.qbank.se/mb/?h=c7a1d64e698d8df91094699ba3ffd110&amp;p=dccda36951e6721097a93eae5c593859&amp;display=feature&amp;s=name&amp;d=desc</w:t>
        </w:r>
        <w:r w:rsidRPr="00310121">
          <w:rPr>
            <w:rFonts w:asciiTheme="minorHAnsi" w:hAnsiTheme="minorHAnsi"/>
            <w:color w:val="0563C1" w:themeColor="hyperlink"/>
            <w:sz w:val="22"/>
            <w:u w:val="single"/>
          </w:rPr>
          <w:fldChar w:fldCharType="end"/>
        </w:r>
        <w:r w:rsidRPr="00310121">
          <w:rPr>
            <w:rFonts w:asciiTheme="minorHAnsi" w:hAnsiTheme="minorHAnsi"/>
            <w:sz w:val="22"/>
          </w:rPr>
          <w:t xml:space="preserve">. </w:t>
        </w:r>
        <w:r w:rsidRPr="00310121">
          <w:rPr>
            <w:rFonts w:asciiTheme="minorHAnsi" w:hAnsiTheme="minorHAnsi"/>
            <w:sz w:val="22"/>
            <w:lang w:val="en-US"/>
          </w:rPr>
          <w:t>Published 2023-06-13</w:t>
        </w:r>
      </w:ins>
    </w:p>
    <w:p w14:paraId="07687DF7" w14:textId="77777777" w:rsidR="00310121" w:rsidRPr="00310121" w:rsidRDefault="00310121" w:rsidP="00310121">
      <w:pPr>
        <w:spacing w:after="0" w:line="240" w:lineRule="auto"/>
        <w:jc w:val="left"/>
        <w:rPr>
          <w:ins w:id="432" w:author="Lotta Rydhmer" w:date="2024-03-10T17:07:00Z"/>
          <w:rFonts w:asciiTheme="minorHAnsi" w:hAnsiTheme="minorHAnsi"/>
          <w:sz w:val="22"/>
          <w:lang w:val="en-US"/>
        </w:rPr>
      </w:pPr>
    </w:p>
    <w:p w14:paraId="4EB51E7B" w14:textId="77777777" w:rsidR="00310121" w:rsidRPr="00310121" w:rsidRDefault="00310121" w:rsidP="00310121">
      <w:pPr>
        <w:spacing w:after="0" w:line="240" w:lineRule="auto"/>
        <w:jc w:val="left"/>
        <w:rPr>
          <w:ins w:id="433" w:author="Lotta Rydhmer" w:date="2024-03-10T17:07:00Z"/>
          <w:rFonts w:asciiTheme="minorHAnsi" w:hAnsiTheme="minorHAnsi"/>
          <w:sz w:val="22"/>
        </w:rPr>
      </w:pPr>
      <w:proofErr w:type="spellStart"/>
      <w:ins w:id="434" w:author="Lotta Rydhmer" w:date="2024-03-10T17:07:00Z">
        <w:r w:rsidRPr="00310121">
          <w:rPr>
            <w:rFonts w:asciiTheme="minorHAnsi" w:hAnsiTheme="minorHAnsi"/>
            <w:sz w:val="22"/>
            <w:lang w:val="en-US"/>
          </w:rPr>
          <w:t>Växa</w:t>
        </w:r>
        <w:proofErr w:type="spellEnd"/>
        <w:r w:rsidRPr="00310121">
          <w:rPr>
            <w:rFonts w:asciiTheme="minorHAnsi" w:hAnsiTheme="minorHAnsi"/>
            <w:sz w:val="22"/>
            <w:lang w:val="en-US"/>
          </w:rPr>
          <w:t xml:space="preserve"> 2023b. </w:t>
        </w:r>
        <w:proofErr w:type="spellStart"/>
        <w:r w:rsidRPr="00310121">
          <w:rPr>
            <w:rFonts w:asciiTheme="minorHAnsi" w:hAnsiTheme="minorHAnsi"/>
            <w:sz w:val="22"/>
            <w:lang w:val="en-US"/>
          </w:rPr>
          <w:t>Djurhälsostatistik</w:t>
        </w:r>
        <w:proofErr w:type="spellEnd"/>
        <w:r w:rsidRPr="00310121">
          <w:rPr>
            <w:rFonts w:asciiTheme="minorHAnsi" w:hAnsiTheme="minorHAnsi"/>
            <w:sz w:val="22"/>
            <w:lang w:val="en-US"/>
          </w:rPr>
          <w:t xml:space="preserve"> 2020–2021. [Cattle health statistics 2020–2021].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"https://vxa.qbank.se/mb/?h=3fb6d74d47ca02f4f86b10e5bc2e1465&amp;p=dccda36951e6721097a93eae5c593859&amp;display=feature&amp;s=name&amp;d=desc"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https://vxa.qbank.se/mb/?h=3fb6d74d47ca02f4f86b10e5bc2e1465&amp;p=dccda36951e6721097a93eae5c593859&amp;display=feature&amp;s=name&amp;d=desc</w:t>
        </w:r>
        <w:r w:rsidRPr="00310121">
          <w:rPr>
            <w:rFonts w:asciiTheme="minorHAnsi" w:hAnsiTheme="minorHAnsi"/>
            <w:color w:val="0563C1" w:themeColor="hyperlink"/>
            <w:sz w:val="22"/>
            <w:u w:val="single"/>
            <w:lang w:val="en-US"/>
          </w:rPr>
          <w:fldChar w:fldCharType="end"/>
        </w:r>
        <w:r w:rsidRPr="00310121">
          <w:rPr>
            <w:rFonts w:asciiTheme="minorHAnsi" w:hAnsiTheme="minorHAnsi"/>
            <w:sz w:val="22"/>
            <w:lang w:val="en-US"/>
          </w:rPr>
          <w:t xml:space="preserve">. </w:t>
        </w:r>
        <w:proofErr w:type="spellStart"/>
        <w:r w:rsidRPr="00310121">
          <w:rPr>
            <w:rFonts w:asciiTheme="minorHAnsi" w:hAnsiTheme="minorHAnsi"/>
            <w:sz w:val="22"/>
          </w:rPr>
          <w:t>Published</w:t>
        </w:r>
        <w:proofErr w:type="spellEnd"/>
        <w:r w:rsidRPr="00310121">
          <w:rPr>
            <w:rFonts w:asciiTheme="minorHAnsi" w:hAnsiTheme="minorHAnsi"/>
            <w:sz w:val="22"/>
          </w:rPr>
          <w:t xml:space="preserve"> 2023-03-30</w:t>
        </w:r>
      </w:ins>
    </w:p>
    <w:p w14:paraId="155F45E7" w14:textId="77777777" w:rsidR="00310121" w:rsidRPr="00310121" w:rsidRDefault="00310121" w:rsidP="00310121">
      <w:pPr>
        <w:spacing w:after="0" w:line="240" w:lineRule="auto"/>
        <w:jc w:val="left"/>
        <w:rPr>
          <w:ins w:id="435" w:author="Lotta Rydhmer" w:date="2024-03-10T17:07:00Z"/>
          <w:rFonts w:asciiTheme="minorHAnsi" w:hAnsiTheme="minorHAnsi"/>
          <w:sz w:val="22"/>
        </w:rPr>
      </w:pPr>
    </w:p>
    <w:p w14:paraId="03097402" w14:textId="77777777" w:rsidR="00310121" w:rsidRPr="00310121" w:rsidRDefault="00310121" w:rsidP="00310121">
      <w:pPr>
        <w:spacing w:after="0" w:line="240" w:lineRule="auto"/>
        <w:jc w:val="left"/>
        <w:rPr>
          <w:ins w:id="436" w:author="Lotta Rydhmer" w:date="2024-03-10T17:07:00Z"/>
          <w:rFonts w:asciiTheme="minorHAnsi" w:hAnsiTheme="minorHAnsi"/>
          <w:sz w:val="22"/>
          <w:lang w:val="fr-FR"/>
        </w:rPr>
      </w:pPr>
      <w:ins w:id="437" w:author="Lotta Rydhmer" w:date="2024-03-10T17:07:00Z">
        <w:r w:rsidRPr="00310121">
          <w:rPr>
            <w:rFonts w:asciiTheme="minorHAnsi" w:hAnsiTheme="minorHAnsi"/>
            <w:sz w:val="22"/>
          </w:rPr>
          <w:t xml:space="preserve">Gård och djurhälsan, 2023. Genomsnittligt kvalitetsutfall för nötkreatur slaktade under 2022. </w:t>
        </w:r>
        <w:r w:rsidRPr="00310121">
          <w:rPr>
            <w:rFonts w:asciiTheme="minorHAnsi" w:hAnsiTheme="minorHAnsi"/>
            <w:sz w:val="22"/>
          </w:rPr>
          <w:fldChar w:fldCharType="begin"/>
        </w:r>
        <w:r w:rsidRPr="00310121">
          <w:rPr>
            <w:rFonts w:asciiTheme="minorHAnsi" w:hAnsiTheme="minorHAnsi"/>
            <w:sz w:val="22"/>
          </w:rPr>
          <w:instrText xml:space="preserve"> HYPERLINK "https://www.gardochdjurhalsan.se/kvalitetsutfall-slaktade-notkreatur/"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fr-FR"/>
          </w:rPr>
          <w:t>https://www.gardochdjurhalsan.se/kvalitetsutfall-slaktade-notkreatur/</w:t>
        </w:r>
        <w:r w:rsidRPr="00310121">
          <w:rPr>
            <w:rFonts w:asciiTheme="minorHAnsi" w:hAnsiTheme="minorHAnsi"/>
            <w:color w:val="0563C1" w:themeColor="hyperlink"/>
            <w:sz w:val="22"/>
            <w:u w:val="single"/>
            <w:lang w:val="fr-FR"/>
          </w:rPr>
          <w:fldChar w:fldCharType="end"/>
        </w:r>
      </w:ins>
    </w:p>
    <w:p w14:paraId="1CB40FF9" w14:textId="77777777" w:rsidR="00310121" w:rsidRPr="00310121" w:rsidRDefault="00310121" w:rsidP="00310121">
      <w:pPr>
        <w:spacing w:after="0" w:line="240" w:lineRule="auto"/>
        <w:jc w:val="left"/>
        <w:rPr>
          <w:ins w:id="438" w:author="Lotta Rydhmer" w:date="2024-03-10T17:07:00Z"/>
          <w:rFonts w:asciiTheme="minorHAnsi" w:hAnsiTheme="minorHAnsi"/>
          <w:sz w:val="22"/>
          <w:lang w:val="fr-FR"/>
        </w:rPr>
      </w:pPr>
    </w:p>
    <w:p w14:paraId="42D5937C" w14:textId="77777777" w:rsidR="00310121" w:rsidRPr="00310121" w:rsidRDefault="00310121" w:rsidP="00310121">
      <w:pPr>
        <w:spacing w:after="0" w:line="240" w:lineRule="auto"/>
        <w:jc w:val="left"/>
        <w:rPr>
          <w:ins w:id="439" w:author="Lotta Rydhmer" w:date="2024-03-10T17:07:00Z"/>
          <w:rFonts w:asciiTheme="minorHAnsi" w:hAnsiTheme="minorHAnsi"/>
          <w:sz w:val="22"/>
          <w:lang w:val="en-US"/>
        </w:rPr>
      </w:pPr>
      <w:ins w:id="440" w:author="Lotta Rydhmer" w:date="2024-03-10T17:07:00Z">
        <w:r w:rsidRPr="00310121">
          <w:rPr>
            <w:rFonts w:asciiTheme="minorHAnsi" w:hAnsiTheme="minorHAnsi"/>
            <w:sz w:val="22"/>
            <w:lang w:val="fr-FR"/>
          </w:rPr>
          <w:t xml:space="preserve">Van </w:t>
        </w:r>
        <w:proofErr w:type="spellStart"/>
        <w:r w:rsidRPr="00310121">
          <w:rPr>
            <w:rFonts w:asciiTheme="minorHAnsi" w:hAnsiTheme="minorHAnsi"/>
            <w:sz w:val="22"/>
            <w:lang w:val="fr-FR"/>
          </w:rPr>
          <w:t>Limbergen</w:t>
        </w:r>
        <w:proofErr w:type="spellEnd"/>
        <w:r w:rsidRPr="00310121">
          <w:rPr>
            <w:rFonts w:asciiTheme="minorHAnsi" w:hAnsiTheme="minorHAnsi"/>
            <w:sz w:val="22"/>
            <w:lang w:val="fr-FR"/>
          </w:rPr>
          <w:t xml:space="preserve">, T, Sarrazin, S, </w:t>
        </w:r>
        <w:proofErr w:type="spellStart"/>
        <w:r w:rsidRPr="00310121">
          <w:rPr>
            <w:rFonts w:asciiTheme="minorHAnsi" w:hAnsiTheme="minorHAnsi"/>
            <w:sz w:val="22"/>
            <w:lang w:val="fr-FR"/>
          </w:rPr>
          <w:t>Chantziaras</w:t>
        </w:r>
        <w:proofErr w:type="spellEnd"/>
        <w:r w:rsidRPr="00310121">
          <w:rPr>
            <w:rFonts w:asciiTheme="minorHAnsi" w:hAnsiTheme="minorHAnsi"/>
            <w:sz w:val="22"/>
            <w:lang w:val="fr-FR"/>
          </w:rPr>
          <w:t xml:space="preserve">, I, Dewulf, J, </w:t>
        </w:r>
        <w:proofErr w:type="spellStart"/>
        <w:r w:rsidRPr="00310121">
          <w:rPr>
            <w:rFonts w:asciiTheme="minorHAnsi" w:hAnsiTheme="minorHAnsi"/>
            <w:sz w:val="22"/>
            <w:lang w:val="fr-FR"/>
          </w:rPr>
          <w:t>Ducatelle</w:t>
        </w:r>
        <w:proofErr w:type="spellEnd"/>
        <w:r w:rsidRPr="00310121">
          <w:rPr>
            <w:rFonts w:asciiTheme="minorHAnsi" w:hAnsiTheme="minorHAnsi"/>
            <w:sz w:val="22"/>
            <w:lang w:val="fr-FR"/>
          </w:rPr>
          <w:t xml:space="preserve">, R, … et al.  </w:t>
        </w:r>
        <w:r w:rsidRPr="00310121">
          <w:rPr>
            <w:rFonts w:asciiTheme="minorHAnsi" w:hAnsiTheme="minorHAnsi"/>
            <w:sz w:val="22"/>
            <w:lang w:val="en-US"/>
          </w:rPr>
          <w:t xml:space="preserve">2020. Risk factors for poor health and performance in European broiler production systems. BMC Veterinary Research 16, 287. https://doi.org/10.1186/s12917-020-02484-3 </w:t>
        </w:r>
      </w:ins>
    </w:p>
    <w:p w14:paraId="1687C63B" w14:textId="77777777" w:rsidR="00310121" w:rsidRPr="00310121" w:rsidRDefault="00310121" w:rsidP="00310121">
      <w:pPr>
        <w:spacing w:after="0" w:line="240" w:lineRule="auto"/>
        <w:jc w:val="left"/>
        <w:rPr>
          <w:ins w:id="441" w:author="Lotta Rydhmer" w:date="2024-03-10T17:07:00Z"/>
          <w:rFonts w:asciiTheme="minorHAnsi" w:hAnsiTheme="minorHAnsi"/>
          <w:sz w:val="22"/>
          <w:lang w:val="en-US"/>
        </w:rPr>
      </w:pPr>
    </w:p>
    <w:p w14:paraId="71CC722A" w14:textId="77777777" w:rsidR="00310121" w:rsidRPr="00310121" w:rsidRDefault="00310121" w:rsidP="00310121">
      <w:pPr>
        <w:spacing w:after="0" w:line="240" w:lineRule="auto"/>
        <w:jc w:val="left"/>
        <w:rPr>
          <w:ins w:id="442" w:author="Lotta Rydhmer" w:date="2024-03-10T17:07:00Z"/>
          <w:rFonts w:asciiTheme="minorHAnsi" w:hAnsiTheme="minorHAnsi"/>
          <w:sz w:val="22"/>
          <w:lang w:val="en-US"/>
        </w:rPr>
      </w:pPr>
      <w:ins w:id="443" w:author="Lotta Rydhmer" w:date="2024-03-10T17:07:00Z">
        <w:r w:rsidRPr="00310121">
          <w:rPr>
            <w:rFonts w:asciiTheme="minorHAnsi" w:hAnsiTheme="minorHAnsi"/>
            <w:sz w:val="22"/>
            <w:lang w:val="en-US"/>
          </w:rPr>
          <w:t>ORIGINAL RESEARCH article</w:t>
        </w:r>
      </w:ins>
    </w:p>
    <w:p w14:paraId="4B449FF5" w14:textId="77777777" w:rsidR="00310121" w:rsidRPr="00310121" w:rsidRDefault="00310121" w:rsidP="00310121">
      <w:pPr>
        <w:spacing w:after="0" w:line="240" w:lineRule="auto"/>
        <w:jc w:val="left"/>
        <w:rPr>
          <w:ins w:id="444" w:author="Lotta Rydhmer" w:date="2024-03-10T17:07:00Z"/>
          <w:rFonts w:asciiTheme="minorHAnsi" w:hAnsiTheme="minorHAnsi"/>
          <w:sz w:val="22"/>
          <w:lang w:val="en-US"/>
        </w:rPr>
      </w:pPr>
      <w:ins w:id="445" w:author="Lotta Rydhmer" w:date="2024-03-10T17:07:00Z">
        <w:r w:rsidRPr="00310121">
          <w:rPr>
            <w:rFonts w:asciiTheme="minorHAnsi" w:hAnsiTheme="minorHAnsi"/>
            <w:sz w:val="22"/>
            <w:lang w:val="en-US"/>
          </w:rPr>
          <w:t>Front. Vet. Sci., 30 October 2017</w:t>
        </w:r>
      </w:ins>
    </w:p>
    <w:p w14:paraId="22B946A8" w14:textId="77777777" w:rsidR="00310121" w:rsidRPr="00310121" w:rsidRDefault="00310121" w:rsidP="00310121">
      <w:pPr>
        <w:spacing w:after="0" w:line="240" w:lineRule="auto"/>
        <w:jc w:val="left"/>
        <w:rPr>
          <w:ins w:id="446" w:author="Lotta Rydhmer" w:date="2024-03-10T17:07:00Z"/>
          <w:rFonts w:asciiTheme="minorHAnsi" w:hAnsiTheme="minorHAnsi"/>
          <w:sz w:val="22"/>
          <w:lang w:val="en-US"/>
        </w:rPr>
      </w:pPr>
      <w:ins w:id="447" w:author="Lotta Rydhmer" w:date="2024-03-10T17:07:00Z">
        <w:r w:rsidRPr="00310121">
          <w:rPr>
            <w:rFonts w:asciiTheme="minorHAnsi" w:hAnsiTheme="minorHAnsi"/>
            <w:sz w:val="22"/>
            <w:lang w:val="en-US"/>
          </w:rPr>
          <w:t>Sec. Veterinary Epidemiology and Economics</w:t>
        </w:r>
      </w:ins>
    </w:p>
    <w:p w14:paraId="38D86DE7" w14:textId="77777777" w:rsidR="00310121" w:rsidRPr="00310121" w:rsidRDefault="00310121" w:rsidP="00310121">
      <w:pPr>
        <w:spacing w:after="0" w:line="240" w:lineRule="auto"/>
        <w:jc w:val="left"/>
        <w:rPr>
          <w:ins w:id="448" w:author="Lotta Rydhmer" w:date="2024-03-10T17:07:00Z"/>
          <w:rFonts w:asciiTheme="minorHAnsi" w:hAnsiTheme="minorHAnsi"/>
          <w:sz w:val="22"/>
          <w:lang w:val="fr-FR"/>
        </w:rPr>
      </w:pPr>
      <w:ins w:id="449" w:author="Lotta Rydhmer" w:date="2024-03-10T17:07:00Z">
        <w:r w:rsidRPr="00310121">
          <w:rPr>
            <w:rFonts w:asciiTheme="minorHAnsi" w:hAnsiTheme="minorHAnsi"/>
            <w:sz w:val="22"/>
            <w:lang w:val="fr-FR"/>
          </w:rPr>
          <w:t>Volume 4 - 2017 | https://doi.org/10.3389/fvets.2017.00181</w:t>
        </w:r>
      </w:ins>
    </w:p>
    <w:p w14:paraId="61FD0CB6" w14:textId="77777777" w:rsidR="00310121" w:rsidRPr="00310121" w:rsidRDefault="00310121" w:rsidP="00310121">
      <w:pPr>
        <w:spacing w:after="0" w:line="240" w:lineRule="auto"/>
        <w:jc w:val="left"/>
        <w:rPr>
          <w:ins w:id="450" w:author="Lotta Rydhmer" w:date="2024-03-10T17:07:00Z"/>
          <w:rFonts w:asciiTheme="minorHAnsi" w:hAnsiTheme="minorHAnsi"/>
          <w:sz w:val="22"/>
          <w:lang w:val="en-US"/>
        </w:rPr>
      </w:pPr>
      <w:ins w:id="451" w:author="Lotta Rydhmer" w:date="2024-03-10T17:07:00Z">
        <w:r w:rsidRPr="00310121">
          <w:rPr>
            <w:rFonts w:asciiTheme="minorHAnsi" w:hAnsiTheme="minorHAnsi"/>
            <w:sz w:val="22"/>
            <w:lang w:val="en-US"/>
          </w:rPr>
          <w:t>This article is part of the Research Topic</w:t>
        </w:r>
      </w:ins>
    </w:p>
    <w:p w14:paraId="43DD7B22" w14:textId="77777777" w:rsidR="00310121" w:rsidRPr="00310121" w:rsidRDefault="00310121" w:rsidP="00310121">
      <w:pPr>
        <w:spacing w:after="0" w:line="240" w:lineRule="auto"/>
        <w:jc w:val="left"/>
        <w:rPr>
          <w:ins w:id="452" w:author="Lotta Rydhmer" w:date="2024-03-10T17:07:00Z"/>
          <w:rFonts w:asciiTheme="minorHAnsi" w:hAnsiTheme="minorHAnsi"/>
          <w:sz w:val="22"/>
          <w:lang w:val="en-US"/>
        </w:rPr>
      </w:pPr>
      <w:ins w:id="453" w:author="Lotta Rydhmer" w:date="2024-03-10T17:07:00Z">
        <w:r w:rsidRPr="00310121">
          <w:rPr>
            <w:rFonts w:asciiTheme="minorHAnsi" w:hAnsiTheme="minorHAnsi"/>
            <w:sz w:val="22"/>
            <w:lang w:val="en-US"/>
          </w:rPr>
          <w:t>Proceedings of the Inaugural ISESSAH Conference</w:t>
        </w:r>
      </w:ins>
    </w:p>
    <w:p w14:paraId="22C9991A" w14:textId="77777777" w:rsidR="00310121" w:rsidRPr="00310121" w:rsidRDefault="00310121" w:rsidP="00310121">
      <w:pPr>
        <w:spacing w:after="0" w:line="240" w:lineRule="auto"/>
        <w:jc w:val="left"/>
        <w:rPr>
          <w:ins w:id="454" w:author="Lotta Rydhmer" w:date="2024-03-10T17:07:00Z"/>
          <w:rFonts w:asciiTheme="minorHAnsi" w:hAnsiTheme="minorHAnsi"/>
          <w:sz w:val="22"/>
          <w:lang w:val="en-US"/>
        </w:rPr>
      </w:pPr>
    </w:p>
    <w:p w14:paraId="2B033471" w14:textId="77777777" w:rsidR="00310121" w:rsidRPr="00310121" w:rsidRDefault="00310121" w:rsidP="00310121">
      <w:pPr>
        <w:spacing w:after="0" w:line="240" w:lineRule="auto"/>
        <w:jc w:val="left"/>
        <w:rPr>
          <w:ins w:id="455" w:author="Lotta Rydhmer" w:date="2024-03-10T17:07:00Z"/>
          <w:rFonts w:asciiTheme="minorHAnsi" w:hAnsiTheme="minorHAnsi"/>
          <w:sz w:val="22"/>
          <w:lang w:val="en-US"/>
        </w:rPr>
      </w:pPr>
      <w:ins w:id="456" w:author="Lotta Rydhmer" w:date="2024-03-10T17:07:00Z">
        <w:r w:rsidRPr="00310121">
          <w:rPr>
            <w:rFonts w:asciiTheme="minorHAnsi" w:hAnsiTheme="minorHAnsi"/>
            <w:sz w:val="22"/>
            <w:lang w:val="en-US"/>
          </w:rPr>
          <w:t xml:space="preserve">View all 12 Articles </w:t>
        </w:r>
      </w:ins>
    </w:p>
    <w:p w14:paraId="34FF9D28" w14:textId="77777777" w:rsidR="00310121" w:rsidRPr="00310121" w:rsidRDefault="00310121" w:rsidP="00310121">
      <w:pPr>
        <w:spacing w:after="0" w:line="240" w:lineRule="auto"/>
        <w:jc w:val="left"/>
        <w:rPr>
          <w:ins w:id="457" w:author="Lotta Rydhmer" w:date="2024-03-10T17:07:00Z"/>
          <w:rFonts w:asciiTheme="minorHAnsi" w:hAnsiTheme="minorHAnsi"/>
          <w:sz w:val="22"/>
          <w:lang w:val="en-US"/>
        </w:rPr>
      </w:pPr>
      <w:ins w:id="458" w:author="Lotta Rydhmer" w:date="2024-03-10T17:07:00Z">
        <w:r w:rsidRPr="00310121">
          <w:rPr>
            <w:rFonts w:asciiTheme="minorHAnsi" w:hAnsiTheme="minorHAnsi"/>
            <w:sz w:val="22"/>
            <w:lang w:val="en-US"/>
          </w:rPr>
          <w:t xml:space="preserve">Modeling the Costs of Postpartum </w:t>
        </w:r>
        <w:proofErr w:type="spellStart"/>
        <w:r w:rsidRPr="00310121">
          <w:rPr>
            <w:rFonts w:asciiTheme="minorHAnsi" w:hAnsiTheme="minorHAnsi"/>
            <w:sz w:val="22"/>
            <w:lang w:val="en-US"/>
          </w:rPr>
          <w:t>Dysgalactia</w:t>
        </w:r>
        <w:proofErr w:type="spellEnd"/>
        <w:r w:rsidRPr="00310121">
          <w:rPr>
            <w:rFonts w:asciiTheme="minorHAnsi" w:hAnsiTheme="minorHAnsi"/>
            <w:sz w:val="22"/>
            <w:lang w:val="en-US"/>
          </w:rPr>
          <w:t xml:space="preserve"> Syndrome and Locomotory Disorders on Sow Productivity and Replacement</w:t>
        </w:r>
      </w:ins>
    </w:p>
    <w:p w14:paraId="4D3CD3A8" w14:textId="77777777" w:rsidR="00310121" w:rsidRPr="00310121" w:rsidRDefault="00310121" w:rsidP="00310121">
      <w:pPr>
        <w:spacing w:after="0" w:line="240" w:lineRule="auto"/>
        <w:jc w:val="left"/>
        <w:rPr>
          <w:ins w:id="459" w:author="Lotta Rydhmer" w:date="2024-03-10T17:07:00Z"/>
          <w:rFonts w:asciiTheme="minorHAnsi" w:hAnsiTheme="minorHAnsi"/>
          <w:sz w:val="22"/>
          <w:lang w:val="en-US"/>
        </w:rPr>
      </w:pPr>
      <w:proofErr w:type="spellStart"/>
      <w:ins w:id="460" w:author="Lotta Rydhmer" w:date="2024-03-10T17:07:00Z">
        <w:r w:rsidRPr="00310121">
          <w:rPr>
            <w:rFonts w:asciiTheme="minorHAnsi" w:hAnsiTheme="minorHAnsi"/>
            <w:sz w:val="22"/>
            <w:lang w:val="en-US"/>
          </w:rPr>
          <w:t>imageJarkko</w:t>
        </w:r>
        <w:proofErr w:type="spellEnd"/>
        <w:r w:rsidRPr="00310121">
          <w:rPr>
            <w:rFonts w:asciiTheme="minorHAnsi" w:hAnsiTheme="minorHAnsi"/>
            <w:sz w:val="22"/>
            <w:lang w:val="en-US"/>
          </w:rPr>
          <w:t xml:space="preserve"> K. Niemi1* </w:t>
        </w:r>
        <w:proofErr w:type="spellStart"/>
        <w:r w:rsidRPr="00310121">
          <w:rPr>
            <w:rFonts w:asciiTheme="minorHAnsi" w:hAnsiTheme="minorHAnsi"/>
            <w:sz w:val="22"/>
            <w:lang w:val="en-US"/>
          </w:rPr>
          <w:t>imagePaula</w:t>
        </w:r>
        <w:proofErr w:type="spellEnd"/>
        <w:r w:rsidRPr="00310121">
          <w:rPr>
            <w:rFonts w:asciiTheme="minorHAnsi" w:hAnsiTheme="minorHAnsi"/>
            <w:sz w:val="22"/>
            <w:lang w:val="en-US"/>
          </w:rPr>
          <w:t xml:space="preserve"> Bergman2 </w:t>
        </w:r>
        <w:proofErr w:type="spellStart"/>
        <w:r w:rsidRPr="00310121">
          <w:rPr>
            <w:rFonts w:asciiTheme="minorHAnsi" w:hAnsiTheme="minorHAnsi"/>
            <w:sz w:val="22"/>
            <w:lang w:val="en-US"/>
          </w:rPr>
          <w:t>imageSami</w:t>
        </w:r>
        <w:proofErr w:type="spellEnd"/>
        <w:r w:rsidRPr="00310121">
          <w:rPr>
            <w:rFonts w:asciiTheme="minorHAnsi" w:hAnsiTheme="minorHAnsi"/>
            <w:sz w:val="22"/>
            <w:lang w:val="en-US"/>
          </w:rPr>
          <w:t xml:space="preserve"> Ovaska3 </w:t>
        </w:r>
        <w:proofErr w:type="spellStart"/>
        <w:r w:rsidRPr="00310121">
          <w:rPr>
            <w:rFonts w:asciiTheme="minorHAnsi" w:hAnsiTheme="minorHAnsi"/>
            <w:sz w:val="22"/>
            <w:lang w:val="en-US"/>
          </w:rPr>
          <w:t>imageMarja</w:t>
        </w:r>
        <w:proofErr w:type="spellEnd"/>
        <w:r w:rsidRPr="00310121">
          <w:rPr>
            <w:rFonts w:asciiTheme="minorHAnsi" w:hAnsiTheme="minorHAnsi"/>
            <w:sz w:val="22"/>
            <w:lang w:val="en-US"/>
          </w:rPr>
          <w:t xml:space="preserve">-Liisa Sevón-Aimonen4 </w:t>
        </w:r>
        <w:proofErr w:type="spellStart"/>
        <w:r w:rsidRPr="00310121">
          <w:rPr>
            <w:rFonts w:asciiTheme="minorHAnsi" w:hAnsiTheme="minorHAnsi"/>
            <w:sz w:val="22"/>
            <w:lang w:val="en-US"/>
          </w:rPr>
          <w:t>imageMari</w:t>
        </w:r>
        <w:proofErr w:type="spellEnd"/>
        <w:r w:rsidRPr="00310121">
          <w:rPr>
            <w:rFonts w:asciiTheme="minorHAnsi" w:hAnsiTheme="minorHAnsi"/>
            <w:sz w:val="22"/>
            <w:lang w:val="en-US"/>
          </w:rPr>
          <w:t xml:space="preserve"> Heinonen5</w:t>
        </w:r>
      </w:ins>
    </w:p>
    <w:p w14:paraId="3190C2DA" w14:textId="77777777" w:rsidR="00310121" w:rsidRPr="00310121" w:rsidRDefault="00310121" w:rsidP="00310121">
      <w:pPr>
        <w:spacing w:after="0" w:line="240" w:lineRule="auto"/>
        <w:jc w:val="left"/>
        <w:rPr>
          <w:ins w:id="461" w:author="Lotta Rydhmer" w:date="2024-03-10T17:07:00Z"/>
          <w:rFonts w:asciiTheme="minorHAnsi" w:hAnsiTheme="minorHAnsi"/>
          <w:sz w:val="22"/>
          <w:lang w:val="en-US"/>
        </w:rPr>
      </w:pPr>
      <w:proofErr w:type="spellStart"/>
      <w:ins w:id="462" w:author="Lotta Rydhmer" w:date="2024-03-10T17:07:00Z">
        <w:r w:rsidRPr="00310121">
          <w:rPr>
            <w:rFonts w:asciiTheme="minorHAnsi" w:hAnsiTheme="minorHAnsi"/>
            <w:sz w:val="22"/>
            <w:lang w:val="en-US"/>
          </w:rPr>
          <w:t>AssureWel</w:t>
        </w:r>
        <w:proofErr w:type="spellEnd"/>
        <w:r w:rsidRPr="00310121">
          <w:rPr>
            <w:rFonts w:asciiTheme="minorHAnsi" w:hAnsiTheme="minorHAnsi"/>
            <w:sz w:val="22"/>
            <w:lang w:val="en-US"/>
          </w:rPr>
          <w:t xml:space="preserve">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"http://www.assurewel.org/sheep/mortality.html"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http://www.assurewel.org/sheep/mortality.html</w:t>
        </w:r>
        <w:r w:rsidRPr="00310121">
          <w:rPr>
            <w:rFonts w:asciiTheme="minorHAnsi" w:hAnsiTheme="minorHAnsi"/>
            <w:color w:val="0563C1" w:themeColor="hyperlink"/>
            <w:sz w:val="22"/>
            <w:u w:val="single"/>
            <w:lang w:val="en-US"/>
          </w:rPr>
          <w:fldChar w:fldCharType="end"/>
        </w:r>
      </w:ins>
    </w:p>
    <w:p w14:paraId="198FF17A" w14:textId="77777777" w:rsidR="00310121" w:rsidRPr="00310121" w:rsidRDefault="00310121" w:rsidP="00310121">
      <w:pPr>
        <w:spacing w:after="0" w:line="240" w:lineRule="auto"/>
        <w:jc w:val="left"/>
        <w:rPr>
          <w:ins w:id="463" w:author="Lotta Rydhmer" w:date="2024-03-10T17:07:00Z"/>
          <w:rFonts w:asciiTheme="minorHAnsi" w:hAnsiTheme="minorHAnsi"/>
          <w:sz w:val="22"/>
          <w:lang w:val="en-US"/>
          <w:rPrChange w:id="464" w:author="Lotta Rydhmer" w:date="2024-03-10T17:07:00Z">
            <w:rPr>
              <w:ins w:id="465" w:author="Lotta Rydhmer" w:date="2024-03-10T17:07:00Z"/>
              <w:rFonts w:asciiTheme="minorHAnsi" w:hAnsiTheme="minorHAnsi"/>
              <w:sz w:val="22"/>
              <w:lang w:val="fr-FR"/>
            </w:rPr>
          </w:rPrChange>
        </w:rPr>
      </w:pPr>
      <w:ins w:id="466" w:author="Lotta Rydhmer" w:date="2024-03-10T17:07:00Z">
        <w:r w:rsidRPr="00310121">
          <w:rPr>
            <w:rFonts w:asciiTheme="minorHAnsi" w:hAnsiTheme="minorHAnsi"/>
            <w:sz w:val="22"/>
            <w:lang w:val="en-US"/>
            <w:rPrChange w:id="467" w:author="Lotta Rydhmer" w:date="2024-03-10T17:07:00Z">
              <w:rPr>
                <w:rFonts w:asciiTheme="minorHAnsi" w:hAnsiTheme="minorHAnsi"/>
                <w:sz w:val="22"/>
                <w:lang w:val="fr-FR"/>
              </w:rPr>
            </w:rPrChange>
          </w:rPr>
          <w:t xml:space="preserve">Rydhmer et al 2021 </w:t>
        </w:r>
      </w:ins>
    </w:p>
    <w:p w14:paraId="422F8559" w14:textId="77777777" w:rsidR="00310121" w:rsidRPr="00310121" w:rsidRDefault="00310121" w:rsidP="00310121">
      <w:pPr>
        <w:spacing w:after="0" w:line="240" w:lineRule="auto"/>
        <w:jc w:val="left"/>
        <w:rPr>
          <w:ins w:id="468" w:author="Lotta Rydhmer" w:date="2024-03-10T17:07:00Z"/>
          <w:rFonts w:asciiTheme="minorHAnsi" w:hAnsiTheme="minorHAnsi"/>
          <w:sz w:val="22"/>
          <w:lang w:val="en-US"/>
          <w:rPrChange w:id="469" w:author="Lotta Rydhmer" w:date="2024-03-10T17:07:00Z">
            <w:rPr>
              <w:ins w:id="470" w:author="Lotta Rydhmer" w:date="2024-03-10T17:07:00Z"/>
              <w:rFonts w:asciiTheme="minorHAnsi" w:hAnsiTheme="minorHAnsi"/>
              <w:sz w:val="22"/>
              <w:lang w:val="fr-FR"/>
            </w:rPr>
          </w:rPrChange>
        </w:rPr>
      </w:pPr>
      <w:ins w:id="471" w:author="Lotta Rydhmer" w:date="2024-03-10T17:07:00Z">
        <w:r w:rsidRPr="00310121">
          <w:rPr>
            <w:rFonts w:asciiTheme="minorHAnsi" w:hAnsiTheme="minorHAnsi"/>
            <w:sz w:val="22"/>
            <w:lang w:val="en-US"/>
            <w:rPrChange w:id="472" w:author="Lotta Rydhmer" w:date="2024-03-10T17:07:00Z">
              <w:rPr>
                <w:rFonts w:asciiTheme="minorHAnsi" w:hAnsiTheme="minorHAnsi"/>
                <w:sz w:val="22"/>
                <w:lang w:val="fr-FR"/>
              </w:rPr>
            </w:rPrChange>
          </w:rPr>
          <w:t xml:space="preserve">by Pauline </w:t>
        </w:r>
        <w:proofErr w:type="spellStart"/>
        <w:r w:rsidRPr="00310121">
          <w:rPr>
            <w:rFonts w:asciiTheme="minorHAnsi" w:hAnsiTheme="minorHAnsi"/>
            <w:sz w:val="22"/>
            <w:lang w:val="en-US"/>
            <w:rPrChange w:id="473" w:author="Lotta Rydhmer" w:date="2024-03-10T17:07:00Z">
              <w:rPr>
                <w:rFonts w:asciiTheme="minorHAnsi" w:hAnsiTheme="minorHAnsi"/>
                <w:sz w:val="22"/>
                <w:lang w:val="fr-FR"/>
              </w:rPr>
            </w:rPrChange>
          </w:rPr>
          <w:t>Kooh</w:t>
        </w:r>
        <w:proofErr w:type="spellEnd"/>
        <w:r w:rsidRPr="00310121">
          <w:rPr>
            <w:rFonts w:asciiTheme="minorHAnsi" w:hAnsiTheme="minorHAnsi"/>
            <w:sz w:val="22"/>
            <w:lang w:val="en-US"/>
            <w:rPrChange w:id="474" w:author="Lotta Rydhmer" w:date="2024-03-10T17:07:00Z">
              <w:rPr>
                <w:rFonts w:asciiTheme="minorHAnsi" w:hAnsiTheme="minorHAnsi"/>
                <w:sz w:val="22"/>
                <w:lang w:val="fr-FR"/>
              </w:rPr>
            </w:rPrChange>
          </w:rPr>
          <w:t xml:space="preserve"> 1,Vanessa Jury 2,Sophie Laurent 2,Frédérique </w:t>
        </w:r>
        <w:proofErr w:type="spellStart"/>
        <w:r w:rsidRPr="00310121">
          <w:rPr>
            <w:rFonts w:asciiTheme="minorHAnsi" w:hAnsiTheme="minorHAnsi"/>
            <w:sz w:val="22"/>
            <w:lang w:val="en-US"/>
            <w:rPrChange w:id="475" w:author="Lotta Rydhmer" w:date="2024-03-10T17:07:00Z">
              <w:rPr>
                <w:rFonts w:asciiTheme="minorHAnsi" w:hAnsiTheme="minorHAnsi"/>
                <w:sz w:val="22"/>
                <w:lang w:val="fr-FR"/>
              </w:rPr>
            </w:rPrChange>
          </w:rPr>
          <w:t>Audiat</w:t>
        </w:r>
        <w:proofErr w:type="spellEnd"/>
        <w:r w:rsidRPr="00310121">
          <w:rPr>
            <w:rFonts w:asciiTheme="minorHAnsi" w:hAnsiTheme="minorHAnsi"/>
            <w:sz w:val="22"/>
            <w:lang w:val="en-US"/>
            <w:rPrChange w:id="476" w:author="Lotta Rydhmer" w:date="2024-03-10T17:07:00Z">
              <w:rPr>
                <w:rFonts w:asciiTheme="minorHAnsi" w:hAnsiTheme="minorHAnsi"/>
                <w:sz w:val="22"/>
                <w:lang w:val="fr-FR"/>
              </w:rPr>
            </w:rPrChange>
          </w:rPr>
          <w:t xml:space="preserve">-Perrin 1,Moez Sanaa 1,Vincent Tesson 3ORCID,Michel Federighi 3ORCID </w:t>
        </w:r>
        <w:proofErr w:type="spellStart"/>
        <w:r w:rsidRPr="00310121">
          <w:rPr>
            <w:rFonts w:asciiTheme="minorHAnsi" w:hAnsiTheme="minorHAnsi"/>
            <w:sz w:val="22"/>
            <w:lang w:val="en-US"/>
            <w:rPrChange w:id="477" w:author="Lotta Rydhmer" w:date="2024-03-10T17:07:00Z">
              <w:rPr>
                <w:rFonts w:asciiTheme="minorHAnsi" w:hAnsiTheme="minorHAnsi"/>
                <w:sz w:val="22"/>
                <w:lang w:val="fr-FR"/>
              </w:rPr>
            </w:rPrChange>
          </w:rPr>
          <w:t>andGéraldine</w:t>
        </w:r>
        <w:proofErr w:type="spellEnd"/>
        <w:r w:rsidRPr="00310121">
          <w:rPr>
            <w:rFonts w:asciiTheme="minorHAnsi" w:hAnsiTheme="minorHAnsi"/>
            <w:sz w:val="22"/>
            <w:lang w:val="en-US"/>
            <w:rPrChange w:id="478" w:author="Lotta Rydhmer" w:date="2024-03-10T17:07:00Z">
              <w:rPr>
                <w:rFonts w:asciiTheme="minorHAnsi" w:hAnsiTheme="minorHAnsi"/>
                <w:sz w:val="22"/>
                <w:lang w:val="fr-FR"/>
              </w:rPr>
            </w:rPrChange>
          </w:rPr>
          <w:t xml:space="preserve"> </w:t>
        </w:r>
        <w:proofErr w:type="spellStart"/>
        <w:r w:rsidRPr="00310121">
          <w:rPr>
            <w:rFonts w:asciiTheme="minorHAnsi" w:hAnsiTheme="minorHAnsi"/>
            <w:sz w:val="22"/>
            <w:lang w:val="en-US"/>
            <w:rPrChange w:id="479" w:author="Lotta Rydhmer" w:date="2024-03-10T17:07:00Z">
              <w:rPr>
                <w:rFonts w:asciiTheme="minorHAnsi" w:hAnsiTheme="minorHAnsi"/>
                <w:sz w:val="22"/>
                <w:lang w:val="fr-FR"/>
              </w:rPr>
            </w:rPrChange>
          </w:rPr>
          <w:t>Boué</w:t>
        </w:r>
        <w:proofErr w:type="spellEnd"/>
        <w:r w:rsidRPr="00310121">
          <w:rPr>
            <w:rFonts w:asciiTheme="minorHAnsi" w:hAnsiTheme="minorHAnsi"/>
            <w:sz w:val="22"/>
            <w:lang w:val="en-US"/>
            <w:rPrChange w:id="480" w:author="Lotta Rydhmer" w:date="2024-03-10T17:07:00Z">
              <w:rPr>
                <w:rFonts w:asciiTheme="minorHAnsi" w:hAnsiTheme="minorHAnsi"/>
                <w:sz w:val="22"/>
                <w:lang w:val="fr-FR"/>
              </w:rPr>
            </w:rPrChange>
          </w:rPr>
          <w:t xml:space="preserve"> 3 210512.pdf</w:t>
        </w:r>
      </w:ins>
    </w:p>
    <w:p w14:paraId="341B91BB" w14:textId="77777777" w:rsidR="00310121" w:rsidRPr="00310121" w:rsidRDefault="00310121" w:rsidP="00310121">
      <w:pPr>
        <w:spacing w:after="0" w:line="240" w:lineRule="auto"/>
        <w:jc w:val="left"/>
        <w:rPr>
          <w:ins w:id="481" w:author="Lotta Rydhmer" w:date="2024-03-10T17:07:00Z"/>
          <w:rFonts w:asciiTheme="minorHAnsi" w:hAnsiTheme="minorHAnsi"/>
          <w:sz w:val="22"/>
          <w:lang w:val="en-US"/>
        </w:rPr>
      </w:pPr>
      <w:ins w:id="482" w:author="Lotta Rydhmer" w:date="2024-03-10T17:07:00Z">
        <w:r w:rsidRPr="00310121">
          <w:rPr>
            <w:rFonts w:asciiTheme="minorHAnsi" w:hAnsiTheme="minorHAnsi"/>
            <w:sz w:val="22"/>
            <w:lang w:val="en-US"/>
          </w:rPr>
          <w:t xml:space="preserve">Control of Biological Hazards in Insect Processing: Application of HACCP Method for Yellow Mealworm (Tenebrio </w:t>
        </w:r>
        <w:proofErr w:type="spellStart"/>
        <w:r w:rsidRPr="00310121">
          <w:rPr>
            <w:rFonts w:asciiTheme="minorHAnsi" w:hAnsiTheme="minorHAnsi"/>
            <w:sz w:val="22"/>
            <w:lang w:val="en-US"/>
          </w:rPr>
          <w:t>molitor</w:t>
        </w:r>
        <w:proofErr w:type="spellEnd"/>
        <w:r w:rsidRPr="00310121">
          <w:rPr>
            <w:rFonts w:asciiTheme="minorHAnsi" w:hAnsiTheme="minorHAnsi"/>
            <w:sz w:val="22"/>
            <w:lang w:val="en-US"/>
          </w:rPr>
          <w:t xml:space="preserve">) </w:t>
        </w:r>
        <w:proofErr w:type="spellStart"/>
        <w:r w:rsidRPr="00310121">
          <w:rPr>
            <w:rFonts w:asciiTheme="minorHAnsi" w:hAnsiTheme="minorHAnsi"/>
            <w:sz w:val="22"/>
            <w:lang w:val="en-US"/>
          </w:rPr>
          <w:t>PowdersFoods</w:t>
        </w:r>
        <w:proofErr w:type="spellEnd"/>
        <w:r w:rsidRPr="00310121">
          <w:rPr>
            <w:rFonts w:asciiTheme="minorHAnsi" w:hAnsiTheme="minorHAnsi"/>
            <w:sz w:val="22"/>
            <w:lang w:val="en-US"/>
          </w:rPr>
          <w:t xml:space="preserve"> 2020, 9(11), 1528;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"https://doi.org/10.3390/foods9111528"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https://doi.org/10.3390/foods9111528</w:t>
        </w:r>
        <w:r w:rsidRPr="00310121">
          <w:rPr>
            <w:rFonts w:asciiTheme="minorHAnsi" w:hAnsiTheme="minorHAnsi"/>
            <w:color w:val="0563C1" w:themeColor="hyperlink"/>
            <w:sz w:val="22"/>
            <w:u w:val="single"/>
            <w:lang w:val="en-US"/>
          </w:rPr>
          <w:fldChar w:fldCharType="end"/>
        </w:r>
      </w:ins>
    </w:p>
    <w:p w14:paraId="20B28A14" w14:textId="77777777" w:rsidR="00310121" w:rsidRPr="00310121" w:rsidRDefault="00310121" w:rsidP="00310121">
      <w:pPr>
        <w:spacing w:after="0" w:line="240" w:lineRule="auto"/>
        <w:jc w:val="left"/>
        <w:rPr>
          <w:ins w:id="483" w:author="Lotta Rydhmer" w:date="2024-03-10T17:07:00Z"/>
          <w:rFonts w:asciiTheme="minorHAnsi" w:hAnsiTheme="minorHAnsi"/>
          <w:sz w:val="22"/>
          <w:lang w:val="en-US"/>
        </w:rPr>
      </w:pPr>
      <w:ins w:id="484" w:author="Lotta Rydhmer" w:date="2024-03-10T17:07:00Z">
        <w:r w:rsidRPr="00310121">
          <w:rPr>
            <w:rFonts w:asciiTheme="minorHAnsi" w:hAnsiTheme="minorHAnsi"/>
            <w:sz w:val="22"/>
            <w:lang w:val="en-US"/>
          </w:rPr>
          <w:lastRenderedPageBreak/>
          <w:t xml:space="preserve">Transport of live animals in the EU: challenges and opportunities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"https://www.eca.europa.eu/Lists/ECADocuments/RV-2023-03/RV-2023-03_EN.pdf"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https://www.eca.europa.eu/Lists/ECADocuments/RV-2023-03/RV-2023-03_EN.pdf</w:t>
        </w:r>
        <w:r w:rsidRPr="00310121">
          <w:rPr>
            <w:rFonts w:asciiTheme="minorHAnsi" w:hAnsiTheme="minorHAnsi"/>
            <w:color w:val="0563C1" w:themeColor="hyperlink"/>
            <w:sz w:val="22"/>
            <w:u w:val="single"/>
            <w:lang w:val="en-US"/>
          </w:rPr>
          <w:fldChar w:fldCharType="end"/>
        </w:r>
      </w:ins>
    </w:p>
    <w:p w14:paraId="7C67DE41" w14:textId="77777777" w:rsidR="00310121" w:rsidRPr="00310121" w:rsidRDefault="00310121" w:rsidP="00310121">
      <w:pPr>
        <w:spacing w:after="0" w:line="240" w:lineRule="auto"/>
        <w:jc w:val="left"/>
        <w:rPr>
          <w:ins w:id="485" w:author="Lotta Rydhmer" w:date="2024-03-10T17:07:00Z"/>
          <w:rFonts w:asciiTheme="minorHAnsi" w:hAnsiTheme="minorHAnsi"/>
          <w:sz w:val="22"/>
          <w:lang w:val="en-US"/>
        </w:rPr>
      </w:pPr>
      <w:ins w:id="486" w:author="Lotta Rydhmer" w:date="2024-03-10T17:07:00Z">
        <w:r w:rsidRPr="00310121">
          <w:rPr>
            <w:rFonts w:asciiTheme="minorHAnsi" w:hAnsiTheme="minorHAnsi"/>
            <w:sz w:val="22"/>
            <w:lang w:val="en-US"/>
          </w:rPr>
          <w:t>Shiels, D.; Loughrey, J.; Dwyer, C.M.; Hanrahan, K.; Mee, J.F.; Keady, T.W.J. A Survey of Farm</w:t>
        </w:r>
      </w:ins>
    </w:p>
    <w:p w14:paraId="37C65E46" w14:textId="77777777" w:rsidR="00310121" w:rsidRPr="00310121" w:rsidRDefault="00310121" w:rsidP="00310121">
      <w:pPr>
        <w:spacing w:after="0" w:line="240" w:lineRule="auto"/>
        <w:jc w:val="left"/>
        <w:rPr>
          <w:ins w:id="487" w:author="Lotta Rydhmer" w:date="2024-03-10T17:07:00Z"/>
          <w:rFonts w:asciiTheme="minorHAnsi" w:hAnsiTheme="minorHAnsi"/>
          <w:sz w:val="22"/>
          <w:lang w:val="en-US"/>
        </w:rPr>
      </w:pPr>
      <w:ins w:id="488" w:author="Lotta Rydhmer" w:date="2024-03-10T17:07:00Z">
        <w:r w:rsidRPr="00310121">
          <w:rPr>
            <w:rFonts w:asciiTheme="minorHAnsi" w:hAnsiTheme="minorHAnsi"/>
            <w:sz w:val="22"/>
            <w:lang w:val="en-US"/>
          </w:rPr>
          <w:t xml:space="preserve">Management Practices Relating to the Risk Factors, Prevalence, and Causes of Lamb Mortality in Ireland. Animals 2022, 12, 30.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"https://doi.org/10.3390/ani12010030"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https://doi.org/10.3390/ani12010030</w:t>
        </w:r>
        <w:r w:rsidRPr="00310121">
          <w:rPr>
            <w:rFonts w:asciiTheme="minorHAnsi" w:hAnsiTheme="minorHAnsi"/>
            <w:color w:val="0563C1" w:themeColor="hyperlink"/>
            <w:sz w:val="22"/>
            <w:u w:val="single"/>
            <w:lang w:val="en-US"/>
          </w:rPr>
          <w:fldChar w:fldCharType="end"/>
        </w:r>
      </w:ins>
    </w:p>
    <w:p w14:paraId="501B643E" w14:textId="77777777" w:rsidR="00310121" w:rsidRPr="00310121" w:rsidRDefault="00310121" w:rsidP="00310121">
      <w:pPr>
        <w:spacing w:after="0" w:line="240" w:lineRule="auto"/>
        <w:jc w:val="left"/>
        <w:rPr>
          <w:ins w:id="489" w:author="Lotta Rydhmer" w:date="2024-03-10T17:07:00Z"/>
          <w:rFonts w:asciiTheme="minorHAnsi" w:hAnsiTheme="minorHAnsi"/>
          <w:sz w:val="22"/>
          <w:lang w:val="en-US"/>
        </w:rPr>
      </w:pPr>
    </w:p>
    <w:p w14:paraId="45E17CEF" w14:textId="77777777" w:rsidR="00310121" w:rsidRPr="00310121" w:rsidRDefault="00310121" w:rsidP="00310121">
      <w:pPr>
        <w:spacing w:after="0" w:line="240" w:lineRule="auto"/>
        <w:jc w:val="left"/>
        <w:rPr>
          <w:ins w:id="490" w:author="Lotta Rydhmer" w:date="2024-03-10T17:07:00Z"/>
          <w:rFonts w:asciiTheme="minorHAnsi" w:hAnsiTheme="minorHAnsi"/>
          <w:sz w:val="22"/>
        </w:rPr>
      </w:pPr>
      <w:ins w:id="491" w:author="Lotta Rydhmer" w:date="2024-03-10T17:07:00Z">
        <w:r w:rsidRPr="00310121">
          <w:rPr>
            <w:rFonts w:asciiTheme="minorHAnsi" w:hAnsiTheme="minorHAnsi"/>
            <w:sz w:val="22"/>
            <w:lang w:val="en-US"/>
          </w:rPr>
          <w:t xml:space="preserve">AHDB, 2021. Factors affecting neonatal survival.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"https://ahdb.org.uk/development-of-an-integrated-neonatal-survival-and-sustainable-antibiotic-plan"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rPr>
          <w:t>https://ahdb.org.uk/development-of-an-integrated-neonatal-survival-and-sustainable-antibiotic-plan</w:t>
        </w:r>
        <w:r w:rsidRPr="00310121">
          <w:rPr>
            <w:rFonts w:asciiTheme="minorHAnsi" w:hAnsiTheme="minorHAnsi"/>
            <w:color w:val="0563C1" w:themeColor="hyperlink"/>
            <w:sz w:val="22"/>
            <w:u w:val="single"/>
          </w:rPr>
          <w:fldChar w:fldCharType="end"/>
        </w:r>
      </w:ins>
    </w:p>
    <w:p w14:paraId="7682B191" w14:textId="77777777" w:rsidR="00310121" w:rsidRPr="00310121" w:rsidRDefault="00310121" w:rsidP="00310121">
      <w:pPr>
        <w:spacing w:after="0" w:line="240" w:lineRule="auto"/>
        <w:jc w:val="left"/>
        <w:rPr>
          <w:ins w:id="492" w:author="Lotta Rydhmer" w:date="2024-03-10T17:07:00Z"/>
          <w:rFonts w:asciiTheme="minorHAnsi" w:hAnsiTheme="minorHAnsi"/>
          <w:sz w:val="22"/>
        </w:rPr>
      </w:pPr>
    </w:p>
    <w:p w14:paraId="0EE2F23A" w14:textId="77777777" w:rsidR="00310121" w:rsidRPr="00310121" w:rsidRDefault="00310121" w:rsidP="00310121">
      <w:pPr>
        <w:spacing w:after="0" w:line="240" w:lineRule="auto"/>
        <w:jc w:val="left"/>
        <w:rPr>
          <w:ins w:id="493" w:author="Lotta Rydhmer" w:date="2024-03-10T17:07:00Z"/>
          <w:rFonts w:asciiTheme="minorHAnsi" w:hAnsiTheme="minorHAnsi"/>
          <w:sz w:val="22"/>
        </w:rPr>
      </w:pPr>
      <w:proofErr w:type="spellStart"/>
      <w:ins w:id="494" w:author="Lotta Rydhmer" w:date="2024-03-10T17:07:00Z">
        <w:r w:rsidRPr="00310121">
          <w:rPr>
            <w:rFonts w:asciiTheme="minorHAnsi" w:hAnsiTheme="minorHAnsi"/>
            <w:sz w:val="22"/>
          </w:rPr>
          <w:t>EweWastageinNewZealandCommercialFlocks:Extent</w:t>
        </w:r>
        <w:proofErr w:type="spellEnd"/>
        <w:r w:rsidRPr="00310121">
          <w:rPr>
            <w:rFonts w:asciiTheme="minorHAnsi" w:hAnsiTheme="minorHAnsi"/>
            <w:sz w:val="22"/>
          </w:rPr>
          <w:t xml:space="preserve">, </w:t>
        </w:r>
        <w:proofErr w:type="spellStart"/>
        <w:r w:rsidRPr="00310121">
          <w:rPr>
            <w:rFonts w:asciiTheme="minorHAnsi" w:hAnsiTheme="minorHAnsi"/>
            <w:sz w:val="22"/>
          </w:rPr>
          <w:t>Timing,AssociationwithHoggetReproductiveOutcomes</w:t>
        </w:r>
        <w:proofErr w:type="spellEnd"/>
        <w:r w:rsidRPr="00310121">
          <w:rPr>
            <w:rFonts w:asciiTheme="minorHAnsi" w:hAnsiTheme="minorHAnsi"/>
            <w:sz w:val="22"/>
          </w:rPr>
          <w:t xml:space="preserve"> </w:t>
        </w:r>
        <w:proofErr w:type="spellStart"/>
        <w:r w:rsidRPr="00310121">
          <w:rPr>
            <w:rFonts w:asciiTheme="minorHAnsi" w:hAnsiTheme="minorHAnsi"/>
            <w:sz w:val="22"/>
          </w:rPr>
          <w:t>andBCS</w:t>
        </w:r>
        <w:proofErr w:type="spellEnd"/>
        <w:r w:rsidRPr="00310121">
          <w:rPr>
            <w:rFonts w:asciiTheme="minorHAnsi" w:hAnsiTheme="minorHAnsi"/>
            <w:sz w:val="22"/>
          </w:rPr>
          <w:t xml:space="preserve"> KateJ.Flay1,* ,AnneL.Ridler2,ChrisW.R.Compton2andPaulR.Kenyon3 Animals2021,11,779.https://doi.org/10.3390/ani11030779</w:t>
        </w:r>
      </w:ins>
    </w:p>
    <w:p w14:paraId="337359F0" w14:textId="77777777" w:rsidR="00310121" w:rsidRPr="00310121" w:rsidRDefault="00310121" w:rsidP="00310121">
      <w:pPr>
        <w:spacing w:after="0" w:line="240" w:lineRule="auto"/>
        <w:jc w:val="left"/>
        <w:rPr>
          <w:ins w:id="495" w:author="Lotta Rydhmer" w:date="2024-03-10T17:07:00Z"/>
          <w:rFonts w:asciiTheme="minorHAnsi" w:hAnsiTheme="minorHAnsi"/>
          <w:sz w:val="22"/>
        </w:rPr>
      </w:pPr>
    </w:p>
    <w:p w14:paraId="6B4E0EDF" w14:textId="77777777" w:rsidR="00310121" w:rsidRPr="00310121" w:rsidRDefault="00310121" w:rsidP="00310121">
      <w:pPr>
        <w:spacing w:after="0" w:line="240" w:lineRule="auto"/>
        <w:jc w:val="left"/>
        <w:rPr>
          <w:ins w:id="496" w:author="Lotta Rydhmer" w:date="2024-03-10T17:07:00Z"/>
          <w:rFonts w:asciiTheme="minorHAnsi" w:hAnsiTheme="minorHAnsi"/>
          <w:sz w:val="22"/>
          <w:lang w:val="en-US"/>
        </w:rPr>
      </w:pPr>
      <w:proofErr w:type="spellStart"/>
      <w:ins w:id="497" w:author="Lotta Rydhmer" w:date="2024-03-10T17:07:00Z">
        <w:r w:rsidRPr="00310121">
          <w:rPr>
            <w:rFonts w:asciiTheme="minorHAnsi" w:hAnsiTheme="minorHAnsi"/>
            <w:sz w:val="22"/>
            <w:lang w:val="en-US"/>
          </w:rPr>
          <w:t>Sustainablelambproduction:Evaluationof</w:t>
        </w:r>
        <w:proofErr w:type="spellEnd"/>
        <w:r w:rsidRPr="00310121">
          <w:rPr>
            <w:rFonts w:asciiTheme="minorHAnsi" w:hAnsiTheme="minorHAnsi"/>
            <w:sz w:val="22"/>
            <w:lang w:val="en-US"/>
          </w:rPr>
          <w:t xml:space="preserve"> </w:t>
        </w:r>
        <w:proofErr w:type="spellStart"/>
        <w:r w:rsidRPr="00310121">
          <w:rPr>
            <w:rFonts w:asciiTheme="minorHAnsi" w:hAnsiTheme="minorHAnsi"/>
            <w:sz w:val="22"/>
            <w:lang w:val="en-US"/>
          </w:rPr>
          <w:t>factorsaffectinglambgrowth</w:t>
        </w:r>
        <w:proofErr w:type="spellEnd"/>
        <w:r w:rsidRPr="00310121">
          <w:rPr>
            <w:rFonts w:asciiTheme="minorHAnsi" w:hAnsiTheme="minorHAnsi"/>
            <w:sz w:val="22"/>
            <w:lang w:val="en-US"/>
          </w:rPr>
          <w:t xml:space="preserve"> </w:t>
        </w:r>
        <w:proofErr w:type="spellStart"/>
        <w:r w:rsidRPr="00310121">
          <w:rPr>
            <w:rFonts w:asciiTheme="minorHAnsi" w:hAnsiTheme="minorHAnsi"/>
            <w:sz w:val="22"/>
            <w:lang w:val="en-US"/>
          </w:rPr>
          <w:t>usinghierarchical,crossclassifiedandmultiplemembershipsmodels</w:t>
        </w:r>
        <w:proofErr w:type="spellEnd"/>
        <w:r w:rsidRPr="00310121">
          <w:rPr>
            <w:rFonts w:asciiTheme="minorHAnsi" w:hAnsiTheme="minorHAnsi"/>
            <w:sz w:val="22"/>
            <w:lang w:val="en-US"/>
          </w:rPr>
          <w:t xml:space="preserve"> Preventive Veterinary Medicine 174 (2020) 104822 https://doi.org/10.1016/j.prevetmed.2019.104822 Received8May2019;Receivedinrevisedform1November ElianaLimaa,*,FionaLovatta,MartinGreena,JanetRodenb,PeersDaviesa,1,2,JasmeetKaler </w:t>
        </w:r>
      </w:ins>
    </w:p>
    <w:p w14:paraId="2C9D742E" w14:textId="77777777" w:rsidR="00310121" w:rsidRPr="00310121" w:rsidRDefault="00310121" w:rsidP="00310121">
      <w:pPr>
        <w:spacing w:after="0" w:line="240" w:lineRule="auto"/>
        <w:jc w:val="left"/>
        <w:rPr>
          <w:ins w:id="498" w:author="Lotta Rydhmer" w:date="2024-03-10T17:07:00Z"/>
          <w:rFonts w:asciiTheme="minorHAnsi" w:hAnsiTheme="minorHAnsi"/>
          <w:sz w:val="22"/>
          <w:lang w:val="en-US"/>
        </w:rPr>
      </w:pPr>
    </w:p>
    <w:p w14:paraId="2F7EC33B" w14:textId="77777777" w:rsidR="00310121" w:rsidRPr="00310121" w:rsidRDefault="00310121" w:rsidP="00310121">
      <w:pPr>
        <w:spacing w:after="0" w:line="240" w:lineRule="auto"/>
        <w:jc w:val="left"/>
        <w:rPr>
          <w:ins w:id="499" w:author="Lotta Rydhmer" w:date="2024-03-10T17:07:00Z"/>
          <w:rFonts w:asciiTheme="minorHAnsi" w:hAnsiTheme="minorHAnsi"/>
          <w:sz w:val="22"/>
          <w:lang w:val="en-US"/>
        </w:rPr>
      </w:pPr>
      <w:ins w:id="500" w:author="Lotta Rydhmer" w:date="2024-03-10T17:07:00Z">
        <w:r w:rsidRPr="00310121">
          <w:rPr>
            <w:rFonts w:asciiTheme="minorHAnsi" w:hAnsiTheme="minorHAnsi"/>
            <w:sz w:val="22"/>
            <w:lang w:val="en-US"/>
          </w:rPr>
          <w:t xml:space="preserve">Lamb feedlot production in Spain : Most relevant health issues J.M. </w:t>
        </w:r>
        <w:proofErr w:type="spellStart"/>
        <w:r w:rsidRPr="00310121">
          <w:rPr>
            <w:rFonts w:asciiTheme="minorHAnsi" w:hAnsiTheme="minorHAnsi"/>
            <w:sz w:val="22"/>
            <w:lang w:val="en-US"/>
          </w:rPr>
          <w:t>Gonzáleza</w:t>
        </w:r>
        <w:proofErr w:type="spellEnd"/>
        <w:r w:rsidRPr="00310121">
          <w:rPr>
            <w:rFonts w:asciiTheme="minorHAnsi" w:hAnsiTheme="minorHAnsi"/>
            <w:sz w:val="22"/>
            <w:lang w:val="en-US"/>
          </w:rPr>
          <w:t xml:space="preserve">, J.M. </w:t>
        </w:r>
        <w:proofErr w:type="spellStart"/>
        <w:r w:rsidRPr="00310121">
          <w:rPr>
            <w:rFonts w:asciiTheme="minorHAnsi" w:hAnsiTheme="minorHAnsi"/>
            <w:sz w:val="22"/>
            <w:lang w:val="en-US"/>
          </w:rPr>
          <w:t>Bellob</w:t>
        </w:r>
        <w:proofErr w:type="spellEnd"/>
        <w:r w:rsidRPr="00310121">
          <w:rPr>
            <w:rFonts w:asciiTheme="minorHAnsi" w:hAnsiTheme="minorHAnsi"/>
            <w:sz w:val="22"/>
            <w:lang w:val="en-US"/>
          </w:rPr>
          <w:t xml:space="preserve">, M. </w:t>
        </w:r>
        <w:proofErr w:type="spellStart"/>
        <w:r w:rsidRPr="00310121">
          <w:rPr>
            <w:rFonts w:asciiTheme="minorHAnsi" w:hAnsiTheme="minorHAnsi"/>
            <w:sz w:val="22"/>
            <w:lang w:val="en-US"/>
          </w:rPr>
          <w:t>Rodríguezc</w:t>
        </w:r>
        <w:proofErr w:type="spellEnd"/>
        <w:r w:rsidRPr="00310121">
          <w:rPr>
            <w:rFonts w:asciiTheme="minorHAnsi" w:hAnsiTheme="minorHAnsi"/>
            <w:sz w:val="22"/>
            <w:lang w:val="en-US"/>
          </w:rPr>
          <w:t xml:space="preserve">, T. </w:t>
        </w:r>
        <w:proofErr w:type="spellStart"/>
        <w:r w:rsidRPr="00310121">
          <w:rPr>
            <w:rFonts w:asciiTheme="minorHAnsi" w:hAnsiTheme="minorHAnsi"/>
            <w:sz w:val="22"/>
            <w:lang w:val="en-US"/>
          </w:rPr>
          <w:t>Navarrod</w:t>
        </w:r>
        <w:proofErr w:type="spellEnd"/>
        <w:r w:rsidRPr="00310121">
          <w:rPr>
            <w:rFonts w:asciiTheme="minorHAnsi" w:hAnsiTheme="minorHAnsi"/>
            <w:sz w:val="22"/>
            <w:lang w:val="en-US"/>
          </w:rPr>
          <w:t xml:space="preserve">, D. </w:t>
        </w:r>
        <w:proofErr w:type="spellStart"/>
        <w:r w:rsidRPr="00310121">
          <w:rPr>
            <w:rFonts w:asciiTheme="minorHAnsi" w:hAnsiTheme="minorHAnsi"/>
            <w:sz w:val="22"/>
            <w:lang w:val="en-US"/>
          </w:rPr>
          <w:t>Lacastad</w:t>
        </w:r>
        <w:proofErr w:type="spellEnd"/>
        <w:r w:rsidRPr="00310121">
          <w:rPr>
            <w:rFonts w:asciiTheme="minorHAnsi" w:hAnsiTheme="minorHAnsi"/>
            <w:sz w:val="22"/>
            <w:lang w:val="en-US"/>
          </w:rPr>
          <w:t>,</w:t>
        </w:r>
        <w:r w:rsidRPr="00310121">
          <w:rPr>
            <w:rFonts w:ascii="Cambria Math" w:hAnsi="Cambria Math" w:cs="Cambria Math"/>
            <w:sz w:val="22"/>
            <w:lang w:val="en-US"/>
          </w:rPr>
          <w:t>∗</w:t>
        </w:r>
        <w:r w:rsidRPr="00310121">
          <w:rPr>
            <w:rFonts w:asciiTheme="minorHAnsi" w:hAnsiTheme="minorHAnsi"/>
            <w:sz w:val="22"/>
            <w:lang w:val="en-US"/>
          </w:rPr>
          <w:t xml:space="preserve">, A. </w:t>
        </w:r>
        <w:proofErr w:type="spellStart"/>
        <w:r w:rsidRPr="00310121">
          <w:rPr>
            <w:rFonts w:asciiTheme="minorHAnsi" w:hAnsiTheme="minorHAnsi"/>
            <w:sz w:val="22"/>
            <w:lang w:val="en-US"/>
          </w:rPr>
          <w:t>Fern</w:t>
        </w:r>
        <w:r w:rsidRPr="00310121">
          <w:rPr>
            <w:rFonts w:ascii="Calibri" w:hAnsi="Calibri" w:cs="Calibri"/>
            <w:sz w:val="22"/>
            <w:lang w:val="en-US"/>
          </w:rPr>
          <w:t>á</w:t>
        </w:r>
        <w:r w:rsidRPr="00310121">
          <w:rPr>
            <w:rFonts w:asciiTheme="minorHAnsi" w:hAnsiTheme="minorHAnsi"/>
            <w:sz w:val="22"/>
            <w:lang w:val="en-US"/>
          </w:rPr>
          <w:t>ndezd</w:t>
        </w:r>
        <w:proofErr w:type="spellEnd"/>
        <w:r w:rsidRPr="00310121">
          <w:rPr>
            <w:rFonts w:asciiTheme="minorHAnsi" w:hAnsiTheme="minorHAnsi"/>
            <w:sz w:val="22"/>
            <w:lang w:val="en-US"/>
          </w:rPr>
          <w:t xml:space="preserve">, M. De las </w:t>
        </w:r>
        <w:proofErr w:type="spellStart"/>
        <w:r w:rsidRPr="00310121">
          <w:rPr>
            <w:rFonts w:asciiTheme="minorHAnsi" w:hAnsiTheme="minorHAnsi"/>
            <w:sz w:val="22"/>
            <w:lang w:val="en-US"/>
          </w:rPr>
          <w:t>Herasd</w:t>
        </w:r>
        <w:proofErr w:type="spellEnd"/>
        <w:r w:rsidRPr="00310121">
          <w:rPr>
            <w:rFonts w:asciiTheme="minorHAnsi" w:hAnsiTheme="minorHAnsi"/>
            <w:sz w:val="22"/>
            <w:lang w:val="en-US"/>
          </w:rPr>
          <w:t xml:space="preserve"> Small Ruminant Research 142 (2016) 83–87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"http://dx.doi.org/10.1016/j.smallrumres.2016.02.020"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http://dx.doi.org/10.1016/j.smallrumres.2016.02.020</w:t>
        </w:r>
        <w:r w:rsidRPr="00310121">
          <w:rPr>
            <w:rFonts w:asciiTheme="minorHAnsi" w:hAnsiTheme="minorHAnsi"/>
            <w:color w:val="0563C1" w:themeColor="hyperlink"/>
            <w:sz w:val="22"/>
            <w:u w:val="single"/>
            <w:lang w:val="en-US"/>
          </w:rPr>
          <w:fldChar w:fldCharType="end"/>
        </w:r>
      </w:ins>
    </w:p>
    <w:p w14:paraId="2D1482F4" w14:textId="77777777" w:rsidR="00310121" w:rsidRPr="00310121" w:rsidRDefault="00310121" w:rsidP="00310121">
      <w:pPr>
        <w:spacing w:after="0" w:line="240" w:lineRule="auto"/>
        <w:jc w:val="left"/>
        <w:rPr>
          <w:ins w:id="501" w:author="Lotta Rydhmer" w:date="2024-03-10T17:07:00Z"/>
          <w:rFonts w:asciiTheme="minorHAnsi" w:hAnsiTheme="minorHAnsi"/>
          <w:sz w:val="22"/>
          <w:lang w:val="en-US"/>
        </w:rPr>
      </w:pPr>
    </w:p>
    <w:p w14:paraId="06F0A04A" w14:textId="77777777" w:rsidR="00310121" w:rsidRPr="00310121" w:rsidRDefault="00310121" w:rsidP="00310121">
      <w:pPr>
        <w:spacing w:after="0" w:line="240" w:lineRule="auto"/>
        <w:jc w:val="left"/>
        <w:rPr>
          <w:ins w:id="502" w:author="Lotta Rydhmer" w:date="2024-03-10T17:07:00Z"/>
          <w:rFonts w:asciiTheme="minorHAnsi" w:hAnsiTheme="minorHAnsi"/>
          <w:sz w:val="22"/>
        </w:rPr>
      </w:pPr>
      <w:ins w:id="503" w:author="Lotta Rydhmer" w:date="2024-03-10T17:07:00Z">
        <w:r w:rsidRPr="00310121">
          <w:rPr>
            <w:rFonts w:asciiTheme="minorHAnsi" w:hAnsiTheme="minorHAnsi"/>
            <w:sz w:val="22"/>
          </w:rPr>
          <w:t xml:space="preserve">(Ellen Sofie </w:t>
        </w:r>
        <w:proofErr w:type="spellStart"/>
        <w:r w:rsidRPr="00310121">
          <w:rPr>
            <w:rFonts w:asciiTheme="minorHAnsi" w:hAnsiTheme="minorHAnsi"/>
            <w:sz w:val="22"/>
          </w:rPr>
          <w:t>Grefsrud</w:t>
        </w:r>
        <w:proofErr w:type="spellEnd"/>
        <w:r w:rsidRPr="00310121">
          <w:rPr>
            <w:rFonts w:asciiTheme="minorHAnsi" w:hAnsiTheme="minorHAnsi"/>
            <w:sz w:val="22"/>
          </w:rPr>
          <w:t xml:space="preserve">, Lasse Berg Andersen, </w:t>
        </w:r>
        <w:proofErr w:type="spellStart"/>
        <w:r w:rsidRPr="00310121">
          <w:rPr>
            <w:rFonts w:asciiTheme="minorHAnsi" w:hAnsiTheme="minorHAnsi"/>
            <w:sz w:val="22"/>
          </w:rPr>
          <w:t>Bjørn</w:t>
        </w:r>
        <w:proofErr w:type="spellEnd"/>
        <w:r w:rsidRPr="00310121">
          <w:rPr>
            <w:rFonts w:asciiTheme="minorHAnsi" w:hAnsiTheme="minorHAnsi"/>
            <w:sz w:val="22"/>
          </w:rPr>
          <w:t xml:space="preserve"> Einar </w:t>
        </w:r>
        <w:proofErr w:type="spellStart"/>
        <w:r w:rsidRPr="00310121">
          <w:rPr>
            <w:rFonts w:asciiTheme="minorHAnsi" w:hAnsiTheme="minorHAnsi"/>
            <w:sz w:val="22"/>
          </w:rPr>
          <w:t>Grøsvik</w:t>
        </w:r>
        <w:proofErr w:type="spellEnd"/>
        <w:r w:rsidRPr="00310121">
          <w:rPr>
            <w:rFonts w:asciiTheme="minorHAnsi" w:hAnsiTheme="minorHAnsi"/>
            <w:sz w:val="22"/>
          </w:rPr>
          <w:t xml:space="preserve">, </w:t>
        </w:r>
        <w:proofErr w:type="spellStart"/>
        <w:r w:rsidRPr="00310121">
          <w:rPr>
            <w:rFonts w:asciiTheme="minorHAnsi" w:hAnsiTheme="minorHAnsi"/>
            <w:sz w:val="22"/>
          </w:rPr>
          <w:t>Ørjan</w:t>
        </w:r>
        <w:proofErr w:type="spellEnd"/>
        <w:r w:rsidRPr="00310121">
          <w:rPr>
            <w:rFonts w:asciiTheme="minorHAnsi" w:hAnsiTheme="minorHAnsi"/>
            <w:sz w:val="22"/>
          </w:rPr>
          <w:t xml:space="preserve"> Karlsen, </w:t>
        </w:r>
        <w:proofErr w:type="spellStart"/>
        <w:r w:rsidRPr="00310121">
          <w:rPr>
            <w:rFonts w:asciiTheme="minorHAnsi" w:hAnsiTheme="minorHAnsi"/>
            <w:sz w:val="22"/>
          </w:rPr>
          <w:t>Bjørn</w:t>
        </w:r>
        <w:proofErr w:type="spellEnd"/>
        <w:r w:rsidRPr="00310121">
          <w:rPr>
            <w:rFonts w:asciiTheme="minorHAnsi" w:hAnsiTheme="minorHAnsi"/>
            <w:sz w:val="22"/>
          </w:rPr>
          <w:t xml:space="preserve"> Olav </w:t>
        </w:r>
        <w:proofErr w:type="spellStart"/>
        <w:r w:rsidRPr="00310121">
          <w:rPr>
            <w:rFonts w:asciiTheme="minorHAnsi" w:hAnsiTheme="minorHAnsi"/>
            <w:sz w:val="22"/>
          </w:rPr>
          <w:t>Kvamme</w:t>
        </w:r>
        <w:proofErr w:type="spellEnd"/>
        <w:r w:rsidRPr="00310121">
          <w:rPr>
            <w:rFonts w:asciiTheme="minorHAnsi" w:hAnsiTheme="minorHAnsi"/>
            <w:sz w:val="22"/>
          </w:rPr>
          <w:t xml:space="preserve">, Pia </w:t>
        </w:r>
        <w:proofErr w:type="spellStart"/>
        <w:r w:rsidRPr="00310121">
          <w:rPr>
            <w:rFonts w:asciiTheme="minorHAnsi" w:hAnsiTheme="minorHAnsi"/>
            <w:sz w:val="22"/>
          </w:rPr>
          <w:t>Kupka</w:t>
        </w:r>
        <w:proofErr w:type="spellEnd"/>
        <w:r w:rsidRPr="00310121">
          <w:rPr>
            <w:rFonts w:asciiTheme="minorHAnsi" w:hAnsiTheme="minorHAnsi"/>
            <w:sz w:val="22"/>
          </w:rPr>
          <w:t xml:space="preserve"> Hansen, Vivian Husa, Nina Sandlund, Lars Helge </w:t>
        </w:r>
        <w:proofErr w:type="spellStart"/>
        <w:r w:rsidRPr="00310121">
          <w:rPr>
            <w:rFonts w:asciiTheme="minorHAnsi" w:hAnsiTheme="minorHAnsi"/>
            <w:sz w:val="22"/>
          </w:rPr>
          <w:t>Stien</w:t>
        </w:r>
        <w:proofErr w:type="spellEnd"/>
        <w:r w:rsidRPr="00310121">
          <w:rPr>
            <w:rFonts w:asciiTheme="minorHAnsi" w:hAnsiTheme="minorHAnsi"/>
            <w:sz w:val="22"/>
          </w:rPr>
          <w:t xml:space="preserve"> </w:t>
        </w:r>
        <w:proofErr w:type="spellStart"/>
        <w:r w:rsidRPr="00310121">
          <w:rPr>
            <w:rFonts w:asciiTheme="minorHAnsi" w:hAnsiTheme="minorHAnsi"/>
            <w:sz w:val="22"/>
          </w:rPr>
          <w:t>og</w:t>
        </w:r>
        <w:proofErr w:type="spellEnd"/>
        <w:r w:rsidRPr="00310121">
          <w:rPr>
            <w:rFonts w:asciiTheme="minorHAnsi" w:hAnsiTheme="minorHAnsi"/>
            <w:sz w:val="22"/>
          </w:rPr>
          <w:t xml:space="preserve"> Monica F. Solberg 2023. </w:t>
        </w:r>
        <w:proofErr w:type="spellStart"/>
        <w:r w:rsidRPr="00310121">
          <w:rPr>
            <w:rFonts w:asciiTheme="minorHAnsi" w:hAnsiTheme="minorHAnsi"/>
            <w:sz w:val="22"/>
          </w:rPr>
          <w:t>Risikorapport</w:t>
        </w:r>
        <w:proofErr w:type="spellEnd"/>
        <w:r w:rsidRPr="00310121">
          <w:rPr>
            <w:rFonts w:asciiTheme="minorHAnsi" w:hAnsiTheme="minorHAnsi"/>
            <w:sz w:val="22"/>
          </w:rPr>
          <w:t xml:space="preserve"> norsk </w:t>
        </w:r>
        <w:proofErr w:type="spellStart"/>
        <w:r w:rsidRPr="00310121">
          <w:rPr>
            <w:rFonts w:asciiTheme="minorHAnsi" w:hAnsiTheme="minorHAnsi"/>
            <w:sz w:val="22"/>
          </w:rPr>
          <w:t>fiskeoppdrett</w:t>
        </w:r>
        <w:proofErr w:type="spellEnd"/>
        <w:r w:rsidRPr="00310121">
          <w:rPr>
            <w:rFonts w:asciiTheme="minorHAnsi" w:hAnsiTheme="minorHAnsi"/>
            <w:sz w:val="22"/>
          </w:rPr>
          <w:t xml:space="preserve"> 2023 - </w:t>
        </w:r>
        <w:proofErr w:type="spellStart"/>
        <w:r w:rsidRPr="00310121">
          <w:rPr>
            <w:rFonts w:asciiTheme="minorHAnsi" w:hAnsiTheme="minorHAnsi"/>
            <w:sz w:val="22"/>
          </w:rPr>
          <w:t>Produksjonsdødelighet</w:t>
        </w:r>
        <w:proofErr w:type="spellEnd"/>
        <w:r w:rsidRPr="00310121">
          <w:rPr>
            <w:rFonts w:asciiTheme="minorHAnsi" w:hAnsiTheme="minorHAnsi"/>
            <w:sz w:val="22"/>
          </w:rPr>
          <w:t xml:space="preserve"> hos </w:t>
        </w:r>
        <w:proofErr w:type="spellStart"/>
        <w:r w:rsidRPr="00310121">
          <w:rPr>
            <w:rFonts w:asciiTheme="minorHAnsi" w:hAnsiTheme="minorHAnsi"/>
            <w:sz w:val="22"/>
          </w:rPr>
          <w:t>oppdrettsfisk</w:t>
        </w:r>
        <w:proofErr w:type="spellEnd"/>
        <w:r w:rsidRPr="00310121">
          <w:rPr>
            <w:rFonts w:asciiTheme="minorHAnsi" w:hAnsiTheme="minorHAnsi"/>
            <w:sz w:val="22"/>
          </w:rPr>
          <w:t xml:space="preserve"> </w:t>
        </w:r>
        <w:proofErr w:type="spellStart"/>
        <w:r w:rsidRPr="00310121">
          <w:rPr>
            <w:rFonts w:asciiTheme="minorHAnsi" w:hAnsiTheme="minorHAnsi"/>
            <w:sz w:val="22"/>
          </w:rPr>
          <w:t>og</w:t>
        </w:r>
        <w:proofErr w:type="spellEnd"/>
        <w:r w:rsidRPr="00310121">
          <w:rPr>
            <w:rFonts w:asciiTheme="minorHAnsi" w:hAnsiTheme="minorHAnsi"/>
            <w:sz w:val="22"/>
          </w:rPr>
          <w:t xml:space="preserve"> </w:t>
        </w:r>
        <w:proofErr w:type="spellStart"/>
        <w:r w:rsidRPr="00310121">
          <w:rPr>
            <w:rFonts w:asciiTheme="minorHAnsi" w:hAnsiTheme="minorHAnsi"/>
            <w:sz w:val="22"/>
          </w:rPr>
          <w:t>miljøeffekter</w:t>
        </w:r>
        <w:proofErr w:type="spellEnd"/>
        <w:r w:rsidRPr="00310121">
          <w:rPr>
            <w:rFonts w:asciiTheme="minorHAnsi" w:hAnsiTheme="minorHAnsi"/>
            <w:sz w:val="22"/>
          </w:rPr>
          <w:t xml:space="preserve"> av norsk </w:t>
        </w:r>
        <w:proofErr w:type="spellStart"/>
        <w:r w:rsidRPr="00310121">
          <w:rPr>
            <w:rFonts w:asciiTheme="minorHAnsi" w:hAnsiTheme="minorHAnsi"/>
            <w:sz w:val="22"/>
          </w:rPr>
          <w:t>fiskeoppdrettRapport</w:t>
        </w:r>
        <w:proofErr w:type="spellEnd"/>
        <w:r w:rsidRPr="00310121">
          <w:rPr>
            <w:rFonts w:asciiTheme="minorHAnsi" w:hAnsiTheme="minorHAnsi"/>
            <w:sz w:val="22"/>
          </w:rPr>
          <w:t xml:space="preserve"> </w:t>
        </w:r>
        <w:proofErr w:type="spellStart"/>
        <w:r w:rsidRPr="00310121">
          <w:rPr>
            <w:rFonts w:asciiTheme="minorHAnsi" w:hAnsiTheme="minorHAnsi"/>
            <w:sz w:val="22"/>
          </w:rPr>
          <w:t>fra</w:t>
        </w:r>
        <w:proofErr w:type="spellEnd"/>
        <w:r w:rsidRPr="00310121">
          <w:rPr>
            <w:rFonts w:asciiTheme="minorHAnsi" w:hAnsiTheme="minorHAnsi"/>
            <w:sz w:val="22"/>
          </w:rPr>
          <w:t xml:space="preserve"> </w:t>
        </w:r>
        <w:proofErr w:type="spellStart"/>
        <w:r w:rsidRPr="00310121">
          <w:rPr>
            <w:rFonts w:asciiTheme="minorHAnsi" w:hAnsiTheme="minorHAnsi"/>
            <w:sz w:val="22"/>
          </w:rPr>
          <w:t>havforskningen</w:t>
        </w:r>
        <w:proofErr w:type="spellEnd"/>
        <w:r w:rsidRPr="00310121">
          <w:rPr>
            <w:rFonts w:asciiTheme="minorHAnsi" w:hAnsiTheme="minorHAnsi"/>
            <w:sz w:val="22"/>
          </w:rPr>
          <w:t xml:space="preserve"> 2023-6.)</w:t>
        </w:r>
      </w:ins>
    </w:p>
    <w:p w14:paraId="5841DB99" w14:textId="77777777" w:rsidR="00310121" w:rsidRPr="00310121" w:rsidRDefault="00310121" w:rsidP="00310121">
      <w:pPr>
        <w:spacing w:after="0" w:line="240" w:lineRule="auto"/>
        <w:jc w:val="left"/>
        <w:rPr>
          <w:ins w:id="504" w:author="Lotta Rydhmer" w:date="2024-03-10T17:07:00Z"/>
          <w:rFonts w:asciiTheme="minorHAnsi" w:hAnsiTheme="minorHAnsi"/>
          <w:sz w:val="22"/>
        </w:rPr>
      </w:pPr>
    </w:p>
    <w:p w14:paraId="71925691" w14:textId="77777777" w:rsidR="00310121" w:rsidRPr="00310121" w:rsidRDefault="00310121" w:rsidP="00310121">
      <w:pPr>
        <w:spacing w:after="0" w:line="240" w:lineRule="auto"/>
        <w:jc w:val="left"/>
        <w:rPr>
          <w:ins w:id="505" w:author="Lotta Rydhmer" w:date="2024-03-10T17:07:00Z"/>
          <w:rFonts w:asciiTheme="minorHAnsi" w:hAnsiTheme="minorHAnsi"/>
          <w:sz w:val="22"/>
        </w:rPr>
      </w:pPr>
      <w:proofErr w:type="spellStart"/>
      <w:ins w:id="506" w:author="Lotta Rydhmer" w:date="2024-03-10T17:07:00Z">
        <w:r w:rsidRPr="00310121">
          <w:rPr>
            <w:rFonts w:asciiTheme="minorHAnsi" w:hAnsiTheme="minorHAnsi"/>
            <w:sz w:val="22"/>
          </w:rPr>
          <w:t>Sommerset</w:t>
        </w:r>
        <w:proofErr w:type="spellEnd"/>
        <w:r w:rsidRPr="00310121">
          <w:rPr>
            <w:rFonts w:asciiTheme="minorHAnsi" w:hAnsiTheme="minorHAnsi"/>
            <w:sz w:val="22"/>
          </w:rPr>
          <w:t xml:space="preserve"> I, Wiik-Nielsen J, Oliveira VHS, </w:t>
        </w:r>
        <w:proofErr w:type="spellStart"/>
        <w:r w:rsidRPr="00310121">
          <w:rPr>
            <w:rFonts w:asciiTheme="minorHAnsi" w:hAnsiTheme="minorHAnsi"/>
            <w:sz w:val="22"/>
          </w:rPr>
          <w:t>Moldal</w:t>
        </w:r>
        <w:proofErr w:type="spellEnd"/>
        <w:r w:rsidRPr="00310121">
          <w:rPr>
            <w:rFonts w:asciiTheme="minorHAnsi" w:hAnsiTheme="minorHAnsi"/>
            <w:sz w:val="22"/>
          </w:rPr>
          <w:t xml:space="preserve"> T, </w:t>
        </w:r>
        <w:proofErr w:type="spellStart"/>
        <w:r w:rsidRPr="00310121">
          <w:rPr>
            <w:rFonts w:asciiTheme="minorHAnsi" w:hAnsiTheme="minorHAnsi"/>
            <w:sz w:val="22"/>
          </w:rPr>
          <w:t>Bornø</w:t>
        </w:r>
        <w:proofErr w:type="spellEnd"/>
        <w:r w:rsidRPr="00310121">
          <w:rPr>
            <w:rFonts w:asciiTheme="minorHAnsi" w:hAnsiTheme="minorHAnsi"/>
            <w:sz w:val="22"/>
          </w:rPr>
          <w:t xml:space="preserve"> G, </w:t>
        </w:r>
        <w:proofErr w:type="spellStart"/>
        <w:r w:rsidRPr="00310121">
          <w:rPr>
            <w:rFonts w:asciiTheme="minorHAnsi" w:hAnsiTheme="minorHAnsi"/>
            <w:sz w:val="22"/>
          </w:rPr>
          <w:t>Haukaas</w:t>
        </w:r>
        <w:proofErr w:type="spellEnd"/>
        <w:r w:rsidRPr="00310121">
          <w:rPr>
            <w:rFonts w:asciiTheme="minorHAnsi" w:hAnsiTheme="minorHAnsi"/>
            <w:sz w:val="22"/>
          </w:rPr>
          <w:t xml:space="preserve"> A </w:t>
        </w:r>
        <w:proofErr w:type="spellStart"/>
        <w:r w:rsidRPr="00310121">
          <w:rPr>
            <w:rFonts w:asciiTheme="minorHAnsi" w:hAnsiTheme="minorHAnsi"/>
            <w:sz w:val="22"/>
          </w:rPr>
          <w:t>og</w:t>
        </w:r>
        <w:proofErr w:type="spellEnd"/>
        <w:r w:rsidRPr="00310121">
          <w:rPr>
            <w:rFonts w:asciiTheme="minorHAnsi" w:hAnsiTheme="minorHAnsi"/>
            <w:sz w:val="22"/>
          </w:rPr>
          <w:t xml:space="preserve"> Brun E.</w:t>
        </w:r>
      </w:ins>
    </w:p>
    <w:p w14:paraId="160FFEA7" w14:textId="77777777" w:rsidR="00310121" w:rsidRPr="00310121" w:rsidRDefault="00310121" w:rsidP="00310121">
      <w:pPr>
        <w:spacing w:after="0" w:line="240" w:lineRule="auto"/>
        <w:jc w:val="left"/>
        <w:rPr>
          <w:ins w:id="507" w:author="Lotta Rydhmer" w:date="2024-03-10T17:07:00Z"/>
          <w:rFonts w:asciiTheme="minorHAnsi" w:hAnsiTheme="minorHAnsi"/>
          <w:sz w:val="22"/>
        </w:rPr>
      </w:pPr>
      <w:proofErr w:type="spellStart"/>
      <w:ins w:id="508" w:author="Lotta Rydhmer" w:date="2024-03-10T17:07:00Z">
        <w:r w:rsidRPr="00310121">
          <w:rPr>
            <w:rFonts w:asciiTheme="minorHAnsi" w:hAnsiTheme="minorHAnsi"/>
            <w:sz w:val="22"/>
          </w:rPr>
          <w:t>Fiskehelserapporten</w:t>
        </w:r>
        <w:proofErr w:type="spellEnd"/>
        <w:r w:rsidRPr="00310121">
          <w:rPr>
            <w:rFonts w:asciiTheme="minorHAnsi" w:hAnsiTheme="minorHAnsi"/>
            <w:sz w:val="22"/>
          </w:rPr>
          <w:t xml:space="preserve"> 2022, </w:t>
        </w:r>
        <w:proofErr w:type="spellStart"/>
        <w:r w:rsidRPr="00310121">
          <w:rPr>
            <w:rFonts w:asciiTheme="minorHAnsi" w:hAnsiTheme="minorHAnsi"/>
            <w:sz w:val="22"/>
          </w:rPr>
          <w:t>Veterinærinstituttets</w:t>
        </w:r>
        <w:proofErr w:type="spellEnd"/>
        <w:r w:rsidRPr="00310121">
          <w:rPr>
            <w:rFonts w:asciiTheme="minorHAnsi" w:hAnsiTheme="minorHAnsi"/>
            <w:sz w:val="22"/>
          </w:rPr>
          <w:t xml:space="preserve"> rapportserie nr. 5a/2023, </w:t>
        </w:r>
        <w:proofErr w:type="spellStart"/>
        <w:r w:rsidRPr="00310121">
          <w:rPr>
            <w:rFonts w:asciiTheme="minorHAnsi" w:hAnsiTheme="minorHAnsi"/>
            <w:sz w:val="22"/>
          </w:rPr>
          <w:t>utgitt</w:t>
        </w:r>
        <w:proofErr w:type="spellEnd"/>
        <w:r w:rsidRPr="00310121">
          <w:rPr>
            <w:rFonts w:asciiTheme="minorHAnsi" w:hAnsiTheme="minorHAnsi"/>
            <w:sz w:val="22"/>
          </w:rPr>
          <w:t xml:space="preserve"> av</w:t>
        </w:r>
      </w:ins>
    </w:p>
    <w:p w14:paraId="7EA8F773" w14:textId="77777777" w:rsidR="00310121" w:rsidRPr="00310121" w:rsidRDefault="00310121" w:rsidP="00310121">
      <w:pPr>
        <w:spacing w:after="0" w:line="240" w:lineRule="auto"/>
        <w:jc w:val="left"/>
        <w:rPr>
          <w:ins w:id="509" w:author="Lotta Rydhmer" w:date="2024-03-10T17:07:00Z"/>
          <w:rFonts w:asciiTheme="minorHAnsi" w:hAnsiTheme="minorHAnsi"/>
          <w:sz w:val="22"/>
          <w:lang w:val="en-US"/>
          <w:rPrChange w:id="510" w:author="Lotta Rydhmer" w:date="2024-03-10T17:07:00Z">
            <w:rPr>
              <w:ins w:id="511" w:author="Lotta Rydhmer" w:date="2024-03-10T17:07:00Z"/>
              <w:rFonts w:asciiTheme="minorHAnsi" w:hAnsiTheme="minorHAnsi"/>
              <w:sz w:val="22"/>
            </w:rPr>
          </w:rPrChange>
        </w:rPr>
      </w:pPr>
      <w:proofErr w:type="spellStart"/>
      <w:ins w:id="512" w:author="Lotta Rydhmer" w:date="2024-03-10T17:07:00Z">
        <w:r w:rsidRPr="00310121">
          <w:rPr>
            <w:rFonts w:asciiTheme="minorHAnsi" w:hAnsiTheme="minorHAnsi"/>
            <w:sz w:val="22"/>
            <w:lang w:val="en-US"/>
            <w:rPrChange w:id="513" w:author="Lotta Rydhmer" w:date="2024-03-10T17:07:00Z">
              <w:rPr>
                <w:rFonts w:asciiTheme="minorHAnsi" w:hAnsiTheme="minorHAnsi"/>
                <w:sz w:val="22"/>
              </w:rPr>
            </w:rPrChange>
          </w:rPr>
          <w:t>Veterinærinstituttet</w:t>
        </w:r>
        <w:proofErr w:type="spellEnd"/>
        <w:r w:rsidRPr="00310121">
          <w:rPr>
            <w:rFonts w:asciiTheme="minorHAnsi" w:hAnsiTheme="minorHAnsi"/>
            <w:sz w:val="22"/>
            <w:lang w:val="en-US"/>
            <w:rPrChange w:id="514" w:author="Lotta Rydhmer" w:date="2024-03-10T17:07:00Z">
              <w:rPr>
                <w:rFonts w:asciiTheme="minorHAnsi" w:hAnsiTheme="minorHAnsi"/>
                <w:sz w:val="22"/>
              </w:rPr>
            </w:rPrChange>
          </w:rPr>
          <w:t xml:space="preserve"> 2023</w:t>
        </w:r>
      </w:ins>
    </w:p>
    <w:p w14:paraId="3329EC1E" w14:textId="77777777" w:rsidR="00310121" w:rsidRPr="00310121" w:rsidRDefault="00310121" w:rsidP="00310121">
      <w:pPr>
        <w:spacing w:after="0" w:line="240" w:lineRule="auto"/>
        <w:jc w:val="left"/>
        <w:rPr>
          <w:ins w:id="515" w:author="Lotta Rydhmer" w:date="2024-03-10T17:07:00Z"/>
          <w:rFonts w:asciiTheme="minorHAnsi" w:hAnsiTheme="minorHAnsi"/>
          <w:sz w:val="22"/>
          <w:lang w:val="en-US"/>
          <w:rPrChange w:id="516" w:author="Lotta Rydhmer" w:date="2024-03-10T17:07:00Z">
            <w:rPr>
              <w:ins w:id="517" w:author="Lotta Rydhmer" w:date="2024-03-10T17:07:00Z"/>
              <w:rFonts w:asciiTheme="minorHAnsi" w:hAnsiTheme="minorHAnsi"/>
              <w:sz w:val="22"/>
            </w:rPr>
          </w:rPrChange>
        </w:rPr>
      </w:pPr>
    </w:p>
    <w:p w14:paraId="6A53FFC1" w14:textId="77777777" w:rsidR="00310121" w:rsidRPr="00310121" w:rsidRDefault="00310121" w:rsidP="00310121">
      <w:pPr>
        <w:spacing w:after="0" w:line="240" w:lineRule="auto"/>
        <w:jc w:val="left"/>
        <w:rPr>
          <w:ins w:id="518" w:author="Lotta Rydhmer" w:date="2024-03-10T17:07:00Z"/>
          <w:rFonts w:asciiTheme="minorHAnsi" w:hAnsiTheme="minorHAnsi"/>
          <w:sz w:val="22"/>
          <w:lang w:val="en-US"/>
        </w:rPr>
      </w:pPr>
      <w:ins w:id="519" w:author="Lotta Rydhmer" w:date="2024-03-10T17:07:00Z">
        <w:r w:rsidRPr="00310121">
          <w:rPr>
            <w:rFonts w:asciiTheme="minorHAnsi" w:hAnsiTheme="minorHAnsi"/>
            <w:sz w:val="22"/>
            <w:lang w:val="en-US"/>
          </w:rPr>
          <w:t xml:space="preserve">European Council, 2022. Updating legislation on the transport of animals in the EU  - Information from the Belgian, Danish, Dutch, German and Swedish delegations. Note 11061/22 from General Secretariat of the Council. </w:t>
        </w:r>
        <w:r w:rsidRPr="00310121">
          <w:rPr>
            <w:rFonts w:asciiTheme="minorHAnsi" w:hAnsiTheme="minorHAnsi"/>
            <w:sz w:val="22"/>
          </w:rPr>
          <w:fldChar w:fldCharType="begin"/>
        </w:r>
        <w:r w:rsidRPr="00310121">
          <w:rPr>
            <w:rFonts w:asciiTheme="minorHAnsi" w:hAnsiTheme="minorHAnsi"/>
            <w:sz w:val="22"/>
            <w:lang w:val="en-US"/>
          </w:rPr>
          <w:instrText xml:space="preserve"> HYPERLINK "https://data.consilium.europa.eu/doc/document/ST-11061-2022-INIT/en/pdf"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lang w:val="en-US"/>
          </w:rPr>
          <w:t>https://data.consilium.europa.eu/doc/document/ST-11061-2022-INIT/en/pdf</w:t>
        </w:r>
        <w:r w:rsidRPr="00310121">
          <w:rPr>
            <w:rFonts w:asciiTheme="minorHAnsi" w:hAnsiTheme="minorHAnsi"/>
            <w:color w:val="0563C1" w:themeColor="hyperlink"/>
            <w:sz w:val="22"/>
            <w:u w:val="single"/>
            <w:lang w:val="en-US"/>
          </w:rPr>
          <w:fldChar w:fldCharType="end"/>
        </w:r>
      </w:ins>
    </w:p>
    <w:p w14:paraId="33878C8B" w14:textId="77777777" w:rsidR="00310121" w:rsidRPr="00310121" w:rsidRDefault="00310121" w:rsidP="00310121">
      <w:pPr>
        <w:spacing w:after="0" w:line="240" w:lineRule="auto"/>
        <w:jc w:val="left"/>
        <w:rPr>
          <w:ins w:id="520" w:author="Lotta Rydhmer" w:date="2024-03-10T17:07:00Z"/>
          <w:rFonts w:asciiTheme="minorHAnsi" w:hAnsiTheme="minorHAnsi"/>
          <w:sz w:val="22"/>
          <w:lang w:val="en-US"/>
        </w:rPr>
      </w:pPr>
    </w:p>
    <w:p w14:paraId="72278CE1" w14:textId="77777777" w:rsidR="00310121" w:rsidRPr="00310121" w:rsidRDefault="00310121" w:rsidP="00310121">
      <w:pPr>
        <w:spacing w:after="0" w:line="240" w:lineRule="auto"/>
        <w:jc w:val="left"/>
        <w:rPr>
          <w:ins w:id="521" w:author="Lotta Rydhmer" w:date="2024-03-10T17:07:00Z"/>
          <w:rFonts w:asciiTheme="minorHAnsi" w:hAnsiTheme="minorHAnsi"/>
          <w:sz w:val="22"/>
          <w:lang w:val="en-US"/>
        </w:rPr>
      </w:pPr>
    </w:p>
    <w:p w14:paraId="72549284" w14:textId="77777777" w:rsidR="00310121" w:rsidRPr="00310121" w:rsidRDefault="00310121" w:rsidP="00310121">
      <w:pPr>
        <w:spacing w:after="0" w:line="240" w:lineRule="auto"/>
        <w:jc w:val="left"/>
        <w:rPr>
          <w:ins w:id="522" w:author="Lotta Rydhmer" w:date="2024-03-10T17:07:00Z"/>
          <w:rFonts w:asciiTheme="minorHAnsi" w:hAnsiTheme="minorHAnsi"/>
          <w:sz w:val="22"/>
        </w:rPr>
      </w:pPr>
      <w:ins w:id="523" w:author="Lotta Rydhmer" w:date="2024-03-10T17:07:00Z">
        <w:r w:rsidRPr="00310121">
          <w:rPr>
            <w:rFonts w:asciiTheme="minorHAnsi" w:hAnsiTheme="minorHAnsi"/>
            <w:sz w:val="22"/>
          </w:rPr>
          <w:t xml:space="preserve">Inte använt: </w:t>
        </w:r>
        <w:r w:rsidRPr="00310121">
          <w:rPr>
            <w:rFonts w:asciiTheme="minorHAnsi" w:hAnsiTheme="minorHAnsi"/>
            <w:sz w:val="22"/>
          </w:rPr>
          <w:fldChar w:fldCharType="begin"/>
        </w:r>
        <w:r w:rsidRPr="00310121">
          <w:rPr>
            <w:rFonts w:asciiTheme="minorHAnsi" w:hAnsiTheme="minorHAnsi"/>
            <w:sz w:val="22"/>
          </w:rPr>
          <w:instrText xml:space="preserve"> HYPERLINK "https://food.ec.europa.eu/system/files/2017-11/aw_platform_res-lib_horses-guide.pdf" </w:instrText>
        </w:r>
        <w:r w:rsidRPr="00310121">
          <w:rPr>
            <w:rFonts w:asciiTheme="minorHAnsi" w:hAnsiTheme="minorHAnsi"/>
            <w:sz w:val="22"/>
          </w:rPr>
        </w:r>
        <w:r w:rsidRPr="00310121">
          <w:rPr>
            <w:rFonts w:asciiTheme="minorHAnsi" w:hAnsiTheme="minorHAnsi"/>
            <w:sz w:val="22"/>
          </w:rPr>
          <w:fldChar w:fldCharType="separate"/>
        </w:r>
        <w:r w:rsidRPr="00310121">
          <w:rPr>
            <w:rFonts w:asciiTheme="minorHAnsi" w:hAnsiTheme="minorHAnsi"/>
            <w:color w:val="0563C1" w:themeColor="hyperlink"/>
            <w:sz w:val="22"/>
            <w:u w:val="single"/>
          </w:rPr>
          <w:t>https://food.ec.europa.eu/system/files/2017-11/aw_platform_res-lib_horses-guide.pdf</w:t>
        </w:r>
        <w:r w:rsidRPr="00310121">
          <w:rPr>
            <w:rFonts w:asciiTheme="minorHAnsi" w:hAnsiTheme="minorHAnsi"/>
            <w:color w:val="0563C1" w:themeColor="hyperlink"/>
            <w:sz w:val="22"/>
            <w:u w:val="single"/>
          </w:rPr>
          <w:fldChar w:fldCharType="end"/>
        </w:r>
      </w:ins>
    </w:p>
    <w:p w14:paraId="3185B8AE" w14:textId="77777777" w:rsidR="00310121" w:rsidRPr="00310121" w:rsidRDefault="00310121" w:rsidP="00310121">
      <w:pPr>
        <w:spacing w:after="0" w:line="240" w:lineRule="auto"/>
        <w:jc w:val="left"/>
        <w:rPr>
          <w:ins w:id="524" w:author="Lotta Rydhmer" w:date="2024-03-10T17:07:00Z"/>
          <w:rFonts w:asciiTheme="minorHAnsi" w:hAnsiTheme="minorHAnsi"/>
          <w:sz w:val="22"/>
        </w:rPr>
      </w:pPr>
    </w:p>
    <w:p w14:paraId="720AC63F" w14:textId="77777777" w:rsidR="00310121" w:rsidRPr="00310121" w:rsidRDefault="00310121" w:rsidP="00310121">
      <w:pPr>
        <w:spacing w:after="0" w:line="240" w:lineRule="auto"/>
        <w:jc w:val="left"/>
        <w:rPr>
          <w:ins w:id="525" w:author="Lotta Rydhmer" w:date="2024-03-10T17:07:00Z"/>
          <w:rFonts w:asciiTheme="minorHAnsi" w:hAnsiTheme="minorHAnsi"/>
          <w:sz w:val="22"/>
        </w:rPr>
      </w:pPr>
    </w:p>
    <w:p w14:paraId="22645354" w14:textId="77777777" w:rsidR="00310121" w:rsidRPr="00310121" w:rsidRDefault="00310121" w:rsidP="00310121">
      <w:pPr>
        <w:spacing w:after="0" w:line="240" w:lineRule="auto"/>
        <w:jc w:val="left"/>
        <w:rPr>
          <w:ins w:id="526" w:author="Lotta Rydhmer" w:date="2024-03-10T17:07:00Z"/>
          <w:rFonts w:cs="Times New Roman"/>
          <w:szCs w:val="24"/>
          <w:lang w:val="en-GB"/>
        </w:rPr>
      </w:pPr>
      <w:ins w:id="527" w:author="Lotta Rydhmer" w:date="2024-03-10T17:07:00Z">
        <w:r w:rsidRPr="00310121">
          <w:rPr>
            <w:rFonts w:cs="Times New Roman"/>
            <w:szCs w:val="24"/>
            <w:lang w:val="en-GB"/>
          </w:rPr>
          <w:t>Nunan, C. 2022. Ending routine farm antibiotic use in Europe. Achieving</w:t>
        </w:r>
      </w:ins>
    </w:p>
    <w:p w14:paraId="7DDD7B7A" w14:textId="77777777" w:rsidR="00310121" w:rsidRPr="00310121" w:rsidRDefault="00310121" w:rsidP="00310121">
      <w:pPr>
        <w:spacing w:after="0" w:line="240" w:lineRule="auto"/>
        <w:jc w:val="left"/>
        <w:rPr>
          <w:ins w:id="528" w:author="Lotta Rydhmer" w:date="2024-03-10T17:07:00Z"/>
          <w:rFonts w:cs="Times New Roman"/>
          <w:szCs w:val="24"/>
          <w:lang w:val="en-GB"/>
        </w:rPr>
      </w:pPr>
      <w:ins w:id="529" w:author="Lotta Rydhmer" w:date="2024-03-10T17:07:00Z">
        <w:r w:rsidRPr="00310121">
          <w:rPr>
            <w:rFonts w:cs="Times New Roman"/>
            <w:szCs w:val="24"/>
            <w:lang w:val="en-GB"/>
          </w:rPr>
          <w:t>responsible farm antibiotic use through improving animal health and welfare in pig</w:t>
        </w:r>
      </w:ins>
    </w:p>
    <w:p w14:paraId="34D6FFD7" w14:textId="77777777" w:rsidR="00310121" w:rsidRPr="00310121" w:rsidRDefault="00310121" w:rsidP="00310121">
      <w:pPr>
        <w:spacing w:after="0" w:line="240" w:lineRule="auto"/>
        <w:jc w:val="left"/>
        <w:rPr>
          <w:ins w:id="530" w:author="Lotta Rydhmer" w:date="2024-03-10T17:07:00Z"/>
          <w:rFonts w:cs="Times New Roman"/>
          <w:szCs w:val="24"/>
          <w:lang w:val="en-GB"/>
        </w:rPr>
      </w:pPr>
      <w:ins w:id="531" w:author="Lotta Rydhmer" w:date="2024-03-10T17:07:00Z">
        <w:r w:rsidRPr="00310121">
          <w:rPr>
            <w:rFonts w:cs="Times New Roman"/>
            <w:szCs w:val="24"/>
            <w:lang w:val="en-GB"/>
          </w:rPr>
          <w:t>and poultry production. European Public Health Alliance (EPHA).</w:t>
        </w:r>
      </w:ins>
    </w:p>
    <w:p w14:paraId="3721B326" w14:textId="77777777" w:rsidR="00310121" w:rsidRPr="00310121" w:rsidRDefault="00310121" w:rsidP="00310121">
      <w:pPr>
        <w:spacing w:after="0" w:line="240" w:lineRule="auto"/>
        <w:jc w:val="left"/>
        <w:rPr>
          <w:ins w:id="532" w:author="Lotta Rydhmer" w:date="2024-03-10T17:07:00Z"/>
          <w:rFonts w:cs="Times New Roman"/>
          <w:szCs w:val="24"/>
          <w:lang w:val="en-GB"/>
        </w:rPr>
      </w:pPr>
      <w:ins w:id="533" w:author="Lotta Rydhmer" w:date="2024-03-10T17:07:00Z">
        <w:r w:rsidRPr="00310121">
          <w:rPr>
            <w:rFonts w:cs="Times New Roman"/>
            <w:szCs w:val="24"/>
            <w:lang w:val="en-GB"/>
          </w:rPr>
          <w:t>REF ratio given to livestock</w:t>
        </w:r>
      </w:ins>
    </w:p>
    <w:p w14:paraId="22E27CB1" w14:textId="77777777" w:rsidR="00310121" w:rsidRPr="00310121" w:rsidRDefault="00310121" w:rsidP="00310121">
      <w:pPr>
        <w:spacing w:after="0" w:line="240" w:lineRule="auto"/>
        <w:jc w:val="left"/>
        <w:rPr>
          <w:ins w:id="534" w:author="Lotta Rydhmer" w:date="2024-03-10T17:07:00Z"/>
          <w:rFonts w:cs="Times New Roman"/>
          <w:szCs w:val="24"/>
          <w:lang w:val="en-GB"/>
        </w:rPr>
      </w:pPr>
      <w:ins w:id="535" w:author="Lotta Rydhmer" w:date="2024-03-10T17:07:00Z">
        <w:r w:rsidRPr="00310121">
          <w:rPr>
            <w:rFonts w:cs="Times New Roman"/>
            <w:szCs w:val="24"/>
            <w:lang w:val="en-GB"/>
          </w:rPr>
          <w:t>EU Commission, 2020</w:t>
        </w:r>
      </w:ins>
    </w:p>
    <w:p w14:paraId="65D65B81" w14:textId="77777777" w:rsidR="00310121" w:rsidRPr="00310121" w:rsidRDefault="00310121" w:rsidP="00310121">
      <w:pPr>
        <w:spacing w:after="0" w:line="240" w:lineRule="auto"/>
        <w:jc w:val="left"/>
        <w:rPr>
          <w:ins w:id="536" w:author="Lotta Rydhmer" w:date="2024-03-10T17:07:00Z"/>
          <w:rFonts w:cs="Times New Roman"/>
          <w:szCs w:val="24"/>
          <w:lang w:val="en-GB"/>
        </w:rPr>
      </w:pPr>
      <w:ins w:id="537" w:author="Lotta Rydhmer" w:date="2024-03-10T17:07:00Z">
        <w:r w:rsidRPr="00310121">
          <w:rPr>
            <w:rFonts w:cs="Times New Roman"/>
            <w:szCs w:val="24"/>
            <w:lang w:val="en-GB"/>
          </w:rPr>
          <w:t>ESVAC 2022</w:t>
        </w:r>
      </w:ins>
    </w:p>
    <w:p w14:paraId="6B814F75" w14:textId="77777777" w:rsidR="00310121" w:rsidRPr="00310121" w:rsidRDefault="00310121" w:rsidP="00310121">
      <w:pPr>
        <w:spacing w:after="0" w:line="240" w:lineRule="auto"/>
        <w:jc w:val="left"/>
        <w:rPr>
          <w:ins w:id="538" w:author="Lotta Rydhmer" w:date="2024-03-10T17:07:00Z"/>
          <w:rFonts w:cs="Times New Roman"/>
          <w:szCs w:val="24"/>
          <w:lang w:val="en-GB"/>
        </w:rPr>
      </w:pPr>
      <w:ins w:id="539" w:author="Lotta Rydhmer" w:date="2024-03-10T17:07:00Z">
        <w:r w:rsidRPr="00310121">
          <w:rPr>
            <w:rFonts w:cs="Times New Roman"/>
            <w:szCs w:val="24"/>
            <w:lang w:val="en-GB"/>
          </w:rPr>
          <w:t xml:space="preserve">EU Commission 2021. COMMISSION DELEGATED REGULATION (EU) 2021/578 of 29 January 2021 supplementing Regulation (EU) 2019/6 of the European Parliament and of the Council with regard to requirements for the collection of data on the volume of sales and on </w:t>
        </w:r>
        <w:r w:rsidRPr="00310121">
          <w:rPr>
            <w:rFonts w:cs="Times New Roman"/>
            <w:szCs w:val="24"/>
            <w:lang w:val="en-GB"/>
          </w:rPr>
          <w:lastRenderedPageBreak/>
          <w:t>the use of antimicrobial medicinal products in animals, https://eur-lex.europa.eu/legal-content/EN/TXT/</w:t>
        </w:r>
      </w:ins>
    </w:p>
    <w:p w14:paraId="5AD23569" w14:textId="77777777" w:rsidR="00310121" w:rsidRPr="00310121" w:rsidRDefault="00310121" w:rsidP="00310121">
      <w:pPr>
        <w:spacing w:after="0" w:line="240" w:lineRule="auto"/>
        <w:jc w:val="left"/>
        <w:rPr>
          <w:ins w:id="540" w:author="Lotta Rydhmer" w:date="2024-03-10T17:07:00Z"/>
          <w:rFonts w:cs="Times New Roman"/>
          <w:szCs w:val="24"/>
        </w:rPr>
      </w:pPr>
      <w:ins w:id="541" w:author="Lotta Rydhmer" w:date="2024-03-10T17:07:00Z">
        <w:r w:rsidRPr="00310121">
          <w:rPr>
            <w:rFonts w:cs="Times New Roman"/>
            <w:szCs w:val="24"/>
          </w:rPr>
          <w:t>PDF/?</w:t>
        </w:r>
        <w:proofErr w:type="spellStart"/>
        <w:r w:rsidRPr="00310121">
          <w:rPr>
            <w:rFonts w:cs="Times New Roman"/>
            <w:szCs w:val="24"/>
          </w:rPr>
          <w:t>uri</w:t>
        </w:r>
        <w:proofErr w:type="spellEnd"/>
        <w:r w:rsidRPr="00310121">
          <w:rPr>
            <w:rFonts w:cs="Times New Roman"/>
            <w:szCs w:val="24"/>
          </w:rPr>
          <w:t>=CELEX:32021R0578&amp;from=EN</w:t>
        </w:r>
      </w:ins>
    </w:p>
    <w:p w14:paraId="4D57EB5D" w14:textId="77777777" w:rsidR="00310121" w:rsidRPr="00310121" w:rsidRDefault="00310121" w:rsidP="00310121">
      <w:pPr>
        <w:spacing w:after="0" w:line="240" w:lineRule="auto"/>
        <w:jc w:val="left"/>
        <w:rPr>
          <w:ins w:id="542" w:author="Lotta Rydhmer" w:date="2024-03-10T17:07:00Z"/>
          <w:rFonts w:cs="Times New Roman"/>
          <w:szCs w:val="24"/>
        </w:rPr>
      </w:pPr>
      <w:ins w:id="543" w:author="Lotta Rydhmer" w:date="2024-03-10T17:07:00Z">
        <w:r w:rsidRPr="00310121">
          <w:rPr>
            <w:rFonts w:cs="Times New Roman"/>
            <w:szCs w:val="24"/>
          </w:rPr>
          <w:t>UK-VARSS 2018, 2021</w:t>
        </w:r>
      </w:ins>
    </w:p>
    <w:p w14:paraId="40ED300B" w14:textId="77777777" w:rsidR="00310121" w:rsidRPr="00310121" w:rsidRDefault="00310121" w:rsidP="00310121">
      <w:pPr>
        <w:spacing w:after="0" w:line="240" w:lineRule="auto"/>
        <w:jc w:val="left"/>
        <w:rPr>
          <w:ins w:id="544" w:author="Lotta Rydhmer" w:date="2024-03-10T17:07:00Z"/>
          <w:rFonts w:cs="Times New Roman"/>
          <w:szCs w:val="24"/>
        </w:rPr>
      </w:pPr>
    </w:p>
    <w:p w14:paraId="6658E6FE" w14:textId="77777777" w:rsidR="00310121" w:rsidRPr="00310121" w:rsidRDefault="00310121" w:rsidP="00310121">
      <w:pPr>
        <w:spacing w:after="0" w:line="240" w:lineRule="auto"/>
        <w:jc w:val="left"/>
        <w:rPr>
          <w:ins w:id="545" w:author="Lotta Rydhmer" w:date="2024-03-10T17:07:00Z"/>
          <w:rFonts w:cs="Times New Roman"/>
          <w:szCs w:val="24"/>
        </w:rPr>
      </w:pPr>
    </w:p>
    <w:p w14:paraId="7BA285AC" w14:textId="77777777" w:rsidR="00310121" w:rsidRPr="00310121" w:rsidRDefault="00310121" w:rsidP="00310121">
      <w:pPr>
        <w:spacing w:after="0" w:line="240" w:lineRule="auto"/>
        <w:jc w:val="left"/>
        <w:rPr>
          <w:ins w:id="546" w:author="Lotta Rydhmer" w:date="2024-03-10T17:07:00Z"/>
          <w:rFonts w:asciiTheme="minorHAnsi" w:hAnsiTheme="minorHAnsi"/>
          <w:sz w:val="22"/>
        </w:rPr>
      </w:pPr>
    </w:p>
    <w:p w14:paraId="36E7AA74" w14:textId="32CEDA5C" w:rsidR="00ED7403" w:rsidRPr="00310121" w:rsidRDefault="00ED7403" w:rsidP="004002B2">
      <w:pPr>
        <w:jc w:val="left"/>
        <w:rPr>
          <w:rFonts w:cs="Times New Roman"/>
          <w:color w:val="2B579A"/>
          <w:sz w:val="22"/>
          <w:shd w:val="clear" w:color="auto" w:fill="E6E6E6"/>
          <w:rPrChange w:id="547" w:author="Lotta Rydhmer" w:date="2024-03-10T17:07:00Z">
            <w:rPr>
              <w:rFonts w:cs="Times New Roman"/>
              <w:color w:val="2B579A"/>
              <w:sz w:val="22"/>
              <w:shd w:val="clear" w:color="auto" w:fill="E6E6E6"/>
              <w:lang w:val="en-GB"/>
            </w:rPr>
          </w:rPrChange>
        </w:rPr>
      </w:pPr>
    </w:p>
    <w:sectPr w:rsidR="00ED7403" w:rsidRPr="00310121" w:rsidSect="0048740C">
      <w:headerReference w:type="default" r:id="rId32"/>
      <w:footerReference w:type="default" r:id="rId33"/>
      <w:pgSz w:w="11906" w:h="16838" w:code="9"/>
      <w:pgMar w:top="1418" w:right="1418" w:bottom="1418" w:left="1418"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Lotta Rydhmer" w:date="2024-02-28T14:34:00Z" w:initials="LR">
    <w:p w14:paraId="716230C8" w14:textId="77777777" w:rsidR="00E5797C" w:rsidRDefault="00E5797C" w:rsidP="00E5797C">
      <w:pPr>
        <w:pStyle w:val="CommentText"/>
      </w:pPr>
      <w:r>
        <w:rPr>
          <w:rStyle w:val="CommentReference"/>
        </w:rPr>
        <w:annotationRef/>
      </w:r>
      <w:r>
        <w:t>Målgruppen är de som ska göra och använda breda hållbarhetsutvärderingar</w:t>
      </w:r>
    </w:p>
  </w:comment>
  <w:comment w:id="1" w:author="Elin Röös" w:date="2024-07-31T09:55:00Z" w:initials="ER">
    <w:p w14:paraId="1BC8293B" w14:textId="77777777" w:rsidR="00194F06" w:rsidRDefault="00194F06" w:rsidP="00194F06">
      <w:pPr>
        <w:pStyle w:val="CommentText"/>
        <w:jc w:val="left"/>
      </w:pPr>
      <w:r>
        <w:rPr>
          <w:rStyle w:val="CommentReference"/>
        </w:rPr>
        <w:annotationRef/>
      </w:r>
      <w:r>
        <w:t>Kan tas bort om vi behöver korta.</w:t>
      </w:r>
    </w:p>
  </w:comment>
  <w:comment w:id="2" w:author="Elin Röös" w:date="2024-07-08T13:38:00Z" w:initials="ER">
    <w:p w14:paraId="0FBF216D" w14:textId="77777777" w:rsidR="48B9135D" w:rsidRDefault="48B9135D" w:rsidP="48B9135D">
      <w:pPr>
        <w:jc w:val="left"/>
      </w:pPr>
      <w:r>
        <w:t>Förresten, kanske ta bort det här eftersom vi inte räknar ut indikatorer för eko?</w:t>
      </w:r>
      <w:r>
        <w:annotationRef/>
      </w:r>
    </w:p>
  </w:comment>
  <w:comment w:id="3" w:author="Elin Röös" w:date="2024-07-31T10:06:00Z" w:initials="ER">
    <w:p w14:paraId="3435B6C9" w14:textId="77777777" w:rsidR="00D43F46" w:rsidRDefault="00D43F46" w:rsidP="00D43F46">
      <w:pPr>
        <w:pStyle w:val="CommentText"/>
        <w:jc w:val="left"/>
      </w:pPr>
      <w:r>
        <w:rPr>
          <w:rStyle w:val="CommentReference"/>
        </w:rPr>
        <w:annotationRef/>
      </w:r>
      <w:r>
        <w:t>Kan tas bort om vi behöver korta.</w:t>
      </w:r>
    </w:p>
  </w:comment>
  <w:comment w:id="4" w:author="Elin Röös" w:date="2024-07-31T10:31:00Z" w:initials="ER">
    <w:p w14:paraId="12A61C61" w14:textId="77777777" w:rsidR="00F42AB4" w:rsidRDefault="00F42AB4" w:rsidP="00F42AB4">
      <w:pPr>
        <w:pStyle w:val="CommentText"/>
        <w:jc w:val="left"/>
      </w:pPr>
      <w:r>
        <w:rPr>
          <w:rStyle w:val="CommentReference"/>
        </w:rPr>
        <w:annotationRef/>
      </w:r>
      <w:r>
        <w:t>Tycker hela detta stycket kan strykas.</w:t>
      </w:r>
    </w:p>
  </w:comment>
  <w:comment w:id="5" w:author="Elin Röös" w:date="2024-07-31T10:28:00Z" w:initials="ER">
    <w:p w14:paraId="19536007" w14:textId="52E4813E" w:rsidR="006C7543" w:rsidRDefault="006C7543" w:rsidP="006C7543">
      <w:pPr>
        <w:pStyle w:val="CommentText"/>
        <w:jc w:val="left"/>
      </w:pPr>
      <w:r>
        <w:rPr>
          <w:rStyle w:val="CommentReference"/>
        </w:rPr>
        <w:annotationRef/>
      </w:r>
      <w:r>
        <w:t>Passar bättre i introt - tex på rad 81.</w:t>
      </w:r>
    </w:p>
  </w:comment>
  <w:comment w:id="9" w:author="Elin Röös" w:date="2024-07-31T10:30:00Z" w:initials="ER">
    <w:p w14:paraId="518B7257" w14:textId="77777777" w:rsidR="00E92D50" w:rsidRDefault="00E92D50" w:rsidP="00E92D50">
      <w:pPr>
        <w:pStyle w:val="CommentText"/>
        <w:jc w:val="left"/>
      </w:pPr>
      <w:r>
        <w:rPr>
          <w:rStyle w:val="CommentReference"/>
        </w:rPr>
        <w:annotationRef/>
      </w:r>
      <w:r>
        <w:t>Blir det inte konstigt att hänvisa till en figur i en annan artikel? Vi behöver nog beskriva i ord, men hör mer till intro tycker jag men jag tycker inte det behövs mer motivering till att inkludera AW i hållbarhetsbedömningar - vi har redan mycket sånt med i introt.</w:t>
      </w:r>
    </w:p>
  </w:comment>
  <w:comment w:id="10" w:author="Elin Röös" w:date="2024-07-31T10:24:00Z" w:initials="ER">
    <w:p w14:paraId="16691AA1" w14:textId="6B99AB3A" w:rsidR="00A72315" w:rsidRDefault="00A72315" w:rsidP="00A72315">
      <w:pPr>
        <w:pStyle w:val="CommentText"/>
        <w:jc w:val="left"/>
      </w:pPr>
      <w:r>
        <w:rPr>
          <w:rStyle w:val="CommentReference"/>
        </w:rPr>
        <w:annotationRef/>
      </w:r>
      <w:r>
        <w:t>??</w:t>
      </w:r>
    </w:p>
  </w:comment>
  <w:comment w:id="11" w:author="Elin Röös" w:date="2024-07-31T10:30:00Z" w:initials="ER">
    <w:p w14:paraId="6C31965C" w14:textId="77777777" w:rsidR="00F42AB4" w:rsidRDefault="00F42AB4" w:rsidP="00F42AB4">
      <w:pPr>
        <w:pStyle w:val="CommentText"/>
        <w:jc w:val="left"/>
      </w:pPr>
      <w:r>
        <w:rPr>
          <w:rStyle w:val="CommentReference"/>
        </w:rPr>
        <w:annotationRef/>
      </w:r>
      <w:r>
        <w:t>Metod.</w:t>
      </w:r>
    </w:p>
  </w:comment>
  <w:comment w:id="13" w:author="Elin Röös" w:date="2024-07-31T10:38:00Z" w:initials="ER">
    <w:p w14:paraId="6296D459" w14:textId="77777777" w:rsidR="00B94BB7" w:rsidRDefault="00B94BB7" w:rsidP="00B94BB7">
      <w:pPr>
        <w:pStyle w:val="CommentText"/>
        <w:jc w:val="left"/>
      </w:pPr>
      <w:r>
        <w:rPr>
          <w:rStyle w:val="CommentReference"/>
        </w:rPr>
        <w:annotationRef/>
      </w:r>
      <w:r>
        <w:t xml:space="preserve">Flyttade till diskussionen för tyckte inte det passade här. </w:t>
      </w:r>
    </w:p>
  </w:comment>
  <w:comment w:id="8" w:author="Gästanvändare" w:date="2024-07-09T16:40:00Z" w:initials="Gä">
    <w:p w14:paraId="0CC2AF0D" w14:textId="6D24F42F" w:rsidR="48B9135D" w:rsidRDefault="48B9135D">
      <w:r>
        <w:t xml:space="preserve">Att återkoppla till i diskussionen. Man skulle kunna ifrågasätta varför vi inte har med alla vilda djur som går åt pga vår matkonsumtion fastän vi inte äter dem. Bifångster, ihjälsprutade skadedjur etc, </w:t>
      </w:r>
      <w:r>
        <w:annotationRef/>
      </w:r>
    </w:p>
  </w:comment>
  <w:comment w:id="57" w:author="Lotta Rydhmer [2]" w:date="2024-06-28T12:50:00Z" w:initials="LR">
    <w:p w14:paraId="1A31D6B4" w14:textId="5ABF7B27" w:rsidR="00E5797C" w:rsidRPr="002148F9" w:rsidRDefault="00E5797C" w:rsidP="00E5797C">
      <w:pPr>
        <w:pStyle w:val="CommentText"/>
      </w:pPr>
      <w:r>
        <w:rPr>
          <w:rStyle w:val="CommentReference"/>
        </w:rPr>
        <w:annotationRef/>
      </w:r>
      <w:r w:rsidRPr="002148F9">
        <w:t>Kolla upp Regan och Cognitive ability</w:t>
      </w:r>
    </w:p>
  </w:comment>
  <w:comment w:id="68" w:author="Elin Röös" w:date="2024-08-02T08:57:00Z" w:initials="ER">
    <w:p w14:paraId="7CF7BE9C" w14:textId="77777777" w:rsidR="003D69EC" w:rsidRDefault="003D69EC" w:rsidP="003D69EC">
      <w:pPr>
        <w:pStyle w:val="CommentText"/>
        <w:jc w:val="left"/>
      </w:pPr>
      <w:r>
        <w:rPr>
          <w:rStyle w:val="CommentReference"/>
        </w:rPr>
        <w:annotationRef/>
      </w:r>
      <w:r>
        <w:t>Blev en del omskrivningar här, jag trodde inte det skulle bli så mycket så hade inte spåra ändringar på - du får se vad du tycker!</w:t>
      </w:r>
    </w:p>
  </w:comment>
  <w:comment w:id="69" w:author="Elin Röös" w:date="2024-08-02T08:24:00Z" w:initials="ER">
    <w:p w14:paraId="39EB8E96" w14:textId="4AF7FF64" w:rsidR="009017B1" w:rsidRDefault="009017B1" w:rsidP="009017B1">
      <w:pPr>
        <w:pStyle w:val="CommentText"/>
        <w:jc w:val="left"/>
      </w:pPr>
      <w:r>
        <w:rPr>
          <w:rStyle w:val="CommentReference"/>
        </w:rPr>
        <w:annotationRef/>
      </w:r>
      <w:r>
        <w:t>Kan tas bort för att korta.</w:t>
      </w:r>
    </w:p>
  </w:comment>
  <w:comment w:id="70" w:author="Elin Röös" w:date="2024-07-31T12:10:00Z" w:initials="ER">
    <w:p w14:paraId="065806F4" w14:textId="2E8CBAD2" w:rsidR="00076275" w:rsidRDefault="00076275" w:rsidP="00076275">
      <w:pPr>
        <w:pStyle w:val="CommentText"/>
        <w:jc w:val="left"/>
      </w:pPr>
      <w:r>
        <w:rPr>
          <w:rStyle w:val="CommentReference"/>
        </w:rPr>
        <w:annotationRef/>
      </w:r>
      <w:r>
        <w:t>En del överlapp med introt i detta stycke. Vi kan korta på slutet när vi ser hur mycket vi behöver stryka.</w:t>
      </w:r>
    </w:p>
  </w:comment>
  <w:comment w:id="72" w:author="Elin Röös" w:date="2024-07-31T12:12:00Z" w:initials="ER">
    <w:p w14:paraId="2B97A0B1" w14:textId="77777777" w:rsidR="00F55D08" w:rsidRDefault="00F55D08" w:rsidP="00F55D08">
      <w:pPr>
        <w:pStyle w:val="CommentText"/>
        <w:jc w:val="left"/>
      </w:pPr>
      <w:r>
        <w:rPr>
          <w:rStyle w:val="CommentReference"/>
        </w:rPr>
        <w:annotationRef/>
      </w:r>
      <w:r>
        <w:t>Kanske mer en diskussionspunkt?</w:t>
      </w:r>
    </w:p>
  </w:comment>
  <w:comment w:id="73" w:author="Elin Röös" w:date="2024-08-02T08:53:00Z" w:initials="ER">
    <w:p w14:paraId="05BB9715" w14:textId="77777777" w:rsidR="008E42CD" w:rsidRDefault="008E42CD" w:rsidP="008E42CD">
      <w:pPr>
        <w:pStyle w:val="CommentText"/>
        <w:jc w:val="left"/>
      </w:pPr>
      <w:r>
        <w:rPr>
          <w:rStyle w:val="CommentReference"/>
        </w:rPr>
        <w:annotationRef/>
      </w:r>
      <w:r>
        <w:t>Jag tyckte inte level sa något, svårt att veta om högt värde var bra eller tvärt om. Så döpte den till suffering. Men vi kan lätt byta ut det om du inte tycker det är bra. Min tanke var också att det skulle heta något negativt så om man i framtiden lägger till något positivt så kan det heta något typ ”pleasure”.</w:t>
      </w:r>
    </w:p>
  </w:comment>
  <w:comment w:id="74" w:author="Elin Röös" w:date="2024-07-17T17:33:00Z" w:initials="ER">
    <w:p w14:paraId="5AFE1969" w14:textId="77777777" w:rsidR="00E945D5" w:rsidRDefault="00E945D5" w:rsidP="00E945D5">
      <w:pPr>
        <w:pStyle w:val="CommentText"/>
        <w:jc w:val="left"/>
      </w:pPr>
      <w:r>
        <w:rPr>
          <w:rStyle w:val="CommentReference"/>
        </w:rPr>
        <w:annotationRef/>
      </w:r>
      <w:r>
        <w:t>Men inte för hönor, fiskar - förklara.</w:t>
      </w:r>
    </w:p>
  </w:comment>
  <w:comment w:id="75" w:author="Elin Röös" w:date="2024-08-02T09:20:00Z" w:initials="ER">
    <w:p w14:paraId="4FC3CF34" w14:textId="77777777" w:rsidR="00704693" w:rsidRDefault="00704693" w:rsidP="00704693">
      <w:pPr>
        <w:pStyle w:val="CommentText"/>
        <w:jc w:val="left"/>
      </w:pPr>
      <w:r>
        <w:rPr>
          <w:rStyle w:val="CommentReference"/>
        </w:rPr>
        <w:annotationRef/>
      </w:r>
      <w:r>
        <w:t>Vi gjorde ju bara detta för smådjuren och mjölken så stämmer detta nu?</w:t>
      </w:r>
    </w:p>
  </w:comment>
  <w:comment w:id="76" w:author="Lotta Rydhmer" w:date="2024-05-17T16:20:00Z" w:initials="LR">
    <w:p w14:paraId="64F97BE6" w14:textId="6867003A" w:rsidR="590E5167" w:rsidRDefault="590E5167">
      <w:pPr>
        <w:pStyle w:val="CommentText"/>
      </w:pPr>
      <w:r>
        <w:t>Nu blev beskrivningen av slaughter duration kanske alldeles för lång och detaljerad</w:t>
      </w:r>
      <w:r>
        <w:rPr>
          <w:rStyle w:val="CommentReference"/>
        </w:rPr>
        <w:annotationRef/>
      </w:r>
    </w:p>
  </w:comment>
  <w:comment w:id="77" w:author="Elin Röös" w:date="2024-08-02T09:25:00Z" w:initials="ER">
    <w:p w14:paraId="1C8A756F" w14:textId="77777777" w:rsidR="003523CE" w:rsidRDefault="003523CE" w:rsidP="003523CE">
      <w:pPr>
        <w:pStyle w:val="CommentText"/>
        <w:jc w:val="left"/>
      </w:pPr>
      <w:r>
        <w:rPr>
          <w:rStyle w:val="CommentReference"/>
        </w:rPr>
        <w:annotationRef/>
      </w:r>
      <w:r>
        <w:t>Vi kan se på slutet var vi bäst kortar. Det här är ju bra att ha så här detaljerat dokumenterat men kan ju ligga i SM.</w:t>
      </w:r>
    </w:p>
  </w:comment>
  <w:comment w:id="78" w:author="Elin Röös" w:date="2024-08-02T09:24:00Z" w:initials="ER">
    <w:p w14:paraId="4563ED58" w14:textId="40EA19EC" w:rsidR="003523CE" w:rsidRDefault="003523CE" w:rsidP="003523CE">
      <w:pPr>
        <w:pStyle w:val="CommentText"/>
        <w:jc w:val="left"/>
      </w:pPr>
      <w:r>
        <w:rPr>
          <w:rStyle w:val="CommentReference"/>
        </w:rPr>
        <w:annotationRef/>
      </w:r>
      <w:r>
        <w:t>Dubbelkolla så detta fortfarande stämmer.</w:t>
      </w:r>
    </w:p>
  </w:comment>
  <w:comment w:id="79" w:author="Lotta Rydhmer [2]" w:date="2024-03-10T14:54:00Z" w:initials="LR">
    <w:p w14:paraId="7152ECA8" w14:textId="393D7686" w:rsidR="00310121" w:rsidRDefault="00310121">
      <w:pPr>
        <w:pStyle w:val="CommentText"/>
      </w:pPr>
      <w:r>
        <w:rPr>
          <w:rStyle w:val="CommentReference"/>
        </w:rPr>
        <w:annotationRef/>
      </w:r>
      <w:r>
        <w:t>Gå igenom alla siffror. 2020 eller 2021?</w:t>
      </w:r>
    </w:p>
  </w:comment>
  <w:comment w:id="80" w:author="Elin Röös" w:date="2024-07-08T15:33:00Z" w:initials="ER">
    <w:p w14:paraId="55D8C60B" w14:textId="77777777" w:rsidR="00B30AAA" w:rsidRDefault="00B30AAA" w:rsidP="00B30AAA">
      <w:pPr>
        <w:pStyle w:val="CommentText"/>
        <w:jc w:val="left"/>
      </w:pPr>
      <w:r>
        <w:rPr>
          <w:rStyle w:val="CommentReference"/>
        </w:rPr>
        <w:annotationRef/>
      </w:r>
      <w:r>
        <w:t>Ta medel här över flera år?</w:t>
      </w:r>
    </w:p>
  </w:comment>
  <w:comment w:id="81" w:author="Elin Röös" w:date="2024-07-08T15:34:00Z" w:initials="ER">
    <w:p w14:paraId="580F7016" w14:textId="77777777" w:rsidR="00911B59" w:rsidRDefault="00911B59" w:rsidP="00911B59">
      <w:pPr>
        <w:pStyle w:val="CommentText"/>
        <w:jc w:val="left"/>
      </w:pPr>
      <w:r>
        <w:rPr>
          <w:rStyle w:val="CommentReference"/>
        </w:rPr>
        <w:annotationRef/>
      </w:r>
      <w:r>
        <w:t>Behöver förklaras!</w:t>
      </w:r>
    </w:p>
  </w:comment>
  <w:comment w:id="83" w:author="Elin Röös" w:date="2024-07-08T15:35:00Z" w:initials="ER">
    <w:p w14:paraId="6C98887C" w14:textId="77777777" w:rsidR="004B0DCF" w:rsidRDefault="004B0DCF" w:rsidP="004B0DCF">
      <w:pPr>
        <w:pStyle w:val="CommentText"/>
        <w:jc w:val="left"/>
      </w:pPr>
      <w:r>
        <w:rPr>
          <w:rStyle w:val="CommentReference"/>
        </w:rPr>
        <w:annotationRef/>
      </w:r>
      <w:r>
        <w:t>Skriv ut hur det räknas ut</w:t>
      </w:r>
    </w:p>
  </w:comment>
  <w:comment w:id="82" w:author="Lotta Rydhmer [2]" w:date="2024-03-10T14:56:00Z" w:initials="LR">
    <w:p w14:paraId="1DE5D60E" w14:textId="55CE0044" w:rsidR="00310121" w:rsidRDefault="00310121">
      <w:pPr>
        <w:pStyle w:val="CommentText"/>
      </w:pPr>
      <w:r>
        <w:rPr>
          <w:rStyle w:val="CommentReference"/>
        </w:rPr>
        <w:annotationRef/>
      </w:r>
      <w:r>
        <w:t>Kolla siffror igen</w:t>
      </w:r>
    </w:p>
  </w:comment>
  <w:comment w:id="86" w:author="Lotta Rydhmer [2]" w:date="2024-03-10T14:59:00Z" w:initials="LR">
    <w:p w14:paraId="7FDB6F47" w14:textId="16CB848D" w:rsidR="00310121" w:rsidRDefault="00310121">
      <w:pPr>
        <w:pStyle w:val="CommentText"/>
      </w:pPr>
      <w:r>
        <w:rPr>
          <w:rStyle w:val="CommentReference"/>
        </w:rPr>
        <w:annotationRef/>
      </w:r>
      <w:r>
        <w:t>Stäm av med välfärdsindex</w:t>
      </w:r>
    </w:p>
  </w:comment>
  <w:comment w:id="87" w:author="Lotta Rydhmer [2]" w:date="2024-03-10T14:59:00Z" w:initials="LR">
    <w:p w14:paraId="18A8E58C" w14:textId="2B523DFC" w:rsidR="00310121" w:rsidRDefault="00310121">
      <w:pPr>
        <w:pStyle w:val="CommentText"/>
      </w:pPr>
      <w:r>
        <w:rPr>
          <w:rStyle w:val="CommentReference"/>
        </w:rPr>
        <w:annotationRef/>
      </w:r>
      <w:r>
        <w:t>Stäm av med välfärdsindex</w:t>
      </w:r>
    </w:p>
  </w:comment>
  <w:comment w:id="89" w:author="Elin Röös" w:date="2024-08-02T09:29:00Z" w:initials="ER">
    <w:p w14:paraId="4A073EA8" w14:textId="77777777" w:rsidR="00E127E6" w:rsidRDefault="00E127E6" w:rsidP="00E127E6">
      <w:pPr>
        <w:pStyle w:val="CommentText"/>
        <w:jc w:val="left"/>
      </w:pPr>
      <w:r>
        <w:rPr>
          <w:rStyle w:val="CommentReference"/>
        </w:rPr>
        <w:annotationRef/>
      </w:r>
      <w:r>
        <w:t>Behöver vi en här när vi har allt i SM?</w:t>
      </w:r>
    </w:p>
  </w:comment>
  <w:comment w:id="90" w:author="Lotta Rydhmer [2]" w:date="2024-03-10T16:25:00Z" w:initials="LR">
    <w:p w14:paraId="5B07799F" w14:textId="7456B7DF" w:rsidR="00310121" w:rsidRDefault="00310121">
      <w:pPr>
        <w:pStyle w:val="CommentText"/>
      </w:pPr>
      <w:r>
        <w:rPr>
          <w:rStyle w:val="CommentReference"/>
        </w:rPr>
        <w:annotationRef/>
      </w:r>
      <w:r>
        <w:t>Ta med Austria och Norway i tabellen?</w:t>
      </w:r>
    </w:p>
  </w:comment>
  <w:comment w:id="91" w:author="Elin Röös" w:date="2024-04-23T14:43:00Z" w:initials="ER">
    <w:p w14:paraId="02E8D1E5" w14:textId="77777777" w:rsidR="0055470E" w:rsidRDefault="0055470E" w:rsidP="0055470E">
      <w:pPr>
        <w:pStyle w:val="CommentText"/>
        <w:jc w:val="left"/>
      </w:pPr>
      <w:r>
        <w:rPr>
          <w:rStyle w:val="CommentReference"/>
        </w:rPr>
        <w:annotationRef/>
      </w:r>
      <w:r>
        <w:t>Ha en sån här översiktlig tabell här och skicka med hela Excelarket med alla detaljer och beräkningar som supplementary?</w:t>
      </w:r>
    </w:p>
  </w:comment>
  <w:comment w:id="92" w:author="Elin Röös" w:date="2024-07-18T20:18:00Z" w:initials="ER">
    <w:p w14:paraId="2F5BA5BC" w14:textId="77777777" w:rsidR="001F6F09" w:rsidRDefault="001F6F09" w:rsidP="001F6F09">
      <w:pPr>
        <w:pStyle w:val="CommentText"/>
        <w:jc w:val="left"/>
      </w:pPr>
      <w:r>
        <w:rPr>
          <w:rStyle w:val="CommentReference"/>
        </w:rPr>
        <w:annotationRef/>
      </w:r>
      <w:r>
        <w:t>Ska vi normera ability och suffering på samma sätt i den här figuren?</w:t>
      </w:r>
    </w:p>
  </w:comment>
  <w:comment w:id="93" w:author="Elin Röös" w:date="2024-07-18T20:23:00Z" w:initials="ER">
    <w:p w14:paraId="70B2B2A7" w14:textId="77777777" w:rsidR="00A751CF" w:rsidRDefault="00A751CF" w:rsidP="00A751CF">
      <w:pPr>
        <w:pStyle w:val="CommentText"/>
        <w:jc w:val="left"/>
      </w:pPr>
      <w:r>
        <w:rPr>
          <w:rStyle w:val="CommentReference"/>
        </w:rPr>
        <w:annotationRef/>
      </w:r>
      <w:r>
        <w:t>Byt ut kött mot djuret hur som helst här</w:t>
      </w:r>
    </w:p>
  </w:comment>
  <w:comment w:id="95" w:author="Elin Röös" w:date="2024-07-18T20:38:00Z" w:initials="ER">
    <w:p w14:paraId="3E245699" w14:textId="77777777" w:rsidR="00106D8D" w:rsidRDefault="00106D8D" w:rsidP="00106D8D">
      <w:pPr>
        <w:pStyle w:val="CommentText"/>
        <w:jc w:val="left"/>
      </w:pPr>
      <w:r>
        <w:rPr>
          <w:rStyle w:val="CommentReference"/>
        </w:rPr>
        <w:annotationRef/>
      </w:r>
      <w:r>
        <w:t>Ska mealworms ha 0 space?</w:t>
      </w:r>
    </w:p>
  </w:comment>
  <w:comment w:id="96" w:author="Elin Röös" w:date="2024-08-02T22:49:00Z" w:initials="ER">
    <w:p w14:paraId="7DCBDF5C" w14:textId="77777777" w:rsidR="008A0467" w:rsidRDefault="008A0467" w:rsidP="008A0467">
      <w:pPr>
        <w:pStyle w:val="CommentText"/>
        <w:jc w:val="left"/>
      </w:pPr>
      <w:r>
        <w:rPr>
          <w:rStyle w:val="CommentReference"/>
        </w:rPr>
        <w:annotationRef/>
      </w:r>
      <w:r>
        <w:t>Dubbelkolla så det är det.</w:t>
      </w:r>
    </w:p>
  </w:comment>
  <w:comment w:id="97" w:author="Elin Röös" w:date="2024-07-19T11:03:00Z" w:initials="ER">
    <w:p w14:paraId="6FF8383E" w14:textId="6D7B1FB3" w:rsidR="00465B05" w:rsidRDefault="00465B05" w:rsidP="00465B05">
      <w:pPr>
        <w:pStyle w:val="CommentText"/>
        <w:jc w:val="left"/>
      </w:pPr>
      <w:r>
        <w:rPr>
          <w:rStyle w:val="CommentReference"/>
        </w:rPr>
        <w:annotationRef/>
      </w:r>
      <w:r>
        <w:t>Har jag tänkt rätt med life duration här?</w:t>
      </w:r>
    </w:p>
  </w:comment>
  <w:comment w:id="98" w:author="Elin Röös" w:date="2024-07-19T12:07:00Z" w:initials="ER">
    <w:p w14:paraId="115DD128" w14:textId="77777777" w:rsidR="0040240B" w:rsidRDefault="0040240B" w:rsidP="0040240B">
      <w:pPr>
        <w:pStyle w:val="CommentText"/>
        <w:jc w:val="left"/>
      </w:pPr>
      <w:r>
        <w:rPr>
          <w:rStyle w:val="CommentReference"/>
        </w:rPr>
        <w:annotationRef/>
      </w:r>
      <w:r>
        <w:t>Har jag tänkt rätt här?</w:t>
      </w:r>
    </w:p>
  </w:comment>
  <w:comment w:id="104" w:author="Gästanvändare" w:date="2024-07-09T16:40:00Z" w:initials="Gä">
    <w:p w14:paraId="49DA1578" w14:textId="77777777" w:rsidR="006560A6" w:rsidRDefault="006560A6" w:rsidP="006560A6">
      <w:r>
        <w:t xml:space="preserve">Att återkoppla till i diskussionen. Man skulle kunna ifrågasätta varför vi inte har med alla vilda djur som går åt pga vår matkonsumtion fastän vi inte äter dem. Bifångster, ihjälsprutade skadedjur etc, </w:t>
      </w:r>
      <w:r>
        <w:annotationRef/>
      </w:r>
    </w:p>
  </w:comment>
  <w:comment w:id="105" w:author="Elin Röös" w:date="2024-07-08T13:46:00Z" w:initials="ER">
    <w:p w14:paraId="4E76869E" w14:textId="77777777" w:rsidR="006560A6" w:rsidRDefault="006560A6" w:rsidP="006560A6">
      <w:pPr>
        <w:pStyle w:val="CommentText"/>
        <w:jc w:val="left"/>
      </w:pPr>
      <w:r>
        <w:rPr>
          <w:rStyle w:val="CommentReference"/>
        </w:rPr>
        <w:annotationRef/>
      </w:r>
      <w:r>
        <w:t>Här hänger jag inte riktigt med på vad du vill säga?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6230C8" w15:done="0"/>
  <w15:commentEx w15:paraId="1BC8293B" w15:done="0"/>
  <w15:commentEx w15:paraId="0FBF216D" w15:done="0"/>
  <w15:commentEx w15:paraId="3435B6C9" w15:done="0"/>
  <w15:commentEx w15:paraId="12A61C61" w15:done="0"/>
  <w15:commentEx w15:paraId="19536007" w15:done="0"/>
  <w15:commentEx w15:paraId="518B7257" w15:done="0"/>
  <w15:commentEx w15:paraId="16691AA1" w15:done="0"/>
  <w15:commentEx w15:paraId="6C31965C" w15:done="0"/>
  <w15:commentEx w15:paraId="6296D459" w15:done="0"/>
  <w15:commentEx w15:paraId="0CC2AF0D" w15:done="0"/>
  <w15:commentEx w15:paraId="1A31D6B4" w15:done="0"/>
  <w15:commentEx w15:paraId="7CF7BE9C" w15:done="0"/>
  <w15:commentEx w15:paraId="39EB8E96" w15:done="0"/>
  <w15:commentEx w15:paraId="065806F4" w15:done="0"/>
  <w15:commentEx w15:paraId="2B97A0B1" w15:done="0"/>
  <w15:commentEx w15:paraId="05BB9715" w15:done="0"/>
  <w15:commentEx w15:paraId="5AFE1969" w15:done="0"/>
  <w15:commentEx w15:paraId="4FC3CF34" w15:done="0"/>
  <w15:commentEx w15:paraId="64F97BE6" w15:done="0"/>
  <w15:commentEx w15:paraId="1C8A756F" w15:paraIdParent="64F97BE6" w15:done="0"/>
  <w15:commentEx w15:paraId="4563ED58" w15:done="0"/>
  <w15:commentEx w15:paraId="7152ECA8" w15:done="0"/>
  <w15:commentEx w15:paraId="55D8C60B" w15:paraIdParent="7152ECA8" w15:done="0"/>
  <w15:commentEx w15:paraId="580F7016" w15:done="0"/>
  <w15:commentEx w15:paraId="6C98887C" w15:done="0"/>
  <w15:commentEx w15:paraId="1DE5D60E" w15:done="0"/>
  <w15:commentEx w15:paraId="7FDB6F47" w15:done="0"/>
  <w15:commentEx w15:paraId="18A8E58C" w15:done="0"/>
  <w15:commentEx w15:paraId="4A073EA8" w15:done="0"/>
  <w15:commentEx w15:paraId="5B07799F" w15:done="0"/>
  <w15:commentEx w15:paraId="02E8D1E5" w15:done="0"/>
  <w15:commentEx w15:paraId="2F5BA5BC" w15:done="0"/>
  <w15:commentEx w15:paraId="70B2B2A7" w15:paraIdParent="2F5BA5BC" w15:done="0"/>
  <w15:commentEx w15:paraId="3E245699" w15:done="0"/>
  <w15:commentEx w15:paraId="7DCBDF5C" w15:done="0"/>
  <w15:commentEx w15:paraId="6FF8383E" w15:done="0"/>
  <w15:commentEx w15:paraId="115DD128" w15:done="0"/>
  <w15:commentEx w15:paraId="49DA1578" w15:done="0"/>
  <w15:commentEx w15:paraId="4E7686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D5090C" w16cex:dateUtc="2024-07-31T07:55:00Z"/>
  <w16cex:commentExtensible w16cex:durableId="3B2971A6" w16cex:dateUtc="2024-07-08T11:38:00Z"/>
  <w16cex:commentExtensible w16cex:durableId="3285CC03" w16cex:dateUtc="2024-07-31T08:06:00Z"/>
  <w16cex:commentExtensible w16cex:durableId="76B6F059" w16cex:dateUtc="2024-07-31T08:31:00Z"/>
  <w16cex:commentExtensible w16cex:durableId="114A89DF" w16cex:dateUtc="2024-07-31T08:28:00Z"/>
  <w16cex:commentExtensible w16cex:durableId="6AFCC5FF" w16cex:dateUtc="2024-07-31T08:30:00Z"/>
  <w16cex:commentExtensible w16cex:durableId="0B0009BC" w16cex:dateUtc="2024-07-31T08:24:00Z"/>
  <w16cex:commentExtensible w16cex:durableId="5450B189" w16cex:dateUtc="2024-07-31T08:30:00Z"/>
  <w16cex:commentExtensible w16cex:durableId="5BE2DB58" w16cex:dateUtc="2024-07-31T08:38:00Z"/>
  <w16cex:commentExtensible w16cex:durableId="48BA402C" w16cex:dateUtc="2024-07-09T14:40:00Z"/>
  <w16cex:commentExtensible w16cex:durableId="4085EB6C" w16cex:dateUtc="2024-08-02T06:57:00Z"/>
  <w16cex:commentExtensible w16cex:durableId="094FFC62" w16cex:dateUtc="2024-08-02T06:24:00Z"/>
  <w16cex:commentExtensible w16cex:durableId="28F75DD6" w16cex:dateUtc="2024-07-31T10:10:00Z"/>
  <w16cex:commentExtensible w16cex:durableId="0240471D" w16cex:dateUtc="2024-07-31T10:12:00Z"/>
  <w16cex:commentExtensible w16cex:durableId="5F0CC94C" w16cex:dateUtc="2024-08-02T06:53:00Z"/>
  <w16cex:commentExtensible w16cex:durableId="654F0ACC" w16cex:dateUtc="2024-07-17T15:33:00Z"/>
  <w16cex:commentExtensible w16cex:durableId="7C28D4EE" w16cex:dateUtc="2024-08-02T07:20:00Z"/>
  <w16cex:commentExtensible w16cex:durableId="48438204" w16cex:dateUtc="2024-05-17T14:20:00Z"/>
  <w16cex:commentExtensible w16cex:durableId="1E4B4278" w16cex:dateUtc="2024-08-02T07:25:00Z"/>
  <w16cex:commentExtensible w16cex:durableId="610ACC55" w16cex:dateUtc="2024-08-02T07:24:00Z"/>
  <w16cex:commentExtensible w16cex:durableId="2E080CC1" w16cex:dateUtc="2024-07-08T13:33:00Z"/>
  <w16cex:commentExtensible w16cex:durableId="064ED172" w16cex:dateUtc="2024-07-08T13:34:00Z"/>
  <w16cex:commentExtensible w16cex:durableId="14A0A1BC" w16cex:dateUtc="2024-07-08T13:35:00Z"/>
  <w16cex:commentExtensible w16cex:durableId="4A52A364" w16cex:dateUtc="2024-08-02T07:29:00Z"/>
  <w16cex:commentExtensible w16cex:durableId="29EFF5A2" w16cex:dateUtc="2024-04-23T12:43:00Z"/>
  <w16cex:commentExtensible w16cex:durableId="62F422AB" w16cex:dateUtc="2024-07-18T18:18:00Z"/>
  <w16cex:commentExtensible w16cex:durableId="7351B9AC" w16cex:dateUtc="2024-07-18T18:23:00Z"/>
  <w16cex:commentExtensible w16cex:durableId="0A0055D9" w16cex:dateUtc="2024-07-18T18:38:00Z"/>
  <w16cex:commentExtensible w16cex:durableId="4D5FDDC0" w16cex:dateUtc="2024-08-02T20:49:00Z"/>
  <w16cex:commentExtensible w16cex:durableId="493BA082" w16cex:dateUtc="2024-07-19T09:03:00Z"/>
  <w16cex:commentExtensible w16cex:durableId="03A52CB3" w16cex:dateUtc="2024-07-19T10:07:00Z"/>
  <w16cex:commentExtensible w16cex:durableId="0AA2EA9F" w16cex:dateUtc="2024-07-09T14:40:00Z"/>
  <w16cex:commentExtensible w16cex:durableId="64D559FF" w16cex:dateUtc="2024-07-08T1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6230C8" w16cid:durableId="7C1F06AE"/>
  <w16cid:commentId w16cid:paraId="1BC8293B" w16cid:durableId="7DD5090C"/>
  <w16cid:commentId w16cid:paraId="0FBF216D" w16cid:durableId="3B2971A6"/>
  <w16cid:commentId w16cid:paraId="3435B6C9" w16cid:durableId="3285CC03"/>
  <w16cid:commentId w16cid:paraId="12A61C61" w16cid:durableId="76B6F059"/>
  <w16cid:commentId w16cid:paraId="19536007" w16cid:durableId="114A89DF"/>
  <w16cid:commentId w16cid:paraId="518B7257" w16cid:durableId="6AFCC5FF"/>
  <w16cid:commentId w16cid:paraId="16691AA1" w16cid:durableId="0B0009BC"/>
  <w16cid:commentId w16cid:paraId="6C31965C" w16cid:durableId="5450B189"/>
  <w16cid:commentId w16cid:paraId="6296D459" w16cid:durableId="5BE2DB58"/>
  <w16cid:commentId w16cid:paraId="0CC2AF0D" w16cid:durableId="48BA402C"/>
  <w16cid:commentId w16cid:paraId="1A31D6B4" w16cid:durableId="6EC84012"/>
  <w16cid:commentId w16cid:paraId="7CF7BE9C" w16cid:durableId="4085EB6C"/>
  <w16cid:commentId w16cid:paraId="39EB8E96" w16cid:durableId="094FFC62"/>
  <w16cid:commentId w16cid:paraId="065806F4" w16cid:durableId="28F75DD6"/>
  <w16cid:commentId w16cid:paraId="2B97A0B1" w16cid:durableId="0240471D"/>
  <w16cid:commentId w16cid:paraId="05BB9715" w16cid:durableId="5F0CC94C"/>
  <w16cid:commentId w16cid:paraId="5AFE1969" w16cid:durableId="654F0ACC"/>
  <w16cid:commentId w16cid:paraId="4FC3CF34" w16cid:durableId="7C28D4EE"/>
  <w16cid:commentId w16cid:paraId="64F97BE6" w16cid:durableId="48438204"/>
  <w16cid:commentId w16cid:paraId="1C8A756F" w16cid:durableId="1E4B4278"/>
  <w16cid:commentId w16cid:paraId="4563ED58" w16cid:durableId="610ACC55"/>
  <w16cid:commentId w16cid:paraId="7152ECA8" w16cid:durableId="7C9FC315"/>
  <w16cid:commentId w16cid:paraId="55D8C60B" w16cid:durableId="2E080CC1"/>
  <w16cid:commentId w16cid:paraId="580F7016" w16cid:durableId="064ED172"/>
  <w16cid:commentId w16cid:paraId="6C98887C" w16cid:durableId="14A0A1BC"/>
  <w16cid:commentId w16cid:paraId="1DE5D60E" w16cid:durableId="18A53566"/>
  <w16cid:commentId w16cid:paraId="7FDB6F47" w16cid:durableId="34CCCD72"/>
  <w16cid:commentId w16cid:paraId="18A8E58C" w16cid:durableId="4943AF6F"/>
  <w16cid:commentId w16cid:paraId="4A073EA8" w16cid:durableId="4A52A364"/>
  <w16cid:commentId w16cid:paraId="5B07799F" w16cid:durableId="17FE304C"/>
  <w16cid:commentId w16cid:paraId="02E8D1E5" w16cid:durableId="29EFF5A2"/>
  <w16cid:commentId w16cid:paraId="2F5BA5BC" w16cid:durableId="62F422AB"/>
  <w16cid:commentId w16cid:paraId="70B2B2A7" w16cid:durableId="7351B9AC"/>
  <w16cid:commentId w16cid:paraId="3E245699" w16cid:durableId="0A0055D9"/>
  <w16cid:commentId w16cid:paraId="7DCBDF5C" w16cid:durableId="4D5FDDC0"/>
  <w16cid:commentId w16cid:paraId="6FF8383E" w16cid:durableId="493BA082"/>
  <w16cid:commentId w16cid:paraId="115DD128" w16cid:durableId="03A52CB3"/>
  <w16cid:commentId w16cid:paraId="49DA1578" w16cid:durableId="0AA2EA9F"/>
  <w16cid:commentId w16cid:paraId="4E76869E" w16cid:durableId="64D559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8A6E0" w14:textId="77777777" w:rsidR="00FA7615" w:rsidRDefault="00FA7615">
      <w:pPr>
        <w:spacing w:after="0" w:line="240" w:lineRule="auto"/>
      </w:pPr>
      <w:r>
        <w:separator/>
      </w:r>
    </w:p>
  </w:endnote>
  <w:endnote w:type="continuationSeparator" w:id="0">
    <w:p w14:paraId="466ACF84" w14:textId="77777777" w:rsidR="00FA7615" w:rsidRDefault="00FA7615">
      <w:pPr>
        <w:spacing w:after="0" w:line="240" w:lineRule="auto"/>
      </w:pPr>
      <w:r>
        <w:continuationSeparator/>
      </w:r>
    </w:p>
  </w:endnote>
  <w:endnote w:type="continuationNotice" w:id="1">
    <w:p w14:paraId="63B24062" w14:textId="77777777" w:rsidR="00FA7615" w:rsidRDefault="00FA76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vOTeea082cb">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0310121" w14:paraId="081ED003" w14:textId="77777777" w:rsidTr="00124154">
      <w:tc>
        <w:tcPr>
          <w:tcW w:w="3020" w:type="dxa"/>
        </w:tcPr>
        <w:p w14:paraId="40E2B649" w14:textId="205BF8D2" w:rsidR="00310121" w:rsidRDefault="00310121" w:rsidP="00124154">
          <w:pPr>
            <w:pStyle w:val="Header"/>
            <w:ind w:left="-115"/>
          </w:pPr>
        </w:p>
      </w:tc>
      <w:tc>
        <w:tcPr>
          <w:tcW w:w="3020" w:type="dxa"/>
        </w:tcPr>
        <w:p w14:paraId="315BB7C5" w14:textId="6AB52451" w:rsidR="00310121" w:rsidRDefault="00310121" w:rsidP="00124154">
          <w:pPr>
            <w:pStyle w:val="Header"/>
            <w:jc w:val="center"/>
          </w:pPr>
        </w:p>
      </w:tc>
      <w:tc>
        <w:tcPr>
          <w:tcW w:w="3020" w:type="dxa"/>
        </w:tcPr>
        <w:p w14:paraId="4354930D" w14:textId="0D11D1C3" w:rsidR="00310121" w:rsidRDefault="00310121" w:rsidP="00124154">
          <w:pPr>
            <w:pStyle w:val="Header"/>
            <w:ind w:right="-115"/>
            <w:jc w:val="right"/>
          </w:pPr>
        </w:p>
      </w:tc>
    </w:tr>
  </w:tbl>
  <w:p w14:paraId="19865CB4" w14:textId="4E681F33" w:rsidR="00310121" w:rsidRDefault="00310121" w:rsidP="00124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2ADC55" w14:textId="77777777" w:rsidR="00FA7615" w:rsidRDefault="00FA7615">
      <w:pPr>
        <w:spacing w:after="0" w:line="240" w:lineRule="auto"/>
      </w:pPr>
      <w:r>
        <w:separator/>
      </w:r>
    </w:p>
  </w:footnote>
  <w:footnote w:type="continuationSeparator" w:id="0">
    <w:p w14:paraId="1FAAD46E" w14:textId="77777777" w:rsidR="00FA7615" w:rsidRDefault="00FA7615">
      <w:pPr>
        <w:spacing w:after="0" w:line="240" w:lineRule="auto"/>
      </w:pPr>
      <w:r>
        <w:continuationSeparator/>
      </w:r>
    </w:p>
  </w:footnote>
  <w:footnote w:type="continuationNotice" w:id="1">
    <w:p w14:paraId="74D70765" w14:textId="77777777" w:rsidR="00FA7615" w:rsidRDefault="00FA76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0310121" w14:paraId="5255DFD8" w14:textId="77777777" w:rsidTr="008A2053">
      <w:tc>
        <w:tcPr>
          <w:tcW w:w="3020" w:type="dxa"/>
        </w:tcPr>
        <w:p w14:paraId="40204E99" w14:textId="29786B76" w:rsidR="00310121" w:rsidRDefault="00310121" w:rsidP="008A2053">
          <w:pPr>
            <w:pStyle w:val="Header"/>
            <w:ind w:left="-115"/>
          </w:pPr>
        </w:p>
      </w:tc>
      <w:tc>
        <w:tcPr>
          <w:tcW w:w="3020" w:type="dxa"/>
        </w:tcPr>
        <w:p w14:paraId="1D722D5F" w14:textId="12906D29" w:rsidR="00310121" w:rsidRDefault="00310121" w:rsidP="008A2053">
          <w:pPr>
            <w:pStyle w:val="Header"/>
            <w:jc w:val="center"/>
          </w:pPr>
        </w:p>
      </w:tc>
      <w:tc>
        <w:tcPr>
          <w:tcW w:w="3020" w:type="dxa"/>
        </w:tcPr>
        <w:p w14:paraId="71AD7C31" w14:textId="0C51350D" w:rsidR="00310121" w:rsidRDefault="00310121" w:rsidP="008A2053">
          <w:pPr>
            <w:pStyle w:val="Header"/>
            <w:ind w:right="-115"/>
            <w:jc w:val="right"/>
          </w:pPr>
        </w:p>
      </w:tc>
    </w:tr>
  </w:tbl>
  <w:p w14:paraId="2B217848" w14:textId="6506A595" w:rsidR="00310121" w:rsidRDefault="00310121" w:rsidP="008A20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73C4"/>
    <w:multiLevelType w:val="hybridMultilevel"/>
    <w:tmpl w:val="EF2C00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B6E21F2"/>
    <w:multiLevelType w:val="multilevel"/>
    <w:tmpl w:val="FAC4C2D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106B88"/>
    <w:multiLevelType w:val="hybridMultilevel"/>
    <w:tmpl w:val="11C054EA"/>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1411FE0"/>
    <w:multiLevelType w:val="hybridMultilevel"/>
    <w:tmpl w:val="36DC1E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5D78A9"/>
    <w:multiLevelType w:val="hybridMultilevel"/>
    <w:tmpl w:val="6A747C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5435DE2"/>
    <w:multiLevelType w:val="hybridMultilevel"/>
    <w:tmpl w:val="74C29AF4"/>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2955FCC"/>
    <w:multiLevelType w:val="hybridMultilevel"/>
    <w:tmpl w:val="B268C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55B4304"/>
    <w:multiLevelType w:val="hybridMultilevel"/>
    <w:tmpl w:val="58A07BD0"/>
    <w:lvl w:ilvl="0" w:tplc="FFFFFFFF">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6B17EBD"/>
    <w:multiLevelType w:val="hybridMultilevel"/>
    <w:tmpl w:val="D58AA088"/>
    <w:lvl w:ilvl="0" w:tplc="078017F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A1C1DB4"/>
    <w:multiLevelType w:val="hybridMultilevel"/>
    <w:tmpl w:val="515CA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B07777D"/>
    <w:multiLevelType w:val="hybridMultilevel"/>
    <w:tmpl w:val="142ADED8"/>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2BCB410A"/>
    <w:multiLevelType w:val="multilevel"/>
    <w:tmpl w:val="06207382"/>
    <w:lvl w:ilvl="0">
      <w:start w:val="1"/>
      <w:numFmt w:val="decimal"/>
      <w:lvlText w:val="%1."/>
      <w:lvlJc w:val="left"/>
      <w:pPr>
        <w:ind w:left="720" w:hanging="360"/>
      </w:pPr>
      <w:rPr>
        <w:rFonts w:hint="default"/>
      </w:rPr>
    </w:lvl>
    <w:lvl w:ilvl="1">
      <w:start w:val="1"/>
      <w:numFmt w:val="decimal"/>
      <w:isLgl/>
      <w:lvlText w:val="%1.%2"/>
      <w:lvlJc w:val="left"/>
      <w:pPr>
        <w:ind w:left="643"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26759DE"/>
    <w:multiLevelType w:val="hybridMultilevel"/>
    <w:tmpl w:val="D1809BC4"/>
    <w:lvl w:ilvl="0" w:tplc="041D0001">
      <w:start w:val="1"/>
      <w:numFmt w:val="bullet"/>
      <w:lvlText w:val=""/>
      <w:lvlJc w:val="left"/>
      <w:pPr>
        <w:ind w:left="804" w:hanging="360"/>
      </w:pPr>
      <w:rPr>
        <w:rFonts w:ascii="Symbol" w:hAnsi="Symbol" w:hint="default"/>
      </w:rPr>
    </w:lvl>
    <w:lvl w:ilvl="1" w:tplc="041D0003" w:tentative="1">
      <w:start w:val="1"/>
      <w:numFmt w:val="bullet"/>
      <w:lvlText w:val="o"/>
      <w:lvlJc w:val="left"/>
      <w:pPr>
        <w:ind w:left="1524" w:hanging="360"/>
      </w:pPr>
      <w:rPr>
        <w:rFonts w:ascii="Courier New" w:hAnsi="Courier New" w:cs="Courier New" w:hint="default"/>
      </w:rPr>
    </w:lvl>
    <w:lvl w:ilvl="2" w:tplc="041D0005" w:tentative="1">
      <w:start w:val="1"/>
      <w:numFmt w:val="bullet"/>
      <w:lvlText w:val=""/>
      <w:lvlJc w:val="left"/>
      <w:pPr>
        <w:ind w:left="2244" w:hanging="360"/>
      </w:pPr>
      <w:rPr>
        <w:rFonts w:ascii="Wingdings" w:hAnsi="Wingdings" w:hint="default"/>
      </w:rPr>
    </w:lvl>
    <w:lvl w:ilvl="3" w:tplc="041D0001" w:tentative="1">
      <w:start w:val="1"/>
      <w:numFmt w:val="bullet"/>
      <w:lvlText w:val=""/>
      <w:lvlJc w:val="left"/>
      <w:pPr>
        <w:ind w:left="2964" w:hanging="360"/>
      </w:pPr>
      <w:rPr>
        <w:rFonts w:ascii="Symbol" w:hAnsi="Symbol" w:hint="default"/>
      </w:rPr>
    </w:lvl>
    <w:lvl w:ilvl="4" w:tplc="041D0003" w:tentative="1">
      <w:start w:val="1"/>
      <w:numFmt w:val="bullet"/>
      <w:lvlText w:val="o"/>
      <w:lvlJc w:val="left"/>
      <w:pPr>
        <w:ind w:left="3684" w:hanging="360"/>
      </w:pPr>
      <w:rPr>
        <w:rFonts w:ascii="Courier New" w:hAnsi="Courier New" w:cs="Courier New" w:hint="default"/>
      </w:rPr>
    </w:lvl>
    <w:lvl w:ilvl="5" w:tplc="041D0005" w:tentative="1">
      <w:start w:val="1"/>
      <w:numFmt w:val="bullet"/>
      <w:lvlText w:val=""/>
      <w:lvlJc w:val="left"/>
      <w:pPr>
        <w:ind w:left="4404" w:hanging="360"/>
      </w:pPr>
      <w:rPr>
        <w:rFonts w:ascii="Wingdings" w:hAnsi="Wingdings" w:hint="default"/>
      </w:rPr>
    </w:lvl>
    <w:lvl w:ilvl="6" w:tplc="041D0001" w:tentative="1">
      <w:start w:val="1"/>
      <w:numFmt w:val="bullet"/>
      <w:lvlText w:val=""/>
      <w:lvlJc w:val="left"/>
      <w:pPr>
        <w:ind w:left="5124" w:hanging="360"/>
      </w:pPr>
      <w:rPr>
        <w:rFonts w:ascii="Symbol" w:hAnsi="Symbol" w:hint="default"/>
      </w:rPr>
    </w:lvl>
    <w:lvl w:ilvl="7" w:tplc="041D0003" w:tentative="1">
      <w:start w:val="1"/>
      <w:numFmt w:val="bullet"/>
      <w:lvlText w:val="o"/>
      <w:lvlJc w:val="left"/>
      <w:pPr>
        <w:ind w:left="5844" w:hanging="360"/>
      </w:pPr>
      <w:rPr>
        <w:rFonts w:ascii="Courier New" w:hAnsi="Courier New" w:cs="Courier New" w:hint="default"/>
      </w:rPr>
    </w:lvl>
    <w:lvl w:ilvl="8" w:tplc="041D0005" w:tentative="1">
      <w:start w:val="1"/>
      <w:numFmt w:val="bullet"/>
      <w:lvlText w:val=""/>
      <w:lvlJc w:val="left"/>
      <w:pPr>
        <w:ind w:left="6564" w:hanging="360"/>
      </w:pPr>
      <w:rPr>
        <w:rFonts w:ascii="Wingdings" w:hAnsi="Wingdings" w:hint="default"/>
      </w:rPr>
    </w:lvl>
  </w:abstractNum>
  <w:abstractNum w:abstractNumId="13" w15:restartNumberingAfterBreak="0">
    <w:nsid w:val="337F431E"/>
    <w:multiLevelType w:val="hybridMultilevel"/>
    <w:tmpl w:val="890E5294"/>
    <w:lvl w:ilvl="0" w:tplc="5838F570">
      <w:start w:val="1"/>
      <w:numFmt w:val="decimal"/>
      <w:lvlText w:val="%1."/>
      <w:lvlJc w:val="left"/>
      <w:pPr>
        <w:ind w:left="643" w:hanging="360"/>
      </w:pPr>
      <w:rPr>
        <w:rFonts w:hint="default"/>
      </w:rPr>
    </w:lvl>
    <w:lvl w:ilvl="1" w:tplc="041D0019" w:tentative="1">
      <w:start w:val="1"/>
      <w:numFmt w:val="lowerLetter"/>
      <w:lvlText w:val="%2."/>
      <w:lvlJc w:val="left"/>
      <w:pPr>
        <w:ind w:left="1363" w:hanging="360"/>
      </w:pPr>
    </w:lvl>
    <w:lvl w:ilvl="2" w:tplc="041D001B" w:tentative="1">
      <w:start w:val="1"/>
      <w:numFmt w:val="lowerRoman"/>
      <w:lvlText w:val="%3."/>
      <w:lvlJc w:val="right"/>
      <w:pPr>
        <w:ind w:left="2083" w:hanging="180"/>
      </w:pPr>
    </w:lvl>
    <w:lvl w:ilvl="3" w:tplc="041D000F" w:tentative="1">
      <w:start w:val="1"/>
      <w:numFmt w:val="decimal"/>
      <w:lvlText w:val="%4."/>
      <w:lvlJc w:val="left"/>
      <w:pPr>
        <w:ind w:left="2803" w:hanging="360"/>
      </w:pPr>
    </w:lvl>
    <w:lvl w:ilvl="4" w:tplc="041D0019" w:tentative="1">
      <w:start w:val="1"/>
      <w:numFmt w:val="lowerLetter"/>
      <w:lvlText w:val="%5."/>
      <w:lvlJc w:val="left"/>
      <w:pPr>
        <w:ind w:left="3523" w:hanging="360"/>
      </w:pPr>
    </w:lvl>
    <w:lvl w:ilvl="5" w:tplc="041D001B" w:tentative="1">
      <w:start w:val="1"/>
      <w:numFmt w:val="lowerRoman"/>
      <w:lvlText w:val="%6."/>
      <w:lvlJc w:val="right"/>
      <w:pPr>
        <w:ind w:left="4243" w:hanging="180"/>
      </w:pPr>
    </w:lvl>
    <w:lvl w:ilvl="6" w:tplc="041D000F" w:tentative="1">
      <w:start w:val="1"/>
      <w:numFmt w:val="decimal"/>
      <w:lvlText w:val="%7."/>
      <w:lvlJc w:val="left"/>
      <w:pPr>
        <w:ind w:left="4963" w:hanging="360"/>
      </w:pPr>
    </w:lvl>
    <w:lvl w:ilvl="7" w:tplc="041D0019" w:tentative="1">
      <w:start w:val="1"/>
      <w:numFmt w:val="lowerLetter"/>
      <w:lvlText w:val="%8."/>
      <w:lvlJc w:val="left"/>
      <w:pPr>
        <w:ind w:left="5683" w:hanging="360"/>
      </w:pPr>
    </w:lvl>
    <w:lvl w:ilvl="8" w:tplc="041D001B" w:tentative="1">
      <w:start w:val="1"/>
      <w:numFmt w:val="lowerRoman"/>
      <w:lvlText w:val="%9."/>
      <w:lvlJc w:val="right"/>
      <w:pPr>
        <w:ind w:left="6403" w:hanging="180"/>
      </w:pPr>
    </w:lvl>
  </w:abstractNum>
  <w:abstractNum w:abstractNumId="14" w15:restartNumberingAfterBreak="0">
    <w:nsid w:val="33ED4299"/>
    <w:multiLevelType w:val="hybridMultilevel"/>
    <w:tmpl w:val="5364B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4C23F8F"/>
    <w:multiLevelType w:val="hybridMultilevel"/>
    <w:tmpl w:val="48FA26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E4113EA"/>
    <w:multiLevelType w:val="hybridMultilevel"/>
    <w:tmpl w:val="DD3E10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3F346056"/>
    <w:multiLevelType w:val="hybridMultilevel"/>
    <w:tmpl w:val="17568E12"/>
    <w:lvl w:ilvl="0" w:tplc="DE561FD0">
      <w:start w:val="1"/>
      <w:numFmt w:val="bullet"/>
      <w:lvlText w:val=""/>
      <w:lvlJc w:val="left"/>
      <w:pPr>
        <w:ind w:left="720" w:hanging="360"/>
      </w:pPr>
      <w:rPr>
        <w:rFonts w:ascii="Symbol" w:hAnsi="Symbol" w:hint="default"/>
      </w:rPr>
    </w:lvl>
    <w:lvl w:ilvl="1" w:tplc="E5F23570">
      <w:start w:val="1"/>
      <w:numFmt w:val="bullet"/>
      <w:lvlText w:val="o"/>
      <w:lvlJc w:val="left"/>
      <w:pPr>
        <w:ind w:left="1440" w:hanging="360"/>
      </w:pPr>
      <w:rPr>
        <w:rFonts w:ascii="Courier New" w:hAnsi="Courier New" w:hint="default"/>
      </w:rPr>
    </w:lvl>
    <w:lvl w:ilvl="2" w:tplc="7F9E6F5C">
      <w:start w:val="1"/>
      <w:numFmt w:val="bullet"/>
      <w:lvlText w:val=""/>
      <w:lvlJc w:val="left"/>
      <w:pPr>
        <w:ind w:left="2160" w:hanging="360"/>
      </w:pPr>
      <w:rPr>
        <w:rFonts w:ascii="Wingdings" w:hAnsi="Wingdings" w:hint="default"/>
      </w:rPr>
    </w:lvl>
    <w:lvl w:ilvl="3" w:tplc="BBCABBDA">
      <w:start w:val="1"/>
      <w:numFmt w:val="bullet"/>
      <w:lvlText w:val=""/>
      <w:lvlJc w:val="left"/>
      <w:pPr>
        <w:ind w:left="2880" w:hanging="360"/>
      </w:pPr>
      <w:rPr>
        <w:rFonts w:ascii="Symbol" w:hAnsi="Symbol" w:hint="default"/>
      </w:rPr>
    </w:lvl>
    <w:lvl w:ilvl="4" w:tplc="1AD498D8">
      <w:start w:val="1"/>
      <w:numFmt w:val="bullet"/>
      <w:lvlText w:val="o"/>
      <w:lvlJc w:val="left"/>
      <w:pPr>
        <w:ind w:left="3600" w:hanging="360"/>
      </w:pPr>
      <w:rPr>
        <w:rFonts w:ascii="Courier New" w:hAnsi="Courier New" w:hint="default"/>
      </w:rPr>
    </w:lvl>
    <w:lvl w:ilvl="5" w:tplc="FD30D6A8">
      <w:start w:val="1"/>
      <w:numFmt w:val="bullet"/>
      <w:lvlText w:val=""/>
      <w:lvlJc w:val="left"/>
      <w:pPr>
        <w:ind w:left="4320" w:hanging="360"/>
      </w:pPr>
      <w:rPr>
        <w:rFonts w:ascii="Wingdings" w:hAnsi="Wingdings" w:hint="default"/>
      </w:rPr>
    </w:lvl>
    <w:lvl w:ilvl="6" w:tplc="926E1E12">
      <w:start w:val="1"/>
      <w:numFmt w:val="bullet"/>
      <w:lvlText w:val=""/>
      <w:lvlJc w:val="left"/>
      <w:pPr>
        <w:ind w:left="5040" w:hanging="360"/>
      </w:pPr>
      <w:rPr>
        <w:rFonts w:ascii="Symbol" w:hAnsi="Symbol" w:hint="default"/>
      </w:rPr>
    </w:lvl>
    <w:lvl w:ilvl="7" w:tplc="F6DCE02A">
      <w:start w:val="1"/>
      <w:numFmt w:val="bullet"/>
      <w:lvlText w:val="o"/>
      <w:lvlJc w:val="left"/>
      <w:pPr>
        <w:ind w:left="5760" w:hanging="360"/>
      </w:pPr>
      <w:rPr>
        <w:rFonts w:ascii="Courier New" w:hAnsi="Courier New" w:hint="default"/>
      </w:rPr>
    </w:lvl>
    <w:lvl w:ilvl="8" w:tplc="2806E1F2">
      <w:start w:val="1"/>
      <w:numFmt w:val="bullet"/>
      <w:lvlText w:val=""/>
      <w:lvlJc w:val="left"/>
      <w:pPr>
        <w:ind w:left="6480" w:hanging="360"/>
      </w:pPr>
      <w:rPr>
        <w:rFonts w:ascii="Wingdings" w:hAnsi="Wingdings" w:hint="default"/>
      </w:rPr>
    </w:lvl>
  </w:abstractNum>
  <w:abstractNum w:abstractNumId="18" w15:restartNumberingAfterBreak="0">
    <w:nsid w:val="3FBF4DEA"/>
    <w:multiLevelType w:val="hybridMultilevel"/>
    <w:tmpl w:val="92AC79F2"/>
    <w:lvl w:ilvl="0" w:tplc="B7D60070">
      <w:start w:val="1"/>
      <w:numFmt w:val="bullet"/>
      <w:lvlText w:val="·"/>
      <w:lvlJc w:val="left"/>
      <w:pPr>
        <w:ind w:left="720" w:hanging="360"/>
      </w:pPr>
      <w:rPr>
        <w:rFonts w:ascii="Symbol" w:hAnsi="Symbol" w:hint="default"/>
      </w:rPr>
    </w:lvl>
    <w:lvl w:ilvl="1" w:tplc="100CDA52">
      <w:start w:val="1"/>
      <w:numFmt w:val="bullet"/>
      <w:lvlText w:val="o"/>
      <w:lvlJc w:val="left"/>
      <w:pPr>
        <w:ind w:left="1440" w:hanging="360"/>
      </w:pPr>
      <w:rPr>
        <w:rFonts w:ascii="Courier New" w:hAnsi="Courier New" w:hint="default"/>
      </w:rPr>
    </w:lvl>
    <w:lvl w:ilvl="2" w:tplc="22149C54">
      <w:start w:val="1"/>
      <w:numFmt w:val="bullet"/>
      <w:lvlText w:val=""/>
      <w:lvlJc w:val="left"/>
      <w:pPr>
        <w:ind w:left="2160" w:hanging="360"/>
      </w:pPr>
      <w:rPr>
        <w:rFonts w:ascii="Wingdings" w:hAnsi="Wingdings" w:hint="default"/>
      </w:rPr>
    </w:lvl>
    <w:lvl w:ilvl="3" w:tplc="D250FD2E">
      <w:start w:val="1"/>
      <w:numFmt w:val="bullet"/>
      <w:lvlText w:val=""/>
      <w:lvlJc w:val="left"/>
      <w:pPr>
        <w:ind w:left="2880" w:hanging="360"/>
      </w:pPr>
      <w:rPr>
        <w:rFonts w:ascii="Symbol" w:hAnsi="Symbol" w:hint="default"/>
      </w:rPr>
    </w:lvl>
    <w:lvl w:ilvl="4" w:tplc="86ACE4DE">
      <w:start w:val="1"/>
      <w:numFmt w:val="bullet"/>
      <w:lvlText w:val="o"/>
      <w:lvlJc w:val="left"/>
      <w:pPr>
        <w:ind w:left="3600" w:hanging="360"/>
      </w:pPr>
      <w:rPr>
        <w:rFonts w:ascii="Courier New" w:hAnsi="Courier New" w:hint="default"/>
      </w:rPr>
    </w:lvl>
    <w:lvl w:ilvl="5" w:tplc="D56412B2">
      <w:start w:val="1"/>
      <w:numFmt w:val="bullet"/>
      <w:lvlText w:val=""/>
      <w:lvlJc w:val="left"/>
      <w:pPr>
        <w:ind w:left="4320" w:hanging="360"/>
      </w:pPr>
      <w:rPr>
        <w:rFonts w:ascii="Wingdings" w:hAnsi="Wingdings" w:hint="default"/>
      </w:rPr>
    </w:lvl>
    <w:lvl w:ilvl="6" w:tplc="98AA1A9E">
      <w:start w:val="1"/>
      <w:numFmt w:val="bullet"/>
      <w:lvlText w:val=""/>
      <w:lvlJc w:val="left"/>
      <w:pPr>
        <w:ind w:left="5040" w:hanging="360"/>
      </w:pPr>
      <w:rPr>
        <w:rFonts w:ascii="Symbol" w:hAnsi="Symbol" w:hint="default"/>
      </w:rPr>
    </w:lvl>
    <w:lvl w:ilvl="7" w:tplc="67046E82">
      <w:start w:val="1"/>
      <w:numFmt w:val="bullet"/>
      <w:lvlText w:val="o"/>
      <w:lvlJc w:val="left"/>
      <w:pPr>
        <w:ind w:left="5760" w:hanging="360"/>
      </w:pPr>
      <w:rPr>
        <w:rFonts w:ascii="Courier New" w:hAnsi="Courier New" w:hint="default"/>
      </w:rPr>
    </w:lvl>
    <w:lvl w:ilvl="8" w:tplc="D83C2A00">
      <w:start w:val="1"/>
      <w:numFmt w:val="bullet"/>
      <w:lvlText w:val=""/>
      <w:lvlJc w:val="left"/>
      <w:pPr>
        <w:ind w:left="6480" w:hanging="360"/>
      </w:pPr>
      <w:rPr>
        <w:rFonts w:ascii="Wingdings" w:hAnsi="Wingdings" w:hint="default"/>
      </w:rPr>
    </w:lvl>
  </w:abstractNum>
  <w:abstractNum w:abstractNumId="19" w15:restartNumberingAfterBreak="0">
    <w:nsid w:val="43E44A36"/>
    <w:multiLevelType w:val="hybridMultilevel"/>
    <w:tmpl w:val="B0F64EC2"/>
    <w:lvl w:ilvl="0" w:tplc="E8744C56">
      <w:start w:val="1"/>
      <w:numFmt w:val="bullet"/>
      <w:lvlText w:val=""/>
      <w:lvlJc w:val="left"/>
      <w:pPr>
        <w:ind w:left="720" w:hanging="360"/>
      </w:pPr>
      <w:rPr>
        <w:rFonts w:ascii="Symbol" w:hAnsi="Symbol" w:hint="default"/>
        <w:lang w:val="sv-SE"/>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C4232B0"/>
    <w:multiLevelType w:val="hybridMultilevel"/>
    <w:tmpl w:val="B15817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D1C6306"/>
    <w:multiLevelType w:val="hybridMultilevel"/>
    <w:tmpl w:val="2D242C84"/>
    <w:lvl w:ilvl="0" w:tplc="19E26252">
      <w:start w:val="1"/>
      <w:numFmt w:val="decimal"/>
      <w:lvlText w:val="%1."/>
      <w:lvlJc w:val="left"/>
      <w:pPr>
        <w:ind w:left="720" w:hanging="360"/>
      </w:pPr>
    </w:lvl>
    <w:lvl w:ilvl="1" w:tplc="79A09508">
      <w:start w:val="1"/>
      <w:numFmt w:val="lowerLetter"/>
      <w:lvlText w:val="%2."/>
      <w:lvlJc w:val="left"/>
      <w:pPr>
        <w:ind w:left="1440" w:hanging="360"/>
      </w:pPr>
    </w:lvl>
    <w:lvl w:ilvl="2" w:tplc="E06401B6">
      <w:start w:val="1"/>
      <w:numFmt w:val="lowerRoman"/>
      <w:lvlText w:val="%3."/>
      <w:lvlJc w:val="right"/>
      <w:pPr>
        <w:ind w:left="2160" w:hanging="180"/>
      </w:pPr>
    </w:lvl>
    <w:lvl w:ilvl="3" w:tplc="1E98F498">
      <w:start w:val="1"/>
      <w:numFmt w:val="decimal"/>
      <w:lvlText w:val="%4."/>
      <w:lvlJc w:val="left"/>
      <w:pPr>
        <w:ind w:left="2880" w:hanging="360"/>
      </w:pPr>
    </w:lvl>
    <w:lvl w:ilvl="4" w:tplc="F872F50C">
      <w:start w:val="1"/>
      <w:numFmt w:val="lowerLetter"/>
      <w:lvlText w:val="%5."/>
      <w:lvlJc w:val="left"/>
      <w:pPr>
        <w:ind w:left="3600" w:hanging="360"/>
      </w:pPr>
    </w:lvl>
    <w:lvl w:ilvl="5" w:tplc="918C3082">
      <w:start w:val="1"/>
      <w:numFmt w:val="lowerRoman"/>
      <w:lvlText w:val="%6."/>
      <w:lvlJc w:val="right"/>
      <w:pPr>
        <w:ind w:left="4320" w:hanging="180"/>
      </w:pPr>
    </w:lvl>
    <w:lvl w:ilvl="6" w:tplc="74208FE0">
      <w:start w:val="1"/>
      <w:numFmt w:val="decimal"/>
      <w:lvlText w:val="%7."/>
      <w:lvlJc w:val="left"/>
      <w:pPr>
        <w:ind w:left="5040" w:hanging="360"/>
      </w:pPr>
    </w:lvl>
    <w:lvl w:ilvl="7" w:tplc="1A7EB840">
      <w:start w:val="1"/>
      <w:numFmt w:val="lowerLetter"/>
      <w:lvlText w:val="%8."/>
      <w:lvlJc w:val="left"/>
      <w:pPr>
        <w:ind w:left="5760" w:hanging="360"/>
      </w:pPr>
    </w:lvl>
    <w:lvl w:ilvl="8" w:tplc="EF28766E">
      <w:start w:val="1"/>
      <w:numFmt w:val="lowerRoman"/>
      <w:lvlText w:val="%9."/>
      <w:lvlJc w:val="right"/>
      <w:pPr>
        <w:ind w:left="6480" w:hanging="180"/>
      </w:pPr>
    </w:lvl>
  </w:abstractNum>
  <w:abstractNum w:abstractNumId="22" w15:restartNumberingAfterBreak="0">
    <w:nsid w:val="62BD271F"/>
    <w:multiLevelType w:val="hybridMultilevel"/>
    <w:tmpl w:val="0180CE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7114AE7"/>
    <w:multiLevelType w:val="hybridMultilevel"/>
    <w:tmpl w:val="72C4356A"/>
    <w:lvl w:ilvl="0" w:tplc="ABDED2DA">
      <w:start w:val="4"/>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96B6CF2"/>
    <w:multiLevelType w:val="hybridMultilevel"/>
    <w:tmpl w:val="8A86B6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9F40C54"/>
    <w:multiLevelType w:val="hybridMultilevel"/>
    <w:tmpl w:val="6B3C4F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64D3A8F"/>
    <w:multiLevelType w:val="hybridMultilevel"/>
    <w:tmpl w:val="8CFAF6B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76A279AC"/>
    <w:multiLevelType w:val="hybridMultilevel"/>
    <w:tmpl w:val="09B4A7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337584805">
    <w:abstractNumId w:val="21"/>
  </w:num>
  <w:num w:numId="2" w16cid:durableId="462502900">
    <w:abstractNumId w:val="18"/>
  </w:num>
  <w:num w:numId="3" w16cid:durableId="652178774">
    <w:abstractNumId w:val="17"/>
  </w:num>
  <w:num w:numId="4" w16cid:durableId="1699551908">
    <w:abstractNumId w:val="11"/>
  </w:num>
  <w:num w:numId="5" w16cid:durableId="1566254264">
    <w:abstractNumId w:val="13"/>
  </w:num>
  <w:num w:numId="6" w16cid:durableId="295985401">
    <w:abstractNumId w:val="24"/>
  </w:num>
  <w:num w:numId="7" w16cid:durableId="1534727869">
    <w:abstractNumId w:val="1"/>
  </w:num>
  <w:num w:numId="8" w16cid:durableId="1324895119">
    <w:abstractNumId w:val="26"/>
  </w:num>
  <w:num w:numId="9" w16cid:durableId="1026564491">
    <w:abstractNumId w:val="9"/>
  </w:num>
  <w:num w:numId="10" w16cid:durableId="550580738">
    <w:abstractNumId w:val="22"/>
  </w:num>
  <w:num w:numId="11" w16cid:durableId="520894974">
    <w:abstractNumId w:val="7"/>
  </w:num>
  <w:num w:numId="12" w16cid:durableId="1794668681">
    <w:abstractNumId w:val="2"/>
  </w:num>
  <w:num w:numId="13" w16cid:durableId="1880237544">
    <w:abstractNumId w:val="15"/>
  </w:num>
  <w:num w:numId="14" w16cid:durableId="1748650718">
    <w:abstractNumId w:val="5"/>
  </w:num>
  <w:num w:numId="15" w16cid:durableId="1505239264">
    <w:abstractNumId w:val="8"/>
  </w:num>
  <w:num w:numId="16" w16cid:durableId="721175191">
    <w:abstractNumId w:val="0"/>
  </w:num>
  <w:num w:numId="17" w16cid:durableId="1201750264">
    <w:abstractNumId w:val="25"/>
  </w:num>
  <w:num w:numId="18" w16cid:durableId="1371610213">
    <w:abstractNumId w:val="6"/>
  </w:num>
  <w:num w:numId="19" w16cid:durableId="456029790">
    <w:abstractNumId w:val="3"/>
  </w:num>
  <w:num w:numId="20" w16cid:durableId="1687370275">
    <w:abstractNumId w:val="4"/>
  </w:num>
  <w:num w:numId="21" w16cid:durableId="1472675485">
    <w:abstractNumId w:val="27"/>
  </w:num>
  <w:num w:numId="22" w16cid:durableId="1320815309">
    <w:abstractNumId w:val="14"/>
  </w:num>
  <w:num w:numId="23" w16cid:durableId="408966080">
    <w:abstractNumId w:val="23"/>
  </w:num>
  <w:num w:numId="24" w16cid:durableId="889072714">
    <w:abstractNumId w:val="20"/>
  </w:num>
  <w:num w:numId="25" w16cid:durableId="829980080">
    <w:abstractNumId w:val="12"/>
  </w:num>
  <w:num w:numId="26" w16cid:durableId="1684937346">
    <w:abstractNumId w:val="19"/>
  </w:num>
  <w:num w:numId="27" w16cid:durableId="1526944967">
    <w:abstractNumId w:val="16"/>
  </w:num>
  <w:num w:numId="28" w16cid:durableId="212653834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otta Rydhmer">
    <w15:presenceInfo w15:providerId="AD" w15:userId="S::lotta.rydhmer@slu.se::ca8bf75a-b0f8-4d4e-8a2d-af8efd798318"/>
  </w15:person>
  <w15:person w15:author="Elin Röös">
    <w15:presenceInfo w15:providerId="AD" w15:userId="S::elin.roos@slu.se::cba22b96-ba66-4a82-a248-f4a722382aed"/>
  </w15:person>
  <w15:person w15:author="Gästanvändare">
    <w15:presenceInfo w15:providerId="AD" w15:userId="S::urn:spo:anon#791900514c40639a267a6d074c208be943fe08b851cafe87991ab2b02f1b32ed::"/>
  </w15:person>
  <w15:person w15:author="Lotta Rydhmer [2]">
    <w15:presenceInfo w15:providerId="AD" w15:userId="S-1-5-21-1060284298-1343024091-682003330-477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Animal Scienc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zr0wdev6swxsae0fs7v9r5qsd9v5fzvx090&quot;&gt;Elin Roos EndNote Library Copy&lt;record-ids&gt;&lt;item&gt;367&lt;/item&gt;&lt;item&gt;403&lt;/item&gt;&lt;item&gt;419&lt;/item&gt;&lt;item&gt;576&lt;/item&gt;&lt;item&gt;581&lt;/item&gt;&lt;item&gt;670&lt;/item&gt;&lt;item&gt;703&lt;/item&gt;&lt;item&gt;865&lt;/item&gt;&lt;item&gt;1063&lt;/item&gt;&lt;item&gt;1064&lt;/item&gt;&lt;item&gt;1086&lt;/item&gt;&lt;item&gt;1135&lt;/item&gt;&lt;item&gt;1136&lt;/item&gt;&lt;item&gt;1137&lt;/item&gt;&lt;item&gt;1138&lt;/item&gt;&lt;item&gt;1139&lt;/item&gt;&lt;item&gt;1140&lt;/item&gt;&lt;item&gt;1142&lt;/item&gt;&lt;item&gt;1144&lt;/item&gt;&lt;item&gt;1145&lt;/item&gt;&lt;item&gt;1146&lt;/item&gt;&lt;item&gt;1147&lt;/item&gt;&lt;item&gt;1151&lt;/item&gt;&lt;item&gt;1152&lt;/item&gt;&lt;item&gt;1153&lt;/item&gt;&lt;item&gt;1154&lt;/item&gt;&lt;item&gt;1155&lt;/item&gt;&lt;item&gt;1175&lt;/item&gt;&lt;item&gt;1176&lt;/item&gt;&lt;item&gt;1181&lt;/item&gt;&lt;item&gt;1182&lt;/item&gt;&lt;item&gt;1183&lt;/item&gt;&lt;item&gt;1184&lt;/item&gt;&lt;item&gt;1185&lt;/item&gt;&lt;item&gt;1186&lt;/item&gt;&lt;item&gt;1187&lt;/item&gt;&lt;item&gt;1188&lt;/item&gt;&lt;item&gt;1189&lt;/item&gt;&lt;item&gt;1190&lt;/item&gt;&lt;item&gt;1191&lt;/item&gt;&lt;item&gt;1192&lt;/item&gt;&lt;item&gt;1193&lt;/item&gt;&lt;item&gt;1194&lt;/item&gt;&lt;item&gt;1195&lt;/item&gt;&lt;item&gt;1196&lt;/item&gt;&lt;item&gt;1197&lt;/item&gt;&lt;/record-ids&gt;&lt;/item&gt;&lt;/Libraries&gt;"/>
  </w:docVars>
  <w:rsids>
    <w:rsidRoot w:val="00ED7403"/>
    <w:rsid w:val="000002E3"/>
    <w:rsid w:val="0000167A"/>
    <w:rsid w:val="000068C0"/>
    <w:rsid w:val="000069CC"/>
    <w:rsid w:val="00007316"/>
    <w:rsid w:val="000074F7"/>
    <w:rsid w:val="0000EB69"/>
    <w:rsid w:val="00011D2F"/>
    <w:rsid w:val="0001265A"/>
    <w:rsid w:val="0001295F"/>
    <w:rsid w:val="00012EAE"/>
    <w:rsid w:val="00013309"/>
    <w:rsid w:val="00014F87"/>
    <w:rsid w:val="000159F6"/>
    <w:rsid w:val="00016A77"/>
    <w:rsid w:val="00017C07"/>
    <w:rsid w:val="00020246"/>
    <w:rsid w:val="00020A8D"/>
    <w:rsid w:val="00020B83"/>
    <w:rsid w:val="000217F8"/>
    <w:rsid w:val="00021AA3"/>
    <w:rsid w:val="00021CFB"/>
    <w:rsid w:val="00023E1A"/>
    <w:rsid w:val="00024AAE"/>
    <w:rsid w:val="00024F9E"/>
    <w:rsid w:val="000268B6"/>
    <w:rsid w:val="00032B60"/>
    <w:rsid w:val="00032E1C"/>
    <w:rsid w:val="00033214"/>
    <w:rsid w:val="00034305"/>
    <w:rsid w:val="00034CE2"/>
    <w:rsid w:val="0003559B"/>
    <w:rsid w:val="000371F7"/>
    <w:rsid w:val="0003797D"/>
    <w:rsid w:val="00037CE4"/>
    <w:rsid w:val="00037EC6"/>
    <w:rsid w:val="00041068"/>
    <w:rsid w:val="00042033"/>
    <w:rsid w:val="000438BC"/>
    <w:rsid w:val="00043D02"/>
    <w:rsid w:val="0004524F"/>
    <w:rsid w:val="00046A39"/>
    <w:rsid w:val="000470A1"/>
    <w:rsid w:val="000502B5"/>
    <w:rsid w:val="0005417E"/>
    <w:rsid w:val="000555C1"/>
    <w:rsid w:val="00056DC0"/>
    <w:rsid w:val="0005703B"/>
    <w:rsid w:val="00064CE4"/>
    <w:rsid w:val="00065371"/>
    <w:rsid w:val="00065431"/>
    <w:rsid w:val="0006664B"/>
    <w:rsid w:val="00066C76"/>
    <w:rsid w:val="00067917"/>
    <w:rsid w:val="00071131"/>
    <w:rsid w:val="000731FA"/>
    <w:rsid w:val="00076275"/>
    <w:rsid w:val="0007634F"/>
    <w:rsid w:val="000775AB"/>
    <w:rsid w:val="00082DA3"/>
    <w:rsid w:val="00083157"/>
    <w:rsid w:val="00084B9A"/>
    <w:rsid w:val="00085AF1"/>
    <w:rsid w:val="00087702"/>
    <w:rsid w:val="0009204B"/>
    <w:rsid w:val="000922BE"/>
    <w:rsid w:val="00093676"/>
    <w:rsid w:val="00095B87"/>
    <w:rsid w:val="000A144D"/>
    <w:rsid w:val="000A2024"/>
    <w:rsid w:val="000A23B3"/>
    <w:rsid w:val="000A2975"/>
    <w:rsid w:val="000A3FFD"/>
    <w:rsid w:val="000A45D2"/>
    <w:rsid w:val="000A5146"/>
    <w:rsid w:val="000A584B"/>
    <w:rsid w:val="000A644D"/>
    <w:rsid w:val="000B093A"/>
    <w:rsid w:val="000B0D6F"/>
    <w:rsid w:val="000B2152"/>
    <w:rsid w:val="000B2AB7"/>
    <w:rsid w:val="000B40F6"/>
    <w:rsid w:val="000B4224"/>
    <w:rsid w:val="000B5BE0"/>
    <w:rsid w:val="000B7A23"/>
    <w:rsid w:val="000B7D86"/>
    <w:rsid w:val="000B7E39"/>
    <w:rsid w:val="000C07AB"/>
    <w:rsid w:val="000C2E2F"/>
    <w:rsid w:val="000C4197"/>
    <w:rsid w:val="000C470F"/>
    <w:rsid w:val="000C579E"/>
    <w:rsid w:val="000C5A68"/>
    <w:rsid w:val="000C661F"/>
    <w:rsid w:val="000D092A"/>
    <w:rsid w:val="000D1AEB"/>
    <w:rsid w:val="000D2D2C"/>
    <w:rsid w:val="000D34C5"/>
    <w:rsid w:val="000D36E1"/>
    <w:rsid w:val="000D37AF"/>
    <w:rsid w:val="000D4AFE"/>
    <w:rsid w:val="000D5F29"/>
    <w:rsid w:val="000D62EB"/>
    <w:rsid w:val="000D654C"/>
    <w:rsid w:val="000D6EE6"/>
    <w:rsid w:val="000D7620"/>
    <w:rsid w:val="000D7C7F"/>
    <w:rsid w:val="000E1969"/>
    <w:rsid w:val="000E2C8E"/>
    <w:rsid w:val="000E2D94"/>
    <w:rsid w:val="000E3E16"/>
    <w:rsid w:val="000E4062"/>
    <w:rsid w:val="000E4981"/>
    <w:rsid w:val="000E4DCA"/>
    <w:rsid w:val="000E5781"/>
    <w:rsid w:val="000E5FBE"/>
    <w:rsid w:val="000E6034"/>
    <w:rsid w:val="000E790F"/>
    <w:rsid w:val="000F1853"/>
    <w:rsid w:val="000F1E45"/>
    <w:rsid w:val="000F3D0F"/>
    <w:rsid w:val="000F3E18"/>
    <w:rsid w:val="000F482E"/>
    <w:rsid w:val="000F4A58"/>
    <w:rsid w:val="000F54E1"/>
    <w:rsid w:val="000F5A99"/>
    <w:rsid w:val="000F5B7E"/>
    <w:rsid w:val="000F6784"/>
    <w:rsid w:val="00100F4E"/>
    <w:rsid w:val="001011B1"/>
    <w:rsid w:val="001011F0"/>
    <w:rsid w:val="00101373"/>
    <w:rsid w:val="001018BE"/>
    <w:rsid w:val="00101BC0"/>
    <w:rsid w:val="00101DE4"/>
    <w:rsid w:val="001027C2"/>
    <w:rsid w:val="00102E52"/>
    <w:rsid w:val="00103DCE"/>
    <w:rsid w:val="00106D8D"/>
    <w:rsid w:val="001104DF"/>
    <w:rsid w:val="0011384F"/>
    <w:rsid w:val="00113E21"/>
    <w:rsid w:val="0011589D"/>
    <w:rsid w:val="0011641D"/>
    <w:rsid w:val="001172F0"/>
    <w:rsid w:val="00120940"/>
    <w:rsid w:val="0012207B"/>
    <w:rsid w:val="00122A7D"/>
    <w:rsid w:val="00123D80"/>
    <w:rsid w:val="00124107"/>
    <w:rsid w:val="00124154"/>
    <w:rsid w:val="00124876"/>
    <w:rsid w:val="00124D0D"/>
    <w:rsid w:val="001265C9"/>
    <w:rsid w:val="0013032C"/>
    <w:rsid w:val="00131423"/>
    <w:rsid w:val="00131678"/>
    <w:rsid w:val="00132201"/>
    <w:rsid w:val="0013382F"/>
    <w:rsid w:val="001342C7"/>
    <w:rsid w:val="00140E68"/>
    <w:rsid w:val="00141A73"/>
    <w:rsid w:val="00142C39"/>
    <w:rsid w:val="001437E2"/>
    <w:rsid w:val="0014590F"/>
    <w:rsid w:val="00145F19"/>
    <w:rsid w:val="00146FC0"/>
    <w:rsid w:val="00147674"/>
    <w:rsid w:val="00147E02"/>
    <w:rsid w:val="001506BF"/>
    <w:rsid w:val="001507BB"/>
    <w:rsid w:val="001507F4"/>
    <w:rsid w:val="0015084D"/>
    <w:rsid w:val="00151256"/>
    <w:rsid w:val="00152ACD"/>
    <w:rsid w:val="00152E05"/>
    <w:rsid w:val="00153389"/>
    <w:rsid w:val="00153661"/>
    <w:rsid w:val="001537C1"/>
    <w:rsid w:val="00153C91"/>
    <w:rsid w:val="001547CB"/>
    <w:rsid w:val="00154B2E"/>
    <w:rsid w:val="00156035"/>
    <w:rsid w:val="00156B2E"/>
    <w:rsid w:val="00157643"/>
    <w:rsid w:val="00160835"/>
    <w:rsid w:val="00160AFD"/>
    <w:rsid w:val="00161F12"/>
    <w:rsid w:val="001626C4"/>
    <w:rsid w:val="0016337F"/>
    <w:rsid w:val="001673CA"/>
    <w:rsid w:val="0017067D"/>
    <w:rsid w:val="00170ABE"/>
    <w:rsid w:val="0017206F"/>
    <w:rsid w:val="00172B07"/>
    <w:rsid w:val="00174725"/>
    <w:rsid w:val="00175200"/>
    <w:rsid w:val="00176076"/>
    <w:rsid w:val="00176B39"/>
    <w:rsid w:val="00177374"/>
    <w:rsid w:val="00177AC1"/>
    <w:rsid w:val="00181979"/>
    <w:rsid w:val="0018602E"/>
    <w:rsid w:val="0018746D"/>
    <w:rsid w:val="00187819"/>
    <w:rsid w:val="00190662"/>
    <w:rsid w:val="00190D5D"/>
    <w:rsid w:val="00190F1C"/>
    <w:rsid w:val="00191034"/>
    <w:rsid w:val="00191B32"/>
    <w:rsid w:val="00191BA3"/>
    <w:rsid w:val="00192283"/>
    <w:rsid w:val="00192ECD"/>
    <w:rsid w:val="0019337B"/>
    <w:rsid w:val="00193E2B"/>
    <w:rsid w:val="00193FAA"/>
    <w:rsid w:val="00194F06"/>
    <w:rsid w:val="00195DAC"/>
    <w:rsid w:val="00195F46"/>
    <w:rsid w:val="001964BA"/>
    <w:rsid w:val="001964EC"/>
    <w:rsid w:val="00196AAE"/>
    <w:rsid w:val="00196DAA"/>
    <w:rsid w:val="00197FCA"/>
    <w:rsid w:val="001A1EF2"/>
    <w:rsid w:val="001A32C2"/>
    <w:rsid w:val="001A3B50"/>
    <w:rsid w:val="001A497E"/>
    <w:rsid w:val="001A4A51"/>
    <w:rsid w:val="001A6D61"/>
    <w:rsid w:val="001A7EA6"/>
    <w:rsid w:val="001B29CE"/>
    <w:rsid w:val="001B36A4"/>
    <w:rsid w:val="001B37E4"/>
    <w:rsid w:val="001B3AE5"/>
    <w:rsid w:val="001B4CE7"/>
    <w:rsid w:val="001B4E53"/>
    <w:rsid w:val="001B5D16"/>
    <w:rsid w:val="001B5EA3"/>
    <w:rsid w:val="001B7559"/>
    <w:rsid w:val="001B78D0"/>
    <w:rsid w:val="001C015A"/>
    <w:rsid w:val="001C041F"/>
    <w:rsid w:val="001C0DBB"/>
    <w:rsid w:val="001C41F4"/>
    <w:rsid w:val="001C5B28"/>
    <w:rsid w:val="001C7EBB"/>
    <w:rsid w:val="001D18F2"/>
    <w:rsid w:val="001D3242"/>
    <w:rsid w:val="001D445C"/>
    <w:rsid w:val="001D4766"/>
    <w:rsid w:val="001D5027"/>
    <w:rsid w:val="001D55B7"/>
    <w:rsid w:val="001D5E2F"/>
    <w:rsid w:val="001E02F5"/>
    <w:rsid w:val="001E0EC7"/>
    <w:rsid w:val="001E2239"/>
    <w:rsid w:val="001E45F4"/>
    <w:rsid w:val="001E5102"/>
    <w:rsid w:val="001E6942"/>
    <w:rsid w:val="001E6A39"/>
    <w:rsid w:val="001F011E"/>
    <w:rsid w:val="001F0758"/>
    <w:rsid w:val="001F07C1"/>
    <w:rsid w:val="001F19DF"/>
    <w:rsid w:val="001F1F4C"/>
    <w:rsid w:val="001F2068"/>
    <w:rsid w:val="001F4437"/>
    <w:rsid w:val="001F578E"/>
    <w:rsid w:val="001F59C1"/>
    <w:rsid w:val="001F6F09"/>
    <w:rsid w:val="001F74E0"/>
    <w:rsid w:val="001F797C"/>
    <w:rsid w:val="001F7980"/>
    <w:rsid w:val="0020022A"/>
    <w:rsid w:val="002005C1"/>
    <w:rsid w:val="002005FE"/>
    <w:rsid w:val="00201544"/>
    <w:rsid w:val="002024A0"/>
    <w:rsid w:val="00202F27"/>
    <w:rsid w:val="002034B5"/>
    <w:rsid w:val="00204515"/>
    <w:rsid w:val="00205D6B"/>
    <w:rsid w:val="00206F40"/>
    <w:rsid w:val="00207EE7"/>
    <w:rsid w:val="00210635"/>
    <w:rsid w:val="00211074"/>
    <w:rsid w:val="00211D96"/>
    <w:rsid w:val="00211FC2"/>
    <w:rsid w:val="00213741"/>
    <w:rsid w:val="00213B28"/>
    <w:rsid w:val="00213D51"/>
    <w:rsid w:val="002142E3"/>
    <w:rsid w:val="002149D2"/>
    <w:rsid w:val="002159EE"/>
    <w:rsid w:val="0021724A"/>
    <w:rsid w:val="00220BF1"/>
    <w:rsid w:val="002215D4"/>
    <w:rsid w:val="00222B93"/>
    <w:rsid w:val="00223CE6"/>
    <w:rsid w:val="00223DAB"/>
    <w:rsid w:val="002249A4"/>
    <w:rsid w:val="00225DE9"/>
    <w:rsid w:val="002264BC"/>
    <w:rsid w:val="002267D3"/>
    <w:rsid w:val="002279A7"/>
    <w:rsid w:val="0023123C"/>
    <w:rsid w:val="00231378"/>
    <w:rsid w:val="00231A0B"/>
    <w:rsid w:val="002326E7"/>
    <w:rsid w:val="00233913"/>
    <w:rsid w:val="00234115"/>
    <w:rsid w:val="00234832"/>
    <w:rsid w:val="002348AD"/>
    <w:rsid w:val="00234C86"/>
    <w:rsid w:val="0023587B"/>
    <w:rsid w:val="0023674C"/>
    <w:rsid w:val="00236D4C"/>
    <w:rsid w:val="00237224"/>
    <w:rsid w:val="00237E53"/>
    <w:rsid w:val="00240ACA"/>
    <w:rsid w:val="0024114E"/>
    <w:rsid w:val="002416D7"/>
    <w:rsid w:val="00241C34"/>
    <w:rsid w:val="002437DE"/>
    <w:rsid w:val="00243F03"/>
    <w:rsid w:val="00244175"/>
    <w:rsid w:val="00244E0C"/>
    <w:rsid w:val="002450F4"/>
    <w:rsid w:val="00246155"/>
    <w:rsid w:val="00247601"/>
    <w:rsid w:val="002508C7"/>
    <w:rsid w:val="00253B28"/>
    <w:rsid w:val="00253C8A"/>
    <w:rsid w:val="002551CB"/>
    <w:rsid w:val="00255580"/>
    <w:rsid w:val="00255FD9"/>
    <w:rsid w:val="002564B8"/>
    <w:rsid w:val="00256521"/>
    <w:rsid w:val="00257D6F"/>
    <w:rsid w:val="00262E57"/>
    <w:rsid w:val="0026371A"/>
    <w:rsid w:val="00263C8C"/>
    <w:rsid w:val="00264549"/>
    <w:rsid w:val="002653DE"/>
    <w:rsid w:val="00265AAC"/>
    <w:rsid w:val="0026C639"/>
    <w:rsid w:val="002701A1"/>
    <w:rsid w:val="002709CF"/>
    <w:rsid w:val="00271C63"/>
    <w:rsid w:val="00272A47"/>
    <w:rsid w:val="00273503"/>
    <w:rsid w:val="00273B7D"/>
    <w:rsid w:val="00274594"/>
    <w:rsid w:val="00275082"/>
    <w:rsid w:val="00276AA7"/>
    <w:rsid w:val="002800B1"/>
    <w:rsid w:val="00280C60"/>
    <w:rsid w:val="00280D14"/>
    <w:rsid w:val="002811D8"/>
    <w:rsid w:val="00281536"/>
    <w:rsid w:val="0028180E"/>
    <w:rsid w:val="00282D79"/>
    <w:rsid w:val="00284B07"/>
    <w:rsid w:val="00285740"/>
    <w:rsid w:val="00287940"/>
    <w:rsid w:val="002879F6"/>
    <w:rsid w:val="00290886"/>
    <w:rsid w:val="00292711"/>
    <w:rsid w:val="00292E14"/>
    <w:rsid w:val="002938FC"/>
    <w:rsid w:val="00293DFC"/>
    <w:rsid w:val="00294246"/>
    <w:rsid w:val="00294FEF"/>
    <w:rsid w:val="00295064"/>
    <w:rsid w:val="0029584A"/>
    <w:rsid w:val="0029662D"/>
    <w:rsid w:val="00297103"/>
    <w:rsid w:val="0029749F"/>
    <w:rsid w:val="002A00EC"/>
    <w:rsid w:val="002A087C"/>
    <w:rsid w:val="002A18F9"/>
    <w:rsid w:val="002A2B78"/>
    <w:rsid w:val="002A3BF6"/>
    <w:rsid w:val="002A4703"/>
    <w:rsid w:val="002A5009"/>
    <w:rsid w:val="002A5DF7"/>
    <w:rsid w:val="002A6EA4"/>
    <w:rsid w:val="002A75B9"/>
    <w:rsid w:val="002B1C96"/>
    <w:rsid w:val="002B3AE8"/>
    <w:rsid w:val="002B4494"/>
    <w:rsid w:val="002B6196"/>
    <w:rsid w:val="002B6875"/>
    <w:rsid w:val="002B713E"/>
    <w:rsid w:val="002C058A"/>
    <w:rsid w:val="002C0C0F"/>
    <w:rsid w:val="002C2509"/>
    <w:rsid w:val="002C31DA"/>
    <w:rsid w:val="002C47F7"/>
    <w:rsid w:val="002C4B00"/>
    <w:rsid w:val="002C5840"/>
    <w:rsid w:val="002C5ACC"/>
    <w:rsid w:val="002C5CD1"/>
    <w:rsid w:val="002C5F6C"/>
    <w:rsid w:val="002C655D"/>
    <w:rsid w:val="002C799C"/>
    <w:rsid w:val="002D0457"/>
    <w:rsid w:val="002D07A4"/>
    <w:rsid w:val="002D2256"/>
    <w:rsid w:val="002D22E1"/>
    <w:rsid w:val="002D2476"/>
    <w:rsid w:val="002D361D"/>
    <w:rsid w:val="002D3D8E"/>
    <w:rsid w:val="002D4356"/>
    <w:rsid w:val="002E15C4"/>
    <w:rsid w:val="002E18F3"/>
    <w:rsid w:val="002E18FE"/>
    <w:rsid w:val="002E19AB"/>
    <w:rsid w:val="002E2B16"/>
    <w:rsid w:val="002E2E90"/>
    <w:rsid w:val="002E3251"/>
    <w:rsid w:val="002E3376"/>
    <w:rsid w:val="002E493F"/>
    <w:rsid w:val="002E4FF6"/>
    <w:rsid w:val="002E5B93"/>
    <w:rsid w:val="002E5F3C"/>
    <w:rsid w:val="002E6C5E"/>
    <w:rsid w:val="002E7747"/>
    <w:rsid w:val="002E7B4B"/>
    <w:rsid w:val="002E7F80"/>
    <w:rsid w:val="002F0DD2"/>
    <w:rsid w:val="002F0F2A"/>
    <w:rsid w:val="002F159E"/>
    <w:rsid w:val="002F162E"/>
    <w:rsid w:val="002F22C1"/>
    <w:rsid w:val="002F22FE"/>
    <w:rsid w:val="002F3648"/>
    <w:rsid w:val="002F3A1B"/>
    <w:rsid w:val="002F4779"/>
    <w:rsid w:val="002F4D8B"/>
    <w:rsid w:val="002F5D09"/>
    <w:rsid w:val="002F5DEF"/>
    <w:rsid w:val="002F65B1"/>
    <w:rsid w:val="002F7C8A"/>
    <w:rsid w:val="002F7ED5"/>
    <w:rsid w:val="00300B4E"/>
    <w:rsid w:val="00301AC3"/>
    <w:rsid w:val="00302541"/>
    <w:rsid w:val="00304B02"/>
    <w:rsid w:val="00304DEC"/>
    <w:rsid w:val="00305DE9"/>
    <w:rsid w:val="00306A50"/>
    <w:rsid w:val="0030777B"/>
    <w:rsid w:val="00310121"/>
    <w:rsid w:val="00310C26"/>
    <w:rsid w:val="00312E68"/>
    <w:rsid w:val="00313D18"/>
    <w:rsid w:val="00315217"/>
    <w:rsid w:val="003153E2"/>
    <w:rsid w:val="0031621C"/>
    <w:rsid w:val="003177F5"/>
    <w:rsid w:val="003178EA"/>
    <w:rsid w:val="00317F94"/>
    <w:rsid w:val="003219E8"/>
    <w:rsid w:val="00321AAA"/>
    <w:rsid w:val="00322FF2"/>
    <w:rsid w:val="00323FA0"/>
    <w:rsid w:val="00325ECA"/>
    <w:rsid w:val="0032639A"/>
    <w:rsid w:val="00326BD4"/>
    <w:rsid w:val="00327294"/>
    <w:rsid w:val="00327D48"/>
    <w:rsid w:val="00330371"/>
    <w:rsid w:val="00330F44"/>
    <w:rsid w:val="00333B3E"/>
    <w:rsid w:val="00335B59"/>
    <w:rsid w:val="00336782"/>
    <w:rsid w:val="003374F4"/>
    <w:rsid w:val="00337BC5"/>
    <w:rsid w:val="00342028"/>
    <w:rsid w:val="003425ED"/>
    <w:rsid w:val="00342AB0"/>
    <w:rsid w:val="0034452E"/>
    <w:rsid w:val="00345251"/>
    <w:rsid w:val="00345866"/>
    <w:rsid w:val="00346165"/>
    <w:rsid w:val="0034700A"/>
    <w:rsid w:val="00347B17"/>
    <w:rsid w:val="00347B89"/>
    <w:rsid w:val="00350DD2"/>
    <w:rsid w:val="00351DE0"/>
    <w:rsid w:val="00352278"/>
    <w:rsid w:val="003523CE"/>
    <w:rsid w:val="00354632"/>
    <w:rsid w:val="00354CBE"/>
    <w:rsid w:val="00354E18"/>
    <w:rsid w:val="0035517C"/>
    <w:rsid w:val="00356970"/>
    <w:rsid w:val="00357183"/>
    <w:rsid w:val="00360B05"/>
    <w:rsid w:val="00362548"/>
    <w:rsid w:val="003633E7"/>
    <w:rsid w:val="00363CD8"/>
    <w:rsid w:val="00364067"/>
    <w:rsid w:val="003644F4"/>
    <w:rsid w:val="00364A4B"/>
    <w:rsid w:val="003650F9"/>
    <w:rsid w:val="0036725B"/>
    <w:rsid w:val="00367923"/>
    <w:rsid w:val="0037063A"/>
    <w:rsid w:val="00370725"/>
    <w:rsid w:val="00370BAD"/>
    <w:rsid w:val="00373088"/>
    <w:rsid w:val="00376DAC"/>
    <w:rsid w:val="00376F20"/>
    <w:rsid w:val="003772D8"/>
    <w:rsid w:val="00377781"/>
    <w:rsid w:val="003802DD"/>
    <w:rsid w:val="00380BC8"/>
    <w:rsid w:val="003843E2"/>
    <w:rsid w:val="003874EE"/>
    <w:rsid w:val="003922D2"/>
    <w:rsid w:val="0039437E"/>
    <w:rsid w:val="00394913"/>
    <w:rsid w:val="00396188"/>
    <w:rsid w:val="0039718B"/>
    <w:rsid w:val="003973C5"/>
    <w:rsid w:val="00397556"/>
    <w:rsid w:val="003A037F"/>
    <w:rsid w:val="003A0BBB"/>
    <w:rsid w:val="003A0F83"/>
    <w:rsid w:val="003A219B"/>
    <w:rsid w:val="003A326B"/>
    <w:rsid w:val="003A3AB7"/>
    <w:rsid w:val="003A422B"/>
    <w:rsid w:val="003A48AC"/>
    <w:rsid w:val="003A66D5"/>
    <w:rsid w:val="003B0464"/>
    <w:rsid w:val="003B0A59"/>
    <w:rsid w:val="003B2CF2"/>
    <w:rsid w:val="003B3118"/>
    <w:rsid w:val="003B331F"/>
    <w:rsid w:val="003B3667"/>
    <w:rsid w:val="003B395D"/>
    <w:rsid w:val="003B39D5"/>
    <w:rsid w:val="003B3F1F"/>
    <w:rsid w:val="003B4157"/>
    <w:rsid w:val="003B4D01"/>
    <w:rsid w:val="003B658E"/>
    <w:rsid w:val="003B7FF4"/>
    <w:rsid w:val="003BBAD0"/>
    <w:rsid w:val="003C0205"/>
    <w:rsid w:val="003C0F3B"/>
    <w:rsid w:val="003C2FF8"/>
    <w:rsid w:val="003C35A9"/>
    <w:rsid w:val="003C3653"/>
    <w:rsid w:val="003C47F1"/>
    <w:rsid w:val="003C4AAE"/>
    <w:rsid w:val="003C6786"/>
    <w:rsid w:val="003C687B"/>
    <w:rsid w:val="003D0520"/>
    <w:rsid w:val="003D2066"/>
    <w:rsid w:val="003D3A49"/>
    <w:rsid w:val="003D40A5"/>
    <w:rsid w:val="003D4F3A"/>
    <w:rsid w:val="003D51E2"/>
    <w:rsid w:val="003D5D68"/>
    <w:rsid w:val="003D69EC"/>
    <w:rsid w:val="003D6F2F"/>
    <w:rsid w:val="003E0C6A"/>
    <w:rsid w:val="003E1A2E"/>
    <w:rsid w:val="003E3E96"/>
    <w:rsid w:val="003E3F3E"/>
    <w:rsid w:val="003E44EC"/>
    <w:rsid w:val="003E6414"/>
    <w:rsid w:val="003E6A43"/>
    <w:rsid w:val="003F02E9"/>
    <w:rsid w:val="003F0374"/>
    <w:rsid w:val="003F2BC1"/>
    <w:rsid w:val="003F2BFF"/>
    <w:rsid w:val="003F3140"/>
    <w:rsid w:val="003F3342"/>
    <w:rsid w:val="003F3D6F"/>
    <w:rsid w:val="003F4FCB"/>
    <w:rsid w:val="003F683F"/>
    <w:rsid w:val="003F6920"/>
    <w:rsid w:val="003F6DEB"/>
    <w:rsid w:val="003F7C68"/>
    <w:rsid w:val="004002B2"/>
    <w:rsid w:val="00401783"/>
    <w:rsid w:val="0040240B"/>
    <w:rsid w:val="00403011"/>
    <w:rsid w:val="00404D57"/>
    <w:rsid w:val="004053C7"/>
    <w:rsid w:val="00406E0D"/>
    <w:rsid w:val="00407622"/>
    <w:rsid w:val="004109E9"/>
    <w:rsid w:val="00410CB3"/>
    <w:rsid w:val="004111BB"/>
    <w:rsid w:val="0041124B"/>
    <w:rsid w:val="004132DC"/>
    <w:rsid w:val="00414897"/>
    <w:rsid w:val="004157A9"/>
    <w:rsid w:val="004163A7"/>
    <w:rsid w:val="004174D9"/>
    <w:rsid w:val="00417B7A"/>
    <w:rsid w:val="00417D16"/>
    <w:rsid w:val="00420218"/>
    <w:rsid w:val="00420CD6"/>
    <w:rsid w:val="004247C3"/>
    <w:rsid w:val="00424862"/>
    <w:rsid w:val="00425879"/>
    <w:rsid w:val="0042592D"/>
    <w:rsid w:val="004270A4"/>
    <w:rsid w:val="004272E0"/>
    <w:rsid w:val="004312C6"/>
    <w:rsid w:val="00432B22"/>
    <w:rsid w:val="004332D1"/>
    <w:rsid w:val="00433EAD"/>
    <w:rsid w:val="004348BC"/>
    <w:rsid w:val="00434CA6"/>
    <w:rsid w:val="00436CA0"/>
    <w:rsid w:val="004376B0"/>
    <w:rsid w:val="00441037"/>
    <w:rsid w:val="0044129C"/>
    <w:rsid w:val="00441DB8"/>
    <w:rsid w:val="004424E2"/>
    <w:rsid w:val="00442F2C"/>
    <w:rsid w:val="0044355E"/>
    <w:rsid w:val="0044510B"/>
    <w:rsid w:val="0044525A"/>
    <w:rsid w:val="00445E25"/>
    <w:rsid w:val="00446F61"/>
    <w:rsid w:val="00447B71"/>
    <w:rsid w:val="00447D9C"/>
    <w:rsid w:val="00450498"/>
    <w:rsid w:val="00450C58"/>
    <w:rsid w:val="00451379"/>
    <w:rsid w:val="00454B84"/>
    <w:rsid w:val="00454E98"/>
    <w:rsid w:val="004553CA"/>
    <w:rsid w:val="00456072"/>
    <w:rsid w:val="00456963"/>
    <w:rsid w:val="00456A97"/>
    <w:rsid w:val="00456D4E"/>
    <w:rsid w:val="0046035F"/>
    <w:rsid w:val="004604BA"/>
    <w:rsid w:val="0046139C"/>
    <w:rsid w:val="00461D44"/>
    <w:rsid w:val="00461E3D"/>
    <w:rsid w:val="0046294F"/>
    <w:rsid w:val="0046373C"/>
    <w:rsid w:val="004642D0"/>
    <w:rsid w:val="00464338"/>
    <w:rsid w:val="00465B05"/>
    <w:rsid w:val="00470DE2"/>
    <w:rsid w:val="0047106D"/>
    <w:rsid w:val="00471344"/>
    <w:rsid w:val="004726CD"/>
    <w:rsid w:val="004750E9"/>
    <w:rsid w:val="004769F9"/>
    <w:rsid w:val="004779F1"/>
    <w:rsid w:val="004804D0"/>
    <w:rsid w:val="00481393"/>
    <w:rsid w:val="00481AA2"/>
    <w:rsid w:val="00481D2A"/>
    <w:rsid w:val="00482DC9"/>
    <w:rsid w:val="00483E1D"/>
    <w:rsid w:val="0048484E"/>
    <w:rsid w:val="0048740C"/>
    <w:rsid w:val="00487B57"/>
    <w:rsid w:val="004902DD"/>
    <w:rsid w:val="0049152F"/>
    <w:rsid w:val="004918C3"/>
    <w:rsid w:val="00492E24"/>
    <w:rsid w:val="00493791"/>
    <w:rsid w:val="00493B16"/>
    <w:rsid w:val="004942C8"/>
    <w:rsid w:val="00494705"/>
    <w:rsid w:val="0049628C"/>
    <w:rsid w:val="004968BB"/>
    <w:rsid w:val="004A1BDD"/>
    <w:rsid w:val="004A1C8A"/>
    <w:rsid w:val="004A1CF8"/>
    <w:rsid w:val="004A2FA8"/>
    <w:rsid w:val="004A3332"/>
    <w:rsid w:val="004A35AB"/>
    <w:rsid w:val="004A3CB1"/>
    <w:rsid w:val="004A5B44"/>
    <w:rsid w:val="004A6186"/>
    <w:rsid w:val="004A6F3D"/>
    <w:rsid w:val="004B0B5D"/>
    <w:rsid w:val="004B0DCF"/>
    <w:rsid w:val="004B1135"/>
    <w:rsid w:val="004B2243"/>
    <w:rsid w:val="004B2A49"/>
    <w:rsid w:val="004B3458"/>
    <w:rsid w:val="004B41C7"/>
    <w:rsid w:val="004B5E9E"/>
    <w:rsid w:val="004B68F1"/>
    <w:rsid w:val="004B76DB"/>
    <w:rsid w:val="004B7872"/>
    <w:rsid w:val="004C2823"/>
    <w:rsid w:val="004C340B"/>
    <w:rsid w:val="004C382B"/>
    <w:rsid w:val="004C40A6"/>
    <w:rsid w:val="004C4E54"/>
    <w:rsid w:val="004C509B"/>
    <w:rsid w:val="004C5135"/>
    <w:rsid w:val="004C51AC"/>
    <w:rsid w:val="004C5DFD"/>
    <w:rsid w:val="004C7781"/>
    <w:rsid w:val="004D009F"/>
    <w:rsid w:val="004D060D"/>
    <w:rsid w:val="004D0630"/>
    <w:rsid w:val="004D08BF"/>
    <w:rsid w:val="004D1A0E"/>
    <w:rsid w:val="004D1F05"/>
    <w:rsid w:val="004D4AC7"/>
    <w:rsid w:val="004E08B7"/>
    <w:rsid w:val="004E2D87"/>
    <w:rsid w:val="004E2D8B"/>
    <w:rsid w:val="004E30D4"/>
    <w:rsid w:val="004E4614"/>
    <w:rsid w:val="004F0A93"/>
    <w:rsid w:val="004F1533"/>
    <w:rsid w:val="004F1FCC"/>
    <w:rsid w:val="004F2211"/>
    <w:rsid w:val="004F2B5C"/>
    <w:rsid w:val="004F2D37"/>
    <w:rsid w:val="004F3B79"/>
    <w:rsid w:val="004F4ADD"/>
    <w:rsid w:val="004F5A7A"/>
    <w:rsid w:val="004F62E7"/>
    <w:rsid w:val="004F747E"/>
    <w:rsid w:val="004F7E94"/>
    <w:rsid w:val="0050194A"/>
    <w:rsid w:val="0050329A"/>
    <w:rsid w:val="005045F5"/>
    <w:rsid w:val="00505016"/>
    <w:rsid w:val="0050558D"/>
    <w:rsid w:val="00506035"/>
    <w:rsid w:val="0050630D"/>
    <w:rsid w:val="005067BD"/>
    <w:rsid w:val="00510C65"/>
    <w:rsid w:val="005115AC"/>
    <w:rsid w:val="005139D4"/>
    <w:rsid w:val="00515177"/>
    <w:rsid w:val="00515E8E"/>
    <w:rsid w:val="005168C7"/>
    <w:rsid w:val="00516DD6"/>
    <w:rsid w:val="0051DF50"/>
    <w:rsid w:val="00520B05"/>
    <w:rsid w:val="00521B02"/>
    <w:rsid w:val="00523162"/>
    <w:rsid w:val="0052357C"/>
    <w:rsid w:val="0052362A"/>
    <w:rsid w:val="0052642A"/>
    <w:rsid w:val="00526CC4"/>
    <w:rsid w:val="00527575"/>
    <w:rsid w:val="00530DFD"/>
    <w:rsid w:val="0053118C"/>
    <w:rsid w:val="005311F9"/>
    <w:rsid w:val="00535C64"/>
    <w:rsid w:val="00535D9B"/>
    <w:rsid w:val="00537969"/>
    <w:rsid w:val="00537B95"/>
    <w:rsid w:val="00541313"/>
    <w:rsid w:val="00543FF7"/>
    <w:rsid w:val="0054417B"/>
    <w:rsid w:val="00544F1E"/>
    <w:rsid w:val="00545806"/>
    <w:rsid w:val="00545CAF"/>
    <w:rsid w:val="00546B15"/>
    <w:rsid w:val="00546E62"/>
    <w:rsid w:val="0054768A"/>
    <w:rsid w:val="00547F9E"/>
    <w:rsid w:val="005505D9"/>
    <w:rsid w:val="0055073E"/>
    <w:rsid w:val="00550A39"/>
    <w:rsid w:val="00552FB6"/>
    <w:rsid w:val="00553124"/>
    <w:rsid w:val="00553232"/>
    <w:rsid w:val="00553CBB"/>
    <w:rsid w:val="0055402F"/>
    <w:rsid w:val="0055470E"/>
    <w:rsid w:val="00556953"/>
    <w:rsid w:val="00556FD3"/>
    <w:rsid w:val="005571BB"/>
    <w:rsid w:val="00560536"/>
    <w:rsid w:val="005613F7"/>
    <w:rsid w:val="00562474"/>
    <w:rsid w:val="0056298C"/>
    <w:rsid w:val="00563675"/>
    <w:rsid w:val="0056475E"/>
    <w:rsid w:val="00564B95"/>
    <w:rsid w:val="005673B7"/>
    <w:rsid w:val="00567C81"/>
    <w:rsid w:val="00567DF6"/>
    <w:rsid w:val="00574E47"/>
    <w:rsid w:val="00576E1E"/>
    <w:rsid w:val="0057742F"/>
    <w:rsid w:val="0057C433"/>
    <w:rsid w:val="00580619"/>
    <w:rsid w:val="0058272C"/>
    <w:rsid w:val="00584AE7"/>
    <w:rsid w:val="00584E98"/>
    <w:rsid w:val="0058515A"/>
    <w:rsid w:val="005869EE"/>
    <w:rsid w:val="00587F14"/>
    <w:rsid w:val="00590639"/>
    <w:rsid w:val="00590BB9"/>
    <w:rsid w:val="005925F6"/>
    <w:rsid w:val="005946B2"/>
    <w:rsid w:val="00595D93"/>
    <w:rsid w:val="00597064"/>
    <w:rsid w:val="005977B1"/>
    <w:rsid w:val="0059833E"/>
    <w:rsid w:val="005A2481"/>
    <w:rsid w:val="005A2B1A"/>
    <w:rsid w:val="005A342D"/>
    <w:rsid w:val="005A3A1B"/>
    <w:rsid w:val="005A43C4"/>
    <w:rsid w:val="005A52D6"/>
    <w:rsid w:val="005A5818"/>
    <w:rsid w:val="005A6519"/>
    <w:rsid w:val="005A7675"/>
    <w:rsid w:val="005A78F4"/>
    <w:rsid w:val="005B05EA"/>
    <w:rsid w:val="005B2E59"/>
    <w:rsid w:val="005B3124"/>
    <w:rsid w:val="005B4514"/>
    <w:rsid w:val="005B68D8"/>
    <w:rsid w:val="005B6925"/>
    <w:rsid w:val="005B762C"/>
    <w:rsid w:val="005C012F"/>
    <w:rsid w:val="005C02DF"/>
    <w:rsid w:val="005C0EE1"/>
    <w:rsid w:val="005C0FCD"/>
    <w:rsid w:val="005C5102"/>
    <w:rsid w:val="005D0242"/>
    <w:rsid w:val="005D17CF"/>
    <w:rsid w:val="005D1ABB"/>
    <w:rsid w:val="005D1FB9"/>
    <w:rsid w:val="005D27FE"/>
    <w:rsid w:val="005D40F2"/>
    <w:rsid w:val="005D412A"/>
    <w:rsid w:val="005D4A5F"/>
    <w:rsid w:val="005D6AD0"/>
    <w:rsid w:val="005D6C11"/>
    <w:rsid w:val="005E1950"/>
    <w:rsid w:val="005E29A8"/>
    <w:rsid w:val="005E32FE"/>
    <w:rsid w:val="005E6102"/>
    <w:rsid w:val="005E6842"/>
    <w:rsid w:val="005E747C"/>
    <w:rsid w:val="005E75E7"/>
    <w:rsid w:val="005E7D9B"/>
    <w:rsid w:val="005F0ABB"/>
    <w:rsid w:val="005F11D1"/>
    <w:rsid w:val="005F133E"/>
    <w:rsid w:val="005F18CC"/>
    <w:rsid w:val="005F2BA5"/>
    <w:rsid w:val="005F2D0B"/>
    <w:rsid w:val="005F3F3B"/>
    <w:rsid w:val="005F45DD"/>
    <w:rsid w:val="005F5A24"/>
    <w:rsid w:val="005F7377"/>
    <w:rsid w:val="005F73FA"/>
    <w:rsid w:val="00602709"/>
    <w:rsid w:val="006042BD"/>
    <w:rsid w:val="0060476B"/>
    <w:rsid w:val="0060599D"/>
    <w:rsid w:val="00605BA7"/>
    <w:rsid w:val="006064D4"/>
    <w:rsid w:val="006074FB"/>
    <w:rsid w:val="00607B9F"/>
    <w:rsid w:val="00607FFE"/>
    <w:rsid w:val="00611595"/>
    <w:rsid w:val="00611B8C"/>
    <w:rsid w:val="0061270E"/>
    <w:rsid w:val="0061359B"/>
    <w:rsid w:val="00615848"/>
    <w:rsid w:val="006171B6"/>
    <w:rsid w:val="006205EF"/>
    <w:rsid w:val="00620993"/>
    <w:rsid w:val="00620A32"/>
    <w:rsid w:val="00620D8F"/>
    <w:rsid w:val="00621386"/>
    <w:rsid w:val="00621851"/>
    <w:rsid w:val="00621B58"/>
    <w:rsid w:val="00624B22"/>
    <w:rsid w:val="00630C20"/>
    <w:rsid w:val="0063109E"/>
    <w:rsid w:val="0063221D"/>
    <w:rsid w:val="0063265A"/>
    <w:rsid w:val="0063798D"/>
    <w:rsid w:val="006410A9"/>
    <w:rsid w:val="0064143A"/>
    <w:rsid w:val="00641848"/>
    <w:rsid w:val="00642509"/>
    <w:rsid w:val="006441D9"/>
    <w:rsid w:val="0064743C"/>
    <w:rsid w:val="00647FF3"/>
    <w:rsid w:val="00652102"/>
    <w:rsid w:val="006521FA"/>
    <w:rsid w:val="00652611"/>
    <w:rsid w:val="00652F76"/>
    <w:rsid w:val="006530B7"/>
    <w:rsid w:val="00654AD1"/>
    <w:rsid w:val="006550EE"/>
    <w:rsid w:val="006560A6"/>
    <w:rsid w:val="006562B0"/>
    <w:rsid w:val="0065695A"/>
    <w:rsid w:val="0065F3C4"/>
    <w:rsid w:val="00661D90"/>
    <w:rsid w:val="00662A0B"/>
    <w:rsid w:val="006632F6"/>
    <w:rsid w:val="00665D89"/>
    <w:rsid w:val="00666B27"/>
    <w:rsid w:val="00667D68"/>
    <w:rsid w:val="00667F59"/>
    <w:rsid w:val="00671B5D"/>
    <w:rsid w:val="00672660"/>
    <w:rsid w:val="0067667C"/>
    <w:rsid w:val="00677F6A"/>
    <w:rsid w:val="0067AAF7"/>
    <w:rsid w:val="006808AD"/>
    <w:rsid w:val="00680F73"/>
    <w:rsid w:val="0068299C"/>
    <w:rsid w:val="00684B4D"/>
    <w:rsid w:val="00684F40"/>
    <w:rsid w:val="00685710"/>
    <w:rsid w:val="00686AE8"/>
    <w:rsid w:val="0069031E"/>
    <w:rsid w:val="00690D8A"/>
    <w:rsid w:val="00691D6F"/>
    <w:rsid w:val="006920AA"/>
    <w:rsid w:val="006928AC"/>
    <w:rsid w:val="00692A92"/>
    <w:rsid w:val="00692FA5"/>
    <w:rsid w:val="0069444E"/>
    <w:rsid w:val="00694C78"/>
    <w:rsid w:val="00694D41"/>
    <w:rsid w:val="006972FF"/>
    <w:rsid w:val="006A0636"/>
    <w:rsid w:val="006A1AE3"/>
    <w:rsid w:val="006A4F5C"/>
    <w:rsid w:val="006A5A0B"/>
    <w:rsid w:val="006A5DC5"/>
    <w:rsid w:val="006B1E9D"/>
    <w:rsid w:val="006B2C1C"/>
    <w:rsid w:val="006B3290"/>
    <w:rsid w:val="006B3C01"/>
    <w:rsid w:val="006B3D47"/>
    <w:rsid w:val="006B46AF"/>
    <w:rsid w:val="006B6E8D"/>
    <w:rsid w:val="006C0187"/>
    <w:rsid w:val="006C036A"/>
    <w:rsid w:val="006C0736"/>
    <w:rsid w:val="006C190C"/>
    <w:rsid w:val="006C1AE3"/>
    <w:rsid w:val="006C1B89"/>
    <w:rsid w:val="006C1E6F"/>
    <w:rsid w:val="006C40D0"/>
    <w:rsid w:val="006C7543"/>
    <w:rsid w:val="006D0615"/>
    <w:rsid w:val="006D0A69"/>
    <w:rsid w:val="006D167D"/>
    <w:rsid w:val="006D18EB"/>
    <w:rsid w:val="006D1991"/>
    <w:rsid w:val="006D231B"/>
    <w:rsid w:val="006D3D72"/>
    <w:rsid w:val="006D5676"/>
    <w:rsid w:val="006D667E"/>
    <w:rsid w:val="006D6A57"/>
    <w:rsid w:val="006E1CD0"/>
    <w:rsid w:val="006E28D3"/>
    <w:rsid w:val="006E4D77"/>
    <w:rsid w:val="006E4F51"/>
    <w:rsid w:val="006E66F5"/>
    <w:rsid w:val="006F01CB"/>
    <w:rsid w:val="006F06A2"/>
    <w:rsid w:val="006F3A74"/>
    <w:rsid w:val="006F51CB"/>
    <w:rsid w:val="006F542F"/>
    <w:rsid w:val="006F6640"/>
    <w:rsid w:val="007008F6"/>
    <w:rsid w:val="0070143D"/>
    <w:rsid w:val="0070176D"/>
    <w:rsid w:val="00702172"/>
    <w:rsid w:val="0070248B"/>
    <w:rsid w:val="00702614"/>
    <w:rsid w:val="0070277B"/>
    <w:rsid w:val="00703E49"/>
    <w:rsid w:val="00704693"/>
    <w:rsid w:val="00707A74"/>
    <w:rsid w:val="0071265E"/>
    <w:rsid w:val="00713561"/>
    <w:rsid w:val="00713EC0"/>
    <w:rsid w:val="0071430C"/>
    <w:rsid w:val="00715D49"/>
    <w:rsid w:val="00716191"/>
    <w:rsid w:val="00716470"/>
    <w:rsid w:val="0071736E"/>
    <w:rsid w:val="00717B29"/>
    <w:rsid w:val="00717FF3"/>
    <w:rsid w:val="007207DD"/>
    <w:rsid w:val="00723B2E"/>
    <w:rsid w:val="0072456B"/>
    <w:rsid w:val="00727122"/>
    <w:rsid w:val="0073241B"/>
    <w:rsid w:val="00732673"/>
    <w:rsid w:val="00733CB6"/>
    <w:rsid w:val="0074046B"/>
    <w:rsid w:val="007404A8"/>
    <w:rsid w:val="00740D99"/>
    <w:rsid w:val="0074192D"/>
    <w:rsid w:val="00742158"/>
    <w:rsid w:val="0074492F"/>
    <w:rsid w:val="00744D0A"/>
    <w:rsid w:val="007451B1"/>
    <w:rsid w:val="00745B40"/>
    <w:rsid w:val="0074688D"/>
    <w:rsid w:val="00746C13"/>
    <w:rsid w:val="00746DDD"/>
    <w:rsid w:val="00750105"/>
    <w:rsid w:val="00752BFF"/>
    <w:rsid w:val="00752E12"/>
    <w:rsid w:val="007530A9"/>
    <w:rsid w:val="00753517"/>
    <w:rsid w:val="00753FE6"/>
    <w:rsid w:val="007547D9"/>
    <w:rsid w:val="00754B37"/>
    <w:rsid w:val="00754FD0"/>
    <w:rsid w:val="007553B4"/>
    <w:rsid w:val="007560D2"/>
    <w:rsid w:val="007601B6"/>
    <w:rsid w:val="0076224C"/>
    <w:rsid w:val="00764511"/>
    <w:rsid w:val="00764899"/>
    <w:rsid w:val="00764DC7"/>
    <w:rsid w:val="00765EF1"/>
    <w:rsid w:val="00765F75"/>
    <w:rsid w:val="007663D3"/>
    <w:rsid w:val="007674BE"/>
    <w:rsid w:val="00767B79"/>
    <w:rsid w:val="007718C5"/>
    <w:rsid w:val="00771CEE"/>
    <w:rsid w:val="00772497"/>
    <w:rsid w:val="0077349E"/>
    <w:rsid w:val="00773704"/>
    <w:rsid w:val="00774DC1"/>
    <w:rsid w:val="0077641A"/>
    <w:rsid w:val="00777AE3"/>
    <w:rsid w:val="00781488"/>
    <w:rsid w:val="00781D61"/>
    <w:rsid w:val="007835FA"/>
    <w:rsid w:val="00783B97"/>
    <w:rsid w:val="00783BA6"/>
    <w:rsid w:val="00783D1A"/>
    <w:rsid w:val="0078405C"/>
    <w:rsid w:val="00784366"/>
    <w:rsid w:val="0078436B"/>
    <w:rsid w:val="007849AF"/>
    <w:rsid w:val="007851EC"/>
    <w:rsid w:val="0078605E"/>
    <w:rsid w:val="00786070"/>
    <w:rsid w:val="007865D0"/>
    <w:rsid w:val="007868C0"/>
    <w:rsid w:val="007900ED"/>
    <w:rsid w:val="00790B05"/>
    <w:rsid w:val="007911C4"/>
    <w:rsid w:val="00793410"/>
    <w:rsid w:val="00793AC0"/>
    <w:rsid w:val="007958C1"/>
    <w:rsid w:val="00795FA8"/>
    <w:rsid w:val="0079637E"/>
    <w:rsid w:val="007A081E"/>
    <w:rsid w:val="007A274B"/>
    <w:rsid w:val="007A3E99"/>
    <w:rsid w:val="007A582D"/>
    <w:rsid w:val="007A652F"/>
    <w:rsid w:val="007A66B0"/>
    <w:rsid w:val="007A7999"/>
    <w:rsid w:val="007B00FD"/>
    <w:rsid w:val="007B0499"/>
    <w:rsid w:val="007B0E85"/>
    <w:rsid w:val="007B1CDD"/>
    <w:rsid w:val="007B2BCF"/>
    <w:rsid w:val="007B3823"/>
    <w:rsid w:val="007B47C3"/>
    <w:rsid w:val="007B582F"/>
    <w:rsid w:val="007B6EB3"/>
    <w:rsid w:val="007B7021"/>
    <w:rsid w:val="007B7CE3"/>
    <w:rsid w:val="007C0CD2"/>
    <w:rsid w:val="007C14DC"/>
    <w:rsid w:val="007C19A0"/>
    <w:rsid w:val="007C3483"/>
    <w:rsid w:val="007C353A"/>
    <w:rsid w:val="007C387C"/>
    <w:rsid w:val="007C462A"/>
    <w:rsid w:val="007C61C8"/>
    <w:rsid w:val="007D00F7"/>
    <w:rsid w:val="007D0E89"/>
    <w:rsid w:val="007D14BB"/>
    <w:rsid w:val="007D1685"/>
    <w:rsid w:val="007D20EE"/>
    <w:rsid w:val="007D2D72"/>
    <w:rsid w:val="007D3301"/>
    <w:rsid w:val="007D65B2"/>
    <w:rsid w:val="007D7259"/>
    <w:rsid w:val="007D7E63"/>
    <w:rsid w:val="007E091D"/>
    <w:rsid w:val="007E0BAB"/>
    <w:rsid w:val="007E0D6F"/>
    <w:rsid w:val="007E2543"/>
    <w:rsid w:val="007E2DDB"/>
    <w:rsid w:val="007E4D9B"/>
    <w:rsid w:val="007E51E3"/>
    <w:rsid w:val="007E52C5"/>
    <w:rsid w:val="007E5340"/>
    <w:rsid w:val="007F0857"/>
    <w:rsid w:val="007F12F8"/>
    <w:rsid w:val="007F2436"/>
    <w:rsid w:val="007F5EB8"/>
    <w:rsid w:val="007F70D9"/>
    <w:rsid w:val="007F74D2"/>
    <w:rsid w:val="007F76CA"/>
    <w:rsid w:val="007F7E6C"/>
    <w:rsid w:val="00803508"/>
    <w:rsid w:val="00803763"/>
    <w:rsid w:val="00804F5E"/>
    <w:rsid w:val="00806CBA"/>
    <w:rsid w:val="00810D01"/>
    <w:rsid w:val="008115EF"/>
    <w:rsid w:val="00811C57"/>
    <w:rsid w:val="00814EA8"/>
    <w:rsid w:val="008171B6"/>
    <w:rsid w:val="0082121F"/>
    <w:rsid w:val="0082375A"/>
    <w:rsid w:val="00823ABA"/>
    <w:rsid w:val="0082424D"/>
    <w:rsid w:val="00824DA4"/>
    <w:rsid w:val="008262A8"/>
    <w:rsid w:val="00827AFF"/>
    <w:rsid w:val="00831882"/>
    <w:rsid w:val="00833C5F"/>
    <w:rsid w:val="008344C5"/>
    <w:rsid w:val="00834C98"/>
    <w:rsid w:val="00834E8F"/>
    <w:rsid w:val="00835A0C"/>
    <w:rsid w:val="0083615E"/>
    <w:rsid w:val="00836C2A"/>
    <w:rsid w:val="00837339"/>
    <w:rsid w:val="0084389A"/>
    <w:rsid w:val="00843A5B"/>
    <w:rsid w:val="00844A11"/>
    <w:rsid w:val="008456BA"/>
    <w:rsid w:val="00846E09"/>
    <w:rsid w:val="008471F0"/>
    <w:rsid w:val="008506E4"/>
    <w:rsid w:val="0085074B"/>
    <w:rsid w:val="008509B0"/>
    <w:rsid w:val="00850AB9"/>
    <w:rsid w:val="00851535"/>
    <w:rsid w:val="00851D0B"/>
    <w:rsid w:val="00852743"/>
    <w:rsid w:val="008529E6"/>
    <w:rsid w:val="00856697"/>
    <w:rsid w:val="008568E9"/>
    <w:rsid w:val="008578D7"/>
    <w:rsid w:val="0086003B"/>
    <w:rsid w:val="00860142"/>
    <w:rsid w:val="00860454"/>
    <w:rsid w:val="0086174F"/>
    <w:rsid w:val="00863894"/>
    <w:rsid w:val="00863CFC"/>
    <w:rsid w:val="00863EBD"/>
    <w:rsid w:val="00864E4E"/>
    <w:rsid w:val="00866CD5"/>
    <w:rsid w:val="00866D6C"/>
    <w:rsid w:val="00867FC8"/>
    <w:rsid w:val="008716CE"/>
    <w:rsid w:val="008720D4"/>
    <w:rsid w:val="0087287C"/>
    <w:rsid w:val="00873A89"/>
    <w:rsid w:val="00875AA5"/>
    <w:rsid w:val="00875E85"/>
    <w:rsid w:val="008768A8"/>
    <w:rsid w:val="00876D17"/>
    <w:rsid w:val="00876D69"/>
    <w:rsid w:val="00877BE0"/>
    <w:rsid w:val="00881633"/>
    <w:rsid w:val="00881BFA"/>
    <w:rsid w:val="008826B0"/>
    <w:rsid w:val="0088304A"/>
    <w:rsid w:val="00883CAD"/>
    <w:rsid w:val="00884440"/>
    <w:rsid w:val="008848B9"/>
    <w:rsid w:val="00884A55"/>
    <w:rsid w:val="00884EE3"/>
    <w:rsid w:val="00886966"/>
    <w:rsid w:val="008869B7"/>
    <w:rsid w:val="00887D66"/>
    <w:rsid w:val="00887F93"/>
    <w:rsid w:val="00890379"/>
    <w:rsid w:val="008934BB"/>
    <w:rsid w:val="0089571F"/>
    <w:rsid w:val="008957A4"/>
    <w:rsid w:val="00895B0E"/>
    <w:rsid w:val="0089796E"/>
    <w:rsid w:val="008A0467"/>
    <w:rsid w:val="008A122B"/>
    <w:rsid w:val="008A2053"/>
    <w:rsid w:val="008A259C"/>
    <w:rsid w:val="008A2BA5"/>
    <w:rsid w:val="008A3DB4"/>
    <w:rsid w:val="008A45F1"/>
    <w:rsid w:val="008A5A13"/>
    <w:rsid w:val="008A5EDF"/>
    <w:rsid w:val="008A66BC"/>
    <w:rsid w:val="008B0E74"/>
    <w:rsid w:val="008B1EDC"/>
    <w:rsid w:val="008B20FA"/>
    <w:rsid w:val="008B3240"/>
    <w:rsid w:val="008B427A"/>
    <w:rsid w:val="008B6FC8"/>
    <w:rsid w:val="008B714A"/>
    <w:rsid w:val="008C01CF"/>
    <w:rsid w:val="008C1EDA"/>
    <w:rsid w:val="008C2F39"/>
    <w:rsid w:val="008C3EE5"/>
    <w:rsid w:val="008C3F15"/>
    <w:rsid w:val="008C4145"/>
    <w:rsid w:val="008C4848"/>
    <w:rsid w:val="008C5293"/>
    <w:rsid w:val="008C5439"/>
    <w:rsid w:val="008C7389"/>
    <w:rsid w:val="008D049C"/>
    <w:rsid w:val="008D268A"/>
    <w:rsid w:val="008D2A1C"/>
    <w:rsid w:val="008D3B61"/>
    <w:rsid w:val="008D3D3E"/>
    <w:rsid w:val="008D4931"/>
    <w:rsid w:val="008D5A88"/>
    <w:rsid w:val="008D5DB7"/>
    <w:rsid w:val="008D6732"/>
    <w:rsid w:val="008D6F17"/>
    <w:rsid w:val="008E2515"/>
    <w:rsid w:val="008E2694"/>
    <w:rsid w:val="008E27A4"/>
    <w:rsid w:val="008E3221"/>
    <w:rsid w:val="008E385B"/>
    <w:rsid w:val="008E42CD"/>
    <w:rsid w:val="008E4342"/>
    <w:rsid w:val="008E6ED9"/>
    <w:rsid w:val="008E727B"/>
    <w:rsid w:val="008E79ED"/>
    <w:rsid w:val="008F074C"/>
    <w:rsid w:val="008F094E"/>
    <w:rsid w:val="008F0CF8"/>
    <w:rsid w:val="008F16CC"/>
    <w:rsid w:val="008F34D7"/>
    <w:rsid w:val="008F3C9D"/>
    <w:rsid w:val="008F42E5"/>
    <w:rsid w:val="008F434A"/>
    <w:rsid w:val="008F627A"/>
    <w:rsid w:val="008F73EA"/>
    <w:rsid w:val="009002EF"/>
    <w:rsid w:val="00900ABE"/>
    <w:rsid w:val="009013F1"/>
    <w:rsid w:val="009017B1"/>
    <w:rsid w:val="00901A67"/>
    <w:rsid w:val="00901FE1"/>
    <w:rsid w:val="0090354E"/>
    <w:rsid w:val="009038CC"/>
    <w:rsid w:val="00904D29"/>
    <w:rsid w:val="00905B9E"/>
    <w:rsid w:val="00907176"/>
    <w:rsid w:val="00907BE7"/>
    <w:rsid w:val="00910ED3"/>
    <w:rsid w:val="00911B59"/>
    <w:rsid w:val="00912355"/>
    <w:rsid w:val="00912846"/>
    <w:rsid w:val="0091402F"/>
    <w:rsid w:val="0091482A"/>
    <w:rsid w:val="00916F37"/>
    <w:rsid w:val="00917ADF"/>
    <w:rsid w:val="0092016F"/>
    <w:rsid w:val="0092130E"/>
    <w:rsid w:val="0092183B"/>
    <w:rsid w:val="00921D04"/>
    <w:rsid w:val="00921EE6"/>
    <w:rsid w:val="00922736"/>
    <w:rsid w:val="00924409"/>
    <w:rsid w:val="00926F73"/>
    <w:rsid w:val="00927CAF"/>
    <w:rsid w:val="00927ED7"/>
    <w:rsid w:val="00927EF4"/>
    <w:rsid w:val="0093049A"/>
    <w:rsid w:val="00931DFE"/>
    <w:rsid w:val="009337CA"/>
    <w:rsid w:val="0093417C"/>
    <w:rsid w:val="0093543C"/>
    <w:rsid w:val="0093671B"/>
    <w:rsid w:val="009369D9"/>
    <w:rsid w:val="009404BB"/>
    <w:rsid w:val="00940B58"/>
    <w:rsid w:val="00940E6D"/>
    <w:rsid w:val="00942B07"/>
    <w:rsid w:val="009438BB"/>
    <w:rsid w:val="0094410C"/>
    <w:rsid w:val="00944C47"/>
    <w:rsid w:val="00944E5B"/>
    <w:rsid w:val="00946B65"/>
    <w:rsid w:val="00950937"/>
    <w:rsid w:val="00951582"/>
    <w:rsid w:val="00951EF1"/>
    <w:rsid w:val="0095206E"/>
    <w:rsid w:val="00952BE0"/>
    <w:rsid w:val="00953FB7"/>
    <w:rsid w:val="00955D01"/>
    <w:rsid w:val="00955DA1"/>
    <w:rsid w:val="00957B36"/>
    <w:rsid w:val="00957F44"/>
    <w:rsid w:val="0096088B"/>
    <w:rsid w:val="009610F5"/>
    <w:rsid w:val="0096192F"/>
    <w:rsid w:val="00961DFA"/>
    <w:rsid w:val="00962436"/>
    <w:rsid w:val="009645BA"/>
    <w:rsid w:val="00964B11"/>
    <w:rsid w:val="0096748A"/>
    <w:rsid w:val="00967B40"/>
    <w:rsid w:val="009703FF"/>
    <w:rsid w:val="00970DE6"/>
    <w:rsid w:val="00971AC3"/>
    <w:rsid w:val="0097267A"/>
    <w:rsid w:val="009730D1"/>
    <w:rsid w:val="00973EC8"/>
    <w:rsid w:val="009756DE"/>
    <w:rsid w:val="00977C35"/>
    <w:rsid w:val="00980CCF"/>
    <w:rsid w:val="00983BBD"/>
    <w:rsid w:val="0098413E"/>
    <w:rsid w:val="00984CAE"/>
    <w:rsid w:val="009851E6"/>
    <w:rsid w:val="0098549C"/>
    <w:rsid w:val="00990C07"/>
    <w:rsid w:val="00991A53"/>
    <w:rsid w:val="00991F25"/>
    <w:rsid w:val="009932BD"/>
    <w:rsid w:val="0099564E"/>
    <w:rsid w:val="0099599F"/>
    <w:rsid w:val="00995F7F"/>
    <w:rsid w:val="009A0E29"/>
    <w:rsid w:val="009A0F6C"/>
    <w:rsid w:val="009A123C"/>
    <w:rsid w:val="009A170E"/>
    <w:rsid w:val="009A19D1"/>
    <w:rsid w:val="009A24FF"/>
    <w:rsid w:val="009A283D"/>
    <w:rsid w:val="009A3797"/>
    <w:rsid w:val="009A598C"/>
    <w:rsid w:val="009A604A"/>
    <w:rsid w:val="009A7F88"/>
    <w:rsid w:val="009B17CD"/>
    <w:rsid w:val="009B2B12"/>
    <w:rsid w:val="009B46EB"/>
    <w:rsid w:val="009B7905"/>
    <w:rsid w:val="009C0D4F"/>
    <w:rsid w:val="009C1C03"/>
    <w:rsid w:val="009C5489"/>
    <w:rsid w:val="009C5B53"/>
    <w:rsid w:val="009C5B70"/>
    <w:rsid w:val="009C5C67"/>
    <w:rsid w:val="009C6319"/>
    <w:rsid w:val="009C693F"/>
    <w:rsid w:val="009C6C64"/>
    <w:rsid w:val="009C6C8F"/>
    <w:rsid w:val="009C7082"/>
    <w:rsid w:val="009C7449"/>
    <w:rsid w:val="009C7A2F"/>
    <w:rsid w:val="009D0089"/>
    <w:rsid w:val="009D0414"/>
    <w:rsid w:val="009D1EA7"/>
    <w:rsid w:val="009D26E9"/>
    <w:rsid w:val="009D2A68"/>
    <w:rsid w:val="009D3BDB"/>
    <w:rsid w:val="009D3F1C"/>
    <w:rsid w:val="009D3F2A"/>
    <w:rsid w:val="009D544F"/>
    <w:rsid w:val="009D5773"/>
    <w:rsid w:val="009D58A5"/>
    <w:rsid w:val="009D5A15"/>
    <w:rsid w:val="009D6477"/>
    <w:rsid w:val="009D7441"/>
    <w:rsid w:val="009D7CB9"/>
    <w:rsid w:val="009E06D3"/>
    <w:rsid w:val="009E09FA"/>
    <w:rsid w:val="009E24DD"/>
    <w:rsid w:val="009E3322"/>
    <w:rsid w:val="009E358E"/>
    <w:rsid w:val="009E43C9"/>
    <w:rsid w:val="009E4AAD"/>
    <w:rsid w:val="009E6700"/>
    <w:rsid w:val="009F055F"/>
    <w:rsid w:val="009F117A"/>
    <w:rsid w:val="009F177C"/>
    <w:rsid w:val="009F1B12"/>
    <w:rsid w:val="009F392D"/>
    <w:rsid w:val="009F4B30"/>
    <w:rsid w:val="00A0407D"/>
    <w:rsid w:val="00A04347"/>
    <w:rsid w:val="00A050ED"/>
    <w:rsid w:val="00A05F1E"/>
    <w:rsid w:val="00A07A9B"/>
    <w:rsid w:val="00A0DB3A"/>
    <w:rsid w:val="00A10958"/>
    <w:rsid w:val="00A10DF8"/>
    <w:rsid w:val="00A1192C"/>
    <w:rsid w:val="00A1223D"/>
    <w:rsid w:val="00A1305A"/>
    <w:rsid w:val="00A135F8"/>
    <w:rsid w:val="00A13FCA"/>
    <w:rsid w:val="00A144B0"/>
    <w:rsid w:val="00A1452A"/>
    <w:rsid w:val="00A147FA"/>
    <w:rsid w:val="00A155FC"/>
    <w:rsid w:val="00A15B3A"/>
    <w:rsid w:val="00A15BDB"/>
    <w:rsid w:val="00A17316"/>
    <w:rsid w:val="00A23191"/>
    <w:rsid w:val="00A2396E"/>
    <w:rsid w:val="00A23DF6"/>
    <w:rsid w:val="00A2578F"/>
    <w:rsid w:val="00A26138"/>
    <w:rsid w:val="00A2680A"/>
    <w:rsid w:val="00A30B97"/>
    <w:rsid w:val="00A338EA"/>
    <w:rsid w:val="00A33BEE"/>
    <w:rsid w:val="00A3402F"/>
    <w:rsid w:val="00A34E9A"/>
    <w:rsid w:val="00A355A7"/>
    <w:rsid w:val="00A359F0"/>
    <w:rsid w:val="00A35F41"/>
    <w:rsid w:val="00A37058"/>
    <w:rsid w:val="00A41433"/>
    <w:rsid w:val="00A423F6"/>
    <w:rsid w:val="00A42598"/>
    <w:rsid w:val="00A43500"/>
    <w:rsid w:val="00A44919"/>
    <w:rsid w:val="00A456E8"/>
    <w:rsid w:val="00A4583A"/>
    <w:rsid w:val="00A471F2"/>
    <w:rsid w:val="00A477BE"/>
    <w:rsid w:val="00A5046F"/>
    <w:rsid w:val="00A51530"/>
    <w:rsid w:val="00A540AB"/>
    <w:rsid w:val="00A54542"/>
    <w:rsid w:val="00A54592"/>
    <w:rsid w:val="00A56183"/>
    <w:rsid w:val="00A56E98"/>
    <w:rsid w:val="00A5779D"/>
    <w:rsid w:val="00A57B1C"/>
    <w:rsid w:val="00A6102D"/>
    <w:rsid w:val="00A61278"/>
    <w:rsid w:val="00A6231C"/>
    <w:rsid w:val="00A6296D"/>
    <w:rsid w:val="00A6380A"/>
    <w:rsid w:val="00A642C3"/>
    <w:rsid w:val="00A64A3B"/>
    <w:rsid w:val="00A66349"/>
    <w:rsid w:val="00A674BB"/>
    <w:rsid w:val="00A6759C"/>
    <w:rsid w:val="00A676CD"/>
    <w:rsid w:val="00A67C45"/>
    <w:rsid w:val="00A706A7"/>
    <w:rsid w:val="00A7101A"/>
    <w:rsid w:val="00A72315"/>
    <w:rsid w:val="00A72D86"/>
    <w:rsid w:val="00A73133"/>
    <w:rsid w:val="00A73983"/>
    <w:rsid w:val="00A751CF"/>
    <w:rsid w:val="00A753EC"/>
    <w:rsid w:val="00A75B02"/>
    <w:rsid w:val="00A764DD"/>
    <w:rsid w:val="00A76D33"/>
    <w:rsid w:val="00A80848"/>
    <w:rsid w:val="00A80971"/>
    <w:rsid w:val="00A80F93"/>
    <w:rsid w:val="00A817F4"/>
    <w:rsid w:val="00A81C9D"/>
    <w:rsid w:val="00A82067"/>
    <w:rsid w:val="00A828C3"/>
    <w:rsid w:val="00A8376A"/>
    <w:rsid w:val="00A83A8C"/>
    <w:rsid w:val="00A83DFD"/>
    <w:rsid w:val="00A844B1"/>
    <w:rsid w:val="00A85BE7"/>
    <w:rsid w:val="00A85C9D"/>
    <w:rsid w:val="00A85E68"/>
    <w:rsid w:val="00A8662C"/>
    <w:rsid w:val="00A87AE8"/>
    <w:rsid w:val="00A90103"/>
    <w:rsid w:val="00A915E5"/>
    <w:rsid w:val="00A921B8"/>
    <w:rsid w:val="00A934F7"/>
    <w:rsid w:val="00A935EB"/>
    <w:rsid w:val="00A9402D"/>
    <w:rsid w:val="00A94F21"/>
    <w:rsid w:val="00A9513A"/>
    <w:rsid w:val="00A967A1"/>
    <w:rsid w:val="00A96F00"/>
    <w:rsid w:val="00AA07D9"/>
    <w:rsid w:val="00AA0828"/>
    <w:rsid w:val="00AA0CDD"/>
    <w:rsid w:val="00AA0F3D"/>
    <w:rsid w:val="00AA2EFA"/>
    <w:rsid w:val="00AA47D4"/>
    <w:rsid w:val="00AA56BC"/>
    <w:rsid w:val="00AA5AFC"/>
    <w:rsid w:val="00AA5D7E"/>
    <w:rsid w:val="00AA60AA"/>
    <w:rsid w:val="00AA716D"/>
    <w:rsid w:val="00AA7C74"/>
    <w:rsid w:val="00AA99F6"/>
    <w:rsid w:val="00AB05C5"/>
    <w:rsid w:val="00AB1F33"/>
    <w:rsid w:val="00AB305F"/>
    <w:rsid w:val="00AB3892"/>
    <w:rsid w:val="00AB44D7"/>
    <w:rsid w:val="00AB5587"/>
    <w:rsid w:val="00AB5BF0"/>
    <w:rsid w:val="00AB5D58"/>
    <w:rsid w:val="00AB73C7"/>
    <w:rsid w:val="00AC0BB9"/>
    <w:rsid w:val="00AC1124"/>
    <w:rsid w:val="00AC27B9"/>
    <w:rsid w:val="00AC27DA"/>
    <w:rsid w:val="00AC2ADE"/>
    <w:rsid w:val="00AC4062"/>
    <w:rsid w:val="00AC46D3"/>
    <w:rsid w:val="00AC516F"/>
    <w:rsid w:val="00AC5BD0"/>
    <w:rsid w:val="00AC767F"/>
    <w:rsid w:val="00ACFDC0"/>
    <w:rsid w:val="00AD0A22"/>
    <w:rsid w:val="00AD0A87"/>
    <w:rsid w:val="00AD0F23"/>
    <w:rsid w:val="00AD1086"/>
    <w:rsid w:val="00AD13B6"/>
    <w:rsid w:val="00AD1A1F"/>
    <w:rsid w:val="00AD2DA6"/>
    <w:rsid w:val="00AD3BC6"/>
    <w:rsid w:val="00AD530C"/>
    <w:rsid w:val="00AD7A4E"/>
    <w:rsid w:val="00AD7BD7"/>
    <w:rsid w:val="00AE0F44"/>
    <w:rsid w:val="00AE3744"/>
    <w:rsid w:val="00AE4E0F"/>
    <w:rsid w:val="00AE5B45"/>
    <w:rsid w:val="00AE5F72"/>
    <w:rsid w:val="00AE6A36"/>
    <w:rsid w:val="00AE7243"/>
    <w:rsid w:val="00AE752E"/>
    <w:rsid w:val="00AF02BC"/>
    <w:rsid w:val="00AF09E2"/>
    <w:rsid w:val="00AF0B5B"/>
    <w:rsid w:val="00AF0CDE"/>
    <w:rsid w:val="00AF1D9B"/>
    <w:rsid w:val="00AF2441"/>
    <w:rsid w:val="00AF274B"/>
    <w:rsid w:val="00AF696C"/>
    <w:rsid w:val="00B0098B"/>
    <w:rsid w:val="00B009BF"/>
    <w:rsid w:val="00B011CB"/>
    <w:rsid w:val="00B02115"/>
    <w:rsid w:val="00B0583D"/>
    <w:rsid w:val="00B0595A"/>
    <w:rsid w:val="00B06C8B"/>
    <w:rsid w:val="00B10081"/>
    <w:rsid w:val="00B10288"/>
    <w:rsid w:val="00B102C5"/>
    <w:rsid w:val="00B11C2E"/>
    <w:rsid w:val="00B11E50"/>
    <w:rsid w:val="00B1210F"/>
    <w:rsid w:val="00B1277A"/>
    <w:rsid w:val="00B1485B"/>
    <w:rsid w:val="00B14CAA"/>
    <w:rsid w:val="00B1BFD9"/>
    <w:rsid w:val="00B200F9"/>
    <w:rsid w:val="00B21332"/>
    <w:rsid w:val="00B21C64"/>
    <w:rsid w:val="00B24223"/>
    <w:rsid w:val="00B24810"/>
    <w:rsid w:val="00B24D9B"/>
    <w:rsid w:val="00B253C0"/>
    <w:rsid w:val="00B26B25"/>
    <w:rsid w:val="00B26F51"/>
    <w:rsid w:val="00B26F68"/>
    <w:rsid w:val="00B2C34E"/>
    <w:rsid w:val="00B30AAA"/>
    <w:rsid w:val="00B328DC"/>
    <w:rsid w:val="00B32C8A"/>
    <w:rsid w:val="00B33B69"/>
    <w:rsid w:val="00B34B10"/>
    <w:rsid w:val="00B34C1F"/>
    <w:rsid w:val="00B35A7E"/>
    <w:rsid w:val="00B37B55"/>
    <w:rsid w:val="00B37CE6"/>
    <w:rsid w:val="00B40315"/>
    <w:rsid w:val="00B40965"/>
    <w:rsid w:val="00B438E9"/>
    <w:rsid w:val="00B438ED"/>
    <w:rsid w:val="00B43D11"/>
    <w:rsid w:val="00B44858"/>
    <w:rsid w:val="00B4786C"/>
    <w:rsid w:val="00B47E20"/>
    <w:rsid w:val="00B50486"/>
    <w:rsid w:val="00B50BCA"/>
    <w:rsid w:val="00B51B65"/>
    <w:rsid w:val="00B52EA5"/>
    <w:rsid w:val="00B536A4"/>
    <w:rsid w:val="00B5462B"/>
    <w:rsid w:val="00B565B9"/>
    <w:rsid w:val="00B57597"/>
    <w:rsid w:val="00B5773B"/>
    <w:rsid w:val="00B57942"/>
    <w:rsid w:val="00B57D81"/>
    <w:rsid w:val="00B6066A"/>
    <w:rsid w:val="00B61C17"/>
    <w:rsid w:val="00B61D95"/>
    <w:rsid w:val="00B62615"/>
    <w:rsid w:val="00B62662"/>
    <w:rsid w:val="00B634BD"/>
    <w:rsid w:val="00B647FE"/>
    <w:rsid w:val="00B6631B"/>
    <w:rsid w:val="00B6727F"/>
    <w:rsid w:val="00B67B23"/>
    <w:rsid w:val="00B703C9"/>
    <w:rsid w:val="00B71BC3"/>
    <w:rsid w:val="00B73858"/>
    <w:rsid w:val="00B76721"/>
    <w:rsid w:val="00B80F5E"/>
    <w:rsid w:val="00B817F7"/>
    <w:rsid w:val="00B819B6"/>
    <w:rsid w:val="00B82809"/>
    <w:rsid w:val="00B84368"/>
    <w:rsid w:val="00B843CD"/>
    <w:rsid w:val="00B8448E"/>
    <w:rsid w:val="00B8707E"/>
    <w:rsid w:val="00B872DB"/>
    <w:rsid w:val="00B87BA3"/>
    <w:rsid w:val="00B926B1"/>
    <w:rsid w:val="00B932EC"/>
    <w:rsid w:val="00B9346A"/>
    <w:rsid w:val="00B94BB7"/>
    <w:rsid w:val="00B95B09"/>
    <w:rsid w:val="00B96F36"/>
    <w:rsid w:val="00B97DB8"/>
    <w:rsid w:val="00BA0542"/>
    <w:rsid w:val="00BA296A"/>
    <w:rsid w:val="00BA335F"/>
    <w:rsid w:val="00BA4873"/>
    <w:rsid w:val="00BA57F6"/>
    <w:rsid w:val="00BA609C"/>
    <w:rsid w:val="00BA72DE"/>
    <w:rsid w:val="00BB0336"/>
    <w:rsid w:val="00BB271E"/>
    <w:rsid w:val="00BB3193"/>
    <w:rsid w:val="00BB3FF4"/>
    <w:rsid w:val="00BB4DAA"/>
    <w:rsid w:val="00BB67A3"/>
    <w:rsid w:val="00BB6C94"/>
    <w:rsid w:val="00BB6FC2"/>
    <w:rsid w:val="00BB701F"/>
    <w:rsid w:val="00BB75E3"/>
    <w:rsid w:val="00BB7CBF"/>
    <w:rsid w:val="00BC0002"/>
    <w:rsid w:val="00BC0274"/>
    <w:rsid w:val="00BC0CAF"/>
    <w:rsid w:val="00BC2A8D"/>
    <w:rsid w:val="00BC3859"/>
    <w:rsid w:val="00BC402F"/>
    <w:rsid w:val="00BC41EF"/>
    <w:rsid w:val="00BC58D4"/>
    <w:rsid w:val="00BC6438"/>
    <w:rsid w:val="00BC66C9"/>
    <w:rsid w:val="00BD139B"/>
    <w:rsid w:val="00BD2A82"/>
    <w:rsid w:val="00BD4F39"/>
    <w:rsid w:val="00BD58CF"/>
    <w:rsid w:val="00BD6640"/>
    <w:rsid w:val="00BD670F"/>
    <w:rsid w:val="00BD77D3"/>
    <w:rsid w:val="00BE0ACB"/>
    <w:rsid w:val="00BE208F"/>
    <w:rsid w:val="00BE236F"/>
    <w:rsid w:val="00BE31D2"/>
    <w:rsid w:val="00BE3793"/>
    <w:rsid w:val="00BE4B4C"/>
    <w:rsid w:val="00BE4B88"/>
    <w:rsid w:val="00BE4FCB"/>
    <w:rsid w:val="00BE6D6C"/>
    <w:rsid w:val="00BE7843"/>
    <w:rsid w:val="00BE7B71"/>
    <w:rsid w:val="00BF0328"/>
    <w:rsid w:val="00BF0A3B"/>
    <w:rsid w:val="00BF2A43"/>
    <w:rsid w:val="00BF2BB8"/>
    <w:rsid w:val="00BF599C"/>
    <w:rsid w:val="00BF6356"/>
    <w:rsid w:val="00BF6A3C"/>
    <w:rsid w:val="00BF788A"/>
    <w:rsid w:val="00BF7A2E"/>
    <w:rsid w:val="00C0007E"/>
    <w:rsid w:val="00C000BD"/>
    <w:rsid w:val="00C01A75"/>
    <w:rsid w:val="00C01B47"/>
    <w:rsid w:val="00C020A5"/>
    <w:rsid w:val="00C0360E"/>
    <w:rsid w:val="00C03D3D"/>
    <w:rsid w:val="00C03F32"/>
    <w:rsid w:val="00C04122"/>
    <w:rsid w:val="00C04463"/>
    <w:rsid w:val="00C05E3A"/>
    <w:rsid w:val="00C062EE"/>
    <w:rsid w:val="00C1160E"/>
    <w:rsid w:val="00C12071"/>
    <w:rsid w:val="00C122A5"/>
    <w:rsid w:val="00C12A1E"/>
    <w:rsid w:val="00C12E6D"/>
    <w:rsid w:val="00C14514"/>
    <w:rsid w:val="00C15600"/>
    <w:rsid w:val="00C157F1"/>
    <w:rsid w:val="00C16B96"/>
    <w:rsid w:val="00C204B6"/>
    <w:rsid w:val="00C21D36"/>
    <w:rsid w:val="00C22DDD"/>
    <w:rsid w:val="00C23298"/>
    <w:rsid w:val="00C24526"/>
    <w:rsid w:val="00C24876"/>
    <w:rsid w:val="00C249D0"/>
    <w:rsid w:val="00C253EF"/>
    <w:rsid w:val="00C2651D"/>
    <w:rsid w:val="00C26B7B"/>
    <w:rsid w:val="00C27A1F"/>
    <w:rsid w:val="00C32874"/>
    <w:rsid w:val="00C334B5"/>
    <w:rsid w:val="00C3352B"/>
    <w:rsid w:val="00C33BD2"/>
    <w:rsid w:val="00C343FE"/>
    <w:rsid w:val="00C34407"/>
    <w:rsid w:val="00C346E2"/>
    <w:rsid w:val="00C34925"/>
    <w:rsid w:val="00C35017"/>
    <w:rsid w:val="00C35511"/>
    <w:rsid w:val="00C3640D"/>
    <w:rsid w:val="00C37EC2"/>
    <w:rsid w:val="00C37F89"/>
    <w:rsid w:val="00C40BE6"/>
    <w:rsid w:val="00C40FEC"/>
    <w:rsid w:val="00C411FA"/>
    <w:rsid w:val="00C41778"/>
    <w:rsid w:val="00C43C98"/>
    <w:rsid w:val="00C44641"/>
    <w:rsid w:val="00C44D4A"/>
    <w:rsid w:val="00C469CA"/>
    <w:rsid w:val="00C47910"/>
    <w:rsid w:val="00C501D3"/>
    <w:rsid w:val="00C50D9B"/>
    <w:rsid w:val="00C51210"/>
    <w:rsid w:val="00C535D7"/>
    <w:rsid w:val="00C54EAC"/>
    <w:rsid w:val="00C5505F"/>
    <w:rsid w:val="00C55B34"/>
    <w:rsid w:val="00C6209E"/>
    <w:rsid w:val="00C631C1"/>
    <w:rsid w:val="00C63C6D"/>
    <w:rsid w:val="00C63ED7"/>
    <w:rsid w:val="00C6437E"/>
    <w:rsid w:val="00C64F36"/>
    <w:rsid w:val="00C65064"/>
    <w:rsid w:val="00C652AF"/>
    <w:rsid w:val="00C6534F"/>
    <w:rsid w:val="00C656AE"/>
    <w:rsid w:val="00C65C93"/>
    <w:rsid w:val="00C6687B"/>
    <w:rsid w:val="00C6748C"/>
    <w:rsid w:val="00C67876"/>
    <w:rsid w:val="00C67AF2"/>
    <w:rsid w:val="00C7052B"/>
    <w:rsid w:val="00C70D5C"/>
    <w:rsid w:val="00C71CEC"/>
    <w:rsid w:val="00C72351"/>
    <w:rsid w:val="00C7237C"/>
    <w:rsid w:val="00C73ACB"/>
    <w:rsid w:val="00C73CF5"/>
    <w:rsid w:val="00C75796"/>
    <w:rsid w:val="00C762F9"/>
    <w:rsid w:val="00C767DB"/>
    <w:rsid w:val="00C76A0C"/>
    <w:rsid w:val="00C809AA"/>
    <w:rsid w:val="00C81FC9"/>
    <w:rsid w:val="00C83BB1"/>
    <w:rsid w:val="00C847D1"/>
    <w:rsid w:val="00C84D8B"/>
    <w:rsid w:val="00C8522C"/>
    <w:rsid w:val="00C86A9A"/>
    <w:rsid w:val="00C87110"/>
    <w:rsid w:val="00C873BD"/>
    <w:rsid w:val="00C91FCB"/>
    <w:rsid w:val="00C92748"/>
    <w:rsid w:val="00C92F0B"/>
    <w:rsid w:val="00C9448A"/>
    <w:rsid w:val="00C94710"/>
    <w:rsid w:val="00C951A7"/>
    <w:rsid w:val="00C954D0"/>
    <w:rsid w:val="00C95536"/>
    <w:rsid w:val="00C95EA3"/>
    <w:rsid w:val="00C96955"/>
    <w:rsid w:val="00C9734D"/>
    <w:rsid w:val="00C97CC1"/>
    <w:rsid w:val="00CA02AF"/>
    <w:rsid w:val="00CA0457"/>
    <w:rsid w:val="00CA0FC9"/>
    <w:rsid w:val="00CA117E"/>
    <w:rsid w:val="00CA24EC"/>
    <w:rsid w:val="00CA5413"/>
    <w:rsid w:val="00CA65F4"/>
    <w:rsid w:val="00CA68B2"/>
    <w:rsid w:val="00CA7C7F"/>
    <w:rsid w:val="00CB14D4"/>
    <w:rsid w:val="00CB1527"/>
    <w:rsid w:val="00CB1CB2"/>
    <w:rsid w:val="00CB2770"/>
    <w:rsid w:val="00CB416A"/>
    <w:rsid w:val="00CB58E4"/>
    <w:rsid w:val="00CB5D67"/>
    <w:rsid w:val="00CB5E73"/>
    <w:rsid w:val="00CB5F3D"/>
    <w:rsid w:val="00CB662A"/>
    <w:rsid w:val="00CB7392"/>
    <w:rsid w:val="00CB75C7"/>
    <w:rsid w:val="00CC0348"/>
    <w:rsid w:val="00CC24EC"/>
    <w:rsid w:val="00CC53D9"/>
    <w:rsid w:val="00CC544A"/>
    <w:rsid w:val="00CC54AE"/>
    <w:rsid w:val="00CC70CC"/>
    <w:rsid w:val="00CD01C2"/>
    <w:rsid w:val="00CD136B"/>
    <w:rsid w:val="00CD21C4"/>
    <w:rsid w:val="00CD23EA"/>
    <w:rsid w:val="00CD3332"/>
    <w:rsid w:val="00CD48E3"/>
    <w:rsid w:val="00CD607C"/>
    <w:rsid w:val="00CD7DB9"/>
    <w:rsid w:val="00CDD844"/>
    <w:rsid w:val="00CE0DDD"/>
    <w:rsid w:val="00CE20AB"/>
    <w:rsid w:val="00CE36E4"/>
    <w:rsid w:val="00CE48C6"/>
    <w:rsid w:val="00CE4BDC"/>
    <w:rsid w:val="00CE6216"/>
    <w:rsid w:val="00CE7D79"/>
    <w:rsid w:val="00CF340E"/>
    <w:rsid w:val="00CF468B"/>
    <w:rsid w:val="00CF5771"/>
    <w:rsid w:val="00CF5AF7"/>
    <w:rsid w:val="00CF5BC5"/>
    <w:rsid w:val="00CF6295"/>
    <w:rsid w:val="00D003CF"/>
    <w:rsid w:val="00D00E0B"/>
    <w:rsid w:val="00D01544"/>
    <w:rsid w:val="00D019FA"/>
    <w:rsid w:val="00D01BEE"/>
    <w:rsid w:val="00D047F5"/>
    <w:rsid w:val="00D04C4A"/>
    <w:rsid w:val="00D051D9"/>
    <w:rsid w:val="00D06D76"/>
    <w:rsid w:val="00D06F69"/>
    <w:rsid w:val="00D06FEC"/>
    <w:rsid w:val="00D07BD3"/>
    <w:rsid w:val="00D1034B"/>
    <w:rsid w:val="00D11428"/>
    <w:rsid w:val="00D118E1"/>
    <w:rsid w:val="00D119A7"/>
    <w:rsid w:val="00D11F33"/>
    <w:rsid w:val="00D14691"/>
    <w:rsid w:val="00D15BCA"/>
    <w:rsid w:val="00D167DF"/>
    <w:rsid w:val="00D17FCD"/>
    <w:rsid w:val="00D218DD"/>
    <w:rsid w:val="00D22221"/>
    <w:rsid w:val="00D22694"/>
    <w:rsid w:val="00D23A7F"/>
    <w:rsid w:val="00D25EF2"/>
    <w:rsid w:val="00D26146"/>
    <w:rsid w:val="00D27542"/>
    <w:rsid w:val="00D30CC0"/>
    <w:rsid w:val="00D312A0"/>
    <w:rsid w:val="00D31E67"/>
    <w:rsid w:val="00D3286C"/>
    <w:rsid w:val="00D32A09"/>
    <w:rsid w:val="00D32A16"/>
    <w:rsid w:val="00D344C1"/>
    <w:rsid w:val="00D34680"/>
    <w:rsid w:val="00D351B4"/>
    <w:rsid w:val="00D405E7"/>
    <w:rsid w:val="00D407CC"/>
    <w:rsid w:val="00D43824"/>
    <w:rsid w:val="00D43F46"/>
    <w:rsid w:val="00D44518"/>
    <w:rsid w:val="00D4479F"/>
    <w:rsid w:val="00D5173C"/>
    <w:rsid w:val="00D51F3F"/>
    <w:rsid w:val="00D546A8"/>
    <w:rsid w:val="00D54A54"/>
    <w:rsid w:val="00D54E0A"/>
    <w:rsid w:val="00D57635"/>
    <w:rsid w:val="00D57B59"/>
    <w:rsid w:val="00D6263E"/>
    <w:rsid w:val="00D6267A"/>
    <w:rsid w:val="00D62EC3"/>
    <w:rsid w:val="00D643A8"/>
    <w:rsid w:val="00D64B35"/>
    <w:rsid w:val="00D64BDD"/>
    <w:rsid w:val="00D65909"/>
    <w:rsid w:val="00D6707C"/>
    <w:rsid w:val="00D6762F"/>
    <w:rsid w:val="00D67A5A"/>
    <w:rsid w:val="00D6D3DC"/>
    <w:rsid w:val="00D70B20"/>
    <w:rsid w:val="00D715F9"/>
    <w:rsid w:val="00D73180"/>
    <w:rsid w:val="00D73597"/>
    <w:rsid w:val="00D73D20"/>
    <w:rsid w:val="00D7549C"/>
    <w:rsid w:val="00D759DC"/>
    <w:rsid w:val="00D76039"/>
    <w:rsid w:val="00D766C7"/>
    <w:rsid w:val="00D803E4"/>
    <w:rsid w:val="00D804B2"/>
    <w:rsid w:val="00D80E2F"/>
    <w:rsid w:val="00D80F7E"/>
    <w:rsid w:val="00D81569"/>
    <w:rsid w:val="00D81F92"/>
    <w:rsid w:val="00D828CB"/>
    <w:rsid w:val="00D82CB7"/>
    <w:rsid w:val="00D84B18"/>
    <w:rsid w:val="00D84D50"/>
    <w:rsid w:val="00D85DBA"/>
    <w:rsid w:val="00D86368"/>
    <w:rsid w:val="00D8687A"/>
    <w:rsid w:val="00D868FD"/>
    <w:rsid w:val="00D86BBE"/>
    <w:rsid w:val="00D87037"/>
    <w:rsid w:val="00D87078"/>
    <w:rsid w:val="00D87FE5"/>
    <w:rsid w:val="00D9056D"/>
    <w:rsid w:val="00D90679"/>
    <w:rsid w:val="00D90E5D"/>
    <w:rsid w:val="00D90FC6"/>
    <w:rsid w:val="00D91740"/>
    <w:rsid w:val="00D93EE0"/>
    <w:rsid w:val="00D94829"/>
    <w:rsid w:val="00D95939"/>
    <w:rsid w:val="00D959B8"/>
    <w:rsid w:val="00D9748D"/>
    <w:rsid w:val="00D9777F"/>
    <w:rsid w:val="00DA2911"/>
    <w:rsid w:val="00DA2B52"/>
    <w:rsid w:val="00DA318B"/>
    <w:rsid w:val="00DA3466"/>
    <w:rsid w:val="00DA39D7"/>
    <w:rsid w:val="00DA42DB"/>
    <w:rsid w:val="00DA449A"/>
    <w:rsid w:val="00DA4ED3"/>
    <w:rsid w:val="00DA54AF"/>
    <w:rsid w:val="00DA748B"/>
    <w:rsid w:val="00DB1FFA"/>
    <w:rsid w:val="00DB2B1F"/>
    <w:rsid w:val="00DB2CC1"/>
    <w:rsid w:val="00DB33A9"/>
    <w:rsid w:val="00DB4224"/>
    <w:rsid w:val="00DB42AF"/>
    <w:rsid w:val="00DB5853"/>
    <w:rsid w:val="00DB5926"/>
    <w:rsid w:val="00DB6491"/>
    <w:rsid w:val="00DC1201"/>
    <w:rsid w:val="00DC2333"/>
    <w:rsid w:val="00DC2C39"/>
    <w:rsid w:val="00DC5864"/>
    <w:rsid w:val="00DC6267"/>
    <w:rsid w:val="00DC7AF8"/>
    <w:rsid w:val="00DD0C97"/>
    <w:rsid w:val="00DD0D61"/>
    <w:rsid w:val="00DD0EDA"/>
    <w:rsid w:val="00DD18BF"/>
    <w:rsid w:val="00DD2A7E"/>
    <w:rsid w:val="00DD397D"/>
    <w:rsid w:val="00DD41F8"/>
    <w:rsid w:val="00DD43BE"/>
    <w:rsid w:val="00DD45DB"/>
    <w:rsid w:val="00DD4FAD"/>
    <w:rsid w:val="00DD56A4"/>
    <w:rsid w:val="00DD610B"/>
    <w:rsid w:val="00DD646D"/>
    <w:rsid w:val="00DD6C2C"/>
    <w:rsid w:val="00DE0361"/>
    <w:rsid w:val="00DE04F6"/>
    <w:rsid w:val="00DE1546"/>
    <w:rsid w:val="00DE2144"/>
    <w:rsid w:val="00DE490A"/>
    <w:rsid w:val="00DE5955"/>
    <w:rsid w:val="00DE7504"/>
    <w:rsid w:val="00DE77B4"/>
    <w:rsid w:val="00DEB327"/>
    <w:rsid w:val="00DF014C"/>
    <w:rsid w:val="00DF1438"/>
    <w:rsid w:val="00DF1616"/>
    <w:rsid w:val="00DF2368"/>
    <w:rsid w:val="00DF3523"/>
    <w:rsid w:val="00DF3677"/>
    <w:rsid w:val="00DF47FF"/>
    <w:rsid w:val="00DF5E19"/>
    <w:rsid w:val="00DF5EC2"/>
    <w:rsid w:val="00DF6152"/>
    <w:rsid w:val="00DF7F82"/>
    <w:rsid w:val="00E00422"/>
    <w:rsid w:val="00E00445"/>
    <w:rsid w:val="00E00C2A"/>
    <w:rsid w:val="00E026B2"/>
    <w:rsid w:val="00E02E04"/>
    <w:rsid w:val="00E04134"/>
    <w:rsid w:val="00E046DB"/>
    <w:rsid w:val="00E05167"/>
    <w:rsid w:val="00E05313"/>
    <w:rsid w:val="00E05A50"/>
    <w:rsid w:val="00E05A56"/>
    <w:rsid w:val="00E066BC"/>
    <w:rsid w:val="00E06FE7"/>
    <w:rsid w:val="00E10BCE"/>
    <w:rsid w:val="00E11BCD"/>
    <w:rsid w:val="00E120EA"/>
    <w:rsid w:val="00E12664"/>
    <w:rsid w:val="00E1266B"/>
    <w:rsid w:val="00E127E6"/>
    <w:rsid w:val="00E147B0"/>
    <w:rsid w:val="00E207FD"/>
    <w:rsid w:val="00E224A8"/>
    <w:rsid w:val="00E22963"/>
    <w:rsid w:val="00E23982"/>
    <w:rsid w:val="00E24572"/>
    <w:rsid w:val="00E256D7"/>
    <w:rsid w:val="00E26375"/>
    <w:rsid w:val="00E26387"/>
    <w:rsid w:val="00E26FE1"/>
    <w:rsid w:val="00E278BD"/>
    <w:rsid w:val="00E30BF3"/>
    <w:rsid w:val="00E310AE"/>
    <w:rsid w:val="00E31143"/>
    <w:rsid w:val="00E31EE8"/>
    <w:rsid w:val="00E32809"/>
    <w:rsid w:val="00E32DFB"/>
    <w:rsid w:val="00E347F3"/>
    <w:rsid w:val="00E34C9A"/>
    <w:rsid w:val="00E35B0C"/>
    <w:rsid w:val="00E36041"/>
    <w:rsid w:val="00E365B8"/>
    <w:rsid w:val="00E37D8D"/>
    <w:rsid w:val="00E429C0"/>
    <w:rsid w:val="00E442B1"/>
    <w:rsid w:val="00E4479A"/>
    <w:rsid w:val="00E4485B"/>
    <w:rsid w:val="00E47303"/>
    <w:rsid w:val="00E51AD6"/>
    <w:rsid w:val="00E52C22"/>
    <w:rsid w:val="00E52FE6"/>
    <w:rsid w:val="00E531BE"/>
    <w:rsid w:val="00E53297"/>
    <w:rsid w:val="00E53745"/>
    <w:rsid w:val="00E539EE"/>
    <w:rsid w:val="00E54867"/>
    <w:rsid w:val="00E5540B"/>
    <w:rsid w:val="00E559C9"/>
    <w:rsid w:val="00E5713A"/>
    <w:rsid w:val="00E5797C"/>
    <w:rsid w:val="00E614CB"/>
    <w:rsid w:val="00E61F51"/>
    <w:rsid w:val="00E62477"/>
    <w:rsid w:val="00E63BF2"/>
    <w:rsid w:val="00E6443B"/>
    <w:rsid w:val="00E6699D"/>
    <w:rsid w:val="00E66C39"/>
    <w:rsid w:val="00E67424"/>
    <w:rsid w:val="00E7376E"/>
    <w:rsid w:val="00E73811"/>
    <w:rsid w:val="00E746C7"/>
    <w:rsid w:val="00E74B9D"/>
    <w:rsid w:val="00E7518D"/>
    <w:rsid w:val="00E751D6"/>
    <w:rsid w:val="00E800EA"/>
    <w:rsid w:val="00E80B1C"/>
    <w:rsid w:val="00E810EE"/>
    <w:rsid w:val="00E81523"/>
    <w:rsid w:val="00E81D04"/>
    <w:rsid w:val="00E82425"/>
    <w:rsid w:val="00E82D74"/>
    <w:rsid w:val="00E84F9E"/>
    <w:rsid w:val="00E8620F"/>
    <w:rsid w:val="00E871B9"/>
    <w:rsid w:val="00E92626"/>
    <w:rsid w:val="00E92D50"/>
    <w:rsid w:val="00E93488"/>
    <w:rsid w:val="00E945D5"/>
    <w:rsid w:val="00E96BB1"/>
    <w:rsid w:val="00E97CA8"/>
    <w:rsid w:val="00EA0560"/>
    <w:rsid w:val="00EA068A"/>
    <w:rsid w:val="00EA2526"/>
    <w:rsid w:val="00EA25FA"/>
    <w:rsid w:val="00EA3535"/>
    <w:rsid w:val="00EA4244"/>
    <w:rsid w:val="00EA4861"/>
    <w:rsid w:val="00EA6877"/>
    <w:rsid w:val="00EB0CBD"/>
    <w:rsid w:val="00EB1358"/>
    <w:rsid w:val="00EB4361"/>
    <w:rsid w:val="00EB4616"/>
    <w:rsid w:val="00EB4D59"/>
    <w:rsid w:val="00EB55D9"/>
    <w:rsid w:val="00EC1446"/>
    <w:rsid w:val="00EC1E2A"/>
    <w:rsid w:val="00EC460B"/>
    <w:rsid w:val="00EC4A11"/>
    <w:rsid w:val="00EC6FC6"/>
    <w:rsid w:val="00EC7B28"/>
    <w:rsid w:val="00ECD534"/>
    <w:rsid w:val="00ED02A6"/>
    <w:rsid w:val="00ED25D9"/>
    <w:rsid w:val="00ED2991"/>
    <w:rsid w:val="00ED4ADF"/>
    <w:rsid w:val="00ED5D19"/>
    <w:rsid w:val="00ED7403"/>
    <w:rsid w:val="00ED742D"/>
    <w:rsid w:val="00ED7C01"/>
    <w:rsid w:val="00ED7DF6"/>
    <w:rsid w:val="00EE1BB7"/>
    <w:rsid w:val="00EE20C4"/>
    <w:rsid w:val="00EE2406"/>
    <w:rsid w:val="00EE4690"/>
    <w:rsid w:val="00EE59F9"/>
    <w:rsid w:val="00EE7D92"/>
    <w:rsid w:val="00EF023E"/>
    <w:rsid w:val="00EF029A"/>
    <w:rsid w:val="00EF151A"/>
    <w:rsid w:val="00EF21ED"/>
    <w:rsid w:val="00EF2739"/>
    <w:rsid w:val="00EF35D4"/>
    <w:rsid w:val="00EF457C"/>
    <w:rsid w:val="00EF4FFB"/>
    <w:rsid w:val="00EF5851"/>
    <w:rsid w:val="00EF6AC0"/>
    <w:rsid w:val="00F01C92"/>
    <w:rsid w:val="00F0391B"/>
    <w:rsid w:val="00F05D8F"/>
    <w:rsid w:val="00F073E4"/>
    <w:rsid w:val="00F10128"/>
    <w:rsid w:val="00F12030"/>
    <w:rsid w:val="00F12420"/>
    <w:rsid w:val="00F12451"/>
    <w:rsid w:val="00F127CC"/>
    <w:rsid w:val="00F1322C"/>
    <w:rsid w:val="00F14A78"/>
    <w:rsid w:val="00F1620A"/>
    <w:rsid w:val="00F16510"/>
    <w:rsid w:val="00F168C2"/>
    <w:rsid w:val="00F16C29"/>
    <w:rsid w:val="00F17752"/>
    <w:rsid w:val="00F17EDE"/>
    <w:rsid w:val="00F201B2"/>
    <w:rsid w:val="00F208D7"/>
    <w:rsid w:val="00F21B89"/>
    <w:rsid w:val="00F22551"/>
    <w:rsid w:val="00F22B5B"/>
    <w:rsid w:val="00F23D64"/>
    <w:rsid w:val="00F25753"/>
    <w:rsid w:val="00F258CB"/>
    <w:rsid w:val="00F25D26"/>
    <w:rsid w:val="00F2724A"/>
    <w:rsid w:val="00F2A660"/>
    <w:rsid w:val="00F309C7"/>
    <w:rsid w:val="00F32F0E"/>
    <w:rsid w:val="00F330DB"/>
    <w:rsid w:val="00F333BE"/>
    <w:rsid w:val="00F33D8E"/>
    <w:rsid w:val="00F33DB8"/>
    <w:rsid w:val="00F36B47"/>
    <w:rsid w:val="00F37161"/>
    <w:rsid w:val="00F37162"/>
    <w:rsid w:val="00F4194A"/>
    <w:rsid w:val="00F42AB4"/>
    <w:rsid w:val="00F42E02"/>
    <w:rsid w:val="00F43553"/>
    <w:rsid w:val="00F4397F"/>
    <w:rsid w:val="00F43E9E"/>
    <w:rsid w:val="00F440F0"/>
    <w:rsid w:val="00F4788C"/>
    <w:rsid w:val="00F50712"/>
    <w:rsid w:val="00F51329"/>
    <w:rsid w:val="00F5184A"/>
    <w:rsid w:val="00F51CF3"/>
    <w:rsid w:val="00F51EF4"/>
    <w:rsid w:val="00F539CE"/>
    <w:rsid w:val="00F53D85"/>
    <w:rsid w:val="00F5411F"/>
    <w:rsid w:val="00F54D77"/>
    <w:rsid w:val="00F55D08"/>
    <w:rsid w:val="00F55EF8"/>
    <w:rsid w:val="00F63DF1"/>
    <w:rsid w:val="00F67627"/>
    <w:rsid w:val="00F67E77"/>
    <w:rsid w:val="00F700AC"/>
    <w:rsid w:val="00F70261"/>
    <w:rsid w:val="00F70D6B"/>
    <w:rsid w:val="00F76F18"/>
    <w:rsid w:val="00F778EE"/>
    <w:rsid w:val="00F77D19"/>
    <w:rsid w:val="00F80326"/>
    <w:rsid w:val="00F80A6C"/>
    <w:rsid w:val="00F81DC2"/>
    <w:rsid w:val="00F83E8F"/>
    <w:rsid w:val="00F84A89"/>
    <w:rsid w:val="00F85812"/>
    <w:rsid w:val="00F878A3"/>
    <w:rsid w:val="00F90AAE"/>
    <w:rsid w:val="00F90B92"/>
    <w:rsid w:val="00F91027"/>
    <w:rsid w:val="00F92DB5"/>
    <w:rsid w:val="00F92EAB"/>
    <w:rsid w:val="00F93652"/>
    <w:rsid w:val="00F93DAA"/>
    <w:rsid w:val="00F94230"/>
    <w:rsid w:val="00F950BB"/>
    <w:rsid w:val="00F96260"/>
    <w:rsid w:val="00F96E23"/>
    <w:rsid w:val="00F97504"/>
    <w:rsid w:val="00FA077E"/>
    <w:rsid w:val="00FA1795"/>
    <w:rsid w:val="00FA306B"/>
    <w:rsid w:val="00FA3AB2"/>
    <w:rsid w:val="00FA56EB"/>
    <w:rsid w:val="00FA5FDD"/>
    <w:rsid w:val="00FA6F1A"/>
    <w:rsid w:val="00FA71E3"/>
    <w:rsid w:val="00FA74D1"/>
    <w:rsid w:val="00FA7615"/>
    <w:rsid w:val="00FB00E5"/>
    <w:rsid w:val="00FB1856"/>
    <w:rsid w:val="00FB2606"/>
    <w:rsid w:val="00FB2A84"/>
    <w:rsid w:val="00FB3F5B"/>
    <w:rsid w:val="00FB45B5"/>
    <w:rsid w:val="00FB5C1A"/>
    <w:rsid w:val="00FB68B4"/>
    <w:rsid w:val="00FB7B33"/>
    <w:rsid w:val="00FC084F"/>
    <w:rsid w:val="00FC1E45"/>
    <w:rsid w:val="00FC3AD8"/>
    <w:rsid w:val="00FC4117"/>
    <w:rsid w:val="00FC43D0"/>
    <w:rsid w:val="00FC456C"/>
    <w:rsid w:val="00FC4BED"/>
    <w:rsid w:val="00FC67B3"/>
    <w:rsid w:val="00FC68A6"/>
    <w:rsid w:val="00FC6FCE"/>
    <w:rsid w:val="00FC87D2"/>
    <w:rsid w:val="00FD0245"/>
    <w:rsid w:val="00FD258E"/>
    <w:rsid w:val="00FD289B"/>
    <w:rsid w:val="00FD2DEB"/>
    <w:rsid w:val="00FD5E74"/>
    <w:rsid w:val="00FD71A8"/>
    <w:rsid w:val="00FD7437"/>
    <w:rsid w:val="00FE031A"/>
    <w:rsid w:val="00FE0473"/>
    <w:rsid w:val="00FE2013"/>
    <w:rsid w:val="00FE213C"/>
    <w:rsid w:val="00FE2D5A"/>
    <w:rsid w:val="00FE34D0"/>
    <w:rsid w:val="00FE3C03"/>
    <w:rsid w:val="00FE409F"/>
    <w:rsid w:val="00FE492C"/>
    <w:rsid w:val="00FE4A04"/>
    <w:rsid w:val="00FE575A"/>
    <w:rsid w:val="00FE60DC"/>
    <w:rsid w:val="00FE6149"/>
    <w:rsid w:val="00FE6F07"/>
    <w:rsid w:val="00FE6FED"/>
    <w:rsid w:val="00FE707C"/>
    <w:rsid w:val="00FE708B"/>
    <w:rsid w:val="00FE78FD"/>
    <w:rsid w:val="00FF0DC5"/>
    <w:rsid w:val="00FF1209"/>
    <w:rsid w:val="00FF16C9"/>
    <w:rsid w:val="00FF2C11"/>
    <w:rsid w:val="00FF2F20"/>
    <w:rsid w:val="00FF30D1"/>
    <w:rsid w:val="00FF3641"/>
    <w:rsid w:val="00FF395B"/>
    <w:rsid w:val="00FF4171"/>
    <w:rsid w:val="00FF711F"/>
    <w:rsid w:val="011EDF3C"/>
    <w:rsid w:val="0121AE47"/>
    <w:rsid w:val="012433DA"/>
    <w:rsid w:val="012AAB86"/>
    <w:rsid w:val="013B2E75"/>
    <w:rsid w:val="014B46B3"/>
    <w:rsid w:val="0150D4CD"/>
    <w:rsid w:val="0151876B"/>
    <w:rsid w:val="01607AFF"/>
    <w:rsid w:val="016223A4"/>
    <w:rsid w:val="01646CD7"/>
    <w:rsid w:val="016E23D3"/>
    <w:rsid w:val="01704AC1"/>
    <w:rsid w:val="0187C986"/>
    <w:rsid w:val="01885626"/>
    <w:rsid w:val="01890425"/>
    <w:rsid w:val="01914D01"/>
    <w:rsid w:val="0197DDC2"/>
    <w:rsid w:val="01AE55B6"/>
    <w:rsid w:val="01B046E7"/>
    <w:rsid w:val="01B6380D"/>
    <w:rsid w:val="01BA096C"/>
    <w:rsid w:val="01BB0A4C"/>
    <w:rsid w:val="01C919F1"/>
    <w:rsid w:val="01CBD5C3"/>
    <w:rsid w:val="01E6D6C0"/>
    <w:rsid w:val="01F5539F"/>
    <w:rsid w:val="01FDE911"/>
    <w:rsid w:val="0206DFE7"/>
    <w:rsid w:val="0212B13B"/>
    <w:rsid w:val="021A17DB"/>
    <w:rsid w:val="0227D4F3"/>
    <w:rsid w:val="02307BBA"/>
    <w:rsid w:val="023192EA"/>
    <w:rsid w:val="0236F302"/>
    <w:rsid w:val="02385256"/>
    <w:rsid w:val="023D938E"/>
    <w:rsid w:val="02421E66"/>
    <w:rsid w:val="02447F7E"/>
    <w:rsid w:val="0246CB33"/>
    <w:rsid w:val="024C54CA"/>
    <w:rsid w:val="025A8517"/>
    <w:rsid w:val="025FAEE7"/>
    <w:rsid w:val="0261146B"/>
    <w:rsid w:val="026A51A2"/>
    <w:rsid w:val="026E0E60"/>
    <w:rsid w:val="028B29EA"/>
    <w:rsid w:val="02929600"/>
    <w:rsid w:val="02A7DC2E"/>
    <w:rsid w:val="02AFEF96"/>
    <w:rsid w:val="02B850C7"/>
    <w:rsid w:val="02BDA8D4"/>
    <w:rsid w:val="02C1AB45"/>
    <w:rsid w:val="02CB911B"/>
    <w:rsid w:val="02D24D41"/>
    <w:rsid w:val="02D645FD"/>
    <w:rsid w:val="02DD00BF"/>
    <w:rsid w:val="02DE8535"/>
    <w:rsid w:val="02EFB3C6"/>
    <w:rsid w:val="02F33FDB"/>
    <w:rsid w:val="02F7FE34"/>
    <w:rsid w:val="02F86263"/>
    <w:rsid w:val="03148794"/>
    <w:rsid w:val="031FD30D"/>
    <w:rsid w:val="034EE589"/>
    <w:rsid w:val="03531942"/>
    <w:rsid w:val="035B0309"/>
    <w:rsid w:val="035BB6F9"/>
    <w:rsid w:val="0371AFBE"/>
    <w:rsid w:val="0377D1D3"/>
    <w:rsid w:val="03836BDA"/>
    <w:rsid w:val="0393C64D"/>
    <w:rsid w:val="0395C2BB"/>
    <w:rsid w:val="039F2C90"/>
    <w:rsid w:val="03A1A6F8"/>
    <w:rsid w:val="03B9F7B7"/>
    <w:rsid w:val="03CFCD2F"/>
    <w:rsid w:val="03D41912"/>
    <w:rsid w:val="03D483C4"/>
    <w:rsid w:val="03D9F073"/>
    <w:rsid w:val="03DBCAB1"/>
    <w:rsid w:val="03E7475A"/>
    <w:rsid w:val="03E9C972"/>
    <w:rsid w:val="03F3026E"/>
    <w:rsid w:val="03F80BCF"/>
    <w:rsid w:val="03FA84F4"/>
    <w:rsid w:val="03FCB090"/>
    <w:rsid w:val="0420BF39"/>
    <w:rsid w:val="04416582"/>
    <w:rsid w:val="0442DD51"/>
    <w:rsid w:val="044D5CB4"/>
    <w:rsid w:val="044E8DD0"/>
    <w:rsid w:val="045B1552"/>
    <w:rsid w:val="04610529"/>
    <w:rsid w:val="04612D39"/>
    <w:rsid w:val="04669E34"/>
    <w:rsid w:val="046C2799"/>
    <w:rsid w:val="047DB610"/>
    <w:rsid w:val="0487CE0D"/>
    <w:rsid w:val="048CED6B"/>
    <w:rsid w:val="048E8593"/>
    <w:rsid w:val="04995DCC"/>
    <w:rsid w:val="04A7CB8C"/>
    <w:rsid w:val="04A8BCBA"/>
    <w:rsid w:val="04B1940C"/>
    <w:rsid w:val="04C46B6B"/>
    <w:rsid w:val="04C5297B"/>
    <w:rsid w:val="04CA582F"/>
    <w:rsid w:val="04E526B6"/>
    <w:rsid w:val="04E5ABC1"/>
    <w:rsid w:val="04EB0479"/>
    <w:rsid w:val="050281A1"/>
    <w:rsid w:val="05049DED"/>
    <w:rsid w:val="05059D63"/>
    <w:rsid w:val="0507BF05"/>
    <w:rsid w:val="0512E90A"/>
    <w:rsid w:val="053C860D"/>
    <w:rsid w:val="0543EFE7"/>
    <w:rsid w:val="0548CB9D"/>
    <w:rsid w:val="055D4213"/>
    <w:rsid w:val="055D47D3"/>
    <w:rsid w:val="055D82CD"/>
    <w:rsid w:val="055EDB88"/>
    <w:rsid w:val="056EFD55"/>
    <w:rsid w:val="0572778D"/>
    <w:rsid w:val="057E242A"/>
    <w:rsid w:val="058D3BBC"/>
    <w:rsid w:val="058F6337"/>
    <w:rsid w:val="05920B1D"/>
    <w:rsid w:val="059E9D49"/>
    <w:rsid w:val="05AE0C39"/>
    <w:rsid w:val="05B20618"/>
    <w:rsid w:val="05BC8F9A"/>
    <w:rsid w:val="05C1AE3D"/>
    <w:rsid w:val="05D8517A"/>
    <w:rsid w:val="05E1DE8F"/>
    <w:rsid w:val="05E6E6C8"/>
    <w:rsid w:val="05E6FC57"/>
    <w:rsid w:val="05E7ED6C"/>
    <w:rsid w:val="05EC2FFA"/>
    <w:rsid w:val="05FD61FB"/>
    <w:rsid w:val="05FEAD24"/>
    <w:rsid w:val="0601D694"/>
    <w:rsid w:val="06026E95"/>
    <w:rsid w:val="06029E18"/>
    <w:rsid w:val="0605AA43"/>
    <w:rsid w:val="0619BB55"/>
    <w:rsid w:val="062C7E6E"/>
    <w:rsid w:val="0638961A"/>
    <w:rsid w:val="06464A1B"/>
    <w:rsid w:val="0653566E"/>
    <w:rsid w:val="06603BCC"/>
    <w:rsid w:val="06657DB9"/>
    <w:rsid w:val="06713653"/>
    <w:rsid w:val="067B50C4"/>
    <w:rsid w:val="068A4531"/>
    <w:rsid w:val="06A19CAE"/>
    <w:rsid w:val="06A1DC87"/>
    <w:rsid w:val="06A88623"/>
    <w:rsid w:val="06AE8909"/>
    <w:rsid w:val="06B350CC"/>
    <w:rsid w:val="06B84B9E"/>
    <w:rsid w:val="06C59E62"/>
    <w:rsid w:val="06D37B7A"/>
    <w:rsid w:val="06E358B2"/>
    <w:rsid w:val="06E7DB9A"/>
    <w:rsid w:val="06EC7BF7"/>
    <w:rsid w:val="06ED384B"/>
    <w:rsid w:val="06EF867F"/>
    <w:rsid w:val="06F3929C"/>
    <w:rsid w:val="06F78257"/>
    <w:rsid w:val="06F87EAD"/>
    <w:rsid w:val="0700EBA0"/>
    <w:rsid w:val="07075087"/>
    <w:rsid w:val="07156213"/>
    <w:rsid w:val="0722DAF0"/>
    <w:rsid w:val="07346C7A"/>
    <w:rsid w:val="07397580"/>
    <w:rsid w:val="0749C643"/>
    <w:rsid w:val="074D0B99"/>
    <w:rsid w:val="074FEC85"/>
    <w:rsid w:val="07587F50"/>
    <w:rsid w:val="07663CB6"/>
    <w:rsid w:val="076E1DD7"/>
    <w:rsid w:val="0773F57A"/>
    <w:rsid w:val="07890832"/>
    <w:rsid w:val="0797EDC0"/>
    <w:rsid w:val="07A1A04D"/>
    <w:rsid w:val="07A6604D"/>
    <w:rsid w:val="07CB18CE"/>
    <w:rsid w:val="07CE3413"/>
    <w:rsid w:val="07D4955C"/>
    <w:rsid w:val="07DE911E"/>
    <w:rsid w:val="07DF9F23"/>
    <w:rsid w:val="07E07B58"/>
    <w:rsid w:val="07E23694"/>
    <w:rsid w:val="07E9FB33"/>
    <w:rsid w:val="07F16E8B"/>
    <w:rsid w:val="07FF7F6A"/>
    <w:rsid w:val="0801BD94"/>
    <w:rsid w:val="0804C398"/>
    <w:rsid w:val="08079945"/>
    <w:rsid w:val="080AF0D1"/>
    <w:rsid w:val="080D0EFD"/>
    <w:rsid w:val="0821645E"/>
    <w:rsid w:val="082534F1"/>
    <w:rsid w:val="083270D3"/>
    <w:rsid w:val="08332A63"/>
    <w:rsid w:val="0834CD42"/>
    <w:rsid w:val="0846D162"/>
    <w:rsid w:val="084A399C"/>
    <w:rsid w:val="0853081F"/>
    <w:rsid w:val="085BAC4C"/>
    <w:rsid w:val="086AC39E"/>
    <w:rsid w:val="086EFA89"/>
    <w:rsid w:val="086F3535"/>
    <w:rsid w:val="0872C8C5"/>
    <w:rsid w:val="08781D99"/>
    <w:rsid w:val="0887FD67"/>
    <w:rsid w:val="0894E2D5"/>
    <w:rsid w:val="08AD0538"/>
    <w:rsid w:val="08ADD9D0"/>
    <w:rsid w:val="08BE7D0F"/>
    <w:rsid w:val="08C64CA6"/>
    <w:rsid w:val="08D07B58"/>
    <w:rsid w:val="08D66536"/>
    <w:rsid w:val="08E1BC64"/>
    <w:rsid w:val="08E9ABC3"/>
    <w:rsid w:val="08EA2B46"/>
    <w:rsid w:val="08ED882A"/>
    <w:rsid w:val="08F2EDBC"/>
    <w:rsid w:val="09046A82"/>
    <w:rsid w:val="090D5B00"/>
    <w:rsid w:val="09205F52"/>
    <w:rsid w:val="09247FF4"/>
    <w:rsid w:val="0926D76D"/>
    <w:rsid w:val="092B9F94"/>
    <w:rsid w:val="092BF648"/>
    <w:rsid w:val="09426B2C"/>
    <w:rsid w:val="094C10F4"/>
    <w:rsid w:val="095A1156"/>
    <w:rsid w:val="095E9498"/>
    <w:rsid w:val="0961A2EB"/>
    <w:rsid w:val="09622F4A"/>
    <w:rsid w:val="0976FCB6"/>
    <w:rsid w:val="0978DEA5"/>
    <w:rsid w:val="0983C7C9"/>
    <w:rsid w:val="09A0DF8F"/>
    <w:rsid w:val="09C564F8"/>
    <w:rsid w:val="09C7FFD3"/>
    <w:rsid w:val="09CA714C"/>
    <w:rsid w:val="09CBC40C"/>
    <w:rsid w:val="09CFB490"/>
    <w:rsid w:val="09DFCCE9"/>
    <w:rsid w:val="09F77C46"/>
    <w:rsid w:val="0A00A981"/>
    <w:rsid w:val="0A074189"/>
    <w:rsid w:val="0A0ACAEA"/>
    <w:rsid w:val="0A241CB9"/>
    <w:rsid w:val="0A3218DF"/>
    <w:rsid w:val="0A36C71E"/>
    <w:rsid w:val="0A3AD794"/>
    <w:rsid w:val="0A46293B"/>
    <w:rsid w:val="0A615DEF"/>
    <w:rsid w:val="0A687058"/>
    <w:rsid w:val="0A6AAE81"/>
    <w:rsid w:val="0A748B5E"/>
    <w:rsid w:val="0A7A0DD3"/>
    <w:rsid w:val="0A84D8DC"/>
    <w:rsid w:val="0A91A144"/>
    <w:rsid w:val="0AAC9F7E"/>
    <w:rsid w:val="0AAF51A4"/>
    <w:rsid w:val="0AB70B7C"/>
    <w:rsid w:val="0AC9A5CE"/>
    <w:rsid w:val="0ACA36A3"/>
    <w:rsid w:val="0AD89114"/>
    <w:rsid w:val="0ADD50A5"/>
    <w:rsid w:val="0AEA7994"/>
    <w:rsid w:val="0AF22125"/>
    <w:rsid w:val="0AF31981"/>
    <w:rsid w:val="0AF3B19F"/>
    <w:rsid w:val="0B022218"/>
    <w:rsid w:val="0B0C361E"/>
    <w:rsid w:val="0B17E4C9"/>
    <w:rsid w:val="0B288E3C"/>
    <w:rsid w:val="0B5D5877"/>
    <w:rsid w:val="0B6876F4"/>
    <w:rsid w:val="0B6B31A6"/>
    <w:rsid w:val="0B945E5D"/>
    <w:rsid w:val="0B951FFA"/>
    <w:rsid w:val="0B968C37"/>
    <w:rsid w:val="0B96D3B1"/>
    <w:rsid w:val="0BB22800"/>
    <w:rsid w:val="0BC4DBAF"/>
    <w:rsid w:val="0BCB2196"/>
    <w:rsid w:val="0BD25685"/>
    <w:rsid w:val="0BD4FA8E"/>
    <w:rsid w:val="0BE8F938"/>
    <w:rsid w:val="0BECE575"/>
    <w:rsid w:val="0C0312B6"/>
    <w:rsid w:val="0C03A447"/>
    <w:rsid w:val="0C0BB032"/>
    <w:rsid w:val="0C1133E8"/>
    <w:rsid w:val="0C465A2C"/>
    <w:rsid w:val="0C48A5BF"/>
    <w:rsid w:val="0C4D1E48"/>
    <w:rsid w:val="0C54FF7B"/>
    <w:rsid w:val="0C5F8DD6"/>
    <w:rsid w:val="0C66868A"/>
    <w:rsid w:val="0C687A1D"/>
    <w:rsid w:val="0C6FB306"/>
    <w:rsid w:val="0C7D36D0"/>
    <w:rsid w:val="0CA1BDC9"/>
    <w:rsid w:val="0CAF75C0"/>
    <w:rsid w:val="0CB05E6F"/>
    <w:rsid w:val="0CB94156"/>
    <w:rsid w:val="0CC00368"/>
    <w:rsid w:val="0CCA3FDC"/>
    <w:rsid w:val="0CD8F2A0"/>
    <w:rsid w:val="0CE63C99"/>
    <w:rsid w:val="0CEE3754"/>
    <w:rsid w:val="0CF3CB88"/>
    <w:rsid w:val="0D00D127"/>
    <w:rsid w:val="0D3151B7"/>
    <w:rsid w:val="0D3CA501"/>
    <w:rsid w:val="0D444E36"/>
    <w:rsid w:val="0D4B494E"/>
    <w:rsid w:val="0D5E8757"/>
    <w:rsid w:val="0D5FDE21"/>
    <w:rsid w:val="0D60E9D3"/>
    <w:rsid w:val="0D6A75FB"/>
    <w:rsid w:val="0D6DE5B6"/>
    <w:rsid w:val="0D6EDFAA"/>
    <w:rsid w:val="0D7130A2"/>
    <w:rsid w:val="0D79D24A"/>
    <w:rsid w:val="0D7A7E92"/>
    <w:rsid w:val="0D8515E0"/>
    <w:rsid w:val="0D851D6D"/>
    <w:rsid w:val="0D8D0B0A"/>
    <w:rsid w:val="0D8E0FA8"/>
    <w:rsid w:val="0D9141FE"/>
    <w:rsid w:val="0D9DB3C1"/>
    <w:rsid w:val="0DA57C66"/>
    <w:rsid w:val="0DA8330C"/>
    <w:rsid w:val="0DAC1BF7"/>
    <w:rsid w:val="0DAD0449"/>
    <w:rsid w:val="0DB97AD5"/>
    <w:rsid w:val="0DBFC6FD"/>
    <w:rsid w:val="0DC96C8D"/>
    <w:rsid w:val="0DD15A7C"/>
    <w:rsid w:val="0DD87844"/>
    <w:rsid w:val="0DE10E6C"/>
    <w:rsid w:val="0DEB7F47"/>
    <w:rsid w:val="0DF2F4CC"/>
    <w:rsid w:val="0DF46F19"/>
    <w:rsid w:val="0DFCE0CF"/>
    <w:rsid w:val="0E02F323"/>
    <w:rsid w:val="0E106166"/>
    <w:rsid w:val="0E10E1D1"/>
    <w:rsid w:val="0E1FC6D8"/>
    <w:rsid w:val="0E2AB7B8"/>
    <w:rsid w:val="0E32B3ED"/>
    <w:rsid w:val="0E3B4A88"/>
    <w:rsid w:val="0E3FEAD5"/>
    <w:rsid w:val="0E3FFF20"/>
    <w:rsid w:val="0E5A0F06"/>
    <w:rsid w:val="0E5ABEEF"/>
    <w:rsid w:val="0E5CFF3D"/>
    <w:rsid w:val="0E7E1264"/>
    <w:rsid w:val="0E805A5C"/>
    <w:rsid w:val="0E850868"/>
    <w:rsid w:val="0E855918"/>
    <w:rsid w:val="0E9257D6"/>
    <w:rsid w:val="0E931B31"/>
    <w:rsid w:val="0E9524B5"/>
    <w:rsid w:val="0E95D725"/>
    <w:rsid w:val="0E9A71C0"/>
    <w:rsid w:val="0ECEFAD9"/>
    <w:rsid w:val="0ED06C1E"/>
    <w:rsid w:val="0ED5869E"/>
    <w:rsid w:val="0EDEA4D6"/>
    <w:rsid w:val="0EE345AE"/>
    <w:rsid w:val="0EE4599F"/>
    <w:rsid w:val="0EE5ED76"/>
    <w:rsid w:val="0EF78DDC"/>
    <w:rsid w:val="0EF96DC0"/>
    <w:rsid w:val="0EFA7958"/>
    <w:rsid w:val="0F02C258"/>
    <w:rsid w:val="0F0CD3E1"/>
    <w:rsid w:val="0F10EE9D"/>
    <w:rsid w:val="0F18A4F9"/>
    <w:rsid w:val="0F1FE6CE"/>
    <w:rsid w:val="0F21A8EA"/>
    <w:rsid w:val="0F374065"/>
    <w:rsid w:val="0F3AED01"/>
    <w:rsid w:val="0F48E3A5"/>
    <w:rsid w:val="0F519616"/>
    <w:rsid w:val="0F520C71"/>
    <w:rsid w:val="0F54EA18"/>
    <w:rsid w:val="0F5FE916"/>
    <w:rsid w:val="0F66B78C"/>
    <w:rsid w:val="0F670417"/>
    <w:rsid w:val="0F67289D"/>
    <w:rsid w:val="0F6A338A"/>
    <w:rsid w:val="0F6D937D"/>
    <w:rsid w:val="0F738CEB"/>
    <w:rsid w:val="0F9550F2"/>
    <w:rsid w:val="0FA982A9"/>
    <w:rsid w:val="0FB34DF8"/>
    <w:rsid w:val="0FB3CE67"/>
    <w:rsid w:val="0FB4346A"/>
    <w:rsid w:val="0FB847FF"/>
    <w:rsid w:val="0FC149E3"/>
    <w:rsid w:val="0FCFB17F"/>
    <w:rsid w:val="0FD24714"/>
    <w:rsid w:val="0FD411BA"/>
    <w:rsid w:val="0FE9214C"/>
    <w:rsid w:val="0FFC3D75"/>
    <w:rsid w:val="100B2594"/>
    <w:rsid w:val="100F0435"/>
    <w:rsid w:val="102232AA"/>
    <w:rsid w:val="102A2D72"/>
    <w:rsid w:val="1039CFC2"/>
    <w:rsid w:val="103A19B6"/>
    <w:rsid w:val="103F6E8C"/>
    <w:rsid w:val="104F4261"/>
    <w:rsid w:val="1062B57B"/>
    <w:rsid w:val="106917AF"/>
    <w:rsid w:val="106A1A13"/>
    <w:rsid w:val="1072CE98"/>
    <w:rsid w:val="107531BE"/>
    <w:rsid w:val="107773BD"/>
    <w:rsid w:val="10916312"/>
    <w:rsid w:val="10A19D9D"/>
    <w:rsid w:val="10A3BE74"/>
    <w:rsid w:val="10AA29C9"/>
    <w:rsid w:val="10B6ECC3"/>
    <w:rsid w:val="10CD38C7"/>
    <w:rsid w:val="10CDFC76"/>
    <w:rsid w:val="10D66993"/>
    <w:rsid w:val="10E37E2D"/>
    <w:rsid w:val="10E6F045"/>
    <w:rsid w:val="10E78181"/>
    <w:rsid w:val="10E79C86"/>
    <w:rsid w:val="10EC10D8"/>
    <w:rsid w:val="10EFC860"/>
    <w:rsid w:val="110B185A"/>
    <w:rsid w:val="11135897"/>
    <w:rsid w:val="11236AA5"/>
    <w:rsid w:val="1123B432"/>
    <w:rsid w:val="1128A4C4"/>
    <w:rsid w:val="112F32B7"/>
    <w:rsid w:val="11315127"/>
    <w:rsid w:val="11391DE8"/>
    <w:rsid w:val="113F3237"/>
    <w:rsid w:val="113FB041"/>
    <w:rsid w:val="114D2247"/>
    <w:rsid w:val="11557A65"/>
    <w:rsid w:val="11586D1C"/>
    <w:rsid w:val="115FBE49"/>
    <w:rsid w:val="116ADC3D"/>
    <w:rsid w:val="117A463B"/>
    <w:rsid w:val="1180D540"/>
    <w:rsid w:val="11AE82C7"/>
    <w:rsid w:val="11B58F95"/>
    <w:rsid w:val="11BBE935"/>
    <w:rsid w:val="11BCB0E4"/>
    <w:rsid w:val="11C213E5"/>
    <w:rsid w:val="11C9F898"/>
    <w:rsid w:val="11D88C67"/>
    <w:rsid w:val="11D89C98"/>
    <w:rsid w:val="11F23302"/>
    <w:rsid w:val="11F4F159"/>
    <w:rsid w:val="11FE8CDD"/>
    <w:rsid w:val="12046D1B"/>
    <w:rsid w:val="1207549F"/>
    <w:rsid w:val="120C3DCE"/>
    <w:rsid w:val="1211FD6F"/>
    <w:rsid w:val="12153089"/>
    <w:rsid w:val="122E05E0"/>
    <w:rsid w:val="1234250C"/>
    <w:rsid w:val="1240F228"/>
    <w:rsid w:val="12461047"/>
    <w:rsid w:val="124FD20C"/>
    <w:rsid w:val="1250EE4E"/>
    <w:rsid w:val="126A6A07"/>
    <w:rsid w:val="127C93D2"/>
    <w:rsid w:val="1281DCF3"/>
    <w:rsid w:val="12A6A9CA"/>
    <w:rsid w:val="12B12DD1"/>
    <w:rsid w:val="12BFAF1B"/>
    <w:rsid w:val="12C04FFD"/>
    <w:rsid w:val="12CD107F"/>
    <w:rsid w:val="12D1F606"/>
    <w:rsid w:val="12DB6D01"/>
    <w:rsid w:val="12E653F8"/>
    <w:rsid w:val="12E695A7"/>
    <w:rsid w:val="12E81689"/>
    <w:rsid w:val="12EC407A"/>
    <w:rsid w:val="12FE2B66"/>
    <w:rsid w:val="13187651"/>
    <w:rsid w:val="13273DC7"/>
    <w:rsid w:val="1327B84B"/>
    <w:rsid w:val="132882DA"/>
    <w:rsid w:val="132F3193"/>
    <w:rsid w:val="133979B7"/>
    <w:rsid w:val="133A193F"/>
    <w:rsid w:val="133E75EE"/>
    <w:rsid w:val="13416C4E"/>
    <w:rsid w:val="134C0C7B"/>
    <w:rsid w:val="13515FF6"/>
    <w:rsid w:val="13533CD9"/>
    <w:rsid w:val="13600309"/>
    <w:rsid w:val="13644F20"/>
    <w:rsid w:val="136B7326"/>
    <w:rsid w:val="139BC675"/>
    <w:rsid w:val="139ECB1B"/>
    <w:rsid w:val="13A80E66"/>
    <w:rsid w:val="13ABAF97"/>
    <w:rsid w:val="13AE23CF"/>
    <w:rsid w:val="13E542BA"/>
    <w:rsid w:val="1423D1EC"/>
    <w:rsid w:val="1430142E"/>
    <w:rsid w:val="1432F18C"/>
    <w:rsid w:val="143BFDCC"/>
    <w:rsid w:val="1447534B"/>
    <w:rsid w:val="1453E89A"/>
    <w:rsid w:val="1473DAFD"/>
    <w:rsid w:val="1476CDB1"/>
    <w:rsid w:val="14798C0D"/>
    <w:rsid w:val="148FD55F"/>
    <w:rsid w:val="14A761A0"/>
    <w:rsid w:val="14D1C055"/>
    <w:rsid w:val="14DA144A"/>
    <w:rsid w:val="14DA2482"/>
    <w:rsid w:val="14DDE3D3"/>
    <w:rsid w:val="14E7CE10"/>
    <w:rsid w:val="14E92153"/>
    <w:rsid w:val="14EADFE2"/>
    <w:rsid w:val="14EE8829"/>
    <w:rsid w:val="14FEDE69"/>
    <w:rsid w:val="15002D66"/>
    <w:rsid w:val="1508477E"/>
    <w:rsid w:val="15130FB5"/>
    <w:rsid w:val="1513B53C"/>
    <w:rsid w:val="15157B51"/>
    <w:rsid w:val="153FE6EE"/>
    <w:rsid w:val="153FEC9F"/>
    <w:rsid w:val="154638BD"/>
    <w:rsid w:val="1549F6BB"/>
    <w:rsid w:val="154D8CD1"/>
    <w:rsid w:val="15595906"/>
    <w:rsid w:val="156105CF"/>
    <w:rsid w:val="1581392C"/>
    <w:rsid w:val="15927760"/>
    <w:rsid w:val="15986C50"/>
    <w:rsid w:val="15B00D49"/>
    <w:rsid w:val="15CC5D68"/>
    <w:rsid w:val="15D5B09A"/>
    <w:rsid w:val="15E36915"/>
    <w:rsid w:val="1616770C"/>
    <w:rsid w:val="16178F30"/>
    <w:rsid w:val="161BF3B6"/>
    <w:rsid w:val="1620936A"/>
    <w:rsid w:val="16291214"/>
    <w:rsid w:val="162FB674"/>
    <w:rsid w:val="1634C77E"/>
    <w:rsid w:val="1635D35A"/>
    <w:rsid w:val="1636BE0C"/>
    <w:rsid w:val="16427321"/>
    <w:rsid w:val="166D2772"/>
    <w:rsid w:val="166E20AC"/>
    <w:rsid w:val="1674EA29"/>
    <w:rsid w:val="1677DFCD"/>
    <w:rsid w:val="167B78CE"/>
    <w:rsid w:val="1682F87E"/>
    <w:rsid w:val="1691D0B9"/>
    <w:rsid w:val="16952DD0"/>
    <w:rsid w:val="16A728D6"/>
    <w:rsid w:val="16BAA8C9"/>
    <w:rsid w:val="16BABA62"/>
    <w:rsid w:val="16C08A59"/>
    <w:rsid w:val="16DAAF6D"/>
    <w:rsid w:val="16E93A54"/>
    <w:rsid w:val="16EB5A20"/>
    <w:rsid w:val="170C039A"/>
    <w:rsid w:val="17102527"/>
    <w:rsid w:val="171142CF"/>
    <w:rsid w:val="171256B6"/>
    <w:rsid w:val="171793BE"/>
    <w:rsid w:val="171A2B88"/>
    <w:rsid w:val="1723DF67"/>
    <w:rsid w:val="1726B89A"/>
    <w:rsid w:val="17278E2B"/>
    <w:rsid w:val="172E4560"/>
    <w:rsid w:val="172FE156"/>
    <w:rsid w:val="1733556C"/>
    <w:rsid w:val="1737837C"/>
    <w:rsid w:val="17389AE6"/>
    <w:rsid w:val="174C689F"/>
    <w:rsid w:val="176C04DD"/>
    <w:rsid w:val="176C1673"/>
    <w:rsid w:val="177707EA"/>
    <w:rsid w:val="178354C3"/>
    <w:rsid w:val="17838A1F"/>
    <w:rsid w:val="1794F096"/>
    <w:rsid w:val="17B013DD"/>
    <w:rsid w:val="17B731E9"/>
    <w:rsid w:val="17B9DABA"/>
    <w:rsid w:val="17BC63CB"/>
    <w:rsid w:val="17BFB19D"/>
    <w:rsid w:val="17C18774"/>
    <w:rsid w:val="17D4E5CC"/>
    <w:rsid w:val="17F5CE71"/>
    <w:rsid w:val="17FA8B90"/>
    <w:rsid w:val="17FBF3FD"/>
    <w:rsid w:val="1800ABE3"/>
    <w:rsid w:val="180BD5DB"/>
    <w:rsid w:val="1811A2CD"/>
    <w:rsid w:val="1813F0FE"/>
    <w:rsid w:val="18267A55"/>
    <w:rsid w:val="182B6909"/>
    <w:rsid w:val="1845F7A8"/>
    <w:rsid w:val="1848833E"/>
    <w:rsid w:val="18524C7E"/>
    <w:rsid w:val="18557483"/>
    <w:rsid w:val="18581C25"/>
    <w:rsid w:val="186028B2"/>
    <w:rsid w:val="18604262"/>
    <w:rsid w:val="186D7BB7"/>
    <w:rsid w:val="18726A8E"/>
    <w:rsid w:val="18768F05"/>
    <w:rsid w:val="1878DF57"/>
    <w:rsid w:val="187F8660"/>
    <w:rsid w:val="188194F2"/>
    <w:rsid w:val="1881E01D"/>
    <w:rsid w:val="188CCFBC"/>
    <w:rsid w:val="18A6DBD1"/>
    <w:rsid w:val="18AE4D68"/>
    <w:rsid w:val="18B7096B"/>
    <w:rsid w:val="18BA2538"/>
    <w:rsid w:val="18BEA955"/>
    <w:rsid w:val="18BEF1C2"/>
    <w:rsid w:val="18C8694E"/>
    <w:rsid w:val="18D7DE03"/>
    <w:rsid w:val="18D8D1F7"/>
    <w:rsid w:val="18E7A202"/>
    <w:rsid w:val="18EFB6F0"/>
    <w:rsid w:val="18F3E5EC"/>
    <w:rsid w:val="18F7B70A"/>
    <w:rsid w:val="1904EF68"/>
    <w:rsid w:val="19095375"/>
    <w:rsid w:val="19217B61"/>
    <w:rsid w:val="19364104"/>
    <w:rsid w:val="1937ABA1"/>
    <w:rsid w:val="19380012"/>
    <w:rsid w:val="1946CEAC"/>
    <w:rsid w:val="1950A24E"/>
    <w:rsid w:val="19523A30"/>
    <w:rsid w:val="19562394"/>
    <w:rsid w:val="195B81FE"/>
    <w:rsid w:val="1970B9AD"/>
    <w:rsid w:val="197BE655"/>
    <w:rsid w:val="197C29C9"/>
    <w:rsid w:val="1997C45E"/>
    <w:rsid w:val="199A5D09"/>
    <w:rsid w:val="199C2A3D"/>
    <w:rsid w:val="199FECAF"/>
    <w:rsid w:val="19AF915F"/>
    <w:rsid w:val="19B7562C"/>
    <w:rsid w:val="19BEDA78"/>
    <w:rsid w:val="19C35EB5"/>
    <w:rsid w:val="19C4E4D9"/>
    <w:rsid w:val="19EAAEFF"/>
    <w:rsid w:val="19EDA994"/>
    <w:rsid w:val="19EDCBD7"/>
    <w:rsid w:val="19EDE074"/>
    <w:rsid w:val="19F157A6"/>
    <w:rsid w:val="19F1C5CC"/>
    <w:rsid w:val="19F2498B"/>
    <w:rsid w:val="1A04410E"/>
    <w:rsid w:val="1A04D271"/>
    <w:rsid w:val="1A09ED32"/>
    <w:rsid w:val="1A1D6553"/>
    <w:rsid w:val="1A1E4EE8"/>
    <w:rsid w:val="1A2082DE"/>
    <w:rsid w:val="1A22BD3F"/>
    <w:rsid w:val="1A2FA6FD"/>
    <w:rsid w:val="1A36259A"/>
    <w:rsid w:val="1A380760"/>
    <w:rsid w:val="1A3F277C"/>
    <w:rsid w:val="1A4204E8"/>
    <w:rsid w:val="1A48E378"/>
    <w:rsid w:val="1A69EF00"/>
    <w:rsid w:val="1A7BB286"/>
    <w:rsid w:val="1A7EF048"/>
    <w:rsid w:val="1A9B974C"/>
    <w:rsid w:val="1A9D4768"/>
    <w:rsid w:val="1AAB286C"/>
    <w:rsid w:val="1AAE9244"/>
    <w:rsid w:val="1ACD5E3D"/>
    <w:rsid w:val="1AEA066F"/>
    <w:rsid w:val="1AECAA74"/>
    <w:rsid w:val="1AF688AE"/>
    <w:rsid w:val="1AF7525F"/>
    <w:rsid w:val="1B015F0A"/>
    <w:rsid w:val="1B016234"/>
    <w:rsid w:val="1B067128"/>
    <w:rsid w:val="1B0CC9B1"/>
    <w:rsid w:val="1B169668"/>
    <w:rsid w:val="1B2C87C7"/>
    <w:rsid w:val="1B33BB64"/>
    <w:rsid w:val="1B37F0C8"/>
    <w:rsid w:val="1B435066"/>
    <w:rsid w:val="1B4BF3A6"/>
    <w:rsid w:val="1B5B99B5"/>
    <w:rsid w:val="1B61D261"/>
    <w:rsid w:val="1B657FC1"/>
    <w:rsid w:val="1B6754C7"/>
    <w:rsid w:val="1B67DA1F"/>
    <w:rsid w:val="1B6DD5BD"/>
    <w:rsid w:val="1B721E9D"/>
    <w:rsid w:val="1B887EDF"/>
    <w:rsid w:val="1B8C9536"/>
    <w:rsid w:val="1B91D7CC"/>
    <w:rsid w:val="1B95A788"/>
    <w:rsid w:val="1B9675A6"/>
    <w:rsid w:val="1B99E4B6"/>
    <w:rsid w:val="1B9C99CB"/>
    <w:rsid w:val="1BA3831A"/>
    <w:rsid w:val="1BAC56C1"/>
    <w:rsid w:val="1BB15C1C"/>
    <w:rsid w:val="1BB28DF5"/>
    <w:rsid w:val="1BC12D1D"/>
    <w:rsid w:val="1BC42851"/>
    <w:rsid w:val="1BC74DF0"/>
    <w:rsid w:val="1BD4536F"/>
    <w:rsid w:val="1BE1C8C3"/>
    <w:rsid w:val="1BEB6866"/>
    <w:rsid w:val="1BEC6EA0"/>
    <w:rsid w:val="1BECE589"/>
    <w:rsid w:val="1BFB95D6"/>
    <w:rsid w:val="1C11447F"/>
    <w:rsid w:val="1C161CDB"/>
    <w:rsid w:val="1C1DD32B"/>
    <w:rsid w:val="1C20C629"/>
    <w:rsid w:val="1C28BF39"/>
    <w:rsid w:val="1C4F542A"/>
    <w:rsid w:val="1C5A1C94"/>
    <w:rsid w:val="1C5EF68B"/>
    <w:rsid w:val="1C642CBA"/>
    <w:rsid w:val="1C67B0D4"/>
    <w:rsid w:val="1C68B49B"/>
    <w:rsid w:val="1C6F6411"/>
    <w:rsid w:val="1C789558"/>
    <w:rsid w:val="1C79028D"/>
    <w:rsid w:val="1C807E9E"/>
    <w:rsid w:val="1C8AB4CF"/>
    <w:rsid w:val="1C8AC892"/>
    <w:rsid w:val="1CA7A3AA"/>
    <w:rsid w:val="1CBA350F"/>
    <w:rsid w:val="1CBED049"/>
    <w:rsid w:val="1CC311D3"/>
    <w:rsid w:val="1CCE8B05"/>
    <w:rsid w:val="1CD1C8BB"/>
    <w:rsid w:val="1CD83B6E"/>
    <w:rsid w:val="1CDC7E3C"/>
    <w:rsid w:val="1CE61B72"/>
    <w:rsid w:val="1D0310CA"/>
    <w:rsid w:val="1D09193C"/>
    <w:rsid w:val="1D0C3A28"/>
    <w:rsid w:val="1D11FE1A"/>
    <w:rsid w:val="1D141C61"/>
    <w:rsid w:val="1D148D5C"/>
    <w:rsid w:val="1D193972"/>
    <w:rsid w:val="1D266BBF"/>
    <w:rsid w:val="1D2B482C"/>
    <w:rsid w:val="1D314476"/>
    <w:rsid w:val="1D776516"/>
    <w:rsid w:val="1D832EBB"/>
    <w:rsid w:val="1D86E5B3"/>
    <w:rsid w:val="1D911A28"/>
    <w:rsid w:val="1D9859B9"/>
    <w:rsid w:val="1DC32813"/>
    <w:rsid w:val="1DC79489"/>
    <w:rsid w:val="1DD08E05"/>
    <w:rsid w:val="1E125F60"/>
    <w:rsid w:val="1E4EEAE4"/>
    <w:rsid w:val="1E5C232E"/>
    <w:rsid w:val="1E5CB4EA"/>
    <w:rsid w:val="1E693FE7"/>
    <w:rsid w:val="1E6BFAAD"/>
    <w:rsid w:val="1E781A6D"/>
    <w:rsid w:val="1E880FFF"/>
    <w:rsid w:val="1E9C3C91"/>
    <w:rsid w:val="1EABC41A"/>
    <w:rsid w:val="1EB06926"/>
    <w:rsid w:val="1EB6610D"/>
    <w:rsid w:val="1EC6877C"/>
    <w:rsid w:val="1ECE5B2B"/>
    <w:rsid w:val="1EDB46BA"/>
    <w:rsid w:val="1EDF718B"/>
    <w:rsid w:val="1EE8518F"/>
    <w:rsid w:val="1F1293A9"/>
    <w:rsid w:val="1F18F260"/>
    <w:rsid w:val="1F19A432"/>
    <w:rsid w:val="1F1A4823"/>
    <w:rsid w:val="1F232C1E"/>
    <w:rsid w:val="1F2932EE"/>
    <w:rsid w:val="1F2DEED1"/>
    <w:rsid w:val="1F309014"/>
    <w:rsid w:val="1F3591DE"/>
    <w:rsid w:val="1F41852E"/>
    <w:rsid w:val="1F5A1751"/>
    <w:rsid w:val="1F629694"/>
    <w:rsid w:val="1F67BD53"/>
    <w:rsid w:val="1F69EE38"/>
    <w:rsid w:val="1F6C2908"/>
    <w:rsid w:val="1F6CDEF0"/>
    <w:rsid w:val="1F736CB3"/>
    <w:rsid w:val="1F80FC92"/>
    <w:rsid w:val="1F83AE84"/>
    <w:rsid w:val="1F8CC839"/>
    <w:rsid w:val="1FAEEF12"/>
    <w:rsid w:val="1FB023E1"/>
    <w:rsid w:val="1FB7487B"/>
    <w:rsid w:val="1FC88880"/>
    <w:rsid w:val="1FD71847"/>
    <w:rsid w:val="1FE1CA9F"/>
    <w:rsid w:val="1FF182D0"/>
    <w:rsid w:val="1FF35FF5"/>
    <w:rsid w:val="2008A349"/>
    <w:rsid w:val="2016BAA1"/>
    <w:rsid w:val="20188145"/>
    <w:rsid w:val="20237508"/>
    <w:rsid w:val="20275A3E"/>
    <w:rsid w:val="20294AB1"/>
    <w:rsid w:val="2047481B"/>
    <w:rsid w:val="204C3987"/>
    <w:rsid w:val="20636C45"/>
    <w:rsid w:val="206E9F86"/>
    <w:rsid w:val="207055D3"/>
    <w:rsid w:val="20770929"/>
    <w:rsid w:val="2082FD7D"/>
    <w:rsid w:val="2098EB03"/>
    <w:rsid w:val="20A68E68"/>
    <w:rsid w:val="20C7A799"/>
    <w:rsid w:val="20CB194B"/>
    <w:rsid w:val="20CBF77A"/>
    <w:rsid w:val="20CD8647"/>
    <w:rsid w:val="20CE531C"/>
    <w:rsid w:val="20D9A6B7"/>
    <w:rsid w:val="20E0AAF0"/>
    <w:rsid w:val="20E1DB43"/>
    <w:rsid w:val="20E39633"/>
    <w:rsid w:val="20ECB2A1"/>
    <w:rsid w:val="210152CB"/>
    <w:rsid w:val="210D5AF1"/>
    <w:rsid w:val="2117BE55"/>
    <w:rsid w:val="211F8EA5"/>
    <w:rsid w:val="21203C37"/>
    <w:rsid w:val="21302D97"/>
    <w:rsid w:val="21328490"/>
    <w:rsid w:val="213E06DB"/>
    <w:rsid w:val="2141F4CD"/>
    <w:rsid w:val="2145586C"/>
    <w:rsid w:val="21513936"/>
    <w:rsid w:val="215B94EC"/>
    <w:rsid w:val="216E2BCF"/>
    <w:rsid w:val="21738820"/>
    <w:rsid w:val="2175FD11"/>
    <w:rsid w:val="21984E39"/>
    <w:rsid w:val="21BF0FA1"/>
    <w:rsid w:val="21D0E77A"/>
    <w:rsid w:val="21D2EE47"/>
    <w:rsid w:val="21E0A682"/>
    <w:rsid w:val="21F6BF14"/>
    <w:rsid w:val="21F8847A"/>
    <w:rsid w:val="21F9C674"/>
    <w:rsid w:val="21FA89D0"/>
    <w:rsid w:val="21FBC5DA"/>
    <w:rsid w:val="22044ED9"/>
    <w:rsid w:val="2210485C"/>
    <w:rsid w:val="221E2F58"/>
    <w:rsid w:val="222032E4"/>
    <w:rsid w:val="2225B05A"/>
    <w:rsid w:val="222CE61F"/>
    <w:rsid w:val="22396C9C"/>
    <w:rsid w:val="2254E737"/>
    <w:rsid w:val="22572108"/>
    <w:rsid w:val="225A4685"/>
    <w:rsid w:val="2260756F"/>
    <w:rsid w:val="22613BD7"/>
    <w:rsid w:val="22687CA1"/>
    <w:rsid w:val="22689CF7"/>
    <w:rsid w:val="2270D9A2"/>
    <w:rsid w:val="2276C470"/>
    <w:rsid w:val="2281078E"/>
    <w:rsid w:val="228A1AAA"/>
    <w:rsid w:val="228B080D"/>
    <w:rsid w:val="22981E44"/>
    <w:rsid w:val="2298EAA1"/>
    <w:rsid w:val="22AADE68"/>
    <w:rsid w:val="22ABFB18"/>
    <w:rsid w:val="22CBDE02"/>
    <w:rsid w:val="22D2A2A6"/>
    <w:rsid w:val="22D7F8BD"/>
    <w:rsid w:val="22D9BE7C"/>
    <w:rsid w:val="22DB8D9A"/>
    <w:rsid w:val="22DC8A5C"/>
    <w:rsid w:val="22EAA9AA"/>
    <w:rsid w:val="22FD330A"/>
    <w:rsid w:val="22FFE498"/>
    <w:rsid w:val="230375AF"/>
    <w:rsid w:val="2307F090"/>
    <w:rsid w:val="230E76A0"/>
    <w:rsid w:val="230ECECD"/>
    <w:rsid w:val="23112507"/>
    <w:rsid w:val="231B9BC7"/>
    <w:rsid w:val="231E8D89"/>
    <w:rsid w:val="2321E54F"/>
    <w:rsid w:val="2323C449"/>
    <w:rsid w:val="232B00B7"/>
    <w:rsid w:val="232BF0BA"/>
    <w:rsid w:val="233DF0DA"/>
    <w:rsid w:val="2358DA47"/>
    <w:rsid w:val="2360EAA5"/>
    <w:rsid w:val="23685800"/>
    <w:rsid w:val="236F38AC"/>
    <w:rsid w:val="237D3F4A"/>
    <w:rsid w:val="238ADF8C"/>
    <w:rsid w:val="2392A286"/>
    <w:rsid w:val="23A50E09"/>
    <w:rsid w:val="23A8120D"/>
    <w:rsid w:val="23AFC6C2"/>
    <w:rsid w:val="23B55851"/>
    <w:rsid w:val="23B62830"/>
    <w:rsid w:val="23BFDABC"/>
    <w:rsid w:val="23CAAF7B"/>
    <w:rsid w:val="23D3F270"/>
    <w:rsid w:val="23DAFBAB"/>
    <w:rsid w:val="23ED2483"/>
    <w:rsid w:val="23F003F0"/>
    <w:rsid w:val="23F8F920"/>
    <w:rsid w:val="23F92648"/>
    <w:rsid w:val="24061DD1"/>
    <w:rsid w:val="2406C589"/>
    <w:rsid w:val="2407CE98"/>
    <w:rsid w:val="240B0DA0"/>
    <w:rsid w:val="241020B8"/>
    <w:rsid w:val="241DC79E"/>
    <w:rsid w:val="2428A684"/>
    <w:rsid w:val="24368F32"/>
    <w:rsid w:val="243FAA40"/>
    <w:rsid w:val="246729C8"/>
    <w:rsid w:val="2471CE55"/>
    <w:rsid w:val="2473C91E"/>
    <w:rsid w:val="2479A1BB"/>
    <w:rsid w:val="248E9891"/>
    <w:rsid w:val="2490C2C6"/>
    <w:rsid w:val="24A10898"/>
    <w:rsid w:val="24A3F770"/>
    <w:rsid w:val="24B80D17"/>
    <w:rsid w:val="24C0EC79"/>
    <w:rsid w:val="24C181B7"/>
    <w:rsid w:val="24CB3E23"/>
    <w:rsid w:val="24CD5734"/>
    <w:rsid w:val="24CF4799"/>
    <w:rsid w:val="24DE17F2"/>
    <w:rsid w:val="24DE60F2"/>
    <w:rsid w:val="24F1F527"/>
    <w:rsid w:val="24F4B19B"/>
    <w:rsid w:val="24F8940A"/>
    <w:rsid w:val="24FEBCFC"/>
    <w:rsid w:val="250A66F4"/>
    <w:rsid w:val="250C38B3"/>
    <w:rsid w:val="2514EA81"/>
    <w:rsid w:val="25175E08"/>
    <w:rsid w:val="251A32BA"/>
    <w:rsid w:val="251DCC70"/>
    <w:rsid w:val="255BA5CE"/>
    <w:rsid w:val="2569BEED"/>
    <w:rsid w:val="257A412E"/>
    <w:rsid w:val="2580103B"/>
    <w:rsid w:val="259209BA"/>
    <w:rsid w:val="25C59737"/>
    <w:rsid w:val="25CC3E8B"/>
    <w:rsid w:val="25D28EB9"/>
    <w:rsid w:val="25DC9F7D"/>
    <w:rsid w:val="25E5DC0A"/>
    <w:rsid w:val="25F65904"/>
    <w:rsid w:val="26149F55"/>
    <w:rsid w:val="26236BC5"/>
    <w:rsid w:val="26343D85"/>
    <w:rsid w:val="2634A69C"/>
    <w:rsid w:val="263A8A48"/>
    <w:rsid w:val="263FE05D"/>
    <w:rsid w:val="2645ABAD"/>
    <w:rsid w:val="264BD0E1"/>
    <w:rsid w:val="264BF62E"/>
    <w:rsid w:val="264C9AB4"/>
    <w:rsid w:val="265A4EEE"/>
    <w:rsid w:val="267C252D"/>
    <w:rsid w:val="267E34EC"/>
    <w:rsid w:val="2680638F"/>
    <w:rsid w:val="26B98C00"/>
    <w:rsid w:val="26BCA810"/>
    <w:rsid w:val="26C4D381"/>
    <w:rsid w:val="26D60584"/>
    <w:rsid w:val="26E5029B"/>
    <w:rsid w:val="26F340BA"/>
    <w:rsid w:val="26FDBE54"/>
    <w:rsid w:val="270105E5"/>
    <w:rsid w:val="272E3965"/>
    <w:rsid w:val="272F0BC0"/>
    <w:rsid w:val="272FA5E4"/>
    <w:rsid w:val="2734E980"/>
    <w:rsid w:val="2735FCE4"/>
    <w:rsid w:val="273CE1BE"/>
    <w:rsid w:val="2741A14A"/>
    <w:rsid w:val="274332F1"/>
    <w:rsid w:val="274BFE8C"/>
    <w:rsid w:val="274D9E7E"/>
    <w:rsid w:val="2766ED1F"/>
    <w:rsid w:val="276C4B0A"/>
    <w:rsid w:val="276CF66E"/>
    <w:rsid w:val="2772EB0F"/>
    <w:rsid w:val="27885E4C"/>
    <w:rsid w:val="278BF7CA"/>
    <w:rsid w:val="27922465"/>
    <w:rsid w:val="27951D1C"/>
    <w:rsid w:val="279D286C"/>
    <w:rsid w:val="27A613C9"/>
    <w:rsid w:val="27AA76CA"/>
    <w:rsid w:val="27C1F794"/>
    <w:rsid w:val="27D030AE"/>
    <w:rsid w:val="27EBED73"/>
    <w:rsid w:val="27EC43C6"/>
    <w:rsid w:val="27FB169F"/>
    <w:rsid w:val="2804C836"/>
    <w:rsid w:val="282083C3"/>
    <w:rsid w:val="282C3CD2"/>
    <w:rsid w:val="2833AE9C"/>
    <w:rsid w:val="283CD3FA"/>
    <w:rsid w:val="283D3713"/>
    <w:rsid w:val="2843CE4F"/>
    <w:rsid w:val="2845FEEF"/>
    <w:rsid w:val="28478165"/>
    <w:rsid w:val="2849F9C8"/>
    <w:rsid w:val="28555C61"/>
    <w:rsid w:val="2862C90E"/>
    <w:rsid w:val="2887DCD4"/>
    <w:rsid w:val="28914D0D"/>
    <w:rsid w:val="289AD54A"/>
    <w:rsid w:val="28A61E3E"/>
    <w:rsid w:val="28BAF477"/>
    <w:rsid w:val="28C21A2C"/>
    <w:rsid w:val="28C5EFC6"/>
    <w:rsid w:val="28CAD350"/>
    <w:rsid w:val="28D01E82"/>
    <w:rsid w:val="28D1D6F7"/>
    <w:rsid w:val="28E03818"/>
    <w:rsid w:val="28E8E3CD"/>
    <w:rsid w:val="28E97099"/>
    <w:rsid w:val="28EE5537"/>
    <w:rsid w:val="28F138C1"/>
    <w:rsid w:val="28F5E7D3"/>
    <w:rsid w:val="2902933E"/>
    <w:rsid w:val="29164219"/>
    <w:rsid w:val="2917548C"/>
    <w:rsid w:val="291A8222"/>
    <w:rsid w:val="291E791E"/>
    <w:rsid w:val="292EAB37"/>
    <w:rsid w:val="29391EAE"/>
    <w:rsid w:val="294133BC"/>
    <w:rsid w:val="2943F11A"/>
    <w:rsid w:val="2953246D"/>
    <w:rsid w:val="29587D6B"/>
    <w:rsid w:val="29666D8D"/>
    <w:rsid w:val="29756FEB"/>
    <w:rsid w:val="29760625"/>
    <w:rsid w:val="2976457C"/>
    <w:rsid w:val="2977FE76"/>
    <w:rsid w:val="2979B9C2"/>
    <w:rsid w:val="29850AC3"/>
    <w:rsid w:val="29951CA4"/>
    <w:rsid w:val="29975C3F"/>
    <w:rsid w:val="29A50C58"/>
    <w:rsid w:val="29AEDBE7"/>
    <w:rsid w:val="29D9D650"/>
    <w:rsid w:val="29E07550"/>
    <w:rsid w:val="29E49EAD"/>
    <w:rsid w:val="29FB4C6B"/>
    <w:rsid w:val="2A03E5C4"/>
    <w:rsid w:val="2A10C097"/>
    <w:rsid w:val="2A169BCE"/>
    <w:rsid w:val="2A25EA78"/>
    <w:rsid w:val="2A276387"/>
    <w:rsid w:val="2A321320"/>
    <w:rsid w:val="2A3B1730"/>
    <w:rsid w:val="2A44BEAF"/>
    <w:rsid w:val="2A4A9688"/>
    <w:rsid w:val="2A4D68D6"/>
    <w:rsid w:val="2A601638"/>
    <w:rsid w:val="2A7747E7"/>
    <w:rsid w:val="2A77C0D6"/>
    <w:rsid w:val="2A80BD99"/>
    <w:rsid w:val="2A843D37"/>
    <w:rsid w:val="2A970D78"/>
    <w:rsid w:val="2AA4169C"/>
    <w:rsid w:val="2AA58468"/>
    <w:rsid w:val="2AA58826"/>
    <w:rsid w:val="2ACD21AB"/>
    <w:rsid w:val="2AE3FE3F"/>
    <w:rsid w:val="2AE5731A"/>
    <w:rsid w:val="2AF8EBE3"/>
    <w:rsid w:val="2AFB39A1"/>
    <w:rsid w:val="2AFD7246"/>
    <w:rsid w:val="2B02CAEE"/>
    <w:rsid w:val="2B0694D1"/>
    <w:rsid w:val="2B0CF8EC"/>
    <w:rsid w:val="2B13E56F"/>
    <w:rsid w:val="2B26E4C0"/>
    <w:rsid w:val="2B2A8E43"/>
    <w:rsid w:val="2B32070C"/>
    <w:rsid w:val="2B323EAD"/>
    <w:rsid w:val="2B37B5F9"/>
    <w:rsid w:val="2B3E0022"/>
    <w:rsid w:val="2B45F2B8"/>
    <w:rsid w:val="2B473C71"/>
    <w:rsid w:val="2B4746F1"/>
    <w:rsid w:val="2B4CF84B"/>
    <w:rsid w:val="2B5C4B38"/>
    <w:rsid w:val="2B635CB9"/>
    <w:rsid w:val="2B676278"/>
    <w:rsid w:val="2B86A27D"/>
    <w:rsid w:val="2BA493A9"/>
    <w:rsid w:val="2BC57C9B"/>
    <w:rsid w:val="2BCF81FD"/>
    <w:rsid w:val="2BD79DC7"/>
    <w:rsid w:val="2BDFA2CE"/>
    <w:rsid w:val="2BE2B255"/>
    <w:rsid w:val="2C088273"/>
    <w:rsid w:val="2C0C060E"/>
    <w:rsid w:val="2C1EC778"/>
    <w:rsid w:val="2C21620D"/>
    <w:rsid w:val="2C253D15"/>
    <w:rsid w:val="2C2B6D9F"/>
    <w:rsid w:val="2C4B7021"/>
    <w:rsid w:val="2C72DA48"/>
    <w:rsid w:val="2C7C6851"/>
    <w:rsid w:val="2C91C98A"/>
    <w:rsid w:val="2C94417A"/>
    <w:rsid w:val="2C980BB3"/>
    <w:rsid w:val="2C9C88B6"/>
    <w:rsid w:val="2CA3E820"/>
    <w:rsid w:val="2CA9F69F"/>
    <w:rsid w:val="2CAB1448"/>
    <w:rsid w:val="2CAF410C"/>
    <w:rsid w:val="2CB0D8EE"/>
    <w:rsid w:val="2CB52EDE"/>
    <w:rsid w:val="2CCC16D0"/>
    <w:rsid w:val="2CD7EE54"/>
    <w:rsid w:val="2CE1CA94"/>
    <w:rsid w:val="2CEA745D"/>
    <w:rsid w:val="2CED9FE5"/>
    <w:rsid w:val="2CFAFCC1"/>
    <w:rsid w:val="2D085FDA"/>
    <w:rsid w:val="2D094216"/>
    <w:rsid w:val="2D117708"/>
    <w:rsid w:val="2D376C05"/>
    <w:rsid w:val="2D5FC409"/>
    <w:rsid w:val="2D77846B"/>
    <w:rsid w:val="2D7F22EC"/>
    <w:rsid w:val="2D84B8D4"/>
    <w:rsid w:val="2D84BAF3"/>
    <w:rsid w:val="2D852FD1"/>
    <w:rsid w:val="2D8A70BC"/>
    <w:rsid w:val="2DA3622B"/>
    <w:rsid w:val="2DADA0C3"/>
    <w:rsid w:val="2DBF05D2"/>
    <w:rsid w:val="2DC64F8E"/>
    <w:rsid w:val="2DD9665E"/>
    <w:rsid w:val="2DD9F6C8"/>
    <w:rsid w:val="2DE39865"/>
    <w:rsid w:val="2DE94044"/>
    <w:rsid w:val="2DF03C5D"/>
    <w:rsid w:val="2DF945E0"/>
    <w:rsid w:val="2DFD79FE"/>
    <w:rsid w:val="2E07F2E3"/>
    <w:rsid w:val="2E0B7607"/>
    <w:rsid w:val="2E1238B3"/>
    <w:rsid w:val="2E3011DB"/>
    <w:rsid w:val="2E33DC14"/>
    <w:rsid w:val="2E34169A"/>
    <w:rsid w:val="2E41CEC0"/>
    <w:rsid w:val="2E448B1A"/>
    <w:rsid w:val="2E560DC5"/>
    <w:rsid w:val="2E58ECC5"/>
    <w:rsid w:val="2E66E43B"/>
    <w:rsid w:val="2E7BA497"/>
    <w:rsid w:val="2E8228D2"/>
    <w:rsid w:val="2E8944A2"/>
    <w:rsid w:val="2E9D5D4F"/>
    <w:rsid w:val="2EA1CEFA"/>
    <w:rsid w:val="2EA85F59"/>
    <w:rsid w:val="2EB6A66F"/>
    <w:rsid w:val="2EBA72B2"/>
    <w:rsid w:val="2EBFFC85"/>
    <w:rsid w:val="2EC069E8"/>
    <w:rsid w:val="2ECEF4B5"/>
    <w:rsid w:val="2EF9596E"/>
    <w:rsid w:val="2F012ABA"/>
    <w:rsid w:val="2F050CE2"/>
    <w:rsid w:val="2F09CD81"/>
    <w:rsid w:val="2F11A4DA"/>
    <w:rsid w:val="2F174390"/>
    <w:rsid w:val="2F211779"/>
    <w:rsid w:val="2F35B576"/>
    <w:rsid w:val="2F3C8EE0"/>
    <w:rsid w:val="2F41361D"/>
    <w:rsid w:val="2F45B6D6"/>
    <w:rsid w:val="2F4DE1CA"/>
    <w:rsid w:val="2F52A690"/>
    <w:rsid w:val="2F715492"/>
    <w:rsid w:val="2F79F0F2"/>
    <w:rsid w:val="2F8B6559"/>
    <w:rsid w:val="2F950C69"/>
    <w:rsid w:val="2F9BAB2E"/>
    <w:rsid w:val="2FA3BBF8"/>
    <w:rsid w:val="2FB5063C"/>
    <w:rsid w:val="2FBACC54"/>
    <w:rsid w:val="2FBB4883"/>
    <w:rsid w:val="2FBBE5D3"/>
    <w:rsid w:val="2FC46171"/>
    <w:rsid w:val="2FCCF780"/>
    <w:rsid w:val="2FDA00F2"/>
    <w:rsid w:val="2FDB6710"/>
    <w:rsid w:val="2FE2E92D"/>
    <w:rsid w:val="2FEB8B3D"/>
    <w:rsid w:val="3002B49C"/>
    <w:rsid w:val="3008E5B7"/>
    <w:rsid w:val="300EC973"/>
    <w:rsid w:val="3013C4FF"/>
    <w:rsid w:val="30356480"/>
    <w:rsid w:val="303B0E4D"/>
    <w:rsid w:val="30421263"/>
    <w:rsid w:val="3050692C"/>
    <w:rsid w:val="305989A1"/>
    <w:rsid w:val="306791F3"/>
    <w:rsid w:val="3071B43B"/>
    <w:rsid w:val="3072643C"/>
    <w:rsid w:val="3073DA34"/>
    <w:rsid w:val="30743FE2"/>
    <w:rsid w:val="308469D8"/>
    <w:rsid w:val="3088F8AF"/>
    <w:rsid w:val="30966308"/>
    <w:rsid w:val="30979762"/>
    <w:rsid w:val="309BBF47"/>
    <w:rsid w:val="309D9F62"/>
    <w:rsid w:val="30A01027"/>
    <w:rsid w:val="30BE595E"/>
    <w:rsid w:val="30C140FE"/>
    <w:rsid w:val="30C94DD0"/>
    <w:rsid w:val="30D04365"/>
    <w:rsid w:val="30DC3183"/>
    <w:rsid w:val="30E1B7F8"/>
    <w:rsid w:val="30E4FE82"/>
    <w:rsid w:val="30ED4F28"/>
    <w:rsid w:val="30EE1FD9"/>
    <w:rsid w:val="30F69F85"/>
    <w:rsid w:val="30F80D13"/>
    <w:rsid w:val="30F86BB0"/>
    <w:rsid w:val="3108932F"/>
    <w:rsid w:val="310D02CA"/>
    <w:rsid w:val="3116EF7C"/>
    <w:rsid w:val="311EE144"/>
    <w:rsid w:val="313DEB3D"/>
    <w:rsid w:val="313F7195"/>
    <w:rsid w:val="314FE628"/>
    <w:rsid w:val="3152784E"/>
    <w:rsid w:val="315A39AC"/>
    <w:rsid w:val="3169901C"/>
    <w:rsid w:val="316FF9D9"/>
    <w:rsid w:val="3180D63B"/>
    <w:rsid w:val="318AF611"/>
    <w:rsid w:val="318C473D"/>
    <w:rsid w:val="318F912C"/>
    <w:rsid w:val="3193593A"/>
    <w:rsid w:val="31AA3EF7"/>
    <w:rsid w:val="31AEB1C0"/>
    <w:rsid w:val="31BCD405"/>
    <w:rsid w:val="31C34094"/>
    <w:rsid w:val="31C4D060"/>
    <w:rsid w:val="31DCA6B8"/>
    <w:rsid w:val="31E04DBC"/>
    <w:rsid w:val="31E48097"/>
    <w:rsid w:val="31E4C5C7"/>
    <w:rsid w:val="31F311BD"/>
    <w:rsid w:val="31F43CAA"/>
    <w:rsid w:val="31F7812D"/>
    <w:rsid w:val="31FC4803"/>
    <w:rsid w:val="32040FCF"/>
    <w:rsid w:val="320563D5"/>
    <w:rsid w:val="32137CA8"/>
    <w:rsid w:val="321B5B76"/>
    <w:rsid w:val="32239433"/>
    <w:rsid w:val="3224D07F"/>
    <w:rsid w:val="3227B275"/>
    <w:rsid w:val="32365611"/>
    <w:rsid w:val="3245FDBC"/>
    <w:rsid w:val="3270BC62"/>
    <w:rsid w:val="327D19DB"/>
    <w:rsid w:val="3281471C"/>
    <w:rsid w:val="3281D3F1"/>
    <w:rsid w:val="32826599"/>
    <w:rsid w:val="328992F1"/>
    <w:rsid w:val="3294D024"/>
    <w:rsid w:val="329ACE08"/>
    <w:rsid w:val="32B10050"/>
    <w:rsid w:val="32B5E51D"/>
    <w:rsid w:val="32B6120D"/>
    <w:rsid w:val="32C385CC"/>
    <w:rsid w:val="32CE470B"/>
    <w:rsid w:val="32D23156"/>
    <w:rsid w:val="32D890BF"/>
    <w:rsid w:val="32EDFC70"/>
    <w:rsid w:val="32FA06B3"/>
    <w:rsid w:val="33045A4D"/>
    <w:rsid w:val="33055B2E"/>
    <w:rsid w:val="33179152"/>
    <w:rsid w:val="33182F17"/>
    <w:rsid w:val="33235D67"/>
    <w:rsid w:val="33271727"/>
    <w:rsid w:val="332E8A6C"/>
    <w:rsid w:val="334F729E"/>
    <w:rsid w:val="335EF773"/>
    <w:rsid w:val="337523D9"/>
    <w:rsid w:val="3380649F"/>
    <w:rsid w:val="33A00911"/>
    <w:rsid w:val="33A5833E"/>
    <w:rsid w:val="33ABCE77"/>
    <w:rsid w:val="33AC4E0B"/>
    <w:rsid w:val="33AF3C0F"/>
    <w:rsid w:val="33C661C2"/>
    <w:rsid w:val="33D462F8"/>
    <w:rsid w:val="33D5AED2"/>
    <w:rsid w:val="33DAEF9A"/>
    <w:rsid w:val="33E22654"/>
    <w:rsid w:val="33E46826"/>
    <w:rsid w:val="33F8F5DB"/>
    <w:rsid w:val="33F95129"/>
    <w:rsid w:val="33FE7B70"/>
    <w:rsid w:val="3416ECEE"/>
    <w:rsid w:val="3417A8AC"/>
    <w:rsid w:val="341DE3FD"/>
    <w:rsid w:val="341E61E7"/>
    <w:rsid w:val="34252194"/>
    <w:rsid w:val="343053ED"/>
    <w:rsid w:val="3435BD04"/>
    <w:rsid w:val="3437912B"/>
    <w:rsid w:val="343D9F07"/>
    <w:rsid w:val="34441C9A"/>
    <w:rsid w:val="344D2C7F"/>
    <w:rsid w:val="34655F11"/>
    <w:rsid w:val="34670AF0"/>
    <w:rsid w:val="346F163C"/>
    <w:rsid w:val="3476B544"/>
    <w:rsid w:val="347D951E"/>
    <w:rsid w:val="347E781C"/>
    <w:rsid w:val="348F62BF"/>
    <w:rsid w:val="349883ED"/>
    <w:rsid w:val="34BA69EB"/>
    <w:rsid w:val="34BB12D2"/>
    <w:rsid w:val="34D7505F"/>
    <w:rsid w:val="34D9DD10"/>
    <w:rsid w:val="34DF7CE4"/>
    <w:rsid w:val="34FB006E"/>
    <w:rsid w:val="35087092"/>
    <w:rsid w:val="3528723D"/>
    <w:rsid w:val="352882C4"/>
    <w:rsid w:val="35359DE8"/>
    <w:rsid w:val="353BCCEF"/>
    <w:rsid w:val="35534914"/>
    <w:rsid w:val="3556E184"/>
    <w:rsid w:val="35587C29"/>
    <w:rsid w:val="355D656A"/>
    <w:rsid w:val="3561BB15"/>
    <w:rsid w:val="356876B0"/>
    <w:rsid w:val="3582CA93"/>
    <w:rsid w:val="358447CA"/>
    <w:rsid w:val="35856C47"/>
    <w:rsid w:val="358AEA16"/>
    <w:rsid w:val="3592D54E"/>
    <w:rsid w:val="3593655E"/>
    <w:rsid w:val="35A31C27"/>
    <w:rsid w:val="35A7D128"/>
    <w:rsid w:val="35B1B523"/>
    <w:rsid w:val="35B93DAB"/>
    <w:rsid w:val="35B9FA8E"/>
    <w:rsid w:val="35C22DF5"/>
    <w:rsid w:val="35D19C4A"/>
    <w:rsid w:val="35D81AE1"/>
    <w:rsid w:val="35EAE641"/>
    <w:rsid w:val="35EDDB46"/>
    <w:rsid w:val="35F984E1"/>
    <w:rsid w:val="3600B7B3"/>
    <w:rsid w:val="3610690A"/>
    <w:rsid w:val="363A2C73"/>
    <w:rsid w:val="3649748A"/>
    <w:rsid w:val="3656AC5B"/>
    <w:rsid w:val="36574DFD"/>
    <w:rsid w:val="3660F198"/>
    <w:rsid w:val="366875AB"/>
    <w:rsid w:val="3676B77B"/>
    <w:rsid w:val="367D578E"/>
    <w:rsid w:val="367FC684"/>
    <w:rsid w:val="3689847A"/>
    <w:rsid w:val="368EADB9"/>
    <w:rsid w:val="3691946E"/>
    <w:rsid w:val="36950E7A"/>
    <w:rsid w:val="3695C55B"/>
    <w:rsid w:val="369D46CB"/>
    <w:rsid w:val="36AA8D4D"/>
    <w:rsid w:val="36ADBD81"/>
    <w:rsid w:val="36CB15AD"/>
    <w:rsid w:val="36CEE515"/>
    <w:rsid w:val="36D820B5"/>
    <w:rsid w:val="36D8BD90"/>
    <w:rsid w:val="36DA7A0A"/>
    <w:rsid w:val="36E05031"/>
    <w:rsid w:val="36ED104B"/>
    <w:rsid w:val="36EF67B2"/>
    <w:rsid w:val="36F81EB8"/>
    <w:rsid w:val="36FB69CF"/>
    <w:rsid w:val="37049C15"/>
    <w:rsid w:val="37052367"/>
    <w:rsid w:val="37091E95"/>
    <w:rsid w:val="37273738"/>
    <w:rsid w:val="37387FDC"/>
    <w:rsid w:val="3745C831"/>
    <w:rsid w:val="375DB875"/>
    <w:rsid w:val="376705C6"/>
    <w:rsid w:val="376E74E5"/>
    <w:rsid w:val="37833A86"/>
    <w:rsid w:val="3793ECBA"/>
    <w:rsid w:val="379B6990"/>
    <w:rsid w:val="37A1B82E"/>
    <w:rsid w:val="37AAEAB1"/>
    <w:rsid w:val="37B14D56"/>
    <w:rsid w:val="37B85B38"/>
    <w:rsid w:val="37BC4056"/>
    <w:rsid w:val="37BF2313"/>
    <w:rsid w:val="37C5EE48"/>
    <w:rsid w:val="37CFAE78"/>
    <w:rsid w:val="37D3932A"/>
    <w:rsid w:val="37D485D8"/>
    <w:rsid w:val="37E1219D"/>
    <w:rsid w:val="37E93727"/>
    <w:rsid w:val="37FAC21B"/>
    <w:rsid w:val="380B61A0"/>
    <w:rsid w:val="38170844"/>
    <w:rsid w:val="3826133C"/>
    <w:rsid w:val="382FF9DA"/>
    <w:rsid w:val="3839A69B"/>
    <w:rsid w:val="38435535"/>
    <w:rsid w:val="384626C0"/>
    <w:rsid w:val="3853E20D"/>
    <w:rsid w:val="385C345F"/>
    <w:rsid w:val="386146CA"/>
    <w:rsid w:val="38736DB1"/>
    <w:rsid w:val="38764943"/>
    <w:rsid w:val="387E7F39"/>
    <w:rsid w:val="388662EA"/>
    <w:rsid w:val="38876813"/>
    <w:rsid w:val="3896D229"/>
    <w:rsid w:val="38A77B0A"/>
    <w:rsid w:val="38AFFA86"/>
    <w:rsid w:val="38BDC175"/>
    <w:rsid w:val="38C25E3D"/>
    <w:rsid w:val="38C693C7"/>
    <w:rsid w:val="38C86064"/>
    <w:rsid w:val="38D026FD"/>
    <w:rsid w:val="38E482CC"/>
    <w:rsid w:val="38EB4C8D"/>
    <w:rsid w:val="38FA5BB0"/>
    <w:rsid w:val="38FB95B8"/>
    <w:rsid w:val="390C8CE1"/>
    <w:rsid w:val="390EB316"/>
    <w:rsid w:val="390F6C77"/>
    <w:rsid w:val="3920BB08"/>
    <w:rsid w:val="393170E8"/>
    <w:rsid w:val="393ABFD7"/>
    <w:rsid w:val="3941C272"/>
    <w:rsid w:val="394ED040"/>
    <w:rsid w:val="39557644"/>
    <w:rsid w:val="3959E1D9"/>
    <w:rsid w:val="395B66B9"/>
    <w:rsid w:val="39657C7F"/>
    <w:rsid w:val="3966EDB0"/>
    <w:rsid w:val="396942CB"/>
    <w:rsid w:val="397055BC"/>
    <w:rsid w:val="39715E49"/>
    <w:rsid w:val="39887BA8"/>
    <w:rsid w:val="398A69BB"/>
    <w:rsid w:val="398B928A"/>
    <w:rsid w:val="398DC70F"/>
    <w:rsid w:val="39A0444D"/>
    <w:rsid w:val="39C7A19E"/>
    <w:rsid w:val="39D0F338"/>
    <w:rsid w:val="39F486DA"/>
    <w:rsid w:val="39FFD27B"/>
    <w:rsid w:val="3A11599A"/>
    <w:rsid w:val="3A181AF0"/>
    <w:rsid w:val="3A1B3AA2"/>
    <w:rsid w:val="3A232D61"/>
    <w:rsid w:val="3A268C2D"/>
    <w:rsid w:val="3A295DFC"/>
    <w:rsid w:val="3A3D6CE3"/>
    <w:rsid w:val="3A432486"/>
    <w:rsid w:val="3A549AB4"/>
    <w:rsid w:val="3A60BE86"/>
    <w:rsid w:val="3A65B551"/>
    <w:rsid w:val="3A6DC1D3"/>
    <w:rsid w:val="3A71C46B"/>
    <w:rsid w:val="3A955937"/>
    <w:rsid w:val="3A98ABE7"/>
    <w:rsid w:val="3AA1E3FC"/>
    <w:rsid w:val="3AA2167C"/>
    <w:rsid w:val="3AA869B9"/>
    <w:rsid w:val="3AA8D2FE"/>
    <w:rsid w:val="3AAC5D2D"/>
    <w:rsid w:val="3AD3954F"/>
    <w:rsid w:val="3AD39891"/>
    <w:rsid w:val="3ADCADC7"/>
    <w:rsid w:val="3AEA9812"/>
    <w:rsid w:val="3AF21DF2"/>
    <w:rsid w:val="3AF2A216"/>
    <w:rsid w:val="3AFF8245"/>
    <w:rsid w:val="3B007500"/>
    <w:rsid w:val="3B052AD3"/>
    <w:rsid w:val="3B122792"/>
    <w:rsid w:val="3B1DAC37"/>
    <w:rsid w:val="3B1FCACD"/>
    <w:rsid w:val="3B236A28"/>
    <w:rsid w:val="3B29EFD6"/>
    <w:rsid w:val="3B3A0666"/>
    <w:rsid w:val="3B415AF0"/>
    <w:rsid w:val="3B4301F1"/>
    <w:rsid w:val="3B57F26C"/>
    <w:rsid w:val="3B61A82D"/>
    <w:rsid w:val="3B6B5D38"/>
    <w:rsid w:val="3B76A445"/>
    <w:rsid w:val="3B8010B2"/>
    <w:rsid w:val="3B882F3B"/>
    <w:rsid w:val="3B8CD08D"/>
    <w:rsid w:val="3B8E8071"/>
    <w:rsid w:val="3B8FDA69"/>
    <w:rsid w:val="3B9358BD"/>
    <w:rsid w:val="3BA1E5A6"/>
    <w:rsid w:val="3BB20F82"/>
    <w:rsid w:val="3BB2CEC4"/>
    <w:rsid w:val="3BBFAD93"/>
    <w:rsid w:val="3BE57E2F"/>
    <w:rsid w:val="3BF0A76D"/>
    <w:rsid w:val="3BF9DEB7"/>
    <w:rsid w:val="3C0929B8"/>
    <w:rsid w:val="3C0DEE1D"/>
    <w:rsid w:val="3C0E3242"/>
    <w:rsid w:val="3C16140A"/>
    <w:rsid w:val="3C234FEB"/>
    <w:rsid w:val="3C2486C9"/>
    <w:rsid w:val="3C24D35F"/>
    <w:rsid w:val="3C31ACDD"/>
    <w:rsid w:val="3C345F4E"/>
    <w:rsid w:val="3C433CE4"/>
    <w:rsid w:val="3C495356"/>
    <w:rsid w:val="3C5F0669"/>
    <w:rsid w:val="3C664A0A"/>
    <w:rsid w:val="3C6FC03C"/>
    <w:rsid w:val="3C703434"/>
    <w:rsid w:val="3C730B7E"/>
    <w:rsid w:val="3C78F8A4"/>
    <w:rsid w:val="3C87A099"/>
    <w:rsid w:val="3C8A425A"/>
    <w:rsid w:val="3C8E1654"/>
    <w:rsid w:val="3C952026"/>
    <w:rsid w:val="3C9B285A"/>
    <w:rsid w:val="3CA54077"/>
    <w:rsid w:val="3CA80102"/>
    <w:rsid w:val="3CB02401"/>
    <w:rsid w:val="3CB13931"/>
    <w:rsid w:val="3CB495D7"/>
    <w:rsid w:val="3CB9CF3D"/>
    <w:rsid w:val="3CC68D4B"/>
    <w:rsid w:val="3CC807EF"/>
    <w:rsid w:val="3CE5CFDC"/>
    <w:rsid w:val="3CED6EA3"/>
    <w:rsid w:val="3CF3EF61"/>
    <w:rsid w:val="3CF4BDDA"/>
    <w:rsid w:val="3D1F1327"/>
    <w:rsid w:val="3D2851B3"/>
    <w:rsid w:val="3D3E43C5"/>
    <w:rsid w:val="3D50CEE3"/>
    <w:rsid w:val="3D5A0B50"/>
    <w:rsid w:val="3D5C3151"/>
    <w:rsid w:val="3D64BFEC"/>
    <w:rsid w:val="3D6FB466"/>
    <w:rsid w:val="3D7AD4DA"/>
    <w:rsid w:val="3D836BA9"/>
    <w:rsid w:val="3D9F2FE7"/>
    <w:rsid w:val="3DA954BE"/>
    <w:rsid w:val="3DBC39BF"/>
    <w:rsid w:val="3DBD7915"/>
    <w:rsid w:val="3E025292"/>
    <w:rsid w:val="3E0551D2"/>
    <w:rsid w:val="3E089874"/>
    <w:rsid w:val="3E2B81DA"/>
    <w:rsid w:val="3E2D16AC"/>
    <w:rsid w:val="3E30ADDC"/>
    <w:rsid w:val="3E3657EF"/>
    <w:rsid w:val="3E437A4E"/>
    <w:rsid w:val="3E48BA7D"/>
    <w:rsid w:val="3E51E25A"/>
    <w:rsid w:val="3E627EB1"/>
    <w:rsid w:val="3E66C602"/>
    <w:rsid w:val="3E729C51"/>
    <w:rsid w:val="3E76FDE6"/>
    <w:rsid w:val="3E84F653"/>
    <w:rsid w:val="3E8FAF40"/>
    <w:rsid w:val="3E8FBFC2"/>
    <w:rsid w:val="3E94796C"/>
    <w:rsid w:val="3E9B2904"/>
    <w:rsid w:val="3E9F6F3E"/>
    <w:rsid w:val="3EA7170F"/>
    <w:rsid w:val="3EA75E9E"/>
    <w:rsid w:val="3EB7EAF4"/>
    <w:rsid w:val="3EBCDE7F"/>
    <w:rsid w:val="3EBDF6DF"/>
    <w:rsid w:val="3EC22C3A"/>
    <w:rsid w:val="3EC6C414"/>
    <w:rsid w:val="3ECA521F"/>
    <w:rsid w:val="3ECF6B96"/>
    <w:rsid w:val="3ED990AE"/>
    <w:rsid w:val="3EDC7C11"/>
    <w:rsid w:val="3EEF0688"/>
    <w:rsid w:val="3F008846"/>
    <w:rsid w:val="3F0590A7"/>
    <w:rsid w:val="3F0613AD"/>
    <w:rsid w:val="3F162369"/>
    <w:rsid w:val="3F2496DD"/>
    <w:rsid w:val="3F2B2A10"/>
    <w:rsid w:val="3F380FC4"/>
    <w:rsid w:val="3F4FDC28"/>
    <w:rsid w:val="3F5F7256"/>
    <w:rsid w:val="3F614426"/>
    <w:rsid w:val="3F6983FB"/>
    <w:rsid w:val="3F80F0B4"/>
    <w:rsid w:val="3F817DEC"/>
    <w:rsid w:val="3F865727"/>
    <w:rsid w:val="3F936354"/>
    <w:rsid w:val="3F99FCF3"/>
    <w:rsid w:val="3FA06A93"/>
    <w:rsid w:val="3FC98BEE"/>
    <w:rsid w:val="3FCA4611"/>
    <w:rsid w:val="3FCDC39C"/>
    <w:rsid w:val="3FD48D15"/>
    <w:rsid w:val="3FE4F96F"/>
    <w:rsid w:val="3FE9B4AA"/>
    <w:rsid w:val="3FF0D1ED"/>
    <w:rsid w:val="4015644B"/>
    <w:rsid w:val="402EAB0A"/>
    <w:rsid w:val="404999FE"/>
    <w:rsid w:val="404D0340"/>
    <w:rsid w:val="405EEE9D"/>
    <w:rsid w:val="406DC824"/>
    <w:rsid w:val="408473E3"/>
    <w:rsid w:val="408C8E40"/>
    <w:rsid w:val="40927E3B"/>
    <w:rsid w:val="4096D84E"/>
    <w:rsid w:val="409CA32C"/>
    <w:rsid w:val="409D7CA0"/>
    <w:rsid w:val="40A7CED2"/>
    <w:rsid w:val="40AEEAD9"/>
    <w:rsid w:val="40B9528F"/>
    <w:rsid w:val="40BB0C6B"/>
    <w:rsid w:val="40BDE6DF"/>
    <w:rsid w:val="40C43E83"/>
    <w:rsid w:val="40C7FA28"/>
    <w:rsid w:val="40C9D069"/>
    <w:rsid w:val="40CFACA5"/>
    <w:rsid w:val="40E1C175"/>
    <w:rsid w:val="40E66848"/>
    <w:rsid w:val="40EB73F0"/>
    <w:rsid w:val="40F75EB1"/>
    <w:rsid w:val="40FED5B9"/>
    <w:rsid w:val="4112F391"/>
    <w:rsid w:val="4112FE72"/>
    <w:rsid w:val="411D5027"/>
    <w:rsid w:val="41368B8B"/>
    <w:rsid w:val="41380995"/>
    <w:rsid w:val="413A62D2"/>
    <w:rsid w:val="413B9869"/>
    <w:rsid w:val="414F7601"/>
    <w:rsid w:val="415C4DE0"/>
    <w:rsid w:val="415D3943"/>
    <w:rsid w:val="4161E1C7"/>
    <w:rsid w:val="41651770"/>
    <w:rsid w:val="416B87F7"/>
    <w:rsid w:val="4179D5FF"/>
    <w:rsid w:val="41831991"/>
    <w:rsid w:val="41849D1D"/>
    <w:rsid w:val="4185B036"/>
    <w:rsid w:val="4189077B"/>
    <w:rsid w:val="41988285"/>
    <w:rsid w:val="41988DB7"/>
    <w:rsid w:val="41A3D251"/>
    <w:rsid w:val="41A4E3A1"/>
    <w:rsid w:val="41AF5433"/>
    <w:rsid w:val="41B87BCB"/>
    <w:rsid w:val="41C48750"/>
    <w:rsid w:val="41C76084"/>
    <w:rsid w:val="41CA67D5"/>
    <w:rsid w:val="41CF15DB"/>
    <w:rsid w:val="41DA9FCF"/>
    <w:rsid w:val="41DC0569"/>
    <w:rsid w:val="41EC22E3"/>
    <w:rsid w:val="41F851C2"/>
    <w:rsid w:val="421567C1"/>
    <w:rsid w:val="4216CCFE"/>
    <w:rsid w:val="42318646"/>
    <w:rsid w:val="4233FA71"/>
    <w:rsid w:val="423A558D"/>
    <w:rsid w:val="424940AD"/>
    <w:rsid w:val="4256841E"/>
    <w:rsid w:val="425DADE9"/>
    <w:rsid w:val="4273BDF1"/>
    <w:rsid w:val="4274398C"/>
    <w:rsid w:val="42772181"/>
    <w:rsid w:val="427A75ED"/>
    <w:rsid w:val="42814BE7"/>
    <w:rsid w:val="42882C31"/>
    <w:rsid w:val="428AFEC7"/>
    <w:rsid w:val="428F2CE2"/>
    <w:rsid w:val="4291AFAA"/>
    <w:rsid w:val="42B82469"/>
    <w:rsid w:val="42BC9BB7"/>
    <w:rsid w:val="42D49176"/>
    <w:rsid w:val="42DFEF7B"/>
    <w:rsid w:val="42EC0B4E"/>
    <w:rsid w:val="430D3CB4"/>
    <w:rsid w:val="43148A93"/>
    <w:rsid w:val="43233951"/>
    <w:rsid w:val="43254A0C"/>
    <w:rsid w:val="43384E1E"/>
    <w:rsid w:val="434F43D6"/>
    <w:rsid w:val="43717FBA"/>
    <w:rsid w:val="4376EFC2"/>
    <w:rsid w:val="4386BA45"/>
    <w:rsid w:val="438A0D82"/>
    <w:rsid w:val="438A2C9D"/>
    <w:rsid w:val="438B45FC"/>
    <w:rsid w:val="439DB0E3"/>
    <w:rsid w:val="43C27DBA"/>
    <w:rsid w:val="43CF0D70"/>
    <w:rsid w:val="43E1301A"/>
    <w:rsid w:val="43E7C710"/>
    <w:rsid w:val="43E930E5"/>
    <w:rsid w:val="43EA75FE"/>
    <w:rsid w:val="43EB1442"/>
    <w:rsid w:val="43F830D0"/>
    <w:rsid w:val="43FC6818"/>
    <w:rsid w:val="43FD8A05"/>
    <w:rsid w:val="4414CEE2"/>
    <w:rsid w:val="4419AD3B"/>
    <w:rsid w:val="442A59E3"/>
    <w:rsid w:val="44339989"/>
    <w:rsid w:val="4439D5C5"/>
    <w:rsid w:val="445173CE"/>
    <w:rsid w:val="4457CCE9"/>
    <w:rsid w:val="4465A5FA"/>
    <w:rsid w:val="446D3AE2"/>
    <w:rsid w:val="4479A9FB"/>
    <w:rsid w:val="447D92B5"/>
    <w:rsid w:val="4487565D"/>
    <w:rsid w:val="448B08E8"/>
    <w:rsid w:val="448D47C1"/>
    <w:rsid w:val="4490B45A"/>
    <w:rsid w:val="449AC35E"/>
    <w:rsid w:val="44A676CB"/>
    <w:rsid w:val="44C395DF"/>
    <w:rsid w:val="44C7C267"/>
    <w:rsid w:val="44D66B6F"/>
    <w:rsid w:val="44D9446D"/>
    <w:rsid w:val="44DB809E"/>
    <w:rsid w:val="44E53A05"/>
    <w:rsid w:val="44E6486E"/>
    <w:rsid w:val="44F06ACA"/>
    <w:rsid w:val="4507A178"/>
    <w:rsid w:val="450AE2A9"/>
    <w:rsid w:val="45193CD2"/>
    <w:rsid w:val="45207797"/>
    <w:rsid w:val="452A6583"/>
    <w:rsid w:val="452DE091"/>
    <w:rsid w:val="453A3AAA"/>
    <w:rsid w:val="455D739D"/>
    <w:rsid w:val="45601BDE"/>
    <w:rsid w:val="45670BCE"/>
    <w:rsid w:val="45670DB8"/>
    <w:rsid w:val="456D30D8"/>
    <w:rsid w:val="4573C108"/>
    <w:rsid w:val="45748C0D"/>
    <w:rsid w:val="457D4778"/>
    <w:rsid w:val="459362FE"/>
    <w:rsid w:val="45AC35B8"/>
    <w:rsid w:val="45C6E82B"/>
    <w:rsid w:val="45E32FBC"/>
    <w:rsid w:val="45EB3B22"/>
    <w:rsid w:val="45EE1036"/>
    <w:rsid w:val="45F56C9E"/>
    <w:rsid w:val="45F575A9"/>
    <w:rsid w:val="460055F1"/>
    <w:rsid w:val="46108523"/>
    <w:rsid w:val="46297815"/>
    <w:rsid w:val="4629A101"/>
    <w:rsid w:val="462DED63"/>
    <w:rsid w:val="463224B6"/>
    <w:rsid w:val="463522DB"/>
    <w:rsid w:val="4639BC01"/>
    <w:rsid w:val="464B8EF6"/>
    <w:rsid w:val="4666DE18"/>
    <w:rsid w:val="466EBBB1"/>
    <w:rsid w:val="46742DC1"/>
    <w:rsid w:val="46765141"/>
    <w:rsid w:val="467C500E"/>
    <w:rsid w:val="467C9CC2"/>
    <w:rsid w:val="467DAE36"/>
    <w:rsid w:val="467EF7A1"/>
    <w:rsid w:val="4682870B"/>
    <w:rsid w:val="469A2BD0"/>
    <w:rsid w:val="469AD1A7"/>
    <w:rsid w:val="469F2FD5"/>
    <w:rsid w:val="46A1BE0C"/>
    <w:rsid w:val="46A3D65F"/>
    <w:rsid w:val="46B21F85"/>
    <w:rsid w:val="46C1F52A"/>
    <w:rsid w:val="46CB78AB"/>
    <w:rsid w:val="46CE3EFF"/>
    <w:rsid w:val="46DFEF9E"/>
    <w:rsid w:val="46E3FE31"/>
    <w:rsid w:val="46E57BF6"/>
    <w:rsid w:val="46EDCBB2"/>
    <w:rsid w:val="47142888"/>
    <w:rsid w:val="47324707"/>
    <w:rsid w:val="4738A212"/>
    <w:rsid w:val="47464D64"/>
    <w:rsid w:val="474DBDBD"/>
    <w:rsid w:val="47507537"/>
    <w:rsid w:val="47508190"/>
    <w:rsid w:val="475DB8E6"/>
    <w:rsid w:val="47717129"/>
    <w:rsid w:val="479880BF"/>
    <w:rsid w:val="479BCEC8"/>
    <w:rsid w:val="47A9B2CE"/>
    <w:rsid w:val="47A9B37E"/>
    <w:rsid w:val="47AB1A67"/>
    <w:rsid w:val="47ACCBE7"/>
    <w:rsid w:val="47B87FCD"/>
    <w:rsid w:val="47B8819F"/>
    <w:rsid w:val="47BC1540"/>
    <w:rsid w:val="47BFCDF7"/>
    <w:rsid w:val="47C2F55A"/>
    <w:rsid w:val="47C6A429"/>
    <w:rsid w:val="47D73143"/>
    <w:rsid w:val="47EC6856"/>
    <w:rsid w:val="47EF6298"/>
    <w:rsid w:val="47F48D42"/>
    <w:rsid w:val="47FBA000"/>
    <w:rsid w:val="4815E4CA"/>
    <w:rsid w:val="481A10E9"/>
    <w:rsid w:val="482772F0"/>
    <w:rsid w:val="482A5E3B"/>
    <w:rsid w:val="483AB228"/>
    <w:rsid w:val="484327AA"/>
    <w:rsid w:val="48509F59"/>
    <w:rsid w:val="4851CC3F"/>
    <w:rsid w:val="48539EAF"/>
    <w:rsid w:val="485BE190"/>
    <w:rsid w:val="48626AD8"/>
    <w:rsid w:val="48721E75"/>
    <w:rsid w:val="48A741A5"/>
    <w:rsid w:val="48AABB69"/>
    <w:rsid w:val="48ABA23B"/>
    <w:rsid w:val="48ADC18B"/>
    <w:rsid w:val="48B9135D"/>
    <w:rsid w:val="48BA3990"/>
    <w:rsid w:val="48BE098F"/>
    <w:rsid w:val="48D65069"/>
    <w:rsid w:val="48E6B44E"/>
    <w:rsid w:val="48EA474D"/>
    <w:rsid w:val="48EB141D"/>
    <w:rsid w:val="48EE08A8"/>
    <w:rsid w:val="48F7887C"/>
    <w:rsid w:val="4917B2D9"/>
    <w:rsid w:val="492A2C75"/>
    <w:rsid w:val="492B1FC7"/>
    <w:rsid w:val="4935AFD4"/>
    <w:rsid w:val="493C4677"/>
    <w:rsid w:val="493DA392"/>
    <w:rsid w:val="49540FAB"/>
    <w:rsid w:val="49556621"/>
    <w:rsid w:val="497BBA9E"/>
    <w:rsid w:val="498FA464"/>
    <w:rsid w:val="499AC873"/>
    <w:rsid w:val="49A93E3F"/>
    <w:rsid w:val="49AE07FB"/>
    <w:rsid w:val="49BF48B3"/>
    <w:rsid w:val="49C6D9C7"/>
    <w:rsid w:val="49C834BE"/>
    <w:rsid w:val="49CBD3C4"/>
    <w:rsid w:val="49DBA4B4"/>
    <w:rsid w:val="49E07F21"/>
    <w:rsid w:val="49FF3175"/>
    <w:rsid w:val="4A0FA3EE"/>
    <w:rsid w:val="4A36CEF4"/>
    <w:rsid w:val="4A56A963"/>
    <w:rsid w:val="4A58300E"/>
    <w:rsid w:val="4A628B95"/>
    <w:rsid w:val="4A674D1B"/>
    <w:rsid w:val="4A6FF4FD"/>
    <w:rsid w:val="4A732988"/>
    <w:rsid w:val="4A830EE4"/>
    <w:rsid w:val="4A89E78B"/>
    <w:rsid w:val="4A8C1108"/>
    <w:rsid w:val="4A923374"/>
    <w:rsid w:val="4A9360FC"/>
    <w:rsid w:val="4A9BA8E3"/>
    <w:rsid w:val="4AB40E23"/>
    <w:rsid w:val="4AC597E9"/>
    <w:rsid w:val="4AE345A4"/>
    <w:rsid w:val="4AE53BEE"/>
    <w:rsid w:val="4AEE605D"/>
    <w:rsid w:val="4AFAED7E"/>
    <w:rsid w:val="4B07E364"/>
    <w:rsid w:val="4B09AAC2"/>
    <w:rsid w:val="4B1B2B47"/>
    <w:rsid w:val="4B3C57A4"/>
    <w:rsid w:val="4B428020"/>
    <w:rsid w:val="4B4D08FB"/>
    <w:rsid w:val="4B4D9397"/>
    <w:rsid w:val="4B4E2E44"/>
    <w:rsid w:val="4B53F3D1"/>
    <w:rsid w:val="4B562422"/>
    <w:rsid w:val="4B5B7EC7"/>
    <w:rsid w:val="4B61D7D8"/>
    <w:rsid w:val="4B74A724"/>
    <w:rsid w:val="4B8E3885"/>
    <w:rsid w:val="4B99006A"/>
    <w:rsid w:val="4B9C13C1"/>
    <w:rsid w:val="4BA257AB"/>
    <w:rsid w:val="4BA88D45"/>
    <w:rsid w:val="4BAAAE85"/>
    <w:rsid w:val="4BB6AA1E"/>
    <w:rsid w:val="4BC747CF"/>
    <w:rsid w:val="4BC9E290"/>
    <w:rsid w:val="4BD50762"/>
    <w:rsid w:val="4BD85DCA"/>
    <w:rsid w:val="4BE46093"/>
    <w:rsid w:val="4BFDCF16"/>
    <w:rsid w:val="4C0323B1"/>
    <w:rsid w:val="4C06E674"/>
    <w:rsid w:val="4C0E7370"/>
    <w:rsid w:val="4C0F57C8"/>
    <w:rsid w:val="4C1090D7"/>
    <w:rsid w:val="4C22D575"/>
    <w:rsid w:val="4C240F46"/>
    <w:rsid w:val="4C269A56"/>
    <w:rsid w:val="4C304095"/>
    <w:rsid w:val="4C342FE4"/>
    <w:rsid w:val="4C3AC694"/>
    <w:rsid w:val="4C41F887"/>
    <w:rsid w:val="4C4335A0"/>
    <w:rsid w:val="4C5D06E4"/>
    <w:rsid w:val="4C6F693B"/>
    <w:rsid w:val="4C7CA5FB"/>
    <w:rsid w:val="4C84B78E"/>
    <w:rsid w:val="4C8EE699"/>
    <w:rsid w:val="4C8FCDE0"/>
    <w:rsid w:val="4CA187E7"/>
    <w:rsid w:val="4CADCBC8"/>
    <w:rsid w:val="4CB56A08"/>
    <w:rsid w:val="4CBF0C84"/>
    <w:rsid w:val="4CCA2420"/>
    <w:rsid w:val="4CDE047F"/>
    <w:rsid w:val="4CEC8F43"/>
    <w:rsid w:val="4CF74F28"/>
    <w:rsid w:val="4CF96A9D"/>
    <w:rsid w:val="4CFA173C"/>
    <w:rsid w:val="4D01F155"/>
    <w:rsid w:val="4D02D0AE"/>
    <w:rsid w:val="4D084235"/>
    <w:rsid w:val="4D0D5F36"/>
    <w:rsid w:val="4D1EB7C4"/>
    <w:rsid w:val="4D2ACE08"/>
    <w:rsid w:val="4D4251B7"/>
    <w:rsid w:val="4D5CEA24"/>
    <w:rsid w:val="4D7002BC"/>
    <w:rsid w:val="4D78D8DF"/>
    <w:rsid w:val="4D7DB7EC"/>
    <w:rsid w:val="4D8F3BAC"/>
    <w:rsid w:val="4D91BB61"/>
    <w:rsid w:val="4DAB4D0D"/>
    <w:rsid w:val="4DAE27DA"/>
    <w:rsid w:val="4DB44F32"/>
    <w:rsid w:val="4DC009D5"/>
    <w:rsid w:val="4DD30B86"/>
    <w:rsid w:val="4DE0B9C9"/>
    <w:rsid w:val="4DE5DE0B"/>
    <w:rsid w:val="4DEECDB0"/>
    <w:rsid w:val="4DEF2EB2"/>
    <w:rsid w:val="4DFD779B"/>
    <w:rsid w:val="4E0BD3AF"/>
    <w:rsid w:val="4E16119A"/>
    <w:rsid w:val="4E255FAA"/>
    <w:rsid w:val="4E30B853"/>
    <w:rsid w:val="4E30C55D"/>
    <w:rsid w:val="4E40298E"/>
    <w:rsid w:val="4E4D5911"/>
    <w:rsid w:val="4E555582"/>
    <w:rsid w:val="4E582E9D"/>
    <w:rsid w:val="4E58EED4"/>
    <w:rsid w:val="4E655A9B"/>
    <w:rsid w:val="4E70EB4D"/>
    <w:rsid w:val="4E80C828"/>
    <w:rsid w:val="4E931F89"/>
    <w:rsid w:val="4E9D4B56"/>
    <w:rsid w:val="4E9EF9CD"/>
    <w:rsid w:val="4EBC69F5"/>
    <w:rsid w:val="4EBC80F5"/>
    <w:rsid w:val="4EC1F136"/>
    <w:rsid w:val="4ECECB33"/>
    <w:rsid w:val="4ED1C5B3"/>
    <w:rsid w:val="4EE12F0C"/>
    <w:rsid w:val="4EEA8BCF"/>
    <w:rsid w:val="4EECDB06"/>
    <w:rsid w:val="4EF19BAF"/>
    <w:rsid w:val="4EF27294"/>
    <w:rsid w:val="4EFDA2DB"/>
    <w:rsid w:val="4EFF6BE4"/>
    <w:rsid w:val="4F054754"/>
    <w:rsid w:val="4F0CD01F"/>
    <w:rsid w:val="4F114F9F"/>
    <w:rsid w:val="4F1C58EE"/>
    <w:rsid w:val="4F350B31"/>
    <w:rsid w:val="4F3C4917"/>
    <w:rsid w:val="4F3EFDEB"/>
    <w:rsid w:val="4F4512BB"/>
    <w:rsid w:val="4F46C66B"/>
    <w:rsid w:val="4F599CBB"/>
    <w:rsid w:val="4F76E870"/>
    <w:rsid w:val="4F7B69B1"/>
    <w:rsid w:val="4F85A302"/>
    <w:rsid w:val="4F867CC9"/>
    <w:rsid w:val="4F881A35"/>
    <w:rsid w:val="4F89D13D"/>
    <w:rsid w:val="4F8EA802"/>
    <w:rsid w:val="4F98E8E1"/>
    <w:rsid w:val="4F9F80FA"/>
    <w:rsid w:val="4FA7E381"/>
    <w:rsid w:val="4FADA39A"/>
    <w:rsid w:val="4FC55975"/>
    <w:rsid w:val="4FC92CD0"/>
    <w:rsid w:val="4FCA0FC5"/>
    <w:rsid w:val="4FD21DAF"/>
    <w:rsid w:val="4FD2975F"/>
    <w:rsid w:val="4FDA157A"/>
    <w:rsid w:val="4FE6EEF9"/>
    <w:rsid w:val="4FF7341A"/>
    <w:rsid w:val="50080C7E"/>
    <w:rsid w:val="50129C29"/>
    <w:rsid w:val="5036B502"/>
    <w:rsid w:val="503A5D9E"/>
    <w:rsid w:val="50406992"/>
    <w:rsid w:val="50406C1D"/>
    <w:rsid w:val="505AC3C1"/>
    <w:rsid w:val="506AC391"/>
    <w:rsid w:val="50846016"/>
    <w:rsid w:val="5085E5BE"/>
    <w:rsid w:val="508D6C10"/>
    <w:rsid w:val="508ED612"/>
    <w:rsid w:val="509D0427"/>
    <w:rsid w:val="509F1F11"/>
    <w:rsid w:val="50A439D7"/>
    <w:rsid w:val="50C006D0"/>
    <w:rsid w:val="50C8DB63"/>
    <w:rsid w:val="50C949E2"/>
    <w:rsid w:val="50D21D1B"/>
    <w:rsid w:val="50DC8CBF"/>
    <w:rsid w:val="50E17459"/>
    <w:rsid w:val="50EAB57D"/>
    <w:rsid w:val="50ED2B1D"/>
    <w:rsid w:val="50F00507"/>
    <w:rsid w:val="50F47ECE"/>
    <w:rsid w:val="50F64698"/>
    <w:rsid w:val="50F78069"/>
    <w:rsid w:val="50FA50D6"/>
    <w:rsid w:val="50FDA847"/>
    <w:rsid w:val="51033D1C"/>
    <w:rsid w:val="511569AA"/>
    <w:rsid w:val="511C30C2"/>
    <w:rsid w:val="51275025"/>
    <w:rsid w:val="512AC4EA"/>
    <w:rsid w:val="512E5E4E"/>
    <w:rsid w:val="513B4DE1"/>
    <w:rsid w:val="514320E8"/>
    <w:rsid w:val="514FA607"/>
    <w:rsid w:val="51529F79"/>
    <w:rsid w:val="5158D6DC"/>
    <w:rsid w:val="5168AA48"/>
    <w:rsid w:val="516E2299"/>
    <w:rsid w:val="5170C10E"/>
    <w:rsid w:val="517CB7C3"/>
    <w:rsid w:val="5182BF5A"/>
    <w:rsid w:val="518318F3"/>
    <w:rsid w:val="518485B8"/>
    <w:rsid w:val="5184CA7C"/>
    <w:rsid w:val="51854840"/>
    <w:rsid w:val="5185E228"/>
    <w:rsid w:val="518778C9"/>
    <w:rsid w:val="519BE7B7"/>
    <w:rsid w:val="519D164E"/>
    <w:rsid w:val="51A57ADA"/>
    <w:rsid w:val="51A75271"/>
    <w:rsid w:val="51ACB994"/>
    <w:rsid w:val="51B27230"/>
    <w:rsid w:val="51CA4688"/>
    <w:rsid w:val="51CA50C9"/>
    <w:rsid w:val="51D45D03"/>
    <w:rsid w:val="51D4A60F"/>
    <w:rsid w:val="51D639E6"/>
    <w:rsid w:val="51D7B002"/>
    <w:rsid w:val="51D88D6F"/>
    <w:rsid w:val="51DC30BE"/>
    <w:rsid w:val="51E378BB"/>
    <w:rsid w:val="51EC2D71"/>
    <w:rsid w:val="51EE2C26"/>
    <w:rsid w:val="51F0587D"/>
    <w:rsid w:val="51F67B53"/>
    <w:rsid w:val="52079B65"/>
    <w:rsid w:val="5207FB79"/>
    <w:rsid w:val="5209C38C"/>
    <w:rsid w:val="520A3433"/>
    <w:rsid w:val="525174FD"/>
    <w:rsid w:val="5256ADC1"/>
    <w:rsid w:val="525BC7F9"/>
    <w:rsid w:val="5269B000"/>
    <w:rsid w:val="527005BC"/>
    <w:rsid w:val="52754C11"/>
    <w:rsid w:val="5276747D"/>
    <w:rsid w:val="528B4F30"/>
    <w:rsid w:val="52A42907"/>
    <w:rsid w:val="52B26AD0"/>
    <w:rsid w:val="52BAF677"/>
    <w:rsid w:val="52BCEBD1"/>
    <w:rsid w:val="52C9FF93"/>
    <w:rsid w:val="52CD4DBC"/>
    <w:rsid w:val="52D86A7E"/>
    <w:rsid w:val="52DBCD99"/>
    <w:rsid w:val="52E12E88"/>
    <w:rsid w:val="52E130D7"/>
    <w:rsid w:val="52E7C4BB"/>
    <w:rsid w:val="52EC190D"/>
    <w:rsid w:val="52ED9D8B"/>
    <w:rsid w:val="52F358A1"/>
    <w:rsid w:val="52F80248"/>
    <w:rsid w:val="5305222F"/>
    <w:rsid w:val="5307DDF2"/>
    <w:rsid w:val="530B0E57"/>
    <w:rsid w:val="531E8FBB"/>
    <w:rsid w:val="533AFA5A"/>
    <w:rsid w:val="533BFAB3"/>
    <w:rsid w:val="533E1705"/>
    <w:rsid w:val="5340B478"/>
    <w:rsid w:val="5341AAB9"/>
    <w:rsid w:val="53479B2C"/>
    <w:rsid w:val="534A6D49"/>
    <w:rsid w:val="5355E867"/>
    <w:rsid w:val="535EE1F7"/>
    <w:rsid w:val="5365AE54"/>
    <w:rsid w:val="5370B325"/>
    <w:rsid w:val="5371BC3D"/>
    <w:rsid w:val="537859CB"/>
    <w:rsid w:val="537A0A19"/>
    <w:rsid w:val="537E7F25"/>
    <w:rsid w:val="537FB909"/>
    <w:rsid w:val="5387BE5D"/>
    <w:rsid w:val="538BC886"/>
    <w:rsid w:val="53B8FC77"/>
    <w:rsid w:val="53D02A2D"/>
    <w:rsid w:val="53D52935"/>
    <w:rsid w:val="53D70C57"/>
    <w:rsid w:val="53DE6DC3"/>
    <w:rsid w:val="53E2653A"/>
    <w:rsid w:val="53F2BDA6"/>
    <w:rsid w:val="53F891CB"/>
    <w:rsid w:val="54039BC7"/>
    <w:rsid w:val="5403E4F7"/>
    <w:rsid w:val="542045E4"/>
    <w:rsid w:val="5424BD5F"/>
    <w:rsid w:val="54280548"/>
    <w:rsid w:val="542B8EA9"/>
    <w:rsid w:val="5432337D"/>
    <w:rsid w:val="5436CBD4"/>
    <w:rsid w:val="544D0A6C"/>
    <w:rsid w:val="5454BEA5"/>
    <w:rsid w:val="54553483"/>
    <w:rsid w:val="546382F3"/>
    <w:rsid w:val="546FBF78"/>
    <w:rsid w:val="54706ABF"/>
    <w:rsid w:val="547CA7FE"/>
    <w:rsid w:val="547CC44F"/>
    <w:rsid w:val="547E9426"/>
    <w:rsid w:val="549D07D5"/>
    <w:rsid w:val="54A62A4F"/>
    <w:rsid w:val="54A7621D"/>
    <w:rsid w:val="54AD6E70"/>
    <w:rsid w:val="54ADE955"/>
    <w:rsid w:val="54B4A7F6"/>
    <w:rsid w:val="54B5C0F6"/>
    <w:rsid w:val="54BDAF36"/>
    <w:rsid w:val="54C808A6"/>
    <w:rsid w:val="54CB6AD1"/>
    <w:rsid w:val="54D161B6"/>
    <w:rsid w:val="54D3DC21"/>
    <w:rsid w:val="54D95E5D"/>
    <w:rsid w:val="54E12F02"/>
    <w:rsid w:val="54EAEDA6"/>
    <w:rsid w:val="54EC3B5A"/>
    <w:rsid w:val="54F81B5C"/>
    <w:rsid w:val="55135D4D"/>
    <w:rsid w:val="5513D180"/>
    <w:rsid w:val="5520EAFC"/>
    <w:rsid w:val="552E6CF8"/>
    <w:rsid w:val="55386E63"/>
    <w:rsid w:val="553E34B4"/>
    <w:rsid w:val="5543A58D"/>
    <w:rsid w:val="55440F09"/>
    <w:rsid w:val="554BBD14"/>
    <w:rsid w:val="5554694B"/>
    <w:rsid w:val="55645352"/>
    <w:rsid w:val="556A612B"/>
    <w:rsid w:val="556EE70D"/>
    <w:rsid w:val="5577AF32"/>
    <w:rsid w:val="55873858"/>
    <w:rsid w:val="558EE45B"/>
    <w:rsid w:val="5598F137"/>
    <w:rsid w:val="559C38B9"/>
    <w:rsid w:val="559E0276"/>
    <w:rsid w:val="55B4BE3E"/>
    <w:rsid w:val="55B55D6D"/>
    <w:rsid w:val="55B58C36"/>
    <w:rsid w:val="55BA4FA7"/>
    <w:rsid w:val="55DFDF45"/>
    <w:rsid w:val="55E21803"/>
    <w:rsid w:val="55ED2761"/>
    <w:rsid w:val="55F7DFFB"/>
    <w:rsid w:val="55FA705B"/>
    <w:rsid w:val="55FEF864"/>
    <w:rsid w:val="55FF6A7F"/>
    <w:rsid w:val="560015D8"/>
    <w:rsid w:val="560D75E7"/>
    <w:rsid w:val="56204B70"/>
    <w:rsid w:val="5621E8A7"/>
    <w:rsid w:val="562748D0"/>
    <w:rsid w:val="562749E1"/>
    <w:rsid w:val="5628E0A8"/>
    <w:rsid w:val="562A58E6"/>
    <w:rsid w:val="5640FC54"/>
    <w:rsid w:val="564494D6"/>
    <w:rsid w:val="564691AA"/>
    <w:rsid w:val="5650588D"/>
    <w:rsid w:val="565475F5"/>
    <w:rsid w:val="5654F1BB"/>
    <w:rsid w:val="5656D5E7"/>
    <w:rsid w:val="5665F00A"/>
    <w:rsid w:val="56750E58"/>
    <w:rsid w:val="5681E573"/>
    <w:rsid w:val="5695D52F"/>
    <w:rsid w:val="569A74E3"/>
    <w:rsid w:val="569C702B"/>
    <w:rsid w:val="56A4A8F3"/>
    <w:rsid w:val="56A5948A"/>
    <w:rsid w:val="56A9AB09"/>
    <w:rsid w:val="56B72DB5"/>
    <w:rsid w:val="56B82ED9"/>
    <w:rsid w:val="56C692BD"/>
    <w:rsid w:val="56CE5267"/>
    <w:rsid w:val="56EB7991"/>
    <w:rsid w:val="56F68F3A"/>
    <w:rsid w:val="5705A772"/>
    <w:rsid w:val="571B61FE"/>
    <w:rsid w:val="571E04CE"/>
    <w:rsid w:val="571E4035"/>
    <w:rsid w:val="5723D881"/>
    <w:rsid w:val="57348CF9"/>
    <w:rsid w:val="57421F33"/>
    <w:rsid w:val="574A8B27"/>
    <w:rsid w:val="574FB434"/>
    <w:rsid w:val="57608E5E"/>
    <w:rsid w:val="57609A94"/>
    <w:rsid w:val="57694CFD"/>
    <w:rsid w:val="576E8DCB"/>
    <w:rsid w:val="5785D784"/>
    <w:rsid w:val="579667D6"/>
    <w:rsid w:val="579BA960"/>
    <w:rsid w:val="57DB1BE1"/>
    <w:rsid w:val="57EB6274"/>
    <w:rsid w:val="5807594B"/>
    <w:rsid w:val="5817A977"/>
    <w:rsid w:val="581F4D91"/>
    <w:rsid w:val="58217143"/>
    <w:rsid w:val="5831A590"/>
    <w:rsid w:val="583A01CF"/>
    <w:rsid w:val="583C3DCD"/>
    <w:rsid w:val="583E0AB7"/>
    <w:rsid w:val="583F3165"/>
    <w:rsid w:val="5855226A"/>
    <w:rsid w:val="5858BE05"/>
    <w:rsid w:val="5866C942"/>
    <w:rsid w:val="58A3DFB2"/>
    <w:rsid w:val="58AE13C3"/>
    <w:rsid w:val="58C71EFB"/>
    <w:rsid w:val="58CB7453"/>
    <w:rsid w:val="58D57B07"/>
    <w:rsid w:val="58D8B81D"/>
    <w:rsid w:val="58D8ED3B"/>
    <w:rsid w:val="58DD7E6D"/>
    <w:rsid w:val="58EBF501"/>
    <w:rsid w:val="58FE8649"/>
    <w:rsid w:val="59038E24"/>
    <w:rsid w:val="5905ACDD"/>
    <w:rsid w:val="590B4FD3"/>
    <w:rsid w:val="590D0B84"/>
    <w:rsid w:val="590E5167"/>
    <w:rsid w:val="590ECF42"/>
    <w:rsid w:val="59125F8A"/>
    <w:rsid w:val="592097B7"/>
    <w:rsid w:val="5920F0AD"/>
    <w:rsid w:val="59291542"/>
    <w:rsid w:val="592C99BC"/>
    <w:rsid w:val="593BA3FB"/>
    <w:rsid w:val="593E7AE2"/>
    <w:rsid w:val="594199D2"/>
    <w:rsid w:val="5942C7CB"/>
    <w:rsid w:val="594C26EA"/>
    <w:rsid w:val="596900DB"/>
    <w:rsid w:val="597D75D1"/>
    <w:rsid w:val="59827F92"/>
    <w:rsid w:val="598357E3"/>
    <w:rsid w:val="59891469"/>
    <w:rsid w:val="59974839"/>
    <w:rsid w:val="59996ECA"/>
    <w:rsid w:val="59A68D28"/>
    <w:rsid w:val="59AC6A42"/>
    <w:rsid w:val="59B53560"/>
    <w:rsid w:val="59BED3EC"/>
    <w:rsid w:val="59BEE7CC"/>
    <w:rsid w:val="59C2784A"/>
    <w:rsid w:val="59C81787"/>
    <w:rsid w:val="59D3C817"/>
    <w:rsid w:val="59D5D230"/>
    <w:rsid w:val="59E04370"/>
    <w:rsid w:val="59F46A40"/>
    <w:rsid w:val="59F8BB4B"/>
    <w:rsid w:val="59FD0CBD"/>
    <w:rsid w:val="59FE8C32"/>
    <w:rsid w:val="5A000650"/>
    <w:rsid w:val="5A0D7554"/>
    <w:rsid w:val="5A1C871C"/>
    <w:rsid w:val="5A2EC6AA"/>
    <w:rsid w:val="5A3A6044"/>
    <w:rsid w:val="5A3E44B3"/>
    <w:rsid w:val="5A4CA031"/>
    <w:rsid w:val="5A5BB1E7"/>
    <w:rsid w:val="5A5CF85E"/>
    <w:rsid w:val="5A783380"/>
    <w:rsid w:val="5A7970B5"/>
    <w:rsid w:val="5A7BE125"/>
    <w:rsid w:val="5A82EBE7"/>
    <w:rsid w:val="5A9D68A5"/>
    <w:rsid w:val="5AB69D59"/>
    <w:rsid w:val="5AD9499F"/>
    <w:rsid w:val="5ADDDD7C"/>
    <w:rsid w:val="5AE544E6"/>
    <w:rsid w:val="5AE80789"/>
    <w:rsid w:val="5AEE009A"/>
    <w:rsid w:val="5AFEE6EA"/>
    <w:rsid w:val="5B17665A"/>
    <w:rsid w:val="5B1EEF51"/>
    <w:rsid w:val="5B1FDED5"/>
    <w:rsid w:val="5B23AB26"/>
    <w:rsid w:val="5B291575"/>
    <w:rsid w:val="5B417AFD"/>
    <w:rsid w:val="5B4BFA9C"/>
    <w:rsid w:val="5B4FD0A1"/>
    <w:rsid w:val="5B5E7E18"/>
    <w:rsid w:val="5B6A1B38"/>
    <w:rsid w:val="5B6CCFDF"/>
    <w:rsid w:val="5B729197"/>
    <w:rsid w:val="5B777FDC"/>
    <w:rsid w:val="5B7871E4"/>
    <w:rsid w:val="5B810151"/>
    <w:rsid w:val="5B8E3A58"/>
    <w:rsid w:val="5BA48886"/>
    <w:rsid w:val="5BABC5FC"/>
    <w:rsid w:val="5BB568A0"/>
    <w:rsid w:val="5BBE0112"/>
    <w:rsid w:val="5BDFA7DA"/>
    <w:rsid w:val="5BE09451"/>
    <w:rsid w:val="5BEF5D04"/>
    <w:rsid w:val="5BF1A0AA"/>
    <w:rsid w:val="5C0A5A7E"/>
    <w:rsid w:val="5C2395C3"/>
    <w:rsid w:val="5C251936"/>
    <w:rsid w:val="5C2EA0BF"/>
    <w:rsid w:val="5C366BC5"/>
    <w:rsid w:val="5C4232F5"/>
    <w:rsid w:val="5C43CFD7"/>
    <w:rsid w:val="5C4675A9"/>
    <w:rsid w:val="5C78FE7B"/>
    <w:rsid w:val="5C960129"/>
    <w:rsid w:val="5C96E508"/>
    <w:rsid w:val="5CA17A71"/>
    <w:rsid w:val="5CA2C412"/>
    <w:rsid w:val="5CA76A1D"/>
    <w:rsid w:val="5CBB958E"/>
    <w:rsid w:val="5CD6E2CE"/>
    <w:rsid w:val="5CDF78C1"/>
    <w:rsid w:val="5CF48FFD"/>
    <w:rsid w:val="5CF57647"/>
    <w:rsid w:val="5CFDD3C2"/>
    <w:rsid w:val="5D02273F"/>
    <w:rsid w:val="5D08A5C8"/>
    <w:rsid w:val="5D10A4B5"/>
    <w:rsid w:val="5D28839F"/>
    <w:rsid w:val="5D2A2214"/>
    <w:rsid w:val="5D32DF25"/>
    <w:rsid w:val="5D42FBD1"/>
    <w:rsid w:val="5D4AB6FB"/>
    <w:rsid w:val="5D54B933"/>
    <w:rsid w:val="5D5AE3C3"/>
    <w:rsid w:val="5D5CF1A6"/>
    <w:rsid w:val="5D66D162"/>
    <w:rsid w:val="5D6F1879"/>
    <w:rsid w:val="5D72008C"/>
    <w:rsid w:val="5D72EE14"/>
    <w:rsid w:val="5D76FC08"/>
    <w:rsid w:val="5D8EE8FA"/>
    <w:rsid w:val="5DA7A886"/>
    <w:rsid w:val="5DBB6A55"/>
    <w:rsid w:val="5DCAAD1B"/>
    <w:rsid w:val="5DD34FBE"/>
    <w:rsid w:val="5DDA10B7"/>
    <w:rsid w:val="5DDAE02C"/>
    <w:rsid w:val="5DDB0D8B"/>
    <w:rsid w:val="5DE04D5F"/>
    <w:rsid w:val="5DE0D9C1"/>
    <w:rsid w:val="5DE4789E"/>
    <w:rsid w:val="5DE53B43"/>
    <w:rsid w:val="5DE56CFF"/>
    <w:rsid w:val="5DF40363"/>
    <w:rsid w:val="5E047143"/>
    <w:rsid w:val="5E1E1C79"/>
    <w:rsid w:val="5E433898"/>
    <w:rsid w:val="5E449414"/>
    <w:rsid w:val="5E69306B"/>
    <w:rsid w:val="5E694937"/>
    <w:rsid w:val="5E7ECDC9"/>
    <w:rsid w:val="5E861939"/>
    <w:rsid w:val="5E9A9B52"/>
    <w:rsid w:val="5EA37630"/>
    <w:rsid w:val="5EA5ABB3"/>
    <w:rsid w:val="5EABE557"/>
    <w:rsid w:val="5EAC7F81"/>
    <w:rsid w:val="5EBAB558"/>
    <w:rsid w:val="5EC7667F"/>
    <w:rsid w:val="5ECB91B1"/>
    <w:rsid w:val="5ED6110D"/>
    <w:rsid w:val="5EDB2232"/>
    <w:rsid w:val="5EDE40DE"/>
    <w:rsid w:val="5EDE4BEF"/>
    <w:rsid w:val="5EE0EE44"/>
    <w:rsid w:val="5EE605E3"/>
    <w:rsid w:val="5EEBC798"/>
    <w:rsid w:val="5EECC718"/>
    <w:rsid w:val="5EF49325"/>
    <w:rsid w:val="5EF6FE3B"/>
    <w:rsid w:val="5EF75532"/>
    <w:rsid w:val="5EFD2634"/>
    <w:rsid w:val="5F018E85"/>
    <w:rsid w:val="5F037CC7"/>
    <w:rsid w:val="5F06A105"/>
    <w:rsid w:val="5F06CACB"/>
    <w:rsid w:val="5F08DE37"/>
    <w:rsid w:val="5F0A4B5B"/>
    <w:rsid w:val="5F0D2C3D"/>
    <w:rsid w:val="5F0E8D89"/>
    <w:rsid w:val="5F16C20B"/>
    <w:rsid w:val="5F2536EE"/>
    <w:rsid w:val="5F2916B3"/>
    <w:rsid w:val="5F398071"/>
    <w:rsid w:val="5F3D1848"/>
    <w:rsid w:val="5F41B7DF"/>
    <w:rsid w:val="5F466BFC"/>
    <w:rsid w:val="5F59CCBE"/>
    <w:rsid w:val="5F5B6413"/>
    <w:rsid w:val="5F6568CE"/>
    <w:rsid w:val="5F6A79BD"/>
    <w:rsid w:val="5F6E6AC2"/>
    <w:rsid w:val="5F71A246"/>
    <w:rsid w:val="5F7822F7"/>
    <w:rsid w:val="5F7CAA22"/>
    <w:rsid w:val="5F8ECE84"/>
    <w:rsid w:val="5FA0B2EE"/>
    <w:rsid w:val="5FAF35A8"/>
    <w:rsid w:val="5FB04DB4"/>
    <w:rsid w:val="5FB430C7"/>
    <w:rsid w:val="5FD6AA40"/>
    <w:rsid w:val="5FE1A844"/>
    <w:rsid w:val="5FE86EE1"/>
    <w:rsid w:val="5FFB3095"/>
    <w:rsid w:val="5FFC8698"/>
    <w:rsid w:val="5FFCB96C"/>
    <w:rsid w:val="60087D7D"/>
    <w:rsid w:val="600ABB4D"/>
    <w:rsid w:val="6012343A"/>
    <w:rsid w:val="604AB9C6"/>
    <w:rsid w:val="604B3497"/>
    <w:rsid w:val="6072A6F6"/>
    <w:rsid w:val="60AA8277"/>
    <w:rsid w:val="60B28B80"/>
    <w:rsid w:val="60B33420"/>
    <w:rsid w:val="60B588D1"/>
    <w:rsid w:val="60C9490F"/>
    <w:rsid w:val="60DFF495"/>
    <w:rsid w:val="60ED5FF3"/>
    <w:rsid w:val="60F27534"/>
    <w:rsid w:val="60FC63CF"/>
    <w:rsid w:val="60FDD2B5"/>
    <w:rsid w:val="610C4866"/>
    <w:rsid w:val="610DEF5D"/>
    <w:rsid w:val="611D8DC2"/>
    <w:rsid w:val="611F0FA5"/>
    <w:rsid w:val="612A6AAE"/>
    <w:rsid w:val="6138967D"/>
    <w:rsid w:val="614499F8"/>
    <w:rsid w:val="61500CB7"/>
    <w:rsid w:val="6159CD47"/>
    <w:rsid w:val="6162CA00"/>
    <w:rsid w:val="6170D5FC"/>
    <w:rsid w:val="617E8917"/>
    <w:rsid w:val="6183F8BA"/>
    <w:rsid w:val="61921740"/>
    <w:rsid w:val="6197B94F"/>
    <w:rsid w:val="6197F019"/>
    <w:rsid w:val="61A52529"/>
    <w:rsid w:val="61AE312B"/>
    <w:rsid w:val="61B2217F"/>
    <w:rsid w:val="61C296A6"/>
    <w:rsid w:val="61C91D36"/>
    <w:rsid w:val="61D93560"/>
    <w:rsid w:val="61DB1FB5"/>
    <w:rsid w:val="61DE1E50"/>
    <w:rsid w:val="61DFE9A5"/>
    <w:rsid w:val="61E33BBA"/>
    <w:rsid w:val="61E4DC47"/>
    <w:rsid w:val="61FABC21"/>
    <w:rsid w:val="62211AA0"/>
    <w:rsid w:val="622AA0CF"/>
    <w:rsid w:val="622FE525"/>
    <w:rsid w:val="62516D68"/>
    <w:rsid w:val="6256E2A2"/>
    <w:rsid w:val="62613680"/>
    <w:rsid w:val="627B10EB"/>
    <w:rsid w:val="627E9069"/>
    <w:rsid w:val="62833C07"/>
    <w:rsid w:val="62835E24"/>
    <w:rsid w:val="62841338"/>
    <w:rsid w:val="629104A9"/>
    <w:rsid w:val="6296264F"/>
    <w:rsid w:val="62971AA3"/>
    <w:rsid w:val="62973B34"/>
    <w:rsid w:val="62A258B1"/>
    <w:rsid w:val="62A89555"/>
    <w:rsid w:val="62B00765"/>
    <w:rsid w:val="62BC9B50"/>
    <w:rsid w:val="62C573E3"/>
    <w:rsid w:val="62C63B0F"/>
    <w:rsid w:val="62CB7920"/>
    <w:rsid w:val="62CFDC26"/>
    <w:rsid w:val="62D6A49E"/>
    <w:rsid w:val="62DE51AB"/>
    <w:rsid w:val="62F19B44"/>
    <w:rsid w:val="62F3BC1D"/>
    <w:rsid w:val="62F44F53"/>
    <w:rsid w:val="62F8BB84"/>
    <w:rsid w:val="62FDDC74"/>
    <w:rsid w:val="630CE628"/>
    <w:rsid w:val="63326BBC"/>
    <w:rsid w:val="633775D6"/>
    <w:rsid w:val="633796B3"/>
    <w:rsid w:val="633E8F62"/>
    <w:rsid w:val="6341B6DC"/>
    <w:rsid w:val="63424685"/>
    <w:rsid w:val="634C841F"/>
    <w:rsid w:val="6364EF62"/>
    <w:rsid w:val="63682787"/>
    <w:rsid w:val="6368DD10"/>
    <w:rsid w:val="636B0293"/>
    <w:rsid w:val="63708B3E"/>
    <w:rsid w:val="6384064B"/>
    <w:rsid w:val="6394C42C"/>
    <w:rsid w:val="6399A505"/>
    <w:rsid w:val="639B3A83"/>
    <w:rsid w:val="63A30001"/>
    <w:rsid w:val="63B4773C"/>
    <w:rsid w:val="63BEB57B"/>
    <w:rsid w:val="63C07C75"/>
    <w:rsid w:val="63CB9389"/>
    <w:rsid w:val="63CC84A9"/>
    <w:rsid w:val="63D43D44"/>
    <w:rsid w:val="63D75282"/>
    <w:rsid w:val="63E16699"/>
    <w:rsid w:val="63F24C4F"/>
    <w:rsid w:val="63F2F88F"/>
    <w:rsid w:val="6405D77C"/>
    <w:rsid w:val="6409DD8F"/>
    <w:rsid w:val="64287678"/>
    <w:rsid w:val="6430B6FF"/>
    <w:rsid w:val="643324E1"/>
    <w:rsid w:val="643B2A24"/>
    <w:rsid w:val="644DD6BB"/>
    <w:rsid w:val="645C91B0"/>
    <w:rsid w:val="64610E37"/>
    <w:rsid w:val="646FE9F4"/>
    <w:rsid w:val="647FB5C9"/>
    <w:rsid w:val="647FC7EA"/>
    <w:rsid w:val="64850C7F"/>
    <w:rsid w:val="6486C7E1"/>
    <w:rsid w:val="64961FBB"/>
    <w:rsid w:val="6499A7F2"/>
    <w:rsid w:val="64B3D598"/>
    <w:rsid w:val="64B88433"/>
    <w:rsid w:val="64BAB0D9"/>
    <w:rsid w:val="64C8E819"/>
    <w:rsid w:val="64E973C7"/>
    <w:rsid w:val="64EEA725"/>
    <w:rsid w:val="64F32313"/>
    <w:rsid w:val="650535A5"/>
    <w:rsid w:val="65177F22"/>
    <w:rsid w:val="6519ED81"/>
    <w:rsid w:val="651BC28A"/>
    <w:rsid w:val="651F7057"/>
    <w:rsid w:val="65201979"/>
    <w:rsid w:val="6520725D"/>
    <w:rsid w:val="6533CC55"/>
    <w:rsid w:val="65617C63"/>
    <w:rsid w:val="6567F50D"/>
    <w:rsid w:val="656CF220"/>
    <w:rsid w:val="65754203"/>
    <w:rsid w:val="657C2F6D"/>
    <w:rsid w:val="657C87F7"/>
    <w:rsid w:val="657C9C50"/>
    <w:rsid w:val="65805536"/>
    <w:rsid w:val="6588F4CF"/>
    <w:rsid w:val="658F0F85"/>
    <w:rsid w:val="659844EA"/>
    <w:rsid w:val="659DA58B"/>
    <w:rsid w:val="65B05AD0"/>
    <w:rsid w:val="65B3C651"/>
    <w:rsid w:val="65C2C2AC"/>
    <w:rsid w:val="65CFAC58"/>
    <w:rsid w:val="65DC2165"/>
    <w:rsid w:val="65E65971"/>
    <w:rsid w:val="65EBCBF5"/>
    <w:rsid w:val="660E2194"/>
    <w:rsid w:val="6618E10A"/>
    <w:rsid w:val="661A0B80"/>
    <w:rsid w:val="661B6E46"/>
    <w:rsid w:val="661D9BDA"/>
    <w:rsid w:val="6624438B"/>
    <w:rsid w:val="6625D09F"/>
    <w:rsid w:val="66261BC3"/>
    <w:rsid w:val="663D54E5"/>
    <w:rsid w:val="6642FDB0"/>
    <w:rsid w:val="66473BE2"/>
    <w:rsid w:val="664C8D80"/>
    <w:rsid w:val="664DC100"/>
    <w:rsid w:val="664E18DA"/>
    <w:rsid w:val="666D7B85"/>
    <w:rsid w:val="66848E31"/>
    <w:rsid w:val="6687802F"/>
    <w:rsid w:val="6688E47D"/>
    <w:rsid w:val="668B1188"/>
    <w:rsid w:val="66925031"/>
    <w:rsid w:val="66955FB8"/>
    <w:rsid w:val="66A163C2"/>
    <w:rsid w:val="66A7A8D7"/>
    <w:rsid w:val="66C03209"/>
    <w:rsid w:val="66D3EF55"/>
    <w:rsid w:val="66DB7ACA"/>
    <w:rsid w:val="66E9FEFA"/>
    <w:rsid w:val="6705D241"/>
    <w:rsid w:val="67081D6C"/>
    <w:rsid w:val="670E45E4"/>
    <w:rsid w:val="6718BE4F"/>
    <w:rsid w:val="6738488E"/>
    <w:rsid w:val="6742B069"/>
    <w:rsid w:val="67438C90"/>
    <w:rsid w:val="67449714"/>
    <w:rsid w:val="674D2770"/>
    <w:rsid w:val="674DC646"/>
    <w:rsid w:val="67549767"/>
    <w:rsid w:val="6756AD2A"/>
    <w:rsid w:val="675997A9"/>
    <w:rsid w:val="6766486A"/>
    <w:rsid w:val="6777EF5D"/>
    <w:rsid w:val="679084E6"/>
    <w:rsid w:val="679673EB"/>
    <w:rsid w:val="6796E99A"/>
    <w:rsid w:val="6797FE89"/>
    <w:rsid w:val="679F078C"/>
    <w:rsid w:val="67AA15C1"/>
    <w:rsid w:val="67C0F466"/>
    <w:rsid w:val="67C740D5"/>
    <w:rsid w:val="67CAC375"/>
    <w:rsid w:val="67CF74B9"/>
    <w:rsid w:val="67CFA286"/>
    <w:rsid w:val="67D729BB"/>
    <w:rsid w:val="67E59FAC"/>
    <w:rsid w:val="67F0A1AA"/>
    <w:rsid w:val="67FFDF08"/>
    <w:rsid w:val="68368E83"/>
    <w:rsid w:val="683C1E5B"/>
    <w:rsid w:val="6853A855"/>
    <w:rsid w:val="685D056C"/>
    <w:rsid w:val="6873F92D"/>
    <w:rsid w:val="6875698E"/>
    <w:rsid w:val="68785353"/>
    <w:rsid w:val="6882F845"/>
    <w:rsid w:val="6887EA67"/>
    <w:rsid w:val="688E2075"/>
    <w:rsid w:val="68951C29"/>
    <w:rsid w:val="68954E4D"/>
    <w:rsid w:val="68983E34"/>
    <w:rsid w:val="68A9614A"/>
    <w:rsid w:val="68BC6727"/>
    <w:rsid w:val="68BE8668"/>
    <w:rsid w:val="68CA0C2B"/>
    <w:rsid w:val="68D2781D"/>
    <w:rsid w:val="68DA13B7"/>
    <w:rsid w:val="68F0BCDD"/>
    <w:rsid w:val="6929DBB6"/>
    <w:rsid w:val="6947EF30"/>
    <w:rsid w:val="6954F17A"/>
    <w:rsid w:val="69643AE1"/>
    <w:rsid w:val="6968139E"/>
    <w:rsid w:val="696D2492"/>
    <w:rsid w:val="69723787"/>
    <w:rsid w:val="697C1A2E"/>
    <w:rsid w:val="697D1E76"/>
    <w:rsid w:val="698428A9"/>
    <w:rsid w:val="6991B067"/>
    <w:rsid w:val="69C12D13"/>
    <w:rsid w:val="69C255EF"/>
    <w:rsid w:val="69C7BD37"/>
    <w:rsid w:val="69C9F0F3"/>
    <w:rsid w:val="69D25FD3"/>
    <w:rsid w:val="69D88C37"/>
    <w:rsid w:val="69E628D7"/>
    <w:rsid w:val="69EC67DB"/>
    <w:rsid w:val="6A3F15DB"/>
    <w:rsid w:val="6A535885"/>
    <w:rsid w:val="6A66D3F2"/>
    <w:rsid w:val="6A934F77"/>
    <w:rsid w:val="6A94E74B"/>
    <w:rsid w:val="6A99D77D"/>
    <w:rsid w:val="6AAABD4C"/>
    <w:rsid w:val="6AB9ABAA"/>
    <w:rsid w:val="6AB9ACF7"/>
    <w:rsid w:val="6ABB44CD"/>
    <w:rsid w:val="6ACCBC19"/>
    <w:rsid w:val="6AECFB21"/>
    <w:rsid w:val="6AF7E951"/>
    <w:rsid w:val="6B0256E8"/>
    <w:rsid w:val="6B13F7F0"/>
    <w:rsid w:val="6B14730E"/>
    <w:rsid w:val="6B1BA980"/>
    <w:rsid w:val="6B1E3F87"/>
    <w:rsid w:val="6B29A711"/>
    <w:rsid w:val="6B342AF8"/>
    <w:rsid w:val="6B3A2F95"/>
    <w:rsid w:val="6B40CC0C"/>
    <w:rsid w:val="6B4E7277"/>
    <w:rsid w:val="6B50A3D5"/>
    <w:rsid w:val="6B56C5C6"/>
    <w:rsid w:val="6B6192DD"/>
    <w:rsid w:val="6B68926C"/>
    <w:rsid w:val="6B769B1D"/>
    <w:rsid w:val="6B7A0BB2"/>
    <w:rsid w:val="6B7A147F"/>
    <w:rsid w:val="6B7B132B"/>
    <w:rsid w:val="6B7D36C2"/>
    <w:rsid w:val="6B9A856B"/>
    <w:rsid w:val="6BAA772B"/>
    <w:rsid w:val="6BB03D29"/>
    <w:rsid w:val="6BB3D821"/>
    <w:rsid w:val="6BBA5DC5"/>
    <w:rsid w:val="6BBBA714"/>
    <w:rsid w:val="6BCCF941"/>
    <w:rsid w:val="6BE5B7DB"/>
    <w:rsid w:val="6BF3049D"/>
    <w:rsid w:val="6C02938B"/>
    <w:rsid w:val="6C06D808"/>
    <w:rsid w:val="6C0CE70F"/>
    <w:rsid w:val="6C100BCC"/>
    <w:rsid w:val="6C145A7D"/>
    <w:rsid w:val="6C1B0E45"/>
    <w:rsid w:val="6C26B6FF"/>
    <w:rsid w:val="6C2A5671"/>
    <w:rsid w:val="6C2CD55A"/>
    <w:rsid w:val="6C2CE9F3"/>
    <w:rsid w:val="6C344EF9"/>
    <w:rsid w:val="6C3FE5B0"/>
    <w:rsid w:val="6C4174AD"/>
    <w:rsid w:val="6C44672A"/>
    <w:rsid w:val="6C472D35"/>
    <w:rsid w:val="6C513260"/>
    <w:rsid w:val="6C54B1DE"/>
    <w:rsid w:val="6C60E82C"/>
    <w:rsid w:val="6C6BF910"/>
    <w:rsid w:val="6C6C4D81"/>
    <w:rsid w:val="6C6EB095"/>
    <w:rsid w:val="6C837436"/>
    <w:rsid w:val="6C85A246"/>
    <w:rsid w:val="6C89929F"/>
    <w:rsid w:val="6C911380"/>
    <w:rsid w:val="6CA14852"/>
    <w:rsid w:val="6CA86CCB"/>
    <w:rsid w:val="6CAE034B"/>
    <w:rsid w:val="6CB4A3C3"/>
    <w:rsid w:val="6CC73050"/>
    <w:rsid w:val="6CC840C2"/>
    <w:rsid w:val="6CCFFB59"/>
    <w:rsid w:val="6CD6A808"/>
    <w:rsid w:val="6CDCBBA5"/>
    <w:rsid w:val="6CE7FB52"/>
    <w:rsid w:val="6CEEEE0B"/>
    <w:rsid w:val="6CF42B52"/>
    <w:rsid w:val="6CF8BC7C"/>
    <w:rsid w:val="6CF9E83F"/>
    <w:rsid w:val="6D012D54"/>
    <w:rsid w:val="6D028977"/>
    <w:rsid w:val="6D0380CF"/>
    <w:rsid w:val="6D11E222"/>
    <w:rsid w:val="6D1A7066"/>
    <w:rsid w:val="6D28EACE"/>
    <w:rsid w:val="6D2B5882"/>
    <w:rsid w:val="6D3CF4B5"/>
    <w:rsid w:val="6D3D0075"/>
    <w:rsid w:val="6D4BE539"/>
    <w:rsid w:val="6D4E2F8C"/>
    <w:rsid w:val="6D5878C4"/>
    <w:rsid w:val="6D5B2D97"/>
    <w:rsid w:val="6D5D9A99"/>
    <w:rsid w:val="6D64872F"/>
    <w:rsid w:val="6D71F4D3"/>
    <w:rsid w:val="6D73E01F"/>
    <w:rsid w:val="6D936C64"/>
    <w:rsid w:val="6DA431E1"/>
    <w:rsid w:val="6DA99645"/>
    <w:rsid w:val="6DAE9C52"/>
    <w:rsid w:val="6DBEC62C"/>
    <w:rsid w:val="6DE7F571"/>
    <w:rsid w:val="6DF57F1A"/>
    <w:rsid w:val="6DF723FF"/>
    <w:rsid w:val="6DFD6CB5"/>
    <w:rsid w:val="6E06180F"/>
    <w:rsid w:val="6E09DA0C"/>
    <w:rsid w:val="6E10B0F1"/>
    <w:rsid w:val="6E134262"/>
    <w:rsid w:val="6E18E2DB"/>
    <w:rsid w:val="6E197C6E"/>
    <w:rsid w:val="6E212FC8"/>
    <w:rsid w:val="6E285F01"/>
    <w:rsid w:val="6E31FB8A"/>
    <w:rsid w:val="6E479467"/>
    <w:rsid w:val="6E559457"/>
    <w:rsid w:val="6E60AF70"/>
    <w:rsid w:val="6E637AA8"/>
    <w:rsid w:val="6E6588AE"/>
    <w:rsid w:val="6E669539"/>
    <w:rsid w:val="6E7E7520"/>
    <w:rsid w:val="6E801835"/>
    <w:rsid w:val="6E86CEE3"/>
    <w:rsid w:val="6E950DE3"/>
    <w:rsid w:val="6E9ABB45"/>
    <w:rsid w:val="6E9E817F"/>
    <w:rsid w:val="6EB2A1B2"/>
    <w:rsid w:val="6EB6DE17"/>
    <w:rsid w:val="6EBE6A7E"/>
    <w:rsid w:val="6EBEF864"/>
    <w:rsid w:val="6ECB6DCD"/>
    <w:rsid w:val="6ECB9E97"/>
    <w:rsid w:val="6ECCFC86"/>
    <w:rsid w:val="6ECEF609"/>
    <w:rsid w:val="6EE006C6"/>
    <w:rsid w:val="6EE29211"/>
    <w:rsid w:val="6EE4F276"/>
    <w:rsid w:val="6EE85818"/>
    <w:rsid w:val="6EF8F8EB"/>
    <w:rsid w:val="6EFF9514"/>
    <w:rsid w:val="6F017B0B"/>
    <w:rsid w:val="6F0EAF32"/>
    <w:rsid w:val="6F117B05"/>
    <w:rsid w:val="6F1F43B1"/>
    <w:rsid w:val="6F33F29E"/>
    <w:rsid w:val="6F349A30"/>
    <w:rsid w:val="6F369D34"/>
    <w:rsid w:val="6F3C1789"/>
    <w:rsid w:val="6F4487D1"/>
    <w:rsid w:val="6F661C8E"/>
    <w:rsid w:val="6F77423E"/>
    <w:rsid w:val="6F79C0D5"/>
    <w:rsid w:val="6F883742"/>
    <w:rsid w:val="6F8C470A"/>
    <w:rsid w:val="6F905728"/>
    <w:rsid w:val="6F927CA4"/>
    <w:rsid w:val="6F92A83A"/>
    <w:rsid w:val="6F9D7D9D"/>
    <w:rsid w:val="6FBD89F6"/>
    <w:rsid w:val="6FCE62C2"/>
    <w:rsid w:val="6FCECC1D"/>
    <w:rsid w:val="6FE35D4E"/>
    <w:rsid w:val="6FED7360"/>
    <w:rsid w:val="6FF8A99A"/>
    <w:rsid w:val="70015001"/>
    <w:rsid w:val="7003B402"/>
    <w:rsid w:val="70105E7D"/>
    <w:rsid w:val="7011DECA"/>
    <w:rsid w:val="7011F037"/>
    <w:rsid w:val="7016F5B2"/>
    <w:rsid w:val="701877D0"/>
    <w:rsid w:val="702E65F7"/>
    <w:rsid w:val="7035BF0E"/>
    <w:rsid w:val="704245C2"/>
    <w:rsid w:val="70424DF2"/>
    <w:rsid w:val="704E7040"/>
    <w:rsid w:val="70552457"/>
    <w:rsid w:val="705AC8C5"/>
    <w:rsid w:val="7067E76E"/>
    <w:rsid w:val="706B56D1"/>
    <w:rsid w:val="707433AB"/>
    <w:rsid w:val="7075CE90"/>
    <w:rsid w:val="70807B73"/>
    <w:rsid w:val="7082F8B1"/>
    <w:rsid w:val="7093DBEE"/>
    <w:rsid w:val="70A15D9D"/>
    <w:rsid w:val="70B229B8"/>
    <w:rsid w:val="70BD4C9E"/>
    <w:rsid w:val="70C2A556"/>
    <w:rsid w:val="70C58ED2"/>
    <w:rsid w:val="70D45BDA"/>
    <w:rsid w:val="70E236B1"/>
    <w:rsid w:val="70F294FA"/>
    <w:rsid w:val="71030AA0"/>
    <w:rsid w:val="710E0268"/>
    <w:rsid w:val="710E7448"/>
    <w:rsid w:val="711482D7"/>
    <w:rsid w:val="711D7A48"/>
    <w:rsid w:val="7128124E"/>
    <w:rsid w:val="712B043F"/>
    <w:rsid w:val="713C2490"/>
    <w:rsid w:val="713EFFDD"/>
    <w:rsid w:val="714ACD16"/>
    <w:rsid w:val="714C806E"/>
    <w:rsid w:val="7151328F"/>
    <w:rsid w:val="71598D66"/>
    <w:rsid w:val="715C77A5"/>
    <w:rsid w:val="71666EB4"/>
    <w:rsid w:val="717B0D12"/>
    <w:rsid w:val="717E3826"/>
    <w:rsid w:val="71824634"/>
    <w:rsid w:val="7183B871"/>
    <w:rsid w:val="718C87CD"/>
    <w:rsid w:val="719477C0"/>
    <w:rsid w:val="719988BA"/>
    <w:rsid w:val="71A421BF"/>
    <w:rsid w:val="71ACEC49"/>
    <w:rsid w:val="71B5A574"/>
    <w:rsid w:val="71BAA95F"/>
    <w:rsid w:val="71C824DB"/>
    <w:rsid w:val="71C86167"/>
    <w:rsid w:val="71CA48E8"/>
    <w:rsid w:val="71D35671"/>
    <w:rsid w:val="71D79353"/>
    <w:rsid w:val="71DE1E53"/>
    <w:rsid w:val="71E3331D"/>
    <w:rsid w:val="71E472A1"/>
    <w:rsid w:val="71EB3660"/>
    <w:rsid w:val="71F15263"/>
    <w:rsid w:val="71F1C981"/>
    <w:rsid w:val="71FFDE66"/>
    <w:rsid w:val="720AFD3A"/>
    <w:rsid w:val="720B3B9E"/>
    <w:rsid w:val="720DDF9A"/>
    <w:rsid w:val="7218CAD7"/>
    <w:rsid w:val="7226264B"/>
    <w:rsid w:val="72341B08"/>
    <w:rsid w:val="723FF4A2"/>
    <w:rsid w:val="7243CC39"/>
    <w:rsid w:val="7266DD87"/>
    <w:rsid w:val="7267FFEE"/>
    <w:rsid w:val="72A87856"/>
    <w:rsid w:val="72AE524A"/>
    <w:rsid w:val="72B803D5"/>
    <w:rsid w:val="72BDE5BE"/>
    <w:rsid w:val="72D98FFB"/>
    <w:rsid w:val="72DE6A22"/>
    <w:rsid w:val="72E20923"/>
    <w:rsid w:val="72FD210D"/>
    <w:rsid w:val="7303990D"/>
    <w:rsid w:val="7313E4FE"/>
    <w:rsid w:val="731468A6"/>
    <w:rsid w:val="7316A30E"/>
    <w:rsid w:val="7317CA45"/>
    <w:rsid w:val="731EE8AD"/>
    <w:rsid w:val="7336468F"/>
    <w:rsid w:val="73389A21"/>
    <w:rsid w:val="7339A996"/>
    <w:rsid w:val="7340FC59"/>
    <w:rsid w:val="7351BD45"/>
    <w:rsid w:val="7355BF5C"/>
    <w:rsid w:val="735A7CBF"/>
    <w:rsid w:val="735D9EB9"/>
    <w:rsid w:val="736575D4"/>
    <w:rsid w:val="736E95EF"/>
    <w:rsid w:val="73771B4E"/>
    <w:rsid w:val="738A23DA"/>
    <w:rsid w:val="73942892"/>
    <w:rsid w:val="73968CD4"/>
    <w:rsid w:val="7399D46C"/>
    <w:rsid w:val="739A012F"/>
    <w:rsid w:val="73A50944"/>
    <w:rsid w:val="73B08FEB"/>
    <w:rsid w:val="73B397BF"/>
    <w:rsid w:val="73B45164"/>
    <w:rsid w:val="73B84182"/>
    <w:rsid w:val="73BC0BC1"/>
    <w:rsid w:val="73C7784E"/>
    <w:rsid w:val="73D37D4C"/>
    <w:rsid w:val="73D94DDB"/>
    <w:rsid w:val="73FBDA71"/>
    <w:rsid w:val="7402106A"/>
    <w:rsid w:val="74146917"/>
    <w:rsid w:val="741D3ED2"/>
    <w:rsid w:val="741F49A4"/>
    <w:rsid w:val="742138FF"/>
    <w:rsid w:val="74375A32"/>
    <w:rsid w:val="7444CB72"/>
    <w:rsid w:val="74462D73"/>
    <w:rsid w:val="744B80AC"/>
    <w:rsid w:val="744CB8F8"/>
    <w:rsid w:val="744DB456"/>
    <w:rsid w:val="74573996"/>
    <w:rsid w:val="7462A7B4"/>
    <w:rsid w:val="746DEF54"/>
    <w:rsid w:val="7474FAA9"/>
    <w:rsid w:val="747F3CB2"/>
    <w:rsid w:val="7480493E"/>
    <w:rsid w:val="7485D2A9"/>
    <w:rsid w:val="74889047"/>
    <w:rsid w:val="7498D351"/>
    <w:rsid w:val="749AED85"/>
    <w:rsid w:val="74A062E4"/>
    <w:rsid w:val="74A9467D"/>
    <w:rsid w:val="74BC7CB1"/>
    <w:rsid w:val="74E00674"/>
    <w:rsid w:val="74E09E59"/>
    <w:rsid w:val="74EB90DD"/>
    <w:rsid w:val="7504887A"/>
    <w:rsid w:val="7509015A"/>
    <w:rsid w:val="75097F97"/>
    <w:rsid w:val="75205CE7"/>
    <w:rsid w:val="75207D8A"/>
    <w:rsid w:val="752442C0"/>
    <w:rsid w:val="7527993E"/>
    <w:rsid w:val="752DDA8A"/>
    <w:rsid w:val="75484BCD"/>
    <w:rsid w:val="754B48BD"/>
    <w:rsid w:val="754DE6AE"/>
    <w:rsid w:val="7550F1E1"/>
    <w:rsid w:val="755678EB"/>
    <w:rsid w:val="75667FC1"/>
    <w:rsid w:val="756BB8EB"/>
    <w:rsid w:val="757051D7"/>
    <w:rsid w:val="7576E840"/>
    <w:rsid w:val="75820A2A"/>
    <w:rsid w:val="7588444B"/>
    <w:rsid w:val="759FC3F7"/>
    <w:rsid w:val="75A437D1"/>
    <w:rsid w:val="75A71305"/>
    <w:rsid w:val="75AE604A"/>
    <w:rsid w:val="75D8336E"/>
    <w:rsid w:val="75DBBFFF"/>
    <w:rsid w:val="75E09BD3"/>
    <w:rsid w:val="76125B57"/>
    <w:rsid w:val="76186E1A"/>
    <w:rsid w:val="7619C232"/>
    <w:rsid w:val="7620FA6E"/>
    <w:rsid w:val="7622D780"/>
    <w:rsid w:val="7632A375"/>
    <w:rsid w:val="7641D26F"/>
    <w:rsid w:val="7642790D"/>
    <w:rsid w:val="7642F029"/>
    <w:rsid w:val="764B9554"/>
    <w:rsid w:val="764FEB08"/>
    <w:rsid w:val="76532E77"/>
    <w:rsid w:val="76539327"/>
    <w:rsid w:val="765413A8"/>
    <w:rsid w:val="765C7622"/>
    <w:rsid w:val="76718AA8"/>
    <w:rsid w:val="76749939"/>
    <w:rsid w:val="767F0E34"/>
    <w:rsid w:val="76959B14"/>
    <w:rsid w:val="7695D1BD"/>
    <w:rsid w:val="769B6F5F"/>
    <w:rsid w:val="76A0C479"/>
    <w:rsid w:val="76A183D5"/>
    <w:rsid w:val="76A404F3"/>
    <w:rsid w:val="76AB5B89"/>
    <w:rsid w:val="76AFF07E"/>
    <w:rsid w:val="76B18F76"/>
    <w:rsid w:val="76BD7F46"/>
    <w:rsid w:val="76BF5F0E"/>
    <w:rsid w:val="76C2ADC3"/>
    <w:rsid w:val="76CA0A49"/>
    <w:rsid w:val="76CE6AA6"/>
    <w:rsid w:val="76DDE25B"/>
    <w:rsid w:val="76E10A08"/>
    <w:rsid w:val="76E55599"/>
    <w:rsid w:val="76E73BA9"/>
    <w:rsid w:val="76E74F45"/>
    <w:rsid w:val="76ED5642"/>
    <w:rsid w:val="76FC045C"/>
    <w:rsid w:val="770E436D"/>
    <w:rsid w:val="772BABB1"/>
    <w:rsid w:val="772C5734"/>
    <w:rsid w:val="772D516E"/>
    <w:rsid w:val="77353F35"/>
    <w:rsid w:val="77376D6F"/>
    <w:rsid w:val="77384FD8"/>
    <w:rsid w:val="773AEC10"/>
    <w:rsid w:val="773DE804"/>
    <w:rsid w:val="773E456B"/>
    <w:rsid w:val="774E357B"/>
    <w:rsid w:val="774E526D"/>
    <w:rsid w:val="77585E9B"/>
    <w:rsid w:val="7764EC76"/>
    <w:rsid w:val="7773AF6E"/>
    <w:rsid w:val="777F9FFE"/>
    <w:rsid w:val="77959FB7"/>
    <w:rsid w:val="7796FE01"/>
    <w:rsid w:val="77A3C20C"/>
    <w:rsid w:val="77A7A07D"/>
    <w:rsid w:val="77C31C5D"/>
    <w:rsid w:val="77C509BA"/>
    <w:rsid w:val="77D44B58"/>
    <w:rsid w:val="77D4EFA2"/>
    <w:rsid w:val="77D62A00"/>
    <w:rsid w:val="77DCB5F5"/>
    <w:rsid w:val="77E5F2FA"/>
    <w:rsid w:val="77EEA0AF"/>
    <w:rsid w:val="77F85F9F"/>
    <w:rsid w:val="77FE5DC7"/>
    <w:rsid w:val="7815E978"/>
    <w:rsid w:val="78217B06"/>
    <w:rsid w:val="7828AF56"/>
    <w:rsid w:val="78568D20"/>
    <w:rsid w:val="78590AC7"/>
    <w:rsid w:val="7875D580"/>
    <w:rsid w:val="787D1774"/>
    <w:rsid w:val="788A024A"/>
    <w:rsid w:val="788EA0C2"/>
    <w:rsid w:val="788F0E68"/>
    <w:rsid w:val="789E6D06"/>
    <w:rsid w:val="78A3CC7B"/>
    <w:rsid w:val="78A5697A"/>
    <w:rsid w:val="78A79037"/>
    <w:rsid w:val="78B0B73F"/>
    <w:rsid w:val="78B413F9"/>
    <w:rsid w:val="78B46A98"/>
    <w:rsid w:val="78C3809D"/>
    <w:rsid w:val="78C597DF"/>
    <w:rsid w:val="78C75031"/>
    <w:rsid w:val="78C84BD8"/>
    <w:rsid w:val="78CA4A94"/>
    <w:rsid w:val="78CA864B"/>
    <w:rsid w:val="78D6C965"/>
    <w:rsid w:val="78E267BC"/>
    <w:rsid w:val="790FC0DB"/>
    <w:rsid w:val="794E9354"/>
    <w:rsid w:val="79582C16"/>
    <w:rsid w:val="7958C3C3"/>
    <w:rsid w:val="796AB1D4"/>
    <w:rsid w:val="79736A4F"/>
    <w:rsid w:val="7980AB1E"/>
    <w:rsid w:val="799C79B8"/>
    <w:rsid w:val="799E240F"/>
    <w:rsid w:val="79A4B235"/>
    <w:rsid w:val="79A51238"/>
    <w:rsid w:val="79B87B2D"/>
    <w:rsid w:val="79C76F56"/>
    <w:rsid w:val="79C90675"/>
    <w:rsid w:val="79DE721C"/>
    <w:rsid w:val="79E27868"/>
    <w:rsid w:val="79F092C5"/>
    <w:rsid w:val="79FC4CA1"/>
    <w:rsid w:val="7A003CE1"/>
    <w:rsid w:val="7A021A63"/>
    <w:rsid w:val="7A2C13C9"/>
    <w:rsid w:val="7A33292E"/>
    <w:rsid w:val="7A4697C2"/>
    <w:rsid w:val="7A4833B9"/>
    <w:rsid w:val="7A4C0DF6"/>
    <w:rsid w:val="7A4D6CD3"/>
    <w:rsid w:val="7A5657A9"/>
    <w:rsid w:val="7A730BDB"/>
    <w:rsid w:val="7A828BDD"/>
    <w:rsid w:val="7A9FCE60"/>
    <w:rsid w:val="7AA36AE9"/>
    <w:rsid w:val="7AACEAB6"/>
    <w:rsid w:val="7ABCA7ED"/>
    <w:rsid w:val="7ACA1483"/>
    <w:rsid w:val="7ACEE928"/>
    <w:rsid w:val="7AD3E965"/>
    <w:rsid w:val="7AE0F5BC"/>
    <w:rsid w:val="7AE47A8C"/>
    <w:rsid w:val="7AEB6A61"/>
    <w:rsid w:val="7AF01B7B"/>
    <w:rsid w:val="7AF04D51"/>
    <w:rsid w:val="7AFB1D15"/>
    <w:rsid w:val="7B0858ED"/>
    <w:rsid w:val="7B20B052"/>
    <w:rsid w:val="7B297A20"/>
    <w:rsid w:val="7B2B7249"/>
    <w:rsid w:val="7B3EC97A"/>
    <w:rsid w:val="7B5DBBA6"/>
    <w:rsid w:val="7B637F16"/>
    <w:rsid w:val="7B69DD73"/>
    <w:rsid w:val="7B6FF8C6"/>
    <w:rsid w:val="7B7A47EF"/>
    <w:rsid w:val="7B88FB49"/>
    <w:rsid w:val="7B8C4095"/>
    <w:rsid w:val="7B8C6CDA"/>
    <w:rsid w:val="7B923256"/>
    <w:rsid w:val="7B981D02"/>
    <w:rsid w:val="7B99A1AC"/>
    <w:rsid w:val="7BA07B03"/>
    <w:rsid w:val="7BA4484F"/>
    <w:rsid w:val="7BB609A9"/>
    <w:rsid w:val="7BBE6B2A"/>
    <w:rsid w:val="7BC46C69"/>
    <w:rsid w:val="7BCC8B81"/>
    <w:rsid w:val="7BCEACDE"/>
    <w:rsid w:val="7BD9E0FE"/>
    <w:rsid w:val="7BE1E8E4"/>
    <w:rsid w:val="7BE6E2E1"/>
    <w:rsid w:val="7BF5404A"/>
    <w:rsid w:val="7C0384BC"/>
    <w:rsid w:val="7C24FD8D"/>
    <w:rsid w:val="7C32998E"/>
    <w:rsid w:val="7C37F239"/>
    <w:rsid w:val="7C3E558E"/>
    <w:rsid w:val="7C6C838B"/>
    <w:rsid w:val="7C70B97C"/>
    <w:rsid w:val="7C7EABAB"/>
    <w:rsid w:val="7C865860"/>
    <w:rsid w:val="7C900A61"/>
    <w:rsid w:val="7C968BDB"/>
    <w:rsid w:val="7C97131D"/>
    <w:rsid w:val="7CBDAD6F"/>
    <w:rsid w:val="7CC23707"/>
    <w:rsid w:val="7CC4CD7F"/>
    <w:rsid w:val="7CCA9FF5"/>
    <w:rsid w:val="7CD5120C"/>
    <w:rsid w:val="7CDE17C6"/>
    <w:rsid w:val="7CE75830"/>
    <w:rsid w:val="7CF9319F"/>
    <w:rsid w:val="7CFDA56F"/>
    <w:rsid w:val="7D02A527"/>
    <w:rsid w:val="7D06AC0E"/>
    <w:rsid w:val="7D13659C"/>
    <w:rsid w:val="7D1AC506"/>
    <w:rsid w:val="7D207EA4"/>
    <w:rsid w:val="7D264B0D"/>
    <w:rsid w:val="7D279165"/>
    <w:rsid w:val="7D33ED63"/>
    <w:rsid w:val="7D5A8BA7"/>
    <w:rsid w:val="7D5B191D"/>
    <w:rsid w:val="7D5D1AA2"/>
    <w:rsid w:val="7D6A7A96"/>
    <w:rsid w:val="7D7E85E5"/>
    <w:rsid w:val="7D944809"/>
    <w:rsid w:val="7D9DD223"/>
    <w:rsid w:val="7DC25594"/>
    <w:rsid w:val="7DDDB7C4"/>
    <w:rsid w:val="7DE27F04"/>
    <w:rsid w:val="7DF8BAD7"/>
    <w:rsid w:val="7DFB35B2"/>
    <w:rsid w:val="7E0E87F9"/>
    <w:rsid w:val="7E136F32"/>
    <w:rsid w:val="7E1F440E"/>
    <w:rsid w:val="7E2DB315"/>
    <w:rsid w:val="7E597DD0"/>
    <w:rsid w:val="7E5B98F5"/>
    <w:rsid w:val="7E5FF6A0"/>
    <w:rsid w:val="7E6DA21C"/>
    <w:rsid w:val="7E6F2B42"/>
    <w:rsid w:val="7E936D5D"/>
    <w:rsid w:val="7E9AAE68"/>
    <w:rsid w:val="7E9D1CD4"/>
    <w:rsid w:val="7EA9ED89"/>
    <w:rsid w:val="7EAAE2F5"/>
    <w:rsid w:val="7EB800D7"/>
    <w:rsid w:val="7EBA498E"/>
    <w:rsid w:val="7EC23BB5"/>
    <w:rsid w:val="7ECA864F"/>
    <w:rsid w:val="7ECB2414"/>
    <w:rsid w:val="7ECFBDC4"/>
    <w:rsid w:val="7ED5A997"/>
    <w:rsid w:val="7EDAB738"/>
    <w:rsid w:val="7EDFCA04"/>
    <w:rsid w:val="7EE1244A"/>
    <w:rsid w:val="7EE23678"/>
    <w:rsid w:val="7EEC7DCA"/>
    <w:rsid w:val="7F1ADCC3"/>
    <w:rsid w:val="7F2F3DE1"/>
    <w:rsid w:val="7F4AF9D9"/>
    <w:rsid w:val="7F80D445"/>
    <w:rsid w:val="7F815F3C"/>
    <w:rsid w:val="7F8C9B4E"/>
    <w:rsid w:val="7F9047B6"/>
    <w:rsid w:val="7F90B788"/>
    <w:rsid w:val="7F9C07B3"/>
    <w:rsid w:val="7FA97949"/>
    <w:rsid w:val="7FB81303"/>
    <w:rsid w:val="7FC2720C"/>
    <w:rsid w:val="7FC3037E"/>
    <w:rsid w:val="7FC5C638"/>
    <w:rsid w:val="7FC8278A"/>
    <w:rsid w:val="7FCCA819"/>
    <w:rsid w:val="7FD56972"/>
    <w:rsid w:val="7FF0F2E4"/>
    <w:rsid w:val="7FF6CE9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FC84"/>
  <w15:docId w15:val="{505389B1-0CDC-4426-99E8-FEA20DEC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A"/>
    <w:pPr>
      <w:spacing w:line="400" w:lineRule="exact"/>
      <w:jc w:val="both"/>
    </w:pPr>
    <w:rPr>
      <w:rFonts w:ascii="Times New Roman" w:hAnsi="Times New Roman"/>
      <w:sz w:val="24"/>
    </w:rPr>
  </w:style>
  <w:style w:type="paragraph" w:styleId="Heading1">
    <w:name w:val="heading 1"/>
    <w:basedOn w:val="Normal"/>
    <w:next w:val="Normal"/>
    <w:link w:val="Heading1Char"/>
    <w:uiPriority w:val="9"/>
    <w:qFormat/>
    <w:rsid w:val="006A4F5C"/>
    <w:pPr>
      <w:keepNext/>
      <w:keepLines/>
      <w:spacing w:before="360" w:after="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DF1616"/>
    <w:pPr>
      <w:keepNext/>
      <w:keepLines/>
      <w:spacing w:before="120" w:after="1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244175"/>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645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403"/>
    <w:pPr>
      <w:ind w:left="720"/>
      <w:contextualSpacing/>
    </w:pPr>
  </w:style>
  <w:style w:type="paragraph" w:styleId="BalloonText">
    <w:name w:val="Balloon Text"/>
    <w:basedOn w:val="Normal"/>
    <w:link w:val="BalloonTextChar"/>
    <w:uiPriority w:val="99"/>
    <w:semiHidden/>
    <w:unhideWhenUsed/>
    <w:rsid w:val="00AB5D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D58"/>
    <w:rPr>
      <w:rFonts w:ascii="Segoe UI" w:hAnsi="Segoe UI" w:cs="Segoe UI"/>
      <w:sz w:val="18"/>
      <w:szCs w:val="18"/>
    </w:rPr>
  </w:style>
  <w:style w:type="character" w:styleId="CommentReference">
    <w:name w:val="annotation reference"/>
    <w:basedOn w:val="DefaultParagraphFont"/>
    <w:uiPriority w:val="99"/>
    <w:semiHidden/>
    <w:unhideWhenUsed/>
    <w:rsid w:val="00AB5D58"/>
    <w:rPr>
      <w:sz w:val="16"/>
      <w:szCs w:val="16"/>
    </w:rPr>
  </w:style>
  <w:style w:type="paragraph" w:styleId="CommentText">
    <w:name w:val="annotation text"/>
    <w:basedOn w:val="Normal"/>
    <w:link w:val="CommentTextChar"/>
    <w:uiPriority w:val="99"/>
    <w:unhideWhenUsed/>
    <w:rsid w:val="00AB5D58"/>
    <w:pPr>
      <w:spacing w:line="240" w:lineRule="auto"/>
    </w:pPr>
    <w:rPr>
      <w:sz w:val="20"/>
      <w:szCs w:val="20"/>
    </w:rPr>
  </w:style>
  <w:style w:type="character" w:customStyle="1" w:styleId="CommentTextChar">
    <w:name w:val="Comment Text Char"/>
    <w:basedOn w:val="DefaultParagraphFont"/>
    <w:link w:val="CommentText"/>
    <w:uiPriority w:val="99"/>
    <w:rsid w:val="00AB5D58"/>
    <w:rPr>
      <w:sz w:val="20"/>
      <w:szCs w:val="20"/>
    </w:rPr>
  </w:style>
  <w:style w:type="paragraph" w:styleId="CommentSubject">
    <w:name w:val="annotation subject"/>
    <w:basedOn w:val="CommentText"/>
    <w:next w:val="CommentText"/>
    <w:link w:val="CommentSubjectChar"/>
    <w:uiPriority w:val="99"/>
    <w:semiHidden/>
    <w:unhideWhenUsed/>
    <w:rsid w:val="00AB5D58"/>
    <w:rPr>
      <w:b/>
      <w:bCs/>
    </w:rPr>
  </w:style>
  <w:style w:type="character" w:customStyle="1" w:styleId="CommentSubjectChar">
    <w:name w:val="Comment Subject Char"/>
    <w:basedOn w:val="CommentTextChar"/>
    <w:link w:val="CommentSubject"/>
    <w:uiPriority w:val="99"/>
    <w:semiHidden/>
    <w:rsid w:val="00AB5D58"/>
    <w:rPr>
      <w:b/>
      <w:bCs/>
      <w:sz w:val="20"/>
      <w:szCs w:val="20"/>
    </w:rPr>
  </w:style>
  <w:style w:type="paragraph" w:customStyle="1" w:styleId="EndNoteBibliographyTitle">
    <w:name w:val="EndNote Bibliography Title"/>
    <w:basedOn w:val="Normal"/>
    <w:link w:val="EndNoteBibliographyTitleChar"/>
    <w:rsid w:val="000B093A"/>
    <w:pPr>
      <w:spacing w:after="0"/>
      <w:jc w:val="center"/>
    </w:pPr>
    <w:rPr>
      <w:rFonts w:ascii="Calibri" w:hAnsi="Calibri" w:cs="Calibri"/>
      <w:noProof/>
      <w:sz w:val="22"/>
      <w:lang w:val="en-US"/>
    </w:rPr>
  </w:style>
  <w:style w:type="character" w:customStyle="1" w:styleId="EndNoteBibliographyTitleChar">
    <w:name w:val="EndNote Bibliography Title Char"/>
    <w:basedOn w:val="DefaultParagraphFont"/>
    <w:link w:val="EndNoteBibliographyTitle"/>
    <w:rsid w:val="000B093A"/>
    <w:rPr>
      <w:rFonts w:ascii="Calibri" w:hAnsi="Calibri" w:cs="Calibri"/>
      <w:noProof/>
      <w:lang w:val="en-US"/>
    </w:rPr>
  </w:style>
  <w:style w:type="paragraph" w:customStyle="1" w:styleId="EndNoteBibliography">
    <w:name w:val="EndNote Bibliography"/>
    <w:basedOn w:val="Normal"/>
    <w:link w:val="EndNoteBibliographyChar"/>
    <w:rsid w:val="000B093A"/>
    <w:pPr>
      <w:spacing w:line="240" w:lineRule="auto"/>
    </w:pPr>
    <w:rPr>
      <w:rFonts w:ascii="Calibri" w:hAnsi="Calibri" w:cs="Calibri"/>
      <w:noProof/>
      <w:sz w:val="22"/>
      <w:lang w:val="en-US"/>
    </w:rPr>
  </w:style>
  <w:style w:type="character" w:customStyle="1" w:styleId="EndNoteBibliographyChar">
    <w:name w:val="EndNote Bibliography Char"/>
    <w:basedOn w:val="DefaultParagraphFont"/>
    <w:link w:val="EndNoteBibliography"/>
    <w:rsid w:val="000B093A"/>
    <w:rPr>
      <w:rFonts w:ascii="Calibri" w:hAnsi="Calibri" w:cs="Calibri"/>
      <w:noProof/>
      <w:lang w:val="en-US"/>
    </w:rPr>
  </w:style>
  <w:style w:type="character" w:styleId="Hyperlink">
    <w:name w:val="Hyperlink"/>
    <w:basedOn w:val="DefaultParagraphFont"/>
    <w:uiPriority w:val="99"/>
    <w:unhideWhenUsed/>
    <w:rsid w:val="000B093A"/>
    <w:rPr>
      <w:color w:val="0563C1" w:themeColor="hyperlink"/>
      <w:u w:val="single"/>
    </w:rPr>
  </w:style>
  <w:style w:type="paragraph" w:customStyle="1" w:styleId="bodytext">
    <w:name w:val="_bodytext"/>
    <w:qFormat/>
    <w:rsid w:val="004132DC"/>
    <w:pPr>
      <w:spacing w:after="0" w:line="250" w:lineRule="exact"/>
      <w:ind w:firstLine="227"/>
      <w:jc w:val="both"/>
    </w:pPr>
    <w:rPr>
      <w:rFonts w:ascii="Garamond" w:hAnsi="Garamond" w:cs="Calibri"/>
      <w:color w:val="0D0D0D" w:themeColor="text1" w:themeTint="F2"/>
      <w:sz w:val="21"/>
    </w:rPr>
  </w:style>
  <w:style w:type="character" w:customStyle="1" w:styleId="Heading1Char">
    <w:name w:val="Heading 1 Char"/>
    <w:basedOn w:val="DefaultParagraphFont"/>
    <w:link w:val="Heading1"/>
    <w:uiPriority w:val="9"/>
    <w:rsid w:val="006A4F5C"/>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DF1616"/>
    <w:rPr>
      <w:rFonts w:ascii="Times New Roman" w:eastAsiaTheme="majorEastAsia" w:hAnsi="Times New Roman" w:cstheme="majorBidi"/>
      <w:sz w:val="26"/>
      <w:szCs w:val="26"/>
    </w:rPr>
  </w:style>
  <w:style w:type="character" w:customStyle="1" w:styleId="Heading4Char">
    <w:name w:val="Heading 4 Char"/>
    <w:basedOn w:val="DefaultParagraphFont"/>
    <w:link w:val="Heading4"/>
    <w:uiPriority w:val="9"/>
    <w:semiHidden/>
    <w:rsid w:val="00764511"/>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244175"/>
    <w:rPr>
      <w:rFonts w:ascii="Times New Roman" w:eastAsiaTheme="majorEastAsia" w:hAnsi="Times New Roman" w:cstheme="majorBidi"/>
      <w:b/>
      <w:sz w:val="24"/>
      <w:szCs w:val="24"/>
    </w:rPr>
  </w:style>
  <w:style w:type="character" w:styleId="FollowedHyperlink">
    <w:name w:val="FollowedHyperlink"/>
    <w:basedOn w:val="DefaultParagraphFont"/>
    <w:uiPriority w:val="99"/>
    <w:semiHidden/>
    <w:unhideWhenUsed/>
    <w:rsid w:val="00290886"/>
    <w:rPr>
      <w:color w:val="954F72" w:themeColor="followedHyperlink"/>
      <w:u w:val="single"/>
    </w:rPr>
  </w:style>
  <w:style w:type="character" w:customStyle="1" w:styleId="text">
    <w:name w:val="text"/>
    <w:basedOn w:val="DefaultParagraphFont"/>
    <w:rsid w:val="0071430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8A2053"/>
    <w:pPr>
      <w:spacing w:after="0" w:line="240" w:lineRule="auto"/>
    </w:pPr>
    <w:rPr>
      <w:rFonts w:ascii="Times New Roman" w:hAnsi="Times New Roman"/>
    </w:rPr>
  </w:style>
  <w:style w:type="character" w:styleId="Strong">
    <w:name w:val="Strong"/>
    <w:basedOn w:val="DefaultParagraphFont"/>
    <w:uiPriority w:val="22"/>
    <w:qFormat/>
    <w:rsid w:val="000A3FFD"/>
    <w:rPr>
      <w:b/>
      <w:bCs/>
    </w:rPr>
  </w:style>
  <w:style w:type="paragraph" w:styleId="NormalWeb">
    <w:name w:val="Normal (Web)"/>
    <w:basedOn w:val="Normal"/>
    <w:uiPriority w:val="99"/>
    <w:semiHidden/>
    <w:unhideWhenUsed/>
    <w:rsid w:val="00E05167"/>
    <w:pPr>
      <w:spacing w:before="100" w:beforeAutospacing="1" w:after="100" w:afterAutospacing="1" w:line="240" w:lineRule="auto"/>
    </w:pPr>
    <w:rPr>
      <w:rFonts w:eastAsia="Times New Roman" w:cs="Times New Roman"/>
      <w:szCs w:val="24"/>
      <w:lang w:eastAsia="sv-SE"/>
    </w:rPr>
  </w:style>
  <w:style w:type="table" w:customStyle="1" w:styleId="PlainTable51">
    <w:name w:val="Plain Table 51"/>
    <w:basedOn w:val="TableNormal"/>
    <w:uiPriority w:val="45"/>
    <w:rsid w:val="00692F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uiPriority w:val="42"/>
    <w:rsid w:val="00D80F7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ention1">
    <w:name w:val="Mention1"/>
    <w:basedOn w:val="DefaultParagraphFont"/>
    <w:uiPriority w:val="99"/>
    <w:unhideWhenUsed/>
    <w:rsid w:val="00772497"/>
    <w:rPr>
      <w:color w:val="2B579A"/>
      <w:shd w:val="clear" w:color="auto" w:fill="E6E6E6"/>
    </w:rPr>
  </w:style>
  <w:style w:type="character" w:customStyle="1" w:styleId="normaltextrun">
    <w:name w:val="normaltextrun"/>
    <w:basedOn w:val="DefaultParagraphFont"/>
    <w:rsid w:val="0003797D"/>
  </w:style>
  <w:style w:type="character" w:customStyle="1" w:styleId="UnresolvedMention1">
    <w:name w:val="Unresolved Mention1"/>
    <w:basedOn w:val="DefaultParagraphFont"/>
    <w:uiPriority w:val="99"/>
    <w:semiHidden/>
    <w:unhideWhenUsed/>
    <w:rsid w:val="00253C8A"/>
    <w:rPr>
      <w:color w:val="605E5C"/>
      <w:shd w:val="clear" w:color="auto" w:fill="E1DFDD"/>
    </w:rPr>
  </w:style>
  <w:style w:type="character" w:styleId="Emphasis">
    <w:name w:val="Emphasis"/>
    <w:basedOn w:val="DefaultParagraphFont"/>
    <w:uiPriority w:val="20"/>
    <w:qFormat/>
    <w:rsid w:val="00DD43BE"/>
    <w:rPr>
      <w:i/>
      <w:iCs/>
    </w:rPr>
  </w:style>
  <w:style w:type="character" w:styleId="LineNumber">
    <w:name w:val="line number"/>
    <w:basedOn w:val="DefaultParagraphFont"/>
    <w:uiPriority w:val="99"/>
    <w:semiHidden/>
    <w:unhideWhenUsed/>
    <w:rsid w:val="00481D2A"/>
  </w:style>
  <w:style w:type="paragraph" w:styleId="Caption">
    <w:name w:val="caption"/>
    <w:basedOn w:val="Normal"/>
    <w:next w:val="Normal"/>
    <w:uiPriority w:val="35"/>
    <w:semiHidden/>
    <w:unhideWhenUsed/>
    <w:qFormat/>
    <w:rsid w:val="00A54542"/>
    <w:pPr>
      <w:spacing w:after="200" w:line="240" w:lineRule="auto"/>
    </w:pPr>
    <w:rPr>
      <w:rFonts w:asciiTheme="minorHAnsi" w:hAnsiTheme="minorHAnsi"/>
      <w:i/>
      <w:iCs/>
      <w:color w:val="44546A" w:themeColor="text2"/>
      <w:sz w:val="18"/>
      <w:szCs w:val="18"/>
      <w:lang w:val="en-GB"/>
    </w:rPr>
  </w:style>
  <w:style w:type="character" w:customStyle="1" w:styleId="UnresolvedMention2">
    <w:name w:val="Unresolved Mention2"/>
    <w:basedOn w:val="DefaultParagraphFont"/>
    <w:uiPriority w:val="99"/>
    <w:semiHidden/>
    <w:unhideWhenUsed/>
    <w:rsid w:val="006C1E6F"/>
    <w:rPr>
      <w:color w:val="605E5C"/>
      <w:shd w:val="clear" w:color="auto" w:fill="E1DFDD"/>
    </w:rPr>
  </w:style>
  <w:style w:type="character" w:styleId="UnresolvedMention">
    <w:name w:val="Unresolved Mention"/>
    <w:basedOn w:val="DefaultParagraphFont"/>
    <w:uiPriority w:val="99"/>
    <w:semiHidden/>
    <w:unhideWhenUsed/>
    <w:rsid w:val="008F3C9D"/>
    <w:rPr>
      <w:color w:val="605E5C"/>
      <w:shd w:val="clear" w:color="auto" w:fill="E1DFDD"/>
    </w:rPr>
  </w:style>
  <w:style w:type="table" w:styleId="PlainTable5">
    <w:name w:val="Plain Table 5"/>
    <w:basedOn w:val="TableNormal"/>
    <w:uiPriority w:val="45"/>
    <w:rsid w:val="004513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07002">
      <w:bodyDiv w:val="1"/>
      <w:marLeft w:val="0"/>
      <w:marRight w:val="0"/>
      <w:marTop w:val="0"/>
      <w:marBottom w:val="0"/>
      <w:divBdr>
        <w:top w:val="none" w:sz="0" w:space="0" w:color="auto"/>
        <w:left w:val="none" w:sz="0" w:space="0" w:color="auto"/>
        <w:bottom w:val="none" w:sz="0" w:space="0" w:color="auto"/>
        <w:right w:val="none" w:sz="0" w:space="0" w:color="auto"/>
      </w:divBdr>
    </w:div>
    <w:div w:id="196352111">
      <w:bodyDiv w:val="1"/>
      <w:marLeft w:val="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sChild>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423127">
      <w:bodyDiv w:val="1"/>
      <w:marLeft w:val="0"/>
      <w:marRight w:val="0"/>
      <w:marTop w:val="0"/>
      <w:marBottom w:val="0"/>
      <w:divBdr>
        <w:top w:val="none" w:sz="0" w:space="0" w:color="auto"/>
        <w:left w:val="none" w:sz="0" w:space="0" w:color="auto"/>
        <w:bottom w:val="none" w:sz="0" w:space="0" w:color="auto"/>
        <w:right w:val="none" w:sz="0" w:space="0" w:color="auto"/>
      </w:divBdr>
      <w:divsChild>
        <w:div w:id="365569454">
          <w:marLeft w:val="0"/>
          <w:marRight w:val="0"/>
          <w:marTop w:val="0"/>
          <w:marBottom w:val="0"/>
          <w:divBdr>
            <w:top w:val="none" w:sz="0" w:space="0" w:color="auto"/>
            <w:left w:val="none" w:sz="0" w:space="0" w:color="auto"/>
            <w:bottom w:val="none" w:sz="0" w:space="0" w:color="auto"/>
            <w:right w:val="none" w:sz="0" w:space="0" w:color="auto"/>
          </w:divBdr>
        </w:div>
        <w:div w:id="418020992">
          <w:marLeft w:val="0"/>
          <w:marRight w:val="0"/>
          <w:marTop w:val="0"/>
          <w:marBottom w:val="0"/>
          <w:divBdr>
            <w:top w:val="none" w:sz="0" w:space="0" w:color="auto"/>
            <w:left w:val="none" w:sz="0" w:space="0" w:color="auto"/>
            <w:bottom w:val="none" w:sz="0" w:space="0" w:color="auto"/>
            <w:right w:val="none" w:sz="0" w:space="0" w:color="auto"/>
          </w:divBdr>
        </w:div>
      </w:divsChild>
    </w:div>
    <w:div w:id="346831401">
      <w:bodyDiv w:val="1"/>
      <w:marLeft w:val="0"/>
      <w:marRight w:val="0"/>
      <w:marTop w:val="0"/>
      <w:marBottom w:val="0"/>
      <w:divBdr>
        <w:top w:val="none" w:sz="0" w:space="0" w:color="auto"/>
        <w:left w:val="none" w:sz="0" w:space="0" w:color="auto"/>
        <w:bottom w:val="none" w:sz="0" w:space="0" w:color="auto"/>
        <w:right w:val="none" w:sz="0" w:space="0" w:color="auto"/>
      </w:divBdr>
    </w:div>
    <w:div w:id="367030501">
      <w:bodyDiv w:val="1"/>
      <w:marLeft w:val="0"/>
      <w:marRight w:val="0"/>
      <w:marTop w:val="0"/>
      <w:marBottom w:val="0"/>
      <w:divBdr>
        <w:top w:val="none" w:sz="0" w:space="0" w:color="auto"/>
        <w:left w:val="none" w:sz="0" w:space="0" w:color="auto"/>
        <w:bottom w:val="none" w:sz="0" w:space="0" w:color="auto"/>
        <w:right w:val="none" w:sz="0" w:space="0" w:color="auto"/>
      </w:divBdr>
      <w:divsChild>
        <w:div w:id="66805243">
          <w:marLeft w:val="0"/>
          <w:marRight w:val="0"/>
          <w:marTop w:val="0"/>
          <w:marBottom w:val="0"/>
          <w:divBdr>
            <w:top w:val="none" w:sz="0" w:space="0" w:color="auto"/>
            <w:left w:val="none" w:sz="0" w:space="0" w:color="auto"/>
            <w:bottom w:val="none" w:sz="0" w:space="0" w:color="auto"/>
            <w:right w:val="none" w:sz="0" w:space="0" w:color="auto"/>
          </w:divBdr>
        </w:div>
        <w:div w:id="261304500">
          <w:marLeft w:val="0"/>
          <w:marRight w:val="0"/>
          <w:marTop w:val="0"/>
          <w:marBottom w:val="0"/>
          <w:divBdr>
            <w:top w:val="none" w:sz="0" w:space="0" w:color="auto"/>
            <w:left w:val="none" w:sz="0" w:space="0" w:color="auto"/>
            <w:bottom w:val="none" w:sz="0" w:space="0" w:color="auto"/>
            <w:right w:val="none" w:sz="0" w:space="0" w:color="auto"/>
          </w:divBdr>
        </w:div>
      </w:divsChild>
    </w:div>
    <w:div w:id="389769032">
      <w:bodyDiv w:val="1"/>
      <w:marLeft w:val="0"/>
      <w:marRight w:val="0"/>
      <w:marTop w:val="0"/>
      <w:marBottom w:val="0"/>
      <w:divBdr>
        <w:top w:val="none" w:sz="0" w:space="0" w:color="auto"/>
        <w:left w:val="none" w:sz="0" w:space="0" w:color="auto"/>
        <w:bottom w:val="none" w:sz="0" w:space="0" w:color="auto"/>
        <w:right w:val="none" w:sz="0" w:space="0" w:color="auto"/>
      </w:divBdr>
      <w:divsChild>
        <w:div w:id="230701546">
          <w:marLeft w:val="0"/>
          <w:marRight w:val="0"/>
          <w:marTop w:val="0"/>
          <w:marBottom w:val="0"/>
          <w:divBdr>
            <w:top w:val="none" w:sz="0" w:space="0" w:color="auto"/>
            <w:left w:val="none" w:sz="0" w:space="0" w:color="auto"/>
            <w:bottom w:val="none" w:sz="0" w:space="0" w:color="auto"/>
            <w:right w:val="none" w:sz="0" w:space="0" w:color="auto"/>
          </w:divBdr>
          <w:divsChild>
            <w:div w:id="363017127">
              <w:marLeft w:val="0"/>
              <w:marRight w:val="0"/>
              <w:marTop w:val="0"/>
              <w:marBottom w:val="0"/>
              <w:divBdr>
                <w:top w:val="none" w:sz="0" w:space="0" w:color="auto"/>
                <w:left w:val="none" w:sz="0" w:space="0" w:color="auto"/>
                <w:bottom w:val="none" w:sz="0" w:space="0" w:color="auto"/>
                <w:right w:val="none" w:sz="0" w:space="0" w:color="auto"/>
              </w:divBdr>
            </w:div>
            <w:div w:id="565260754">
              <w:marLeft w:val="0"/>
              <w:marRight w:val="0"/>
              <w:marTop w:val="0"/>
              <w:marBottom w:val="0"/>
              <w:divBdr>
                <w:top w:val="none" w:sz="0" w:space="0" w:color="auto"/>
                <w:left w:val="none" w:sz="0" w:space="0" w:color="auto"/>
                <w:bottom w:val="none" w:sz="0" w:space="0" w:color="auto"/>
                <w:right w:val="none" w:sz="0" w:space="0" w:color="auto"/>
              </w:divBdr>
            </w:div>
            <w:div w:id="1247882310">
              <w:marLeft w:val="0"/>
              <w:marRight w:val="0"/>
              <w:marTop w:val="0"/>
              <w:marBottom w:val="0"/>
              <w:divBdr>
                <w:top w:val="none" w:sz="0" w:space="0" w:color="auto"/>
                <w:left w:val="none" w:sz="0" w:space="0" w:color="auto"/>
                <w:bottom w:val="none" w:sz="0" w:space="0" w:color="auto"/>
                <w:right w:val="none" w:sz="0" w:space="0" w:color="auto"/>
              </w:divBdr>
            </w:div>
            <w:div w:id="1970434296">
              <w:marLeft w:val="0"/>
              <w:marRight w:val="0"/>
              <w:marTop w:val="0"/>
              <w:marBottom w:val="0"/>
              <w:divBdr>
                <w:top w:val="none" w:sz="0" w:space="0" w:color="auto"/>
                <w:left w:val="none" w:sz="0" w:space="0" w:color="auto"/>
                <w:bottom w:val="none" w:sz="0" w:space="0" w:color="auto"/>
                <w:right w:val="none" w:sz="0" w:space="0" w:color="auto"/>
              </w:divBdr>
            </w:div>
          </w:divsChild>
        </w:div>
        <w:div w:id="530536390">
          <w:marLeft w:val="0"/>
          <w:marRight w:val="0"/>
          <w:marTop w:val="0"/>
          <w:marBottom w:val="0"/>
          <w:divBdr>
            <w:top w:val="none" w:sz="0" w:space="0" w:color="auto"/>
            <w:left w:val="none" w:sz="0" w:space="0" w:color="auto"/>
            <w:bottom w:val="none" w:sz="0" w:space="0" w:color="auto"/>
            <w:right w:val="none" w:sz="0" w:space="0" w:color="auto"/>
          </w:divBdr>
          <w:divsChild>
            <w:div w:id="655063730">
              <w:marLeft w:val="0"/>
              <w:marRight w:val="0"/>
              <w:marTop w:val="0"/>
              <w:marBottom w:val="0"/>
              <w:divBdr>
                <w:top w:val="none" w:sz="0" w:space="0" w:color="auto"/>
                <w:left w:val="none" w:sz="0" w:space="0" w:color="auto"/>
                <w:bottom w:val="none" w:sz="0" w:space="0" w:color="auto"/>
                <w:right w:val="none" w:sz="0" w:space="0" w:color="auto"/>
              </w:divBdr>
            </w:div>
          </w:divsChild>
        </w:div>
        <w:div w:id="938948578">
          <w:marLeft w:val="0"/>
          <w:marRight w:val="0"/>
          <w:marTop w:val="0"/>
          <w:marBottom w:val="0"/>
          <w:divBdr>
            <w:top w:val="none" w:sz="0" w:space="0" w:color="auto"/>
            <w:left w:val="none" w:sz="0" w:space="0" w:color="auto"/>
            <w:bottom w:val="none" w:sz="0" w:space="0" w:color="auto"/>
            <w:right w:val="none" w:sz="0" w:space="0" w:color="auto"/>
          </w:divBdr>
          <w:divsChild>
            <w:div w:id="1654721521">
              <w:marLeft w:val="0"/>
              <w:marRight w:val="0"/>
              <w:marTop w:val="0"/>
              <w:marBottom w:val="0"/>
              <w:divBdr>
                <w:top w:val="none" w:sz="0" w:space="0" w:color="auto"/>
                <w:left w:val="none" w:sz="0" w:space="0" w:color="auto"/>
                <w:bottom w:val="none" w:sz="0" w:space="0" w:color="auto"/>
                <w:right w:val="none" w:sz="0" w:space="0" w:color="auto"/>
              </w:divBdr>
            </w:div>
          </w:divsChild>
        </w:div>
        <w:div w:id="1048067943">
          <w:marLeft w:val="0"/>
          <w:marRight w:val="0"/>
          <w:marTop w:val="0"/>
          <w:marBottom w:val="0"/>
          <w:divBdr>
            <w:top w:val="none" w:sz="0" w:space="0" w:color="auto"/>
            <w:left w:val="none" w:sz="0" w:space="0" w:color="auto"/>
            <w:bottom w:val="none" w:sz="0" w:space="0" w:color="auto"/>
            <w:right w:val="none" w:sz="0" w:space="0" w:color="auto"/>
          </w:divBdr>
          <w:divsChild>
            <w:div w:id="1746102187">
              <w:marLeft w:val="0"/>
              <w:marRight w:val="0"/>
              <w:marTop w:val="0"/>
              <w:marBottom w:val="0"/>
              <w:divBdr>
                <w:top w:val="none" w:sz="0" w:space="0" w:color="auto"/>
                <w:left w:val="none" w:sz="0" w:space="0" w:color="auto"/>
                <w:bottom w:val="none" w:sz="0" w:space="0" w:color="auto"/>
                <w:right w:val="none" w:sz="0" w:space="0" w:color="auto"/>
              </w:divBdr>
            </w:div>
          </w:divsChild>
        </w:div>
        <w:div w:id="1147236789">
          <w:marLeft w:val="0"/>
          <w:marRight w:val="0"/>
          <w:marTop w:val="0"/>
          <w:marBottom w:val="0"/>
          <w:divBdr>
            <w:top w:val="none" w:sz="0" w:space="0" w:color="auto"/>
            <w:left w:val="none" w:sz="0" w:space="0" w:color="auto"/>
            <w:bottom w:val="none" w:sz="0" w:space="0" w:color="auto"/>
            <w:right w:val="none" w:sz="0" w:space="0" w:color="auto"/>
          </w:divBdr>
          <w:divsChild>
            <w:div w:id="1942906525">
              <w:marLeft w:val="0"/>
              <w:marRight w:val="0"/>
              <w:marTop w:val="0"/>
              <w:marBottom w:val="0"/>
              <w:divBdr>
                <w:top w:val="none" w:sz="0" w:space="0" w:color="auto"/>
                <w:left w:val="none" w:sz="0" w:space="0" w:color="auto"/>
                <w:bottom w:val="none" w:sz="0" w:space="0" w:color="auto"/>
                <w:right w:val="none" w:sz="0" w:space="0" w:color="auto"/>
              </w:divBdr>
            </w:div>
          </w:divsChild>
        </w:div>
        <w:div w:id="1165438568">
          <w:marLeft w:val="0"/>
          <w:marRight w:val="0"/>
          <w:marTop w:val="0"/>
          <w:marBottom w:val="0"/>
          <w:divBdr>
            <w:top w:val="none" w:sz="0" w:space="0" w:color="auto"/>
            <w:left w:val="none" w:sz="0" w:space="0" w:color="auto"/>
            <w:bottom w:val="none" w:sz="0" w:space="0" w:color="auto"/>
            <w:right w:val="none" w:sz="0" w:space="0" w:color="auto"/>
          </w:divBdr>
          <w:divsChild>
            <w:div w:id="77289851">
              <w:marLeft w:val="0"/>
              <w:marRight w:val="0"/>
              <w:marTop w:val="0"/>
              <w:marBottom w:val="0"/>
              <w:divBdr>
                <w:top w:val="none" w:sz="0" w:space="0" w:color="auto"/>
                <w:left w:val="none" w:sz="0" w:space="0" w:color="auto"/>
                <w:bottom w:val="none" w:sz="0" w:space="0" w:color="auto"/>
                <w:right w:val="none" w:sz="0" w:space="0" w:color="auto"/>
              </w:divBdr>
            </w:div>
            <w:div w:id="295765274">
              <w:marLeft w:val="0"/>
              <w:marRight w:val="0"/>
              <w:marTop w:val="0"/>
              <w:marBottom w:val="0"/>
              <w:divBdr>
                <w:top w:val="none" w:sz="0" w:space="0" w:color="auto"/>
                <w:left w:val="none" w:sz="0" w:space="0" w:color="auto"/>
                <w:bottom w:val="none" w:sz="0" w:space="0" w:color="auto"/>
                <w:right w:val="none" w:sz="0" w:space="0" w:color="auto"/>
              </w:divBdr>
            </w:div>
            <w:div w:id="1477257836">
              <w:marLeft w:val="0"/>
              <w:marRight w:val="0"/>
              <w:marTop w:val="0"/>
              <w:marBottom w:val="0"/>
              <w:divBdr>
                <w:top w:val="none" w:sz="0" w:space="0" w:color="auto"/>
                <w:left w:val="none" w:sz="0" w:space="0" w:color="auto"/>
                <w:bottom w:val="none" w:sz="0" w:space="0" w:color="auto"/>
                <w:right w:val="none" w:sz="0" w:space="0" w:color="auto"/>
              </w:divBdr>
            </w:div>
            <w:div w:id="1549298775">
              <w:marLeft w:val="0"/>
              <w:marRight w:val="0"/>
              <w:marTop w:val="0"/>
              <w:marBottom w:val="0"/>
              <w:divBdr>
                <w:top w:val="none" w:sz="0" w:space="0" w:color="auto"/>
                <w:left w:val="none" w:sz="0" w:space="0" w:color="auto"/>
                <w:bottom w:val="none" w:sz="0" w:space="0" w:color="auto"/>
                <w:right w:val="none" w:sz="0" w:space="0" w:color="auto"/>
              </w:divBdr>
            </w:div>
            <w:div w:id="1819883303">
              <w:marLeft w:val="0"/>
              <w:marRight w:val="0"/>
              <w:marTop w:val="0"/>
              <w:marBottom w:val="0"/>
              <w:divBdr>
                <w:top w:val="none" w:sz="0" w:space="0" w:color="auto"/>
                <w:left w:val="none" w:sz="0" w:space="0" w:color="auto"/>
                <w:bottom w:val="none" w:sz="0" w:space="0" w:color="auto"/>
                <w:right w:val="none" w:sz="0" w:space="0" w:color="auto"/>
              </w:divBdr>
            </w:div>
            <w:div w:id="1955742834">
              <w:marLeft w:val="0"/>
              <w:marRight w:val="0"/>
              <w:marTop w:val="0"/>
              <w:marBottom w:val="0"/>
              <w:divBdr>
                <w:top w:val="none" w:sz="0" w:space="0" w:color="auto"/>
                <w:left w:val="none" w:sz="0" w:space="0" w:color="auto"/>
                <w:bottom w:val="none" w:sz="0" w:space="0" w:color="auto"/>
                <w:right w:val="none" w:sz="0" w:space="0" w:color="auto"/>
              </w:divBdr>
            </w:div>
            <w:div w:id="1965845325">
              <w:marLeft w:val="0"/>
              <w:marRight w:val="0"/>
              <w:marTop w:val="0"/>
              <w:marBottom w:val="0"/>
              <w:divBdr>
                <w:top w:val="none" w:sz="0" w:space="0" w:color="auto"/>
                <w:left w:val="none" w:sz="0" w:space="0" w:color="auto"/>
                <w:bottom w:val="none" w:sz="0" w:space="0" w:color="auto"/>
                <w:right w:val="none" w:sz="0" w:space="0" w:color="auto"/>
              </w:divBdr>
            </w:div>
          </w:divsChild>
        </w:div>
        <w:div w:id="1355039854">
          <w:marLeft w:val="0"/>
          <w:marRight w:val="0"/>
          <w:marTop w:val="0"/>
          <w:marBottom w:val="0"/>
          <w:divBdr>
            <w:top w:val="none" w:sz="0" w:space="0" w:color="auto"/>
            <w:left w:val="none" w:sz="0" w:space="0" w:color="auto"/>
            <w:bottom w:val="none" w:sz="0" w:space="0" w:color="auto"/>
            <w:right w:val="none" w:sz="0" w:space="0" w:color="auto"/>
          </w:divBdr>
          <w:divsChild>
            <w:div w:id="374474563">
              <w:marLeft w:val="0"/>
              <w:marRight w:val="0"/>
              <w:marTop w:val="0"/>
              <w:marBottom w:val="0"/>
              <w:divBdr>
                <w:top w:val="none" w:sz="0" w:space="0" w:color="auto"/>
                <w:left w:val="none" w:sz="0" w:space="0" w:color="auto"/>
                <w:bottom w:val="none" w:sz="0" w:space="0" w:color="auto"/>
                <w:right w:val="none" w:sz="0" w:space="0" w:color="auto"/>
              </w:divBdr>
            </w:div>
            <w:div w:id="557323262">
              <w:marLeft w:val="0"/>
              <w:marRight w:val="0"/>
              <w:marTop w:val="0"/>
              <w:marBottom w:val="0"/>
              <w:divBdr>
                <w:top w:val="none" w:sz="0" w:space="0" w:color="auto"/>
                <w:left w:val="none" w:sz="0" w:space="0" w:color="auto"/>
                <w:bottom w:val="none" w:sz="0" w:space="0" w:color="auto"/>
                <w:right w:val="none" w:sz="0" w:space="0" w:color="auto"/>
              </w:divBdr>
            </w:div>
            <w:div w:id="1579249342">
              <w:marLeft w:val="0"/>
              <w:marRight w:val="0"/>
              <w:marTop w:val="0"/>
              <w:marBottom w:val="0"/>
              <w:divBdr>
                <w:top w:val="none" w:sz="0" w:space="0" w:color="auto"/>
                <w:left w:val="none" w:sz="0" w:space="0" w:color="auto"/>
                <w:bottom w:val="none" w:sz="0" w:space="0" w:color="auto"/>
                <w:right w:val="none" w:sz="0" w:space="0" w:color="auto"/>
              </w:divBdr>
            </w:div>
            <w:div w:id="2095777835">
              <w:marLeft w:val="0"/>
              <w:marRight w:val="0"/>
              <w:marTop w:val="0"/>
              <w:marBottom w:val="0"/>
              <w:divBdr>
                <w:top w:val="none" w:sz="0" w:space="0" w:color="auto"/>
                <w:left w:val="none" w:sz="0" w:space="0" w:color="auto"/>
                <w:bottom w:val="none" w:sz="0" w:space="0" w:color="auto"/>
                <w:right w:val="none" w:sz="0" w:space="0" w:color="auto"/>
              </w:divBdr>
            </w:div>
          </w:divsChild>
        </w:div>
        <w:div w:id="1644195196">
          <w:marLeft w:val="0"/>
          <w:marRight w:val="0"/>
          <w:marTop w:val="0"/>
          <w:marBottom w:val="0"/>
          <w:divBdr>
            <w:top w:val="none" w:sz="0" w:space="0" w:color="auto"/>
            <w:left w:val="none" w:sz="0" w:space="0" w:color="auto"/>
            <w:bottom w:val="none" w:sz="0" w:space="0" w:color="auto"/>
            <w:right w:val="none" w:sz="0" w:space="0" w:color="auto"/>
          </w:divBdr>
          <w:divsChild>
            <w:div w:id="1933585817">
              <w:marLeft w:val="0"/>
              <w:marRight w:val="0"/>
              <w:marTop w:val="0"/>
              <w:marBottom w:val="0"/>
              <w:divBdr>
                <w:top w:val="none" w:sz="0" w:space="0" w:color="auto"/>
                <w:left w:val="none" w:sz="0" w:space="0" w:color="auto"/>
                <w:bottom w:val="none" w:sz="0" w:space="0" w:color="auto"/>
                <w:right w:val="none" w:sz="0" w:space="0" w:color="auto"/>
              </w:divBdr>
            </w:div>
          </w:divsChild>
        </w:div>
        <w:div w:id="1974948239">
          <w:marLeft w:val="0"/>
          <w:marRight w:val="0"/>
          <w:marTop w:val="0"/>
          <w:marBottom w:val="0"/>
          <w:divBdr>
            <w:top w:val="none" w:sz="0" w:space="0" w:color="auto"/>
            <w:left w:val="none" w:sz="0" w:space="0" w:color="auto"/>
            <w:bottom w:val="none" w:sz="0" w:space="0" w:color="auto"/>
            <w:right w:val="none" w:sz="0" w:space="0" w:color="auto"/>
          </w:divBdr>
          <w:divsChild>
            <w:div w:id="124742580">
              <w:marLeft w:val="0"/>
              <w:marRight w:val="0"/>
              <w:marTop w:val="0"/>
              <w:marBottom w:val="0"/>
              <w:divBdr>
                <w:top w:val="none" w:sz="0" w:space="0" w:color="auto"/>
                <w:left w:val="none" w:sz="0" w:space="0" w:color="auto"/>
                <w:bottom w:val="none" w:sz="0" w:space="0" w:color="auto"/>
                <w:right w:val="none" w:sz="0" w:space="0" w:color="auto"/>
              </w:divBdr>
            </w:div>
            <w:div w:id="1158377249">
              <w:marLeft w:val="0"/>
              <w:marRight w:val="0"/>
              <w:marTop w:val="0"/>
              <w:marBottom w:val="0"/>
              <w:divBdr>
                <w:top w:val="none" w:sz="0" w:space="0" w:color="auto"/>
                <w:left w:val="none" w:sz="0" w:space="0" w:color="auto"/>
                <w:bottom w:val="none" w:sz="0" w:space="0" w:color="auto"/>
                <w:right w:val="none" w:sz="0" w:space="0" w:color="auto"/>
              </w:divBdr>
            </w:div>
            <w:div w:id="1530921290">
              <w:marLeft w:val="0"/>
              <w:marRight w:val="0"/>
              <w:marTop w:val="0"/>
              <w:marBottom w:val="0"/>
              <w:divBdr>
                <w:top w:val="none" w:sz="0" w:space="0" w:color="auto"/>
                <w:left w:val="none" w:sz="0" w:space="0" w:color="auto"/>
                <w:bottom w:val="none" w:sz="0" w:space="0" w:color="auto"/>
                <w:right w:val="none" w:sz="0" w:space="0" w:color="auto"/>
              </w:divBdr>
            </w:div>
          </w:divsChild>
        </w:div>
        <w:div w:id="2098935564">
          <w:marLeft w:val="0"/>
          <w:marRight w:val="0"/>
          <w:marTop w:val="0"/>
          <w:marBottom w:val="0"/>
          <w:divBdr>
            <w:top w:val="none" w:sz="0" w:space="0" w:color="auto"/>
            <w:left w:val="none" w:sz="0" w:space="0" w:color="auto"/>
            <w:bottom w:val="none" w:sz="0" w:space="0" w:color="auto"/>
            <w:right w:val="none" w:sz="0" w:space="0" w:color="auto"/>
          </w:divBdr>
          <w:divsChild>
            <w:div w:id="17606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4169">
      <w:bodyDiv w:val="1"/>
      <w:marLeft w:val="0"/>
      <w:marRight w:val="0"/>
      <w:marTop w:val="0"/>
      <w:marBottom w:val="0"/>
      <w:divBdr>
        <w:top w:val="none" w:sz="0" w:space="0" w:color="auto"/>
        <w:left w:val="none" w:sz="0" w:space="0" w:color="auto"/>
        <w:bottom w:val="none" w:sz="0" w:space="0" w:color="auto"/>
        <w:right w:val="none" w:sz="0" w:space="0" w:color="auto"/>
      </w:divBdr>
    </w:div>
    <w:div w:id="529494549">
      <w:bodyDiv w:val="1"/>
      <w:marLeft w:val="0"/>
      <w:marRight w:val="0"/>
      <w:marTop w:val="0"/>
      <w:marBottom w:val="0"/>
      <w:divBdr>
        <w:top w:val="none" w:sz="0" w:space="0" w:color="auto"/>
        <w:left w:val="none" w:sz="0" w:space="0" w:color="auto"/>
        <w:bottom w:val="none" w:sz="0" w:space="0" w:color="auto"/>
        <w:right w:val="none" w:sz="0" w:space="0" w:color="auto"/>
      </w:divBdr>
      <w:divsChild>
        <w:div w:id="339282618">
          <w:marLeft w:val="0"/>
          <w:marRight w:val="0"/>
          <w:marTop w:val="0"/>
          <w:marBottom w:val="0"/>
          <w:divBdr>
            <w:top w:val="none" w:sz="0" w:space="0" w:color="auto"/>
            <w:left w:val="none" w:sz="0" w:space="0" w:color="auto"/>
            <w:bottom w:val="none" w:sz="0" w:space="0" w:color="auto"/>
            <w:right w:val="none" w:sz="0" w:space="0" w:color="auto"/>
          </w:divBdr>
        </w:div>
        <w:div w:id="126288910">
          <w:marLeft w:val="0"/>
          <w:marRight w:val="0"/>
          <w:marTop w:val="0"/>
          <w:marBottom w:val="0"/>
          <w:divBdr>
            <w:top w:val="none" w:sz="0" w:space="0" w:color="auto"/>
            <w:left w:val="none" w:sz="0" w:space="0" w:color="auto"/>
            <w:bottom w:val="none" w:sz="0" w:space="0" w:color="auto"/>
            <w:right w:val="none" w:sz="0" w:space="0" w:color="auto"/>
          </w:divBdr>
        </w:div>
      </w:divsChild>
    </w:div>
    <w:div w:id="664357306">
      <w:bodyDiv w:val="1"/>
      <w:marLeft w:val="0"/>
      <w:marRight w:val="0"/>
      <w:marTop w:val="0"/>
      <w:marBottom w:val="0"/>
      <w:divBdr>
        <w:top w:val="none" w:sz="0" w:space="0" w:color="auto"/>
        <w:left w:val="none" w:sz="0" w:space="0" w:color="auto"/>
        <w:bottom w:val="none" w:sz="0" w:space="0" w:color="auto"/>
        <w:right w:val="none" w:sz="0" w:space="0" w:color="auto"/>
      </w:divBdr>
    </w:div>
    <w:div w:id="670718342">
      <w:bodyDiv w:val="1"/>
      <w:marLeft w:val="0"/>
      <w:marRight w:val="0"/>
      <w:marTop w:val="0"/>
      <w:marBottom w:val="0"/>
      <w:divBdr>
        <w:top w:val="none" w:sz="0" w:space="0" w:color="auto"/>
        <w:left w:val="none" w:sz="0" w:space="0" w:color="auto"/>
        <w:bottom w:val="none" w:sz="0" w:space="0" w:color="auto"/>
        <w:right w:val="none" w:sz="0" w:space="0" w:color="auto"/>
      </w:divBdr>
    </w:div>
    <w:div w:id="705562997">
      <w:bodyDiv w:val="1"/>
      <w:marLeft w:val="0"/>
      <w:marRight w:val="0"/>
      <w:marTop w:val="0"/>
      <w:marBottom w:val="0"/>
      <w:divBdr>
        <w:top w:val="none" w:sz="0" w:space="0" w:color="auto"/>
        <w:left w:val="none" w:sz="0" w:space="0" w:color="auto"/>
        <w:bottom w:val="none" w:sz="0" w:space="0" w:color="auto"/>
        <w:right w:val="none" w:sz="0" w:space="0" w:color="auto"/>
      </w:divBdr>
    </w:div>
    <w:div w:id="744842218">
      <w:bodyDiv w:val="1"/>
      <w:marLeft w:val="0"/>
      <w:marRight w:val="0"/>
      <w:marTop w:val="0"/>
      <w:marBottom w:val="0"/>
      <w:divBdr>
        <w:top w:val="none" w:sz="0" w:space="0" w:color="auto"/>
        <w:left w:val="none" w:sz="0" w:space="0" w:color="auto"/>
        <w:bottom w:val="none" w:sz="0" w:space="0" w:color="auto"/>
        <w:right w:val="none" w:sz="0" w:space="0" w:color="auto"/>
      </w:divBdr>
      <w:divsChild>
        <w:div w:id="495194975">
          <w:marLeft w:val="0"/>
          <w:marRight w:val="0"/>
          <w:marTop w:val="0"/>
          <w:marBottom w:val="0"/>
          <w:divBdr>
            <w:top w:val="none" w:sz="0" w:space="0" w:color="auto"/>
            <w:left w:val="none" w:sz="0" w:space="0" w:color="auto"/>
            <w:bottom w:val="none" w:sz="0" w:space="0" w:color="auto"/>
            <w:right w:val="none" w:sz="0" w:space="0" w:color="auto"/>
          </w:divBdr>
        </w:div>
      </w:divsChild>
    </w:div>
    <w:div w:id="821118550">
      <w:bodyDiv w:val="1"/>
      <w:marLeft w:val="0"/>
      <w:marRight w:val="0"/>
      <w:marTop w:val="0"/>
      <w:marBottom w:val="0"/>
      <w:divBdr>
        <w:top w:val="none" w:sz="0" w:space="0" w:color="auto"/>
        <w:left w:val="none" w:sz="0" w:space="0" w:color="auto"/>
        <w:bottom w:val="none" w:sz="0" w:space="0" w:color="auto"/>
        <w:right w:val="none" w:sz="0" w:space="0" w:color="auto"/>
      </w:divBdr>
    </w:div>
    <w:div w:id="863596448">
      <w:bodyDiv w:val="1"/>
      <w:marLeft w:val="0"/>
      <w:marRight w:val="0"/>
      <w:marTop w:val="0"/>
      <w:marBottom w:val="0"/>
      <w:divBdr>
        <w:top w:val="none" w:sz="0" w:space="0" w:color="auto"/>
        <w:left w:val="none" w:sz="0" w:space="0" w:color="auto"/>
        <w:bottom w:val="none" w:sz="0" w:space="0" w:color="auto"/>
        <w:right w:val="none" w:sz="0" w:space="0" w:color="auto"/>
      </w:divBdr>
    </w:div>
    <w:div w:id="910702494">
      <w:bodyDiv w:val="1"/>
      <w:marLeft w:val="0"/>
      <w:marRight w:val="0"/>
      <w:marTop w:val="0"/>
      <w:marBottom w:val="0"/>
      <w:divBdr>
        <w:top w:val="none" w:sz="0" w:space="0" w:color="auto"/>
        <w:left w:val="none" w:sz="0" w:space="0" w:color="auto"/>
        <w:bottom w:val="none" w:sz="0" w:space="0" w:color="auto"/>
        <w:right w:val="none" w:sz="0" w:space="0" w:color="auto"/>
      </w:divBdr>
    </w:div>
    <w:div w:id="986669619">
      <w:bodyDiv w:val="1"/>
      <w:marLeft w:val="0"/>
      <w:marRight w:val="0"/>
      <w:marTop w:val="0"/>
      <w:marBottom w:val="0"/>
      <w:divBdr>
        <w:top w:val="none" w:sz="0" w:space="0" w:color="auto"/>
        <w:left w:val="none" w:sz="0" w:space="0" w:color="auto"/>
        <w:bottom w:val="none" w:sz="0" w:space="0" w:color="auto"/>
        <w:right w:val="none" w:sz="0" w:space="0" w:color="auto"/>
      </w:divBdr>
    </w:div>
    <w:div w:id="1031227408">
      <w:bodyDiv w:val="1"/>
      <w:marLeft w:val="0"/>
      <w:marRight w:val="0"/>
      <w:marTop w:val="0"/>
      <w:marBottom w:val="0"/>
      <w:divBdr>
        <w:top w:val="none" w:sz="0" w:space="0" w:color="auto"/>
        <w:left w:val="none" w:sz="0" w:space="0" w:color="auto"/>
        <w:bottom w:val="none" w:sz="0" w:space="0" w:color="auto"/>
        <w:right w:val="none" w:sz="0" w:space="0" w:color="auto"/>
      </w:divBdr>
      <w:divsChild>
        <w:div w:id="591476801">
          <w:marLeft w:val="0"/>
          <w:marRight w:val="0"/>
          <w:marTop w:val="0"/>
          <w:marBottom w:val="120"/>
          <w:divBdr>
            <w:top w:val="none" w:sz="0" w:space="0" w:color="auto"/>
            <w:left w:val="none" w:sz="0" w:space="0" w:color="auto"/>
            <w:bottom w:val="none" w:sz="0" w:space="0" w:color="auto"/>
            <w:right w:val="none" w:sz="0" w:space="0" w:color="auto"/>
          </w:divBdr>
        </w:div>
      </w:divsChild>
    </w:div>
    <w:div w:id="1061707061">
      <w:bodyDiv w:val="1"/>
      <w:marLeft w:val="0"/>
      <w:marRight w:val="0"/>
      <w:marTop w:val="0"/>
      <w:marBottom w:val="0"/>
      <w:divBdr>
        <w:top w:val="none" w:sz="0" w:space="0" w:color="auto"/>
        <w:left w:val="none" w:sz="0" w:space="0" w:color="auto"/>
        <w:bottom w:val="none" w:sz="0" w:space="0" w:color="auto"/>
        <w:right w:val="none" w:sz="0" w:space="0" w:color="auto"/>
      </w:divBdr>
    </w:div>
    <w:div w:id="1070418858">
      <w:bodyDiv w:val="1"/>
      <w:marLeft w:val="0"/>
      <w:marRight w:val="0"/>
      <w:marTop w:val="0"/>
      <w:marBottom w:val="0"/>
      <w:divBdr>
        <w:top w:val="none" w:sz="0" w:space="0" w:color="auto"/>
        <w:left w:val="none" w:sz="0" w:space="0" w:color="auto"/>
        <w:bottom w:val="none" w:sz="0" w:space="0" w:color="auto"/>
        <w:right w:val="none" w:sz="0" w:space="0" w:color="auto"/>
      </w:divBdr>
      <w:divsChild>
        <w:div w:id="26761084">
          <w:marLeft w:val="0"/>
          <w:marRight w:val="0"/>
          <w:marTop w:val="0"/>
          <w:marBottom w:val="0"/>
          <w:divBdr>
            <w:top w:val="none" w:sz="0" w:space="0" w:color="auto"/>
            <w:left w:val="none" w:sz="0" w:space="0" w:color="auto"/>
            <w:bottom w:val="none" w:sz="0" w:space="0" w:color="auto"/>
            <w:right w:val="none" w:sz="0" w:space="0" w:color="auto"/>
          </w:divBdr>
          <w:divsChild>
            <w:div w:id="1318463537">
              <w:marLeft w:val="0"/>
              <w:marRight w:val="0"/>
              <w:marTop w:val="0"/>
              <w:marBottom w:val="0"/>
              <w:divBdr>
                <w:top w:val="none" w:sz="0" w:space="0" w:color="auto"/>
                <w:left w:val="none" w:sz="0" w:space="0" w:color="auto"/>
                <w:bottom w:val="none" w:sz="0" w:space="0" w:color="auto"/>
                <w:right w:val="none" w:sz="0" w:space="0" w:color="auto"/>
              </w:divBdr>
              <w:divsChild>
                <w:div w:id="747767727">
                  <w:marLeft w:val="0"/>
                  <w:marRight w:val="0"/>
                  <w:marTop w:val="0"/>
                  <w:marBottom w:val="0"/>
                  <w:divBdr>
                    <w:top w:val="none" w:sz="0" w:space="0" w:color="auto"/>
                    <w:left w:val="none" w:sz="0" w:space="0" w:color="auto"/>
                    <w:bottom w:val="none" w:sz="0" w:space="0" w:color="auto"/>
                    <w:right w:val="none" w:sz="0" w:space="0" w:color="auto"/>
                  </w:divBdr>
                  <w:divsChild>
                    <w:div w:id="2083529294">
                      <w:marLeft w:val="0"/>
                      <w:marRight w:val="0"/>
                      <w:marTop w:val="0"/>
                      <w:marBottom w:val="0"/>
                      <w:divBdr>
                        <w:top w:val="none" w:sz="0" w:space="0" w:color="auto"/>
                        <w:left w:val="none" w:sz="0" w:space="0" w:color="auto"/>
                        <w:bottom w:val="none" w:sz="0" w:space="0" w:color="auto"/>
                        <w:right w:val="none" w:sz="0" w:space="0" w:color="auto"/>
                      </w:divBdr>
                      <w:divsChild>
                        <w:div w:id="1631277191">
                          <w:marLeft w:val="0"/>
                          <w:marRight w:val="0"/>
                          <w:marTop w:val="0"/>
                          <w:marBottom w:val="0"/>
                          <w:divBdr>
                            <w:top w:val="none" w:sz="0" w:space="0" w:color="auto"/>
                            <w:left w:val="none" w:sz="0" w:space="0" w:color="auto"/>
                            <w:bottom w:val="none" w:sz="0" w:space="0" w:color="auto"/>
                            <w:right w:val="none" w:sz="0" w:space="0" w:color="auto"/>
                          </w:divBdr>
                          <w:divsChild>
                            <w:div w:id="492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460913">
      <w:bodyDiv w:val="1"/>
      <w:marLeft w:val="0"/>
      <w:marRight w:val="0"/>
      <w:marTop w:val="0"/>
      <w:marBottom w:val="0"/>
      <w:divBdr>
        <w:top w:val="none" w:sz="0" w:space="0" w:color="auto"/>
        <w:left w:val="none" w:sz="0" w:space="0" w:color="auto"/>
        <w:bottom w:val="none" w:sz="0" w:space="0" w:color="auto"/>
        <w:right w:val="none" w:sz="0" w:space="0" w:color="auto"/>
      </w:divBdr>
    </w:div>
    <w:div w:id="1103571823">
      <w:bodyDiv w:val="1"/>
      <w:marLeft w:val="0"/>
      <w:marRight w:val="0"/>
      <w:marTop w:val="0"/>
      <w:marBottom w:val="0"/>
      <w:divBdr>
        <w:top w:val="none" w:sz="0" w:space="0" w:color="auto"/>
        <w:left w:val="none" w:sz="0" w:space="0" w:color="auto"/>
        <w:bottom w:val="none" w:sz="0" w:space="0" w:color="auto"/>
        <w:right w:val="none" w:sz="0" w:space="0" w:color="auto"/>
      </w:divBdr>
      <w:divsChild>
        <w:div w:id="364670812">
          <w:marLeft w:val="0"/>
          <w:marRight w:val="0"/>
          <w:marTop w:val="0"/>
          <w:marBottom w:val="0"/>
          <w:divBdr>
            <w:top w:val="none" w:sz="0" w:space="0" w:color="auto"/>
            <w:left w:val="none" w:sz="0" w:space="0" w:color="auto"/>
            <w:bottom w:val="none" w:sz="0" w:space="0" w:color="auto"/>
            <w:right w:val="none" w:sz="0" w:space="0" w:color="auto"/>
          </w:divBdr>
        </w:div>
        <w:div w:id="886257795">
          <w:marLeft w:val="0"/>
          <w:marRight w:val="0"/>
          <w:marTop w:val="0"/>
          <w:marBottom w:val="0"/>
          <w:divBdr>
            <w:top w:val="none" w:sz="0" w:space="0" w:color="auto"/>
            <w:left w:val="none" w:sz="0" w:space="0" w:color="auto"/>
            <w:bottom w:val="none" w:sz="0" w:space="0" w:color="auto"/>
            <w:right w:val="none" w:sz="0" w:space="0" w:color="auto"/>
          </w:divBdr>
          <w:divsChild>
            <w:div w:id="240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3658">
      <w:bodyDiv w:val="1"/>
      <w:marLeft w:val="0"/>
      <w:marRight w:val="0"/>
      <w:marTop w:val="0"/>
      <w:marBottom w:val="0"/>
      <w:divBdr>
        <w:top w:val="none" w:sz="0" w:space="0" w:color="auto"/>
        <w:left w:val="none" w:sz="0" w:space="0" w:color="auto"/>
        <w:bottom w:val="none" w:sz="0" w:space="0" w:color="auto"/>
        <w:right w:val="none" w:sz="0" w:space="0" w:color="auto"/>
      </w:divBdr>
    </w:div>
    <w:div w:id="1164512587">
      <w:bodyDiv w:val="1"/>
      <w:marLeft w:val="0"/>
      <w:marRight w:val="0"/>
      <w:marTop w:val="0"/>
      <w:marBottom w:val="0"/>
      <w:divBdr>
        <w:top w:val="none" w:sz="0" w:space="0" w:color="auto"/>
        <w:left w:val="none" w:sz="0" w:space="0" w:color="auto"/>
        <w:bottom w:val="none" w:sz="0" w:space="0" w:color="auto"/>
        <w:right w:val="none" w:sz="0" w:space="0" w:color="auto"/>
      </w:divBdr>
    </w:div>
    <w:div w:id="1239901212">
      <w:bodyDiv w:val="1"/>
      <w:marLeft w:val="0"/>
      <w:marRight w:val="0"/>
      <w:marTop w:val="0"/>
      <w:marBottom w:val="0"/>
      <w:divBdr>
        <w:top w:val="none" w:sz="0" w:space="0" w:color="auto"/>
        <w:left w:val="none" w:sz="0" w:space="0" w:color="auto"/>
        <w:bottom w:val="none" w:sz="0" w:space="0" w:color="auto"/>
        <w:right w:val="none" w:sz="0" w:space="0" w:color="auto"/>
      </w:divBdr>
    </w:div>
    <w:div w:id="1241714834">
      <w:bodyDiv w:val="1"/>
      <w:marLeft w:val="0"/>
      <w:marRight w:val="0"/>
      <w:marTop w:val="0"/>
      <w:marBottom w:val="0"/>
      <w:divBdr>
        <w:top w:val="none" w:sz="0" w:space="0" w:color="auto"/>
        <w:left w:val="none" w:sz="0" w:space="0" w:color="auto"/>
        <w:bottom w:val="none" w:sz="0" w:space="0" w:color="auto"/>
        <w:right w:val="none" w:sz="0" w:space="0" w:color="auto"/>
      </w:divBdr>
    </w:div>
    <w:div w:id="1302881031">
      <w:bodyDiv w:val="1"/>
      <w:marLeft w:val="0"/>
      <w:marRight w:val="0"/>
      <w:marTop w:val="0"/>
      <w:marBottom w:val="0"/>
      <w:divBdr>
        <w:top w:val="none" w:sz="0" w:space="0" w:color="auto"/>
        <w:left w:val="none" w:sz="0" w:space="0" w:color="auto"/>
        <w:bottom w:val="none" w:sz="0" w:space="0" w:color="auto"/>
        <w:right w:val="none" w:sz="0" w:space="0" w:color="auto"/>
      </w:divBdr>
    </w:div>
    <w:div w:id="1335841896">
      <w:bodyDiv w:val="1"/>
      <w:marLeft w:val="0"/>
      <w:marRight w:val="0"/>
      <w:marTop w:val="0"/>
      <w:marBottom w:val="0"/>
      <w:divBdr>
        <w:top w:val="none" w:sz="0" w:space="0" w:color="auto"/>
        <w:left w:val="none" w:sz="0" w:space="0" w:color="auto"/>
        <w:bottom w:val="none" w:sz="0" w:space="0" w:color="auto"/>
        <w:right w:val="none" w:sz="0" w:space="0" w:color="auto"/>
      </w:divBdr>
    </w:div>
    <w:div w:id="1395592225">
      <w:bodyDiv w:val="1"/>
      <w:marLeft w:val="0"/>
      <w:marRight w:val="0"/>
      <w:marTop w:val="0"/>
      <w:marBottom w:val="0"/>
      <w:divBdr>
        <w:top w:val="none" w:sz="0" w:space="0" w:color="auto"/>
        <w:left w:val="none" w:sz="0" w:space="0" w:color="auto"/>
        <w:bottom w:val="none" w:sz="0" w:space="0" w:color="auto"/>
        <w:right w:val="none" w:sz="0" w:space="0" w:color="auto"/>
      </w:divBdr>
    </w:div>
    <w:div w:id="14047204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315">
          <w:marLeft w:val="11460"/>
          <w:marRight w:val="-14760"/>
          <w:marTop w:val="0"/>
          <w:marBottom w:val="0"/>
          <w:divBdr>
            <w:top w:val="none" w:sz="0" w:space="0" w:color="auto"/>
            <w:left w:val="none" w:sz="0" w:space="0" w:color="auto"/>
            <w:bottom w:val="none" w:sz="0" w:space="0" w:color="auto"/>
            <w:right w:val="none" w:sz="0" w:space="0" w:color="auto"/>
          </w:divBdr>
          <w:divsChild>
            <w:div w:id="1310985842">
              <w:marLeft w:val="0"/>
              <w:marRight w:val="0"/>
              <w:marTop w:val="0"/>
              <w:marBottom w:val="480"/>
              <w:divBdr>
                <w:top w:val="none" w:sz="0" w:space="0" w:color="auto"/>
                <w:left w:val="none" w:sz="0" w:space="0" w:color="auto"/>
                <w:bottom w:val="none" w:sz="0" w:space="0" w:color="auto"/>
                <w:right w:val="none" w:sz="0" w:space="0" w:color="auto"/>
              </w:divBdr>
              <w:divsChild>
                <w:div w:id="297223355">
                  <w:marLeft w:val="0"/>
                  <w:marRight w:val="0"/>
                  <w:marTop w:val="0"/>
                  <w:marBottom w:val="180"/>
                  <w:divBdr>
                    <w:top w:val="single" w:sz="6" w:space="0" w:color="CCCCCC"/>
                    <w:left w:val="none" w:sz="0" w:space="0" w:color="auto"/>
                    <w:bottom w:val="none" w:sz="0" w:space="0" w:color="auto"/>
                    <w:right w:val="none" w:sz="0" w:space="0" w:color="auto"/>
                  </w:divBdr>
                </w:div>
                <w:div w:id="621503274">
                  <w:marLeft w:val="0"/>
                  <w:marRight w:val="0"/>
                  <w:marTop w:val="0"/>
                  <w:marBottom w:val="180"/>
                  <w:divBdr>
                    <w:top w:val="single" w:sz="6" w:space="0" w:color="CCCCCC"/>
                    <w:left w:val="none" w:sz="0" w:space="0" w:color="auto"/>
                    <w:bottom w:val="none" w:sz="0" w:space="0" w:color="auto"/>
                    <w:right w:val="none" w:sz="0" w:space="0" w:color="auto"/>
                  </w:divBdr>
                </w:div>
                <w:div w:id="769541980">
                  <w:marLeft w:val="0"/>
                  <w:marRight w:val="0"/>
                  <w:marTop w:val="0"/>
                  <w:marBottom w:val="180"/>
                  <w:divBdr>
                    <w:top w:val="single" w:sz="6" w:space="0" w:color="CCCCCC"/>
                    <w:left w:val="none" w:sz="0" w:space="0" w:color="auto"/>
                    <w:bottom w:val="none" w:sz="0" w:space="0" w:color="auto"/>
                    <w:right w:val="none" w:sz="0" w:space="0" w:color="auto"/>
                  </w:divBdr>
                </w:div>
                <w:div w:id="2054233524">
                  <w:marLeft w:val="0"/>
                  <w:marRight w:val="0"/>
                  <w:marTop w:val="0"/>
                  <w:marBottom w:val="0"/>
                  <w:divBdr>
                    <w:top w:val="single" w:sz="6" w:space="0" w:color="CCCCCC"/>
                    <w:left w:val="none" w:sz="0" w:space="0" w:color="auto"/>
                    <w:bottom w:val="none" w:sz="0" w:space="0" w:color="auto"/>
                    <w:right w:val="none" w:sz="0" w:space="0" w:color="auto"/>
                  </w:divBdr>
                  <w:divsChild>
                    <w:div w:id="1648513413">
                      <w:marLeft w:val="0"/>
                      <w:marRight w:val="0"/>
                      <w:marTop w:val="0"/>
                      <w:marBottom w:val="0"/>
                      <w:divBdr>
                        <w:top w:val="none" w:sz="0" w:space="0" w:color="auto"/>
                        <w:left w:val="none" w:sz="0" w:space="0" w:color="auto"/>
                        <w:bottom w:val="none" w:sz="0" w:space="0" w:color="auto"/>
                        <w:right w:val="none" w:sz="0" w:space="0" w:color="auto"/>
                      </w:divBdr>
                      <w:divsChild>
                        <w:div w:id="1702704604">
                          <w:marLeft w:val="0"/>
                          <w:marRight w:val="0"/>
                          <w:marTop w:val="0"/>
                          <w:marBottom w:val="0"/>
                          <w:divBdr>
                            <w:top w:val="none" w:sz="0" w:space="0" w:color="auto"/>
                            <w:left w:val="none" w:sz="0" w:space="0" w:color="auto"/>
                            <w:bottom w:val="none" w:sz="0" w:space="0" w:color="auto"/>
                            <w:right w:val="none" w:sz="0" w:space="0" w:color="auto"/>
                          </w:divBdr>
                          <w:divsChild>
                            <w:div w:id="27992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48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40346933">
          <w:marLeft w:val="0"/>
          <w:marRight w:val="-14760"/>
          <w:marTop w:val="0"/>
          <w:marBottom w:val="240"/>
          <w:divBdr>
            <w:top w:val="none" w:sz="0" w:space="0" w:color="auto"/>
            <w:left w:val="none" w:sz="0" w:space="0" w:color="auto"/>
            <w:bottom w:val="none" w:sz="0" w:space="0" w:color="auto"/>
            <w:right w:val="none" w:sz="0" w:space="0" w:color="auto"/>
          </w:divBdr>
          <w:divsChild>
            <w:div w:id="274100813">
              <w:marLeft w:val="0"/>
              <w:marRight w:val="0"/>
              <w:marTop w:val="0"/>
              <w:marBottom w:val="0"/>
              <w:divBdr>
                <w:top w:val="none" w:sz="0" w:space="0" w:color="auto"/>
                <w:left w:val="none" w:sz="0" w:space="0" w:color="auto"/>
                <w:bottom w:val="none" w:sz="0" w:space="0" w:color="auto"/>
                <w:right w:val="none" w:sz="0" w:space="0" w:color="auto"/>
              </w:divBdr>
            </w:div>
            <w:div w:id="1882130785">
              <w:marLeft w:val="0"/>
              <w:marRight w:val="0"/>
              <w:marTop w:val="0"/>
              <w:marBottom w:val="240"/>
              <w:divBdr>
                <w:top w:val="none" w:sz="0" w:space="0" w:color="auto"/>
                <w:left w:val="none" w:sz="0" w:space="0" w:color="auto"/>
                <w:bottom w:val="none" w:sz="0" w:space="0" w:color="auto"/>
                <w:right w:val="none" w:sz="0" w:space="0" w:color="auto"/>
              </w:divBdr>
              <w:divsChild>
                <w:div w:id="823667498">
                  <w:marLeft w:val="240"/>
                  <w:marRight w:val="240"/>
                  <w:marTop w:val="0"/>
                  <w:marBottom w:val="0"/>
                  <w:divBdr>
                    <w:top w:val="none" w:sz="0" w:space="0" w:color="auto"/>
                    <w:left w:val="none" w:sz="0" w:space="0" w:color="auto"/>
                    <w:bottom w:val="none" w:sz="0" w:space="0" w:color="auto"/>
                    <w:right w:val="none" w:sz="0" w:space="0" w:color="auto"/>
                  </w:divBdr>
                </w:div>
              </w:divsChild>
            </w:div>
            <w:div w:id="2074885803">
              <w:marLeft w:val="0"/>
              <w:marRight w:val="0"/>
              <w:marTop w:val="0"/>
              <w:marBottom w:val="0"/>
              <w:divBdr>
                <w:top w:val="none" w:sz="0" w:space="0" w:color="auto"/>
                <w:left w:val="none" w:sz="0" w:space="0" w:color="auto"/>
                <w:bottom w:val="none" w:sz="0" w:space="0" w:color="auto"/>
                <w:right w:val="none" w:sz="0" w:space="0" w:color="auto"/>
              </w:divBdr>
              <w:divsChild>
                <w:div w:id="664481598">
                  <w:marLeft w:val="0"/>
                  <w:marRight w:val="0"/>
                  <w:marTop w:val="0"/>
                  <w:marBottom w:val="0"/>
                  <w:divBdr>
                    <w:top w:val="none" w:sz="0" w:space="0" w:color="auto"/>
                    <w:left w:val="none" w:sz="0" w:space="0" w:color="auto"/>
                    <w:bottom w:val="single" w:sz="6" w:space="0" w:color="CCCCCC"/>
                    <w:right w:val="none" w:sz="0" w:space="0" w:color="auto"/>
                  </w:divBdr>
                  <w:divsChild>
                    <w:div w:id="1901743220">
                      <w:marLeft w:val="0"/>
                      <w:marRight w:val="0"/>
                      <w:marTop w:val="0"/>
                      <w:marBottom w:val="0"/>
                      <w:divBdr>
                        <w:top w:val="none" w:sz="0" w:space="0" w:color="auto"/>
                        <w:left w:val="none" w:sz="0" w:space="0" w:color="auto"/>
                        <w:bottom w:val="none" w:sz="0" w:space="0" w:color="auto"/>
                        <w:right w:val="none" w:sz="0" w:space="0" w:color="auto"/>
                      </w:divBdr>
                      <w:divsChild>
                        <w:div w:id="1597398436">
                          <w:marLeft w:val="0"/>
                          <w:marRight w:val="-18000"/>
                          <w:marTop w:val="0"/>
                          <w:marBottom w:val="0"/>
                          <w:divBdr>
                            <w:top w:val="none" w:sz="0" w:space="0" w:color="auto"/>
                            <w:left w:val="none" w:sz="0" w:space="0" w:color="auto"/>
                            <w:bottom w:val="none" w:sz="0" w:space="0" w:color="auto"/>
                            <w:right w:val="none" w:sz="0" w:space="0" w:color="auto"/>
                          </w:divBdr>
                          <w:divsChild>
                            <w:div w:id="1257713743">
                              <w:marLeft w:val="11460"/>
                              <w:marRight w:val="-14760"/>
                              <w:marTop w:val="0"/>
                              <w:marBottom w:val="0"/>
                              <w:divBdr>
                                <w:top w:val="none" w:sz="0" w:space="0" w:color="auto"/>
                                <w:left w:val="none" w:sz="0" w:space="0" w:color="auto"/>
                                <w:bottom w:val="none" w:sz="0" w:space="0" w:color="auto"/>
                                <w:right w:val="none" w:sz="0" w:space="0" w:color="auto"/>
                              </w:divBdr>
                              <w:divsChild>
                                <w:div w:id="1837527020">
                                  <w:marLeft w:val="0"/>
                                  <w:marRight w:val="0"/>
                                  <w:marTop w:val="0"/>
                                  <w:marBottom w:val="0"/>
                                  <w:divBdr>
                                    <w:top w:val="none" w:sz="0" w:space="0" w:color="auto"/>
                                    <w:left w:val="none" w:sz="0" w:space="0" w:color="auto"/>
                                    <w:bottom w:val="none" w:sz="0" w:space="0" w:color="auto"/>
                                    <w:right w:val="none" w:sz="0" w:space="0" w:color="auto"/>
                                  </w:divBdr>
                                </w:div>
                              </w:divsChild>
                            </w:div>
                            <w:div w:id="1545944678">
                              <w:marLeft w:val="0"/>
                              <w:marRight w:val="-14760"/>
                              <w:marTop w:val="0"/>
                              <w:marBottom w:val="0"/>
                              <w:divBdr>
                                <w:top w:val="none" w:sz="0" w:space="0" w:color="auto"/>
                                <w:left w:val="none" w:sz="0" w:space="0" w:color="auto"/>
                                <w:bottom w:val="none" w:sz="0" w:space="0" w:color="auto"/>
                                <w:right w:val="none" w:sz="0" w:space="0" w:color="auto"/>
                              </w:divBdr>
                              <w:divsChild>
                                <w:div w:id="876047753">
                                  <w:marLeft w:val="0"/>
                                  <w:marRight w:val="0"/>
                                  <w:marTop w:val="0"/>
                                  <w:marBottom w:val="0"/>
                                  <w:divBdr>
                                    <w:top w:val="none" w:sz="0" w:space="0" w:color="auto"/>
                                    <w:left w:val="none" w:sz="0" w:space="0" w:color="auto"/>
                                    <w:bottom w:val="none" w:sz="0" w:space="0" w:color="auto"/>
                                    <w:right w:val="none" w:sz="0" w:space="0" w:color="auto"/>
                                  </w:divBdr>
                                </w:div>
                                <w:div w:id="11966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1176">
          <w:marLeft w:val="0"/>
          <w:marRight w:val="-14760"/>
          <w:marTop w:val="0"/>
          <w:marBottom w:val="0"/>
          <w:divBdr>
            <w:top w:val="none" w:sz="0" w:space="0" w:color="auto"/>
            <w:left w:val="none" w:sz="0" w:space="0" w:color="auto"/>
            <w:bottom w:val="none" w:sz="0" w:space="0" w:color="auto"/>
            <w:right w:val="none" w:sz="0" w:space="0" w:color="auto"/>
          </w:divBdr>
          <w:divsChild>
            <w:div w:id="473986736">
              <w:marLeft w:val="0"/>
              <w:marRight w:val="0"/>
              <w:marTop w:val="0"/>
              <w:marBottom w:val="960"/>
              <w:divBdr>
                <w:top w:val="none" w:sz="0" w:space="0" w:color="auto"/>
                <w:left w:val="none" w:sz="0" w:space="0" w:color="auto"/>
                <w:bottom w:val="none" w:sz="0" w:space="0" w:color="auto"/>
                <w:right w:val="none" w:sz="0" w:space="0" w:color="auto"/>
              </w:divBdr>
              <w:divsChild>
                <w:div w:id="450903937">
                  <w:marLeft w:val="480"/>
                  <w:marRight w:val="0"/>
                  <w:marTop w:val="0"/>
                  <w:marBottom w:val="0"/>
                  <w:divBdr>
                    <w:top w:val="none" w:sz="0" w:space="0" w:color="auto"/>
                    <w:left w:val="none" w:sz="0" w:space="0" w:color="auto"/>
                    <w:bottom w:val="none" w:sz="0" w:space="0" w:color="auto"/>
                    <w:right w:val="none" w:sz="0" w:space="0" w:color="auto"/>
                  </w:divBdr>
                  <w:divsChild>
                    <w:div w:id="855734418">
                      <w:marLeft w:val="0"/>
                      <w:marRight w:val="0"/>
                      <w:marTop w:val="0"/>
                      <w:marBottom w:val="120"/>
                      <w:divBdr>
                        <w:top w:val="none" w:sz="0" w:space="0" w:color="auto"/>
                        <w:left w:val="none" w:sz="0" w:space="0" w:color="auto"/>
                        <w:bottom w:val="none" w:sz="0" w:space="0" w:color="auto"/>
                        <w:right w:val="none" w:sz="0" w:space="0" w:color="auto"/>
                      </w:divBdr>
                      <w:divsChild>
                        <w:div w:id="259529608">
                          <w:marLeft w:val="0"/>
                          <w:marRight w:val="0"/>
                          <w:marTop w:val="0"/>
                          <w:marBottom w:val="0"/>
                          <w:divBdr>
                            <w:top w:val="none" w:sz="0" w:space="0" w:color="auto"/>
                            <w:left w:val="none" w:sz="0" w:space="0" w:color="auto"/>
                            <w:bottom w:val="none" w:sz="0" w:space="0" w:color="auto"/>
                            <w:right w:val="none" w:sz="0" w:space="0" w:color="auto"/>
                          </w:divBdr>
                          <w:divsChild>
                            <w:div w:id="1273635786">
                              <w:marLeft w:val="0"/>
                              <w:marRight w:val="0"/>
                              <w:marTop w:val="0"/>
                              <w:marBottom w:val="0"/>
                              <w:divBdr>
                                <w:top w:val="none" w:sz="0" w:space="0" w:color="auto"/>
                                <w:left w:val="none" w:sz="0" w:space="0" w:color="auto"/>
                                <w:bottom w:val="none" w:sz="0" w:space="0" w:color="auto"/>
                                <w:right w:val="none" w:sz="0" w:space="0" w:color="auto"/>
                              </w:divBdr>
                              <w:divsChild>
                                <w:div w:id="1270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198278">
                  <w:marLeft w:val="0"/>
                  <w:marRight w:val="0"/>
                  <w:marTop w:val="0"/>
                  <w:marBottom w:val="0"/>
                  <w:divBdr>
                    <w:top w:val="none" w:sz="0" w:space="0" w:color="auto"/>
                    <w:left w:val="none" w:sz="0" w:space="0" w:color="auto"/>
                    <w:bottom w:val="none" w:sz="0" w:space="0" w:color="auto"/>
                    <w:right w:val="none" w:sz="0" w:space="0" w:color="auto"/>
                  </w:divBdr>
                  <w:divsChild>
                    <w:div w:id="1445659599">
                      <w:marLeft w:val="0"/>
                      <w:marRight w:val="0"/>
                      <w:marTop w:val="0"/>
                      <w:marBottom w:val="0"/>
                      <w:divBdr>
                        <w:top w:val="none" w:sz="0" w:space="0" w:color="auto"/>
                        <w:left w:val="none" w:sz="0" w:space="0" w:color="auto"/>
                        <w:bottom w:val="none" w:sz="0" w:space="0" w:color="auto"/>
                        <w:right w:val="none" w:sz="0" w:space="0" w:color="auto"/>
                      </w:divBdr>
                      <w:divsChild>
                        <w:div w:id="179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9895">
                  <w:marLeft w:val="0"/>
                  <w:marRight w:val="0"/>
                  <w:marTop w:val="0"/>
                  <w:marBottom w:val="0"/>
                  <w:divBdr>
                    <w:top w:val="none" w:sz="0" w:space="0" w:color="auto"/>
                    <w:left w:val="none" w:sz="0" w:space="0" w:color="auto"/>
                    <w:bottom w:val="none" w:sz="0" w:space="0" w:color="auto"/>
                    <w:right w:val="none" w:sz="0" w:space="0" w:color="auto"/>
                  </w:divBdr>
                </w:div>
                <w:div w:id="1344740895">
                  <w:marLeft w:val="0"/>
                  <w:marRight w:val="0"/>
                  <w:marTop w:val="0"/>
                  <w:marBottom w:val="0"/>
                  <w:divBdr>
                    <w:top w:val="none" w:sz="0" w:space="0" w:color="auto"/>
                    <w:left w:val="none" w:sz="0" w:space="0" w:color="auto"/>
                    <w:bottom w:val="none" w:sz="0" w:space="0" w:color="auto"/>
                    <w:right w:val="none" w:sz="0" w:space="0" w:color="auto"/>
                  </w:divBdr>
                  <w:divsChild>
                    <w:div w:id="117457476">
                      <w:marLeft w:val="0"/>
                      <w:marRight w:val="0"/>
                      <w:marTop w:val="0"/>
                      <w:marBottom w:val="0"/>
                      <w:divBdr>
                        <w:top w:val="none" w:sz="0" w:space="0" w:color="auto"/>
                        <w:left w:val="none" w:sz="0" w:space="0" w:color="auto"/>
                        <w:bottom w:val="none" w:sz="0" w:space="0" w:color="auto"/>
                        <w:right w:val="none" w:sz="0" w:space="0" w:color="auto"/>
                      </w:divBdr>
                      <w:divsChild>
                        <w:div w:id="38092975">
                          <w:marLeft w:val="0"/>
                          <w:marRight w:val="0"/>
                          <w:marTop w:val="0"/>
                          <w:marBottom w:val="0"/>
                          <w:divBdr>
                            <w:top w:val="single" w:sz="6" w:space="0" w:color="CCCCCC"/>
                            <w:left w:val="none" w:sz="0" w:space="0" w:color="auto"/>
                            <w:bottom w:val="none" w:sz="0" w:space="0" w:color="auto"/>
                            <w:right w:val="none" w:sz="0" w:space="0" w:color="auto"/>
                          </w:divBdr>
                        </w:div>
                        <w:div w:id="1469783502">
                          <w:marLeft w:val="0"/>
                          <w:marRight w:val="0"/>
                          <w:marTop w:val="0"/>
                          <w:marBottom w:val="0"/>
                          <w:divBdr>
                            <w:top w:val="none" w:sz="0" w:space="0" w:color="auto"/>
                            <w:left w:val="none" w:sz="0" w:space="0" w:color="auto"/>
                            <w:bottom w:val="none" w:sz="0" w:space="0" w:color="auto"/>
                            <w:right w:val="none" w:sz="0" w:space="0" w:color="auto"/>
                          </w:divBdr>
                          <w:divsChild>
                            <w:div w:id="417556997">
                              <w:marLeft w:val="0"/>
                              <w:marRight w:val="0"/>
                              <w:marTop w:val="0"/>
                              <w:marBottom w:val="240"/>
                              <w:divBdr>
                                <w:top w:val="none" w:sz="0" w:space="0" w:color="auto"/>
                                <w:left w:val="none" w:sz="0" w:space="0" w:color="auto"/>
                                <w:bottom w:val="none" w:sz="0" w:space="0" w:color="auto"/>
                                <w:right w:val="none" w:sz="0" w:space="0" w:color="auto"/>
                              </w:divBdr>
                            </w:div>
                            <w:div w:id="553396938">
                              <w:marLeft w:val="0"/>
                              <w:marRight w:val="0"/>
                              <w:marTop w:val="0"/>
                              <w:marBottom w:val="0"/>
                              <w:divBdr>
                                <w:top w:val="none" w:sz="0" w:space="0" w:color="auto"/>
                                <w:left w:val="none" w:sz="0" w:space="0" w:color="auto"/>
                                <w:bottom w:val="none" w:sz="0" w:space="0" w:color="auto"/>
                                <w:right w:val="none" w:sz="0" w:space="0" w:color="auto"/>
                              </w:divBdr>
                            </w:div>
                          </w:divsChild>
                        </w:div>
                        <w:div w:id="2120835747">
                          <w:marLeft w:val="0"/>
                          <w:marRight w:val="0"/>
                          <w:marTop w:val="0"/>
                          <w:marBottom w:val="480"/>
                          <w:divBdr>
                            <w:top w:val="single" w:sz="6" w:space="12" w:color="CCCCCC"/>
                            <w:left w:val="single" w:sz="6" w:space="16" w:color="CCCCCC"/>
                            <w:bottom w:val="single" w:sz="6" w:space="6" w:color="CCCCCC"/>
                            <w:right w:val="single" w:sz="6" w:space="16" w:color="CCCCCC"/>
                          </w:divBdr>
                        </w:div>
                      </w:divsChild>
                    </w:div>
                    <w:div w:id="360087004">
                      <w:marLeft w:val="0"/>
                      <w:marRight w:val="0"/>
                      <w:marTop w:val="0"/>
                      <w:marBottom w:val="0"/>
                      <w:divBdr>
                        <w:top w:val="none" w:sz="0" w:space="0" w:color="auto"/>
                        <w:left w:val="none" w:sz="0" w:space="0" w:color="auto"/>
                        <w:bottom w:val="none" w:sz="0" w:space="0" w:color="auto"/>
                        <w:right w:val="none" w:sz="0" w:space="0" w:color="auto"/>
                      </w:divBdr>
                    </w:div>
                    <w:div w:id="772944238">
                      <w:marLeft w:val="0"/>
                      <w:marRight w:val="0"/>
                      <w:marTop w:val="0"/>
                      <w:marBottom w:val="0"/>
                      <w:divBdr>
                        <w:top w:val="none" w:sz="0" w:space="0" w:color="auto"/>
                        <w:left w:val="none" w:sz="0" w:space="0" w:color="auto"/>
                        <w:bottom w:val="none" w:sz="0" w:space="0" w:color="auto"/>
                        <w:right w:val="none" w:sz="0" w:space="0" w:color="auto"/>
                      </w:divBdr>
                      <w:divsChild>
                        <w:div w:id="154422262">
                          <w:marLeft w:val="0"/>
                          <w:marRight w:val="0"/>
                          <w:marTop w:val="0"/>
                          <w:marBottom w:val="0"/>
                          <w:divBdr>
                            <w:top w:val="none" w:sz="0" w:space="0" w:color="auto"/>
                            <w:left w:val="none" w:sz="0" w:space="0" w:color="auto"/>
                            <w:bottom w:val="none" w:sz="0" w:space="0" w:color="auto"/>
                            <w:right w:val="none" w:sz="0" w:space="0" w:color="auto"/>
                          </w:divBdr>
                          <w:divsChild>
                            <w:div w:id="747580425">
                              <w:marLeft w:val="0"/>
                              <w:marRight w:val="0"/>
                              <w:marTop w:val="0"/>
                              <w:marBottom w:val="0"/>
                              <w:divBdr>
                                <w:top w:val="none" w:sz="0" w:space="0" w:color="auto"/>
                                <w:left w:val="none" w:sz="0" w:space="0" w:color="auto"/>
                                <w:bottom w:val="none" w:sz="0" w:space="0" w:color="auto"/>
                                <w:right w:val="none" w:sz="0" w:space="0" w:color="auto"/>
                              </w:divBdr>
                              <w:divsChild>
                                <w:div w:id="1215507917">
                                  <w:marLeft w:val="0"/>
                                  <w:marRight w:val="0"/>
                                  <w:marTop w:val="0"/>
                                  <w:marBottom w:val="0"/>
                                  <w:divBdr>
                                    <w:top w:val="single" w:sz="6" w:space="0" w:color="CCCCCC"/>
                                    <w:left w:val="none" w:sz="0" w:space="0" w:color="auto"/>
                                    <w:bottom w:val="none" w:sz="0" w:space="0" w:color="auto"/>
                                    <w:right w:val="none" w:sz="0" w:space="0" w:color="auto"/>
                                  </w:divBdr>
                                </w:div>
                                <w:div w:id="1806072979">
                                  <w:marLeft w:val="0"/>
                                  <w:marRight w:val="0"/>
                                  <w:marTop w:val="0"/>
                                  <w:marBottom w:val="0"/>
                                  <w:divBdr>
                                    <w:top w:val="none" w:sz="0" w:space="0" w:color="auto"/>
                                    <w:left w:val="none" w:sz="0" w:space="0" w:color="auto"/>
                                    <w:bottom w:val="none" w:sz="0" w:space="0" w:color="auto"/>
                                    <w:right w:val="none" w:sz="0" w:space="0" w:color="auto"/>
                                  </w:divBdr>
                                  <w:divsChild>
                                    <w:div w:id="980420920">
                                      <w:marLeft w:val="0"/>
                                      <w:marRight w:val="0"/>
                                      <w:marTop w:val="0"/>
                                      <w:marBottom w:val="0"/>
                                      <w:divBdr>
                                        <w:top w:val="none" w:sz="0" w:space="0" w:color="auto"/>
                                        <w:left w:val="none" w:sz="0" w:space="0" w:color="auto"/>
                                        <w:bottom w:val="none" w:sz="0" w:space="0" w:color="auto"/>
                                        <w:right w:val="none" w:sz="0" w:space="0" w:color="auto"/>
                                      </w:divBdr>
                                    </w:div>
                                    <w:div w:id="103149769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37178281">
                              <w:marLeft w:val="0"/>
                              <w:marRight w:val="0"/>
                              <w:marTop w:val="0"/>
                              <w:marBottom w:val="0"/>
                              <w:divBdr>
                                <w:top w:val="none" w:sz="0" w:space="0" w:color="auto"/>
                                <w:left w:val="none" w:sz="0" w:space="0" w:color="auto"/>
                                <w:bottom w:val="none" w:sz="0" w:space="0" w:color="auto"/>
                                <w:right w:val="none" w:sz="0" w:space="0" w:color="auto"/>
                              </w:divBdr>
                              <w:divsChild>
                                <w:div w:id="901603062">
                                  <w:marLeft w:val="0"/>
                                  <w:marRight w:val="0"/>
                                  <w:marTop w:val="0"/>
                                  <w:marBottom w:val="0"/>
                                  <w:divBdr>
                                    <w:top w:val="single" w:sz="6" w:space="0" w:color="CCCCCC"/>
                                    <w:left w:val="none" w:sz="0" w:space="0" w:color="auto"/>
                                    <w:bottom w:val="none" w:sz="0" w:space="0" w:color="auto"/>
                                    <w:right w:val="none" w:sz="0" w:space="0" w:color="auto"/>
                                  </w:divBdr>
                                </w:div>
                                <w:div w:id="1496803298">
                                  <w:marLeft w:val="0"/>
                                  <w:marRight w:val="0"/>
                                  <w:marTop w:val="0"/>
                                  <w:marBottom w:val="480"/>
                                  <w:divBdr>
                                    <w:top w:val="single" w:sz="6" w:space="12" w:color="CCCCCC"/>
                                    <w:left w:val="single" w:sz="6" w:space="16" w:color="CCCCCC"/>
                                    <w:bottom w:val="single" w:sz="6" w:space="6" w:color="CCCCCC"/>
                                    <w:right w:val="single" w:sz="6" w:space="16" w:color="CCCCCC"/>
                                  </w:divBdr>
                                </w:div>
                                <w:div w:id="1528446351">
                                  <w:marLeft w:val="0"/>
                                  <w:marRight w:val="0"/>
                                  <w:marTop w:val="0"/>
                                  <w:marBottom w:val="0"/>
                                  <w:divBdr>
                                    <w:top w:val="none" w:sz="0" w:space="0" w:color="auto"/>
                                    <w:left w:val="none" w:sz="0" w:space="0" w:color="auto"/>
                                    <w:bottom w:val="none" w:sz="0" w:space="0" w:color="auto"/>
                                    <w:right w:val="none" w:sz="0" w:space="0" w:color="auto"/>
                                  </w:divBdr>
                                  <w:divsChild>
                                    <w:div w:id="1528981157">
                                      <w:marLeft w:val="0"/>
                                      <w:marRight w:val="0"/>
                                      <w:marTop w:val="0"/>
                                      <w:marBottom w:val="0"/>
                                      <w:divBdr>
                                        <w:top w:val="none" w:sz="0" w:space="0" w:color="auto"/>
                                        <w:left w:val="none" w:sz="0" w:space="0" w:color="auto"/>
                                        <w:bottom w:val="none" w:sz="0" w:space="0" w:color="auto"/>
                                        <w:right w:val="none" w:sz="0" w:space="0" w:color="auto"/>
                                      </w:divBdr>
                                    </w:div>
                                    <w:div w:id="20828292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68842291">
                      <w:marLeft w:val="0"/>
                      <w:marRight w:val="0"/>
                      <w:marTop w:val="0"/>
                      <w:marBottom w:val="0"/>
                      <w:divBdr>
                        <w:top w:val="none" w:sz="0" w:space="0" w:color="auto"/>
                        <w:left w:val="none" w:sz="0" w:space="0" w:color="auto"/>
                        <w:bottom w:val="none" w:sz="0" w:space="0" w:color="auto"/>
                        <w:right w:val="none" w:sz="0" w:space="0" w:color="auto"/>
                      </w:divBdr>
                      <w:divsChild>
                        <w:div w:id="147333004">
                          <w:marLeft w:val="0"/>
                          <w:marRight w:val="0"/>
                          <w:marTop w:val="0"/>
                          <w:marBottom w:val="0"/>
                          <w:divBdr>
                            <w:top w:val="single" w:sz="6" w:space="0" w:color="CCCCCC"/>
                            <w:left w:val="none" w:sz="0" w:space="0" w:color="auto"/>
                            <w:bottom w:val="none" w:sz="0" w:space="0" w:color="auto"/>
                            <w:right w:val="none" w:sz="0" w:space="0" w:color="auto"/>
                          </w:divBdr>
                        </w:div>
                        <w:div w:id="548299237">
                          <w:marLeft w:val="0"/>
                          <w:marRight w:val="0"/>
                          <w:marTop w:val="0"/>
                          <w:marBottom w:val="0"/>
                          <w:divBdr>
                            <w:top w:val="none" w:sz="0" w:space="0" w:color="auto"/>
                            <w:left w:val="none" w:sz="0" w:space="0" w:color="auto"/>
                            <w:bottom w:val="none" w:sz="0" w:space="0" w:color="auto"/>
                            <w:right w:val="none" w:sz="0" w:space="0" w:color="auto"/>
                          </w:divBdr>
                          <w:divsChild>
                            <w:div w:id="292060073">
                              <w:marLeft w:val="0"/>
                              <w:marRight w:val="120"/>
                              <w:marTop w:val="0"/>
                              <w:marBottom w:val="0"/>
                              <w:divBdr>
                                <w:top w:val="none" w:sz="0" w:space="0" w:color="auto"/>
                                <w:left w:val="none" w:sz="0" w:space="0" w:color="auto"/>
                                <w:bottom w:val="none" w:sz="0" w:space="0" w:color="auto"/>
                                <w:right w:val="none" w:sz="0" w:space="0" w:color="auto"/>
                              </w:divBdr>
                            </w:div>
                            <w:div w:id="382485107">
                              <w:marLeft w:val="0"/>
                              <w:marRight w:val="120"/>
                              <w:marTop w:val="0"/>
                              <w:marBottom w:val="0"/>
                              <w:divBdr>
                                <w:top w:val="none" w:sz="0" w:space="0" w:color="auto"/>
                                <w:left w:val="none" w:sz="0" w:space="0" w:color="auto"/>
                                <w:bottom w:val="none" w:sz="0" w:space="0" w:color="auto"/>
                                <w:right w:val="none" w:sz="0" w:space="0" w:color="auto"/>
                              </w:divBdr>
                            </w:div>
                            <w:div w:id="518931038">
                              <w:marLeft w:val="0"/>
                              <w:marRight w:val="0"/>
                              <w:marTop w:val="0"/>
                              <w:marBottom w:val="180"/>
                              <w:divBdr>
                                <w:top w:val="none" w:sz="0" w:space="0" w:color="auto"/>
                                <w:left w:val="none" w:sz="0" w:space="0" w:color="auto"/>
                                <w:bottom w:val="none" w:sz="0" w:space="0" w:color="auto"/>
                                <w:right w:val="none" w:sz="0" w:space="0" w:color="auto"/>
                              </w:divBdr>
                            </w:div>
                            <w:div w:id="532814146">
                              <w:marLeft w:val="0"/>
                              <w:marRight w:val="0"/>
                              <w:marTop w:val="0"/>
                              <w:marBottom w:val="180"/>
                              <w:divBdr>
                                <w:top w:val="none" w:sz="0" w:space="0" w:color="auto"/>
                                <w:left w:val="none" w:sz="0" w:space="0" w:color="auto"/>
                                <w:bottom w:val="none" w:sz="0" w:space="0" w:color="auto"/>
                                <w:right w:val="none" w:sz="0" w:space="0" w:color="auto"/>
                              </w:divBdr>
                            </w:div>
                            <w:div w:id="559947659">
                              <w:marLeft w:val="0"/>
                              <w:marRight w:val="0"/>
                              <w:marTop w:val="0"/>
                              <w:marBottom w:val="180"/>
                              <w:divBdr>
                                <w:top w:val="none" w:sz="0" w:space="0" w:color="auto"/>
                                <w:left w:val="none" w:sz="0" w:space="0" w:color="auto"/>
                                <w:bottom w:val="none" w:sz="0" w:space="0" w:color="auto"/>
                                <w:right w:val="none" w:sz="0" w:space="0" w:color="auto"/>
                              </w:divBdr>
                            </w:div>
                            <w:div w:id="663631163">
                              <w:marLeft w:val="0"/>
                              <w:marRight w:val="120"/>
                              <w:marTop w:val="0"/>
                              <w:marBottom w:val="0"/>
                              <w:divBdr>
                                <w:top w:val="none" w:sz="0" w:space="0" w:color="auto"/>
                                <w:left w:val="none" w:sz="0" w:space="0" w:color="auto"/>
                                <w:bottom w:val="none" w:sz="0" w:space="0" w:color="auto"/>
                                <w:right w:val="none" w:sz="0" w:space="0" w:color="auto"/>
                              </w:divBdr>
                            </w:div>
                            <w:div w:id="669986377">
                              <w:marLeft w:val="0"/>
                              <w:marRight w:val="120"/>
                              <w:marTop w:val="0"/>
                              <w:marBottom w:val="0"/>
                              <w:divBdr>
                                <w:top w:val="none" w:sz="0" w:space="0" w:color="auto"/>
                                <w:left w:val="none" w:sz="0" w:space="0" w:color="auto"/>
                                <w:bottom w:val="none" w:sz="0" w:space="0" w:color="auto"/>
                                <w:right w:val="none" w:sz="0" w:space="0" w:color="auto"/>
                              </w:divBdr>
                            </w:div>
                            <w:div w:id="777068931">
                              <w:marLeft w:val="0"/>
                              <w:marRight w:val="120"/>
                              <w:marTop w:val="0"/>
                              <w:marBottom w:val="0"/>
                              <w:divBdr>
                                <w:top w:val="none" w:sz="0" w:space="0" w:color="auto"/>
                                <w:left w:val="none" w:sz="0" w:space="0" w:color="auto"/>
                                <w:bottom w:val="none" w:sz="0" w:space="0" w:color="auto"/>
                                <w:right w:val="none" w:sz="0" w:space="0" w:color="auto"/>
                              </w:divBdr>
                            </w:div>
                            <w:div w:id="915940699">
                              <w:marLeft w:val="0"/>
                              <w:marRight w:val="0"/>
                              <w:marTop w:val="0"/>
                              <w:marBottom w:val="180"/>
                              <w:divBdr>
                                <w:top w:val="none" w:sz="0" w:space="0" w:color="auto"/>
                                <w:left w:val="none" w:sz="0" w:space="0" w:color="auto"/>
                                <w:bottom w:val="none" w:sz="0" w:space="0" w:color="auto"/>
                                <w:right w:val="none" w:sz="0" w:space="0" w:color="auto"/>
                              </w:divBdr>
                            </w:div>
                            <w:div w:id="1539390472">
                              <w:marLeft w:val="0"/>
                              <w:marRight w:val="0"/>
                              <w:marTop w:val="0"/>
                              <w:marBottom w:val="180"/>
                              <w:divBdr>
                                <w:top w:val="none" w:sz="0" w:space="0" w:color="auto"/>
                                <w:left w:val="none" w:sz="0" w:space="0" w:color="auto"/>
                                <w:bottom w:val="none" w:sz="0" w:space="0" w:color="auto"/>
                                <w:right w:val="none" w:sz="0" w:space="0" w:color="auto"/>
                              </w:divBdr>
                            </w:div>
                          </w:divsChild>
                        </w:div>
                        <w:div w:id="638265382">
                          <w:marLeft w:val="0"/>
                          <w:marRight w:val="0"/>
                          <w:marTop w:val="0"/>
                          <w:marBottom w:val="0"/>
                          <w:divBdr>
                            <w:top w:val="none" w:sz="0" w:space="0" w:color="auto"/>
                            <w:left w:val="none" w:sz="0" w:space="0" w:color="auto"/>
                            <w:bottom w:val="none" w:sz="0" w:space="0" w:color="auto"/>
                            <w:right w:val="none" w:sz="0" w:space="0" w:color="auto"/>
                          </w:divBdr>
                        </w:div>
                        <w:div w:id="859852028">
                          <w:marLeft w:val="0"/>
                          <w:marRight w:val="0"/>
                          <w:marTop w:val="0"/>
                          <w:marBottom w:val="0"/>
                          <w:divBdr>
                            <w:top w:val="none" w:sz="0" w:space="0" w:color="auto"/>
                            <w:left w:val="none" w:sz="0" w:space="0" w:color="auto"/>
                            <w:bottom w:val="none" w:sz="0" w:space="0" w:color="auto"/>
                            <w:right w:val="none" w:sz="0" w:space="0" w:color="auto"/>
                          </w:divBdr>
                          <w:divsChild>
                            <w:div w:id="490680900">
                              <w:marLeft w:val="0"/>
                              <w:marRight w:val="0"/>
                              <w:marTop w:val="0"/>
                              <w:marBottom w:val="0"/>
                              <w:divBdr>
                                <w:top w:val="none" w:sz="0" w:space="0" w:color="auto"/>
                                <w:left w:val="none" w:sz="0" w:space="0" w:color="auto"/>
                                <w:bottom w:val="none" w:sz="0" w:space="0" w:color="auto"/>
                                <w:right w:val="none" w:sz="0" w:space="0" w:color="auto"/>
                              </w:divBdr>
                            </w:div>
                            <w:div w:id="1905293055">
                              <w:marLeft w:val="0"/>
                              <w:marRight w:val="0"/>
                              <w:marTop w:val="0"/>
                              <w:marBottom w:val="240"/>
                              <w:divBdr>
                                <w:top w:val="none" w:sz="0" w:space="0" w:color="auto"/>
                                <w:left w:val="none" w:sz="0" w:space="0" w:color="auto"/>
                                <w:bottom w:val="none" w:sz="0" w:space="0" w:color="auto"/>
                                <w:right w:val="none" w:sz="0" w:space="0" w:color="auto"/>
                              </w:divBdr>
                            </w:div>
                          </w:divsChild>
                        </w:div>
                        <w:div w:id="13541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8983">
                  <w:marLeft w:val="0"/>
                  <w:marRight w:val="0"/>
                  <w:marTop w:val="0"/>
                  <w:marBottom w:val="240"/>
                  <w:divBdr>
                    <w:top w:val="none" w:sz="0" w:space="0" w:color="auto"/>
                    <w:left w:val="none" w:sz="0" w:space="0" w:color="auto"/>
                    <w:bottom w:val="none" w:sz="0" w:space="0" w:color="auto"/>
                    <w:right w:val="none" w:sz="0" w:space="0" w:color="auto"/>
                  </w:divBdr>
                  <w:divsChild>
                    <w:div w:id="16247267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60315367">
              <w:marLeft w:val="0"/>
              <w:marRight w:val="0"/>
              <w:marTop w:val="0"/>
              <w:marBottom w:val="0"/>
              <w:divBdr>
                <w:top w:val="single" w:sz="6" w:space="0" w:color="CCCCCC"/>
                <w:left w:val="none" w:sz="0" w:space="0" w:color="auto"/>
                <w:bottom w:val="none" w:sz="0" w:space="0" w:color="auto"/>
                <w:right w:val="none" w:sz="0" w:space="0" w:color="auto"/>
              </w:divBdr>
              <w:divsChild>
                <w:div w:id="964887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462531305">
      <w:bodyDiv w:val="1"/>
      <w:marLeft w:val="0"/>
      <w:marRight w:val="0"/>
      <w:marTop w:val="0"/>
      <w:marBottom w:val="0"/>
      <w:divBdr>
        <w:top w:val="none" w:sz="0" w:space="0" w:color="auto"/>
        <w:left w:val="none" w:sz="0" w:space="0" w:color="auto"/>
        <w:bottom w:val="none" w:sz="0" w:space="0" w:color="auto"/>
        <w:right w:val="none" w:sz="0" w:space="0" w:color="auto"/>
      </w:divBdr>
    </w:div>
    <w:div w:id="1487551413">
      <w:bodyDiv w:val="1"/>
      <w:marLeft w:val="0"/>
      <w:marRight w:val="0"/>
      <w:marTop w:val="0"/>
      <w:marBottom w:val="0"/>
      <w:divBdr>
        <w:top w:val="none" w:sz="0" w:space="0" w:color="auto"/>
        <w:left w:val="none" w:sz="0" w:space="0" w:color="auto"/>
        <w:bottom w:val="none" w:sz="0" w:space="0" w:color="auto"/>
        <w:right w:val="none" w:sz="0" w:space="0" w:color="auto"/>
      </w:divBdr>
    </w:div>
    <w:div w:id="1492910754">
      <w:bodyDiv w:val="1"/>
      <w:marLeft w:val="0"/>
      <w:marRight w:val="0"/>
      <w:marTop w:val="0"/>
      <w:marBottom w:val="0"/>
      <w:divBdr>
        <w:top w:val="none" w:sz="0" w:space="0" w:color="auto"/>
        <w:left w:val="none" w:sz="0" w:space="0" w:color="auto"/>
        <w:bottom w:val="none" w:sz="0" w:space="0" w:color="auto"/>
        <w:right w:val="none" w:sz="0" w:space="0" w:color="auto"/>
      </w:divBdr>
    </w:div>
    <w:div w:id="1716346673">
      <w:bodyDiv w:val="1"/>
      <w:marLeft w:val="0"/>
      <w:marRight w:val="0"/>
      <w:marTop w:val="0"/>
      <w:marBottom w:val="0"/>
      <w:divBdr>
        <w:top w:val="none" w:sz="0" w:space="0" w:color="auto"/>
        <w:left w:val="none" w:sz="0" w:space="0" w:color="auto"/>
        <w:bottom w:val="none" w:sz="0" w:space="0" w:color="auto"/>
        <w:right w:val="none" w:sz="0" w:space="0" w:color="auto"/>
      </w:divBdr>
    </w:div>
    <w:div w:id="1744258858">
      <w:bodyDiv w:val="1"/>
      <w:marLeft w:val="0"/>
      <w:marRight w:val="0"/>
      <w:marTop w:val="0"/>
      <w:marBottom w:val="0"/>
      <w:divBdr>
        <w:top w:val="none" w:sz="0" w:space="0" w:color="auto"/>
        <w:left w:val="none" w:sz="0" w:space="0" w:color="auto"/>
        <w:bottom w:val="none" w:sz="0" w:space="0" w:color="auto"/>
        <w:right w:val="none" w:sz="0" w:space="0" w:color="auto"/>
      </w:divBdr>
    </w:div>
    <w:div w:id="1774930851">
      <w:bodyDiv w:val="1"/>
      <w:marLeft w:val="0"/>
      <w:marRight w:val="0"/>
      <w:marTop w:val="0"/>
      <w:marBottom w:val="0"/>
      <w:divBdr>
        <w:top w:val="none" w:sz="0" w:space="0" w:color="auto"/>
        <w:left w:val="none" w:sz="0" w:space="0" w:color="auto"/>
        <w:bottom w:val="none" w:sz="0" w:space="0" w:color="auto"/>
        <w:right w:val="none" w:sz="0" w:space="0" w:color="auto"/>
      </w:divBdr>
    </w:div>
    <w:div w:id="1805077889">
      <w:bodyDiv w:val="1"/>
      <w:marLeft w:val="0"/>
      <w:marRight w:val="0"/>
      <w:marTop w:val="0"/>
      <w:marBottom w:val="0"/>
      <w:divBdr>
        <w:top w:val="none" w:sz="0" w:space="0" w:color="auto"/>
        <w:left w:val="none" w:sz="0" w:space="0" w:color="auto"/>
        <w:bottom w:val="none" w:sz="0" w:space="0" w:color="auto"/>
        <w:right w:val="none" w:sz="0" w:space="0" w:color="auto"/>
      </w:divBdr>
      <w:divsChild>
        <w:div w:id="1232155427">
          <w:marLeft w:val="0"/>
          <w:marRight w:val="0"/>
          <w:marTop w:val="0"/>
          <w:marBottom w:val="0"/>
          <w:divBdr>
            <w:top w:val="none" w:sz="0" w:space="0" w:color="auto"/>
            <w:left w:val="none" w:sz="0" w:space="0" w:color="auto"/>
            <w:bottom w:val="none" w:sz="0" w:space="0" w:color="auto"/>
            <w:right w:val="none" w:sz="0" w:space="0" w:color="auto"/>
          </w:divBdr>
        </w:div>
      </w:divsChild>
    </w:div>
    <w:div w:id="1831797661">
      <w:bodyDiv w:val="1"/>
      <w:marLeft w:val="0"/>
      <w:marRight w:val="0"/>
      <w:marTop w:val="0"/>
      <w:marBottom w:val="0"/>
      <w:divBdr>
        <w:top w:val="none" w:sz="0" w:space="0" w:color="auto"/>
        <w:left w:val="none" w:sz="0" w:space="0" w:color="auto"/>
        <w:bottom w:val="none" w:sz="0" w:space="0" w:color="auto"/>
        <w:right w:val="none" w:sz="0" w:space="0" w:color="auto"/>
      </w:divBdr>
    </w:div>
    <w:div w:id="1843659816">
      <w:bodyDiv w:val="1"/>
      <w:marLeft w:val="0"/>
      <w:marRight w:val="0"/>
      <w:marTop w:val="0"/>
      <w:marBottom w:val="0"/>
      <w:divBdr>
        <w:top w:val="none" w:sz="0" w:space="0" w:color="auto"/>
        <w:left w:val="none" w:sz="0" w:space="0" w:color="auto"/>
        <w:bottom w:val="none" w:sz="0" w:space="0" w:color="auto"/>
        <w:right w:val="none" w:sz="0" w:space="0" w:color="auto"/>
      </w:divBdr>
    </w:div>
    <w:div w:id="1974558003">
      <w:bodyDiv w:val="1"/>
      <w:marLeft w:val="0"/>
      <w:marRight w:val="0"/>
      <w:marTop w:val="0"/>
      <w:marBottom w:val="0"/>
      <w:divBdr>
        <w:top w:val="none" w:sz="0" w:space="0" w:color="auto"/>
        <w:left w:val="none" w:sz="0" w:space="0" w:color="auto"/>
        <w:bottom w:val="none" w:sz="0" w:space="0" w:color="auto"/>
        <w:right w:val="none" w:sz="0" w:space="0" w:color="auto"/>
      </w:divBdr>
    </w:div>
    <w:div w:id="2004889110">
      <w:bodyDiv w:val="1"/>
      <w:marLeft w:val="0"/>
      <w:marRight w:val="0"/>
      <w:marTop w:val="0"/>
      <w:marBottom w:val="0"/>
      <w:divBdr>
        <w:top w:val="none" w:sz="0" w:space="0" w:color="auto"/>
        <w:left w:val="none" w:sz="0" w:space="0" w:color="auto"/>
        <w:bottom w:val="none" w:sz="0" w:space="0" w:color="auto"/>
        <w:right w:val="none" w:sz="0" w:space="0" w:color="auto"/>
      </w:divBdr>
    </w:div>
    <w:div w:id="2071611646">
      <w:bodyDiv w:val="1"/>
      <w:marLeft w:val="0"/>
      <w:marRight w:val="0"/>
      <w:marTop w:val="0"/>
      <w:marBottom w:val="0"/>
      <w:divBdr>
        <w:top w:val="none" w:sz="0" w:space="0" w:color="auto"/>
        <w:left w:val="none" w:sz="0" w:space="0" w:color="auto"/>
        <w:bottom w:val="none" w:sz="0" w:space="0" w:color="auto"/>
        <w:right w:val="none" w:sz="0" w:space="0" w:color="auto"/>
      </w:divBdr>
    </w:div>
    <w:div w:id="2072118669">
      <w:bodyDiv w:val="1"/>
      <w:marLeft w:val="0"/>
      <w:marRight w:val="0"/>
      <w:marTop w:val="0"/>
      <w:marBottom w:val="0"/>
      <w:divBdr>
        <w:top w:val="none" w:sz="0" w:space="0" w:color="auto"/>
        <w:left w:val="none" w:sz="0" w:space="0" w:color="auto"/>
        <w:bottom w:val="none" w:sz="0" w:space="0" w:color="auto"/>
        <w:right w:val="none" w:sz="0" w:space="0" w:color="auto"/>
      </w:divBdr>
    </w:div>
    <w:div w:id="213262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doi.org/10.1016/j.scitotenv.2021.151437"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doi.org/10.1579/0044-7447-34.4.316"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doi.org/10.1016/j.cpa.2021.10232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doi.org/10.3390/ani11051225"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doi.org/10.1038/s43016-024-00921-2" TargetMode="External"/><Relationship Id="rId28" Type="http://schemas.openxmlformats.org/officeDocument/2006/relationships/hyperlink" Target="https://doi.org/10.1136/bmj.m2322"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yperlink" Target="https://doi.org/10.1007/s11625-022-01138-7" TargetMode="External"/><Relationship Id="rId30" Type="http://schemas.openxmlformats.org/officeDocument/2006/relationships/hyperlink" Target="https://doi.org/10.1016/j.spc.2021.03.028" TargetMode="Externa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603BB68AE5C0F4C908E70EB4D1DDDC3" ma:contentTypeVersion="14" ma:contentTypeDescription="Skapa ett nytt dokument." ma:contentTypeScope="" ma:versionID="78d44e63d9d75fc66cfd02670a74185a">
  <xsd:schema xmlns:xsd="http://www.w3.org/2001/XMLSchema" xmlns:xs="http://www.w3.org/2001/XMLSchema" xmlns:p="http://schemas.microsoft.com/office/2006/metadata/properties" xmlns:ns3="31ffec6e-e0c6-46d3-bf16-e7019fdf1f95" xmlns:ns4="20b5f8f8-e964-4ea5-9bc5-5fa83731a92f" targetNamespace="http://schemas.microsoft.com/office/2006/metadata/properties" ma:root="true" ma:fieldsID="853480a3971f0c6f76ca7f89efb9f47b" ns3:_="" ns4:_="">
    <xsd:import namespace="31ffec6e-e0c6-46d3-bf16-e7019fdf1f95"/>
    <xsd:import namespace="20b5f8f8-e964-4ea5-9bc5-5fa83731a9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ServiceDateTaken"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ffec6e-e0c6-46d3-bf16-e7019fdf1f95"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b5f8f8-e964-4ea5-9bc5-5fa83731a9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492580-5926-4342-9884-8DCAC5AA49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9EEE90-7382-4BE6-B4F1-CC6CCFFD56CC}">
  <ds:schemaRefs>
    <ds:schemaRef ds:uri="http://schemas.openxmlformats.org/officeDocument/2006/bibliography"/>
  </ds:schemaRefs>
</ds:datastoreItem>
</file>

<file path=customXml/itemProps3.xml><?xml version="1.0" encoding="utf-8"?>
<ds:datastoreItem xmlns:ds="http://schemas.openxmlformats.org/officeDocument/2006/customXml" ds:itemID="{C3E497D9-9000-47FC-B726-C68665C33D7A}">
  <ds:schemaRefs>
    <ds:schemaRef ds:uri="http://schemas.microsoft.com/sharepoint/v3/contenttype/forms"/>
  </ds:schemaRefs>
</ds:datastoreItem>
</file>

<file path=customXml/itemProps4.xml><?xml version="1.0" encoding="utf-8"?>
<ds:datastoreItem xmlns:ds="http://schemas.openxmlformats.org/officeDocument/2006/customXml" ds:itemID="{2CADD272-1539-4A40-9CF2-F23004339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ffec6e-e0c6-46d3-bf16-e7019fdf1f95"/>
    <ds:schemaRef ds:uri="20b5f8f8-e964-4ea5-9bc5-5fa83731a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7057</TotalTime>
  <Pages>37</Pages>
  <Words>12171</Words>
  <Characters>64511</Characters>
  <Application>Microsoft Office Word</Application>
  <DocSecurity>0</DocSecurity>
  <Lines>537</Lines>
  <Paragraphs>153</Paragraphs>
  <ScaleCrop>false</ScaleCrop>
  <HeadingPairs>
    <vt:vector size="2" baseType="variant">
      <vt:variant>
        <vt:lpstr>Title</vt:lpstr>
      </vt:variant>
      <vt:variant>
        <vt:i4>1</vt:i4>
      </vt:variant>
    </vt:vector>
  </HeadingPairs>
  <TitlesOfParts>
    <vt:vector size="1" baseType="lpstr">
      <vt:lpstr/>
    </vt:vector>
  </TitlesOfParts>
  <Company>SLU</Company>
  <LinksUpToDate>false</LinksUpToDate>
  <CharactersWithSpaces>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Säll</dc:creator>
  <cp:keywords/>
  <cp:lastModifiedBy>Elin Röös</cp:lastModifiedBy>
  <cp:revision>794</cp:revision>
  <dcterms:created xsi:type="dcterms:W3CDTF">2024-07-09T06:29:00Z</dcterms:created>
  <dcterms:modified xsi:type="dcterms:W3CDTF">2024-08-21T11:31:00Z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0x010100A603BB68AE5C0F4C908E70EB4D1DDDC3</vt:lpwstr>
  </property>
</Properties>
</file>