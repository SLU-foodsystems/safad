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0B98C20" w14:textId="77777777" w:rsidR="00370914" w:rsidRDefault="00370914" w:rsidP="00316184">
      <w:pPr>
        <w:spacing w:after="0" w:line="240" w:lineRule="auto"/>
        <w:rPr>
          <w:rFonts w:ascii="Times New Roman" w:hAnsi="Times New Roman" w:cs="Times New Roman"/>
          <w:b/>
          <w:i/>
          <w:sz w:val="24"/>
          <w:szCs w:val="24"/>
        </w:rPr>
      </w:pPr>
      <w:r w:rsidRPr="00370914">
        <w:rPr>
          <w:rFonts w:ascii="Times New Roman" w:hAnsi="Times New Roman" w:cs="Times New Roman"/>
          <w:b/>
          <w:i/>
          <w:sz w:val="24"/>
          <w:szCs w:val="24"/>
        </w:rPr>
        <w:t>e-brev</w:t>
      </w:r>
    </w:p>
    <w:p w14:paraId="29417481" w14:textId="0DD18A72" w:rsidR="00370914" w:rsidRPr="00370914" w:rsidRDefault="00370914" w:rsidP="00316184">
      <w:pPr>
        <w:spacing w:after="0" w:line="240" w:lineRule="auto"/>
        <w:rPr>
          <w:rFonts w:ascii="Times New Roman" w:hAnsi="Times New Roman" w:cs="Times New Roman"/>
          <w:sz w:val="24"/>
          <w:szCs w:val="24"/>
        </w:rPr>
      </w:pPr>
      <w:proofErr w:type="spellStart"/>
      <w:r w:rsidRPr="00370914">
        <w:rPr>
          <w:rFonts w:ascii="Times New Roman" w:hAnsi="Times New Roman" w:cs="Times New Roman"/>
          <w:sz w:val="24"/>
          <w:szCs w:val="24"/>
        </w:rPr>
        <w:t>Subject</w:t>
      </w:r>
      <w:proofErr w:type="spellEnd"/>
      <w:r w:rsidRPr="00370914">
        <w:rPr>
          <w:rFonts w:ascii="Times New Roman" w:hAnsi="Times New Roman" w:cs="Times New Roman"/>
          <w:sz w:val="24"/>
          <w:szCs w:val="24"/>
        </w:rPr>
        <w:t xml:space="preserve">: </w:t>
      </w:r>
      <w:ins w:id="0" w:author="Elin Röös" w:date="2023-02-27T15:58:00Z">
        <w:r w:rsidR="003E33B1">
          <w:rPr>
            <w:rFonts w:ascii="Times New Roman" w:hAnsi="Times New Roman" w:cs="Times New Roman"/>
            <w:sz w:val="24"/>
            <w:szCs w:val="24"/>
          </w:rPr>
          <w:t>P</w:t>
        </w:r>
      </w:ins>
      <w:del w:id="1" w:author="Elin Röös" w:date="2023-02-27T15:58:00Z">
        <w:r w:rsidRPr="00370914" w:rsidDel="003E33B1">
          <w:rPr>
            <w:rFonts w:ascii="Times New Roman" w:hAnsi="Times New Roman" w:cs="Times New Roman"/>
            <w:sz w:val="24"/>
            <w:szCs w:val="24"/>
          </w:rPr>
          <w:delText>p</w:delText>
        </w:r>
      </w:del>
      <w:r w:rsidRPr="00370914">
        <w:rPr>
          <w:rFonts w:ascii="Times New Roman" w:hAnsi="Times New Roman" w:cs="Times New Roman"/>
          <w:sz w:val="24"/>
          <w:szCs w:val="24"/>
        </w:rPr>
        <w:t>ilot</w:t>
      </w:r>
      <w:r w:rsidR="001769E2">
        <w:rPr>
          <w:rFonts w:ascii="Times New Roman" w:hAnsi="Times New Roman" w:cs="Times New Roman"/>
          <w:sz w:val="24"/>
          <w:szCs w:val="24"/>
        </w:rPr>
        <w:t>projekt</w:t>
      </w:r>
      <w:r w:rsidRPr="00370914">
        <w:rPr>
          <w:rFonts w:ascii="Times New Roman" w:hAnsi="Times New Roman" w:cs="Times New Roman"/>
          <w:sz w:val="24"/>
          <w:szCs w:val="24"/>
        </w:rPr>
        <w:t xml:space="preserve"> om djurs förmåga att uppfatta </w:t>
      </w:r>
      <w:r w:rsidR="00530F0C">
        <w:rPr>
          <w:rFonts w:ascii="Times New Roman" w:hAnsi="Times New Roman" w:cs="Times New Roman"/>
          <w:sz w:val="24"/>
          <w:szCs w:val="24"/>
        </w:rPr>
        <w:t>hur de behandlas</w:t>
      </w:r>
    </w:p>
    <w:p w14:paraId="4F1F3A46" w14:textId="77777777" w:rsidR="00370914" w:rsidRDefault="00833239" w:rsidP="00316184">
      <w:pPr>
        <w:spacing w:after="0" w:line="240" w:lineRule="auto"/>
        <w:rPr>
          <w:rFonts w:ascii="Times New Roman" w:hAnsi="Times New Roman" w:cs="Times New Roman"/>
          <w:b/>
          <w:sz w:val="24"/>
          <w:szCs w:val="24"/>
        </w:rPr>
      </w:pPr>
      <w:r>
        <w:rPr>
          <w:rFonts w:ascii="Times New Roman" w:hAnsi="Times New Roman" w:cs="Times New Roman"/>
          <w:b/>
          <w:sz w:val="24"/>
          <w:szCs w:val="24"/>
        </w:rPr>
        <w:t>-------------------------------</w:t>
      </w:r>
    </w:p>
    <w:p w14:paraId="7C0B7F38" w14:textId="77777777" w:rsidR="00932C43" w:rsidRPr="005E1733" w:rsidRDefault="00984F1A" w:rsidP="00316184">
      <w:pPr>
        <w:spacing w:after="0" w:line="240" w:lineRule="auto"/>
        <w:rPr>
          <w:rFonts w:ascii="Times New Roman" w:hAnsi="Times New Roman" w:cs="Times New Roman"/>
          <w:i/>
          <w:sz w:val="24"/>
          <w:szCs w:val="24"/>
        </w:rPr>
      </w:pPr>
      <w:r>
        <w:rPr>
          <w:rFonts w:ascii="Times New Roman" w:hAnsi="Times New Roman" w:cs="Times New Roman"/>
          <w:i/>
          <w:sz w:val="24"/>
          <w:szCs w:val="24"/>
        </w:rPr>
        <w:t>Pilotprojekt om b</w:t>
      </w:r>
      <w:r w:rsidR="005E1733" w:rsidRPr="005E1733">
        <w:rPr>
          <w:rFonts w:ascii="Times New Roman" w:hAnsi="Times New Roman" w:cs="Times New Roman"/>
          <w:i/>
          <w:sz w:val="24"/>
          <w:szCs w:val="24"/>
        </w:rPr>
        <w:t>edömning av</w:t>
      </w:r>
      <w:r w:rsidR="00BC5B96" w:rsidRPr="005E1733">
        <w:rPr>
          <w:rFonts w:ascii="Times New Roman" w:hAnsi="Times New Roman" w:cs="Times New Roman"/>
          <w:i/>
          <w:sz w:val="24"/>
          <w:szCs w:val="24"/>
        </w:rPr>
        <w:t xml:space="preserve"> olika djurarters förmåga att uppfatta </w:t>
      </w:r>
      <w:r>
        <w:rPr>
          <w:rFonts w:ascii="Times New Roman" w:hAnsi="Times New Roman" w:cs="Times New Roman"/>
          <w:i/>
          <w:sz w:val="24"/>
          <w:szCs w:val="24"/>
        </w:rPr>
        <w:t>hur de behandlas</w:t>
      </w:r>
      <w:r w:rsidR="005E1733" w:rsidRPr="005E1733">
        <w:rPr>
          <w:rFonts w:ascii="Times New Roman" w:hAnsi="Times New Roman" w:cs="Times New Roman"/>
          <w:i/>
          <w:sz w:val="24"/>
          <w:szCs w:val="24"/>
        </w:rPr>
        <w:t>, som en del i en hållbarhetsutvärdering av livsmedel</w:t>
      </w:r>
    </w:p>
    <w:p w14:paraId="601C87D8" w14:textId="77777777" w:rsidR="00BC5B96" w:rsidRDefault="00BC5B96" w:rsidP="00316184">
      <w:pPr>
        <w:spacing w:after="0" w:line="240" w:lineRule="auto"/>
        <w:rPr>
          <w:rFonts w:ascii="Times New Roman" w:hAnsi="Times New Roman" w:cs="Times New Roman"/>
          <w:sz w:val="24"/>
          <w:szCs w:val="24"/>
        </w:rPr>
      </w:pPr>
    </w:p>
    <w:p w14:paraId="41945717" w14:textId="77777777" w:rsidR="005E1733" w:rsidRDefault="005E1733" w:rsidP="00316184">
      <w:pPr>
        <w:spacing w:after="0" w:line="240" w:lineRule="auto"/>
        <w:rPr>
          <w:rFonts w:ascii="Times New Roman" w:hAnsi="Times New Roman" w:cs="Times New Roman"/>
          <w:sz w:val="24"/>
          <w:szCs w:val="24"/>
        </w:rPr>
      </w:pPr>
      <w:r>
        <w:rPr>
          <w:rFonts w:ascii="Times New Roman" w:hAnsi="Times New Roman" w:cs="Times New Roman"/>
          <w:sz w:val="24"/>
          <w:szCs w:val="24"/>
        </w:rPr>
        <w:t>Hej NN!</w:t>
      </w:r>
    </w:p>
    <w:p w14:paraId="72541BA6" w14:textId="77777777" w:rsidR="00692DF5" w:rsidRDefault="00BC5B96" w:rsidP="00316184">
      <w:pPr>
        <w:spacing w:after="0" w:line="240" w:lineRule="auto"/>
        <w:rPr>
          <w:ins w:id="2" w:author="Elin Röös" w:date="2023-02-27T16:15:00Z"/>
          <w:rFonts w:ascii="Times New Roman" w:hAnsi="Times New Roman" w:cs="Times New Roman"/>
          <w:sz w:val="24"/>
          <w:szCs w:val="24"/>
        </w:rPr>
      </w:pPr>
      <w:r>
        <w:rPr>
          <w:rFonts w:ascii="Times New Roman" w:hAnsi="Times New Roman" w:cs="Times New Roman"/>
          <w:sz w:val="24"/>
          <w:szCs w:val="24"/>
        </w:rPr>
        <w:t>Utveckling av verktyg för att utvärdera olika hållbarhetsaspekter av livsmedelskonsumtion och animalieproduktion ingår i flera olika projekt vid SLU</w:t>
      </w:r>
      <w:r w:rsidR="005E1733">
        <w:rPr>
          <w:rFonts w:ascii="Times New Roman" w:hAnsi="Times New Roman" w:cs="Times New Roman"/>
          <w:sz w:val="24"/>
          <w:szCs w:val="24"/>
        </w:rPr>
        <w:t xml:space="preserve">, t ex Mistra </w:t>
      </w:r>
      <w:r w:rsidR="00BD05E4">
        <w:rPr>
          <w:rFonts w:ascii="Times New Roman" w:hAnsi="Times New Roman" w:cs="Times New Roman"/>
          <w:sz w:val="24"/>
          <w:szCs w:val="24"/>
        </w:rPr>
        <w:t>F</w:t>
      </w:r>
      <w:r w:rsidR="005E1733">
        <w:rPr>
          <w:rFonts w:ascii="Times New Roman" w:hAnsi="Times New Roman" w:cs="Times New Roman"/>
          <w:sz w:val="24"/>
          <w:szCs w:val="24"/>
        </w:rPr>
        <w:t>ood Futures (</w:t>
      </w:r>
      <w:r w:rsidR="005E1733" w:rsidRPr="005E1733">
        <w:rPr>
          <w:rFonts w:ascii="Times New Roman" w:hAnsi="Times New Roman" w:cs="Times New Roman"/>
          <w:sz w:val="24"/>
          <w:szCs w:val="24"/>
        </w:rPr>
        <w:t>https://mistrafoodfutures.se/sv/forskning/</w:t>
      </w:r>
      <w:r w:rsidR="005E1733">
        <w:rPr>
          <w:rFonts w:ascii="Times New Roman" w:hAnsi="Times New Roman" w:cs="Times New Roman"/>
          <w:sz w:val="24"/>
          <w:szCs w:val="24"/>
        </w:rPr>
        <w:t>) och Plan’Eat (</w:t>
      </w:r>
      <w:r w:rsidR="005E1733" w:rsidRPr="005E1733">
        <w:rPr>
          <w:rFonts w:ascii="Times New Roman" w:hAnsi="Times New Roman" w:cs="Times New Roman"/>
          <w:sz w:val="24"/>
          <w:szCs w:val="24"/>
        </w:rPr>
        <w:t>https://planeat-project.eu/</w:t>
      </w:r>
      <w:r w:rsidR="005E1733">
        <w:rPr>
          <w:rFonts w:ascii="Times New Roman" w:hAnsi="Times New Roman" w:cs="Times New Roman"/>
          <w:sz w:val="24"/>
          <w:szCs w:val="24"/>
        </w:rPr>
        <w:t>)</w:t>
      </w:r>
      <w:r>
        <w:rPr>
          <w:rFonts w:ascii="Times New Roman" w:hAnsi="Times New Roman" w:cs="Times New Roman"/>
          <w:sz w:val="24"/>
          <w:szCs w:val="24"/>
        </w:rPr>
        <w:t xml:space="preserve">. </w:t>
      </w:r>
    </w:p>
    <w:p w14:paraId="26F84D19" w14:textId="77777777" w:rsidR="00692DF5" w:rsidRDefault="00692DF5" w:rsidP="00316184">
      <w:pPr>
        <w:spacing w:after="0" w:line="240" w:lineRule="auto"/>
        <w:rPr>
          <w:ins w:id="3" w:author="Elin Röös" w:date="2023-02-27T16:15:00Z"/>
          <w:rFonts w:ascii="Times New Roman" w:hAnsi="Times New Roman" w:cs="Times New Roman"/>
          <w:sz w:val="24"/>
          <w:szCs w:val="24"/>
        </w:rPr>
      </w:pPr>
    </w:p>
    <w:p w14:paraId="72DDDD3A" w14:textId="7DE0AEA2" w:rsidR="00BC5B96" w:rsidRDefault="00BC5B96" w:rsidP="0031618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Jag </w:t>
      </w:r>
      <w:r w:rsidR="005E1733">
        <w:rPr>
          <w:rFonts w:ascii="Times New Roman" w:hAnsi="Times New Roman" w:cs="Times New Roman"/>
          <w:sz w:val="24"/>
          <w:szCs w:val="24"/>
        </w:rPr>
        <w:t xml:space="preserve">och Elin Röös </w:t>
      </w:r>
      <w:r>
        <w:rPr>
          <w:rFonts w:ascii="Times New Roman" w:hAnsi="Times New Roman" w:cs="Times New Roman"/>
          <w:sz w:val="24"/>
          <w:szCs w:val="24"/>
        </w:rPr>
        <w:t xml:space="preserve">arbetar med ett </w:t>
      </w:r>
      <w:r w:rsidR="00932C43" w:rsidRPr="00316184">
        <w:rPr>
          <w:rFonts w:ascii="Times New Roman" w:hAnsi="Times New Roman" w:cs="Times New Roman"/>
          <w:sz w:val="24"/>
          <w:szCs w:val="24"/>
        </w:rPr>
        <w:t xml:space="preserve">djurvälfärds-index som </w:t>
      </w:r>
      <w:r w:rsidR="000153CB">
        <w:rPr>
          <w:rFonts w:ascii="Times New Roman" w:hAnsi="Times New Roman" w:cs="Times New Roman"/>
          <w:sz w:val="24"/>
          <w:szCs w:val="24"/>
        </w:rPr>
        <w:t>sk</w:t>
      </w:r>
      <w:r w:rsidR="00984F1A">
        <w:rPr>
          <w:rFonts w:ascii="Times New Roman" w:hAnsi="Times New Roman" w:cs="Times New Roman"/>
          <w:sz w:val="24"/>
          <w:szCs w:val="24"/>
        </w:rPr>
        <w:t>a</w:t>
      </w:r>
      <w:r w:rsidR="000153CB">
        <w:rPr>
          <w:rFonts w:ascii="Times New Roman" w:hAnsi="Times New Roman" w:cs="Times New Roman"/>
          <w:sz w:val="24"/>
          <w:szCs w:val="24"/>
        </w:rPr>
        <w:t xml:space="preserve"> kunna </w:t>
      </w:r>
      <w:r w:rsidR="00984F1A">
        <w:rPr>
          <w:rFonts w:ascii="Times New Roman" w:hAnsi="Times New Roman" w:cs="Times New Roman"/>
          <w:sz w:val="24"/>
          <w:szCs w:val="24"/>
        </w:rPr>
        <w:t xml:space="preserve">användas </w:t>
      </w:r>
      <w:r w:rsidR="000153CB">
        <w:rPr>
          <w:rFonts w:ascii="Times New Roman" w:hAnsi="Times New Roman" w:cs="Times New Roman"/>
          <w:sz w:val="24"/>
          <w:szCs w:val="24"/>
        </w:rPr>
        <w:t xml:space="preserve">i </w:t>
      </w:r>
      <w:r w:rsidR="005E1733">
        <w:rPr>
          <w:rFonts w:ascii="Times New Roman" w:hAnsi="Times New Roman" w:cs="Times New Roman"/>
          <w:sz w:val="24"/>
          <w:szCs w:val="24"/>
        </w:rPr>
        <w:t>övergripande</w:t>
      </w:r>
      <w:r w:rsidR="000153CB">
        <w:rPr>
          <w:rFonts w:ascii="Times New Roman" w:hAnsi="Times New Roman" w:cs="Times New Roman"/>
          <w:sz w:val="24"/>
          <w:szCs w:val="24"/>
        </w:rPr>
        <w:t xml:space="preserve"> hållbarhetsutvärderingar</w:t>
      </w:r>
      <w:ins w:id="4" w:author="Elin Röös" w:date="2023-02-27T16:16:00Z">
        <w:r w:rsidR="00692DF5">
          <w:rPr>
            <w:rFonts w:ascii="Times New Roman" w:hAnsi="Times New Roman" w:cs="Times New Roman"/>
            <w:sz w:val="24"/>
            <w:szCs w:val="24"/>
          </w:rPr>
          <w:t>, till exempel när man vill utvärdera hur en viss kostförändring påverkar djurvälfärden totalt sett</w:t>
        </w:r>
      </w:ins>
      <w:r w:rsidR="000153CB">
        <w:rPr>
          <w:rFonts w:ascii="Times New Roman" w:hAnsi="Times New Roman" w:cs="Times New Roman"/>
          <w:sz w:val="24"/>
          <w:szCs w:val="24"/>
        </w:rPr>
        <w:t xml:space="preserve">. </w:t>
      </w:r>
      <w:r w:rsidR="005E1733">
        <w:rPr>
          <w:rFonts w:ascii="Times New Roman" w:hAnsi="Times New Roman" w:cs="Times New Roman"/>
          <w:sz w:val="24"/>
          <w:szCs w:val="24"/>
        </w:rPr>
        <w:t>Vår t</w:t>
      </w:r>
      <w:r w:rsidR="000153CB">
        <w:rPr>
          <w:rFonts w:ascii="Times New Roman" w:hAnsi="Times New Roman" w:cs="Times New Roman"/>
          <w:sz w:val="24"/>
          <w:szCs w:val="24"/>
        </w:rPr>
        <w:t xml:space="preserve">anke är att detta index kan </w:t>
      </w:r>
      <w:r w:rsidR="00932C43" w:rsidRPr="00316184">
        <w:rPr>
          <w:rFonts w:ascii="Times New Roman" w:hAnsi="Times New Roman" w:cs="Times New Roman"/>
          <w:sz w:val="24"/>
          <w:szCs w:val="24"/>
        </w:rPr>
        <w:t xml:space="preserve">beräknas </w:t>
      </w:r>
      <w:ins w:id="5" w:author="Elin Röös" w:date="2023-02-27T16:16:00Z">
        <w:r w:rsidR="00692DF5">
          <w:rPr>
            <w:rFonts w:ascii="Times New Roman" w:hAnsi="Times New Roman" w:cs="Times New Roman"/>
            <w:sz w:val="24"/>
            <w:szCs w:val="24"/>
          </w:rPr>
          <w:t xml:space="preserve">baserat </w:t>
        </w:r>
      </w:ins>
      <w:r w:rsidR="00932C43" w:rsidRPr="00316184">
        <w:rPr>
          <w:rFonts w:ascii="Times New Roman" w:hAnsi="Times New Roman" w:cs="Times New Roman"/>
          <w:sz w:val="24"/>
          <w:szCs w:val="24"/>
        </w:rPr>
        <w:t>på</w:t>
      </w:r>
      <w:ins w:id="6" w:author="Elin Röös" w:date="2023-02-27T16:16:00Z">
        <w:r w:rsidR="00692DF5">
          <w:rPr>
            <w:rFonts w:ascii="Times New Roman" w:hAnsi="Times New Roman" w:cs="Times New Roman"/>
            <w:sz w:val="24"/>
            <w:szCs w:val="24"/>
          </w:rPr>
          <w:t>:</w:t>
        </w:r>
      </w:ins>
      <w:r w:rsidR="00932C43" w:rsidRPr="00316184">
        <w:rPr>
          <w:rFonts w:ascii="Times New Roman" w:hAnsi="Times New Roman" w:cs="Times New Roman"/>
          <w:sz w:val="24"/>
          <w:szCs w:val="24"/>
        </w:rPr>
        <w:t xml:space="preserve"> </w:t>
      </w:r>
    </w:p>
    <w:p w14:paraId="447CEC09" w14:textId="77777777" w:rsidR="00BC5B96" w:rsidRPr="00BC5B96" w:rsidRDefault="00932C43" w:rsidP="00BC5B96">
      <w:pPr>
        <w:pStyle w:val="ListParagraph"/>
        <w:numPr>
          <w:ilvl w:val="0"/>
          <w:numId w:val="2"/>
        </w:numPr>
        <w:spacing w:after="0" w:line="240" w:lineRule="auto"/>
        <w:ind w:left="284" w:hanging="284"/>
        <w:rPr>
          <w:rFonts w:ascii="Times New Roman" w:hAnsi="Times New Roman" w:cs="Times New Roman"/>
          <w:sz w:val="24"/>
          <w:szCs w:val="24"/>
        </w:rPr>
      </w:pPr>
      <w:r w:rsidRPr="00BC5B96">
        <w:rPr>
          <w:rFonts w:ascii="Times New Roman" w:hAnsi="Times New Roman" w:cs="Times New Roman"/>
          <w:sz w:val="24"/>
          <w:szCs w:val="24"/>
        </w:rPr>
        <w:t xml:space="preserve">antalet </w:t>
      </w:r>
      <w:r w:rsidR="001C54B8" w:rsidRPr="00BC5B96">
        <w:rPr>
          <w:rFonts w:ascii="Times New Roman" w:hAnsi="Times New Roman" w:cs="Times New Roman"/>
          <w:sz w:val="24"/>
          <w:szCs w:val="24"/>
        </w:rPr>
        <w:t>djur som behövs för att producera en given mängd av en animalisk produkt</w:t>
      </w:r>
    </w:p>
    <w:p w14:paraId="0777F9C1" w14:textId="77777777" w:rsidR="00BC5B96" w:rsidRPr="00BC5B96" w:rsidRDefault="00932C43" w:rsidP="00BC5B96">
      <w:pPr>
        <w:pStyle w:val="ListParagraph"/>
        <w:numPr>
          <w:ilvl w:val="0"/>
          <w:numId w:val="2"/>
        </w:numPr>
        <w:spacing w:after="0" w:line="240" w:lineRule="auto"/>
        <w:ind w:left="284" w:hanging="284"/>
        <w:rPr>
          <w:rFonts w:ascii="Times New Roman" w:hAnsi="Times New Roman" w:cs="Times New Roman"/>
          <w:sz w:val="24"/>
          <w:szCs w:val="24"/>
        </w:rPr>
      </w:pPr>
      <w:r w:rsidRPr="00BC5B96">
        <w:rPr>
          <w:rFonts w:ascii="Times New Roman" w:hAnsi="Times New Roman" w:cs="Times New Roman"/>
          <w:sz w:val="24"/>
          <w:szCs w:val="24"/>
        </w:rPr>
        <w:t xml:space="preserve">djurvälfärden i de produktionssystem där </w:t>
      </w:r>
      <w:r w:rsidR="003B64F6" w:rsidRPr="00BC5B96">
        <w:rPr>
          <w:rFonts w:ascii="Times New Roman" w:hAnsi="Times New Roman" w:cs="Times New Roman"/>
          <w:sz w:val="24"/>
          <w:szCs w:val="24"/>
        </w:rPr>
        <w:t xml:space="preserve">dessa </w:t>
      </w:r>
      <w:r w:rsidRPr="00BC5B96">
        <w:rPr>
          <w:rFonts w:ascii="Times New Roman" w:hAnsi="Times New Roman" w:cs="Times New Roman"/>
          <w:sz w:val="24"/>
          <w:szCs w:val="24"/>
        </w:rPr>
        <w:t>djur finns</w:t>
      </w:r>
    </w:p>
    <w:p w14:paraId="20B5047B" w14:textId="77777777" w:rsidR="00BC5B96" w:rsidRPr="00BC5B96" w:rsidRDefault="00932C43" w:rsidP="005E1733">
      <w:pPr>
        <w:pStyle w:val="ListParagraph"/>
        <w:numPr>
          <w:ilvl w:val="0"/>
          <w:numId w:val="2"/>
        </w:numPr>
        <w:spacing w:after="0" w:line="240" w:lineRule="auto"/>
        <w:ind w:left="284" w:hanging="284"/>
        <w:rPr>
          <w:rFonts w:ascii="Times New Roman" w:hAnsi="Times New Roman" w:cs="Times New Roman"/>
          <w:sz w:val="24"/>
          <w:szCs w:val="24"/>
        </w:rPr>
      </w:pPr>
      <w:r w:rsidRPr="00BC5B96">
        <w:rPr>
          <w:rFonts w:ascii="Times New Roman" w:hAnsi="Times New Roman" w:cs="Times New Roman"/>
          <w:sz w:val="24"/>
          <w:szCs w:val="24"/>
        </w:rPr>
        <w:t xml:space="preserve">djurens </w:t>
      </w:r>
      <w:r w:rsidRPr="00BC5B96">
        <w:rPr>
          <w:rFonts w:ascii="Times New Roman" w:hAnsi="Times New Roman" w:cs="Times New Roman"/>
          <w:i/>
          <w:sz w:val="24"/>
          <w:szCs w:val="24"/>
        </w:rPr>
        <w:t>förmåga att uppfatta</w:t>
      </w:r>
      <w:r w:rsidRPr="00BC5B96">
        <w:rPr>
          <w:rFonts w:ascii="Times New Roman" w:hAnsi="Times New Roman" w:cs="Times New Roman"/>
          <w:sz w:val="24"/>
          <w:szCs w:val="24"/>
        </w:rPr>
        <w:t xml:space="preserve"> </w:t>
      </w:r>
      <w:r w:rsidR="005E1733" w:rsidRPr="00BC5B96">
        <w:rPr>
          <w:rFonts w:ascii="Times New Roman" w:hAnsi="Times New Roman" w:cs="Times New Roman"/>
          <w:sz w:val="24"/>
          <w:szCs w:val="24"/>
        </w:rPr>
        <w:t>hur de behandlas</w:t>
      </w:r>
    </w:p>
    <w:p w14:paraId="5B79B255" w14:textId="77777777" w:rsidR="00984F1A" w:rsidRPr="005E1733" w:rsidRDefault="00BC5B96" w:rsidP="00984F1A">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Den sista punkten, förmågan att uppfatta, är </w:t>
      </w:r>
      <w:r w:rsidR="00984F1A">
        <w:rPr>
          <w:rFonts w:ascii="Times New Roman" w:hAnsi="Times New Roman" w:cs="Times New Roman"/>
          <w:sz w:val="24"/>
          <w:szCs w:val="24"/>
        </w:rPr>
        <w:t>svårast</w:t>
      </w:r>
      <w:r w:rsidR="005E1733">
        <w:rPr>
          <w:rFonts w:ascii="Times New Roman" w:hAnsi="Times New Roman" w:cs="Times New Roman"/>
          <w:sz w:val="24"/>
          <w:szCs w:val="24"/>
        </w:rPr>
        <w:t xml:space="preserve"> och här </w:t>
      </w:r>
      <w:r w:rsidR="00BD05E4">
        <w:rPr>
          <w:rFonts w:ascii="Times New Roman" w:hAnsi="Times New Roman" w:cs="Times New Roman"/>
          <w:sz w:val="24"/>
          <w:szCs w:val="24"/>
        </w:rPr>
        <w:t>önskar</w:t>
      </w:r>
      <w:r w:rsidR="005E1733">
        <w:rPr>
          <w:rFonts w:ascii="Times New Roman" w:hAnsi="Times New Roman" w:cs="Times New Roman"/>
          <w:sz w:val="24"/>
          <w:szCs w:val="24"/>
        </w:rPr>
        <w:t xml:space="preserve"> vi din hjälp</w:t>
      </w:r>
      <w:r>
        <w:rPr>
          <w:rFonts w:ascii="Times New Roman" w:hAnsi="Times New Roman" w:cs="Times New Roman"/>
          <w:sz w:val="24"/>
          <w:szCs w:val="24"/>
        </w:rPr>
        <w:t xml:space="preserve">. </w:t>
      </w:r>
      <w:r w:rsidR="005E1733">
        <w:rPr>
          <w:rFonts w:ascii="Times New Roman" w:hAnsi="Times New Roman" w:cs="Times New Roman"/>
          <w:sz w:val="24"/>
          <w:szCs w:val="24"/>
        </w:rPr>
        <w:t xml:space="preserve">Vi </w:t>
      </w:r>
      <w:r>
        <w:rPr>
          <w:rFonts w:ascii="Times New Roman" w:hAnsi="Times New Roman" w:cs="Times New Roman"/>
          <w:sz w:val="24"/>
          <w:szCs w:val="24"/>
        </w:rPr>
        <w:t xml:space="preserve">vill testa en idé och ber </w:t>
      </w:r>
      <w:r w:rsidR="000153CB">
        <w:rPr>
          <w:rFonts w:ascii="Times New Roman" w:hAnsi="Times New Roman" w:cs="Times New Roman"/>
          <w:sz w:val="24"/>
          <w:szCs w:val="24"/>
        </w:rPr>
        <w:t xml:space="preserve">dig </w:t>
      </w:r>
      <w:r w:rsidR="005E1733">
        <w:rPr>
          <w:rFonts w:ascii="Times New Roman" w:hAnsi="Times New Roman" w:cs="Times New Roman"/>
          <w:sz w:val="24"/>
          <w:szCs w:val="24"/>
        </w:rPr>
        <w:t>medverka i ett pilotprojekt</w:t>
      </w:r>
      <w:r w:rsidR="00F83720">
        <w:rPr>
          <w:rFonts w:ascii="Times New Roman" w:hAnsi="Times New Roman" w:cs="Times New Roman"/>
          <w:sz w:val="24"/>
          <w:szCs w:val="24"/>
        </w:rPr>
        <w:t xml:space="preserve"> som består av en liten enkät och en </w:t>
      </w:r>
      <w:r w:rsidR="00BB0FA6">
        <w:rPr>
          <w:rFonts w:ascii="Times New Roman" w:hAnsi="Times New Roman" w:cs="Times New Roman"/>
          <w:sz w:val="24"/>
          <w:szCs w:val="24"/>
        </w:rPr>
        <w:t xml:space="preserve">kort </w:t>
      </w:r>
      <w:r w:rsidR="00F83720">
        <w:rPr>
          <w:rFonts w:ascii="Times New Roman" w:hAnsi="Times New Roman" w:cs="Times New Roman"/>
          <w:sz w:val="24"/>
          <w:szCs w:val="24"/>
        </w:rPr>
        <w:t>workshop</w:t>
      </w:r>
      <w:r>
        <w:rPr>
          <w:rFonts w:ascii="Times New Roman" w:hAnsi="Times New Roman" w:cs="Times New Roman"/>
          <w:sz w:val="24"/>
          <w:szCs w:val="24"/>
        </w:rPr>
        <w:t xml:space="preserve">. </w:t>
      </w:r>
      <w:r w:rsidR="005E1733">
        <w:rPr>
          <w:rFonts w:ascii="Times New Roman" w:hAnsi="Times New Roman" w:cs="Times New Roman"/>
          <w:sz w:val="24"/>
          <w:szCs w:val="24"/>
        </w:rPr>
        <w:t>E</w:t>
      </w:r>
      <w:r w:rsidR="000153CB" w:rsidRPr="000153CB">
        <w:rPr>
          <w:rFonts w:ascii="Times New Roman" w:hAnsi="Times New Roman" w:cs="Times New Roman"/>
          <w:sz w:val="24"/>
          <w:szCs w:val="24"/>
        </w:rPr>
        <w:t xml:space="preserve">n beskrivning av </w:t>
      </w:r>
      <w:r w:rsidR="005E1733">
        <w:rPr>
          <w:rFonts w:ascii="Times New Roman" w:hAnsi="Times New Roman" w:cs="Times New Roman"/>
          <w:sz w:val="24"/>
          <w:szCs w:val="24"/>
        </w:rPr>
        <w:t>pilot</w:t>
      </w:r>
      <w:r w:rsidR="000153CB" w:rsidRPr="000153CB">
        <w:rPr>
          <w:rFonts w:ascii="Times New Roman" w:hAnsi="Times New Roman" w:cs="Times New Roman"/>
          <w:sz w:val="24"/>
          <w:szCs w:val="24"/>
        </w:rPr>
        <w:t>projekt</w:t>
      </w:r>
      <w:r w:rsidR="00BD05E4">
        <w:rPr>
          <w:rFonts w:ascii="Times New Roman" w:hAnsi="Times New Roman" w:cs="Times New Roman"/>
          <w:sz w:val="24"/>
          <w:szCs w:val="24"/>
        </w:rPr>
        <w:t>et</w:t>
      </w:r>
      <w:r w:rsidR="000153CB">
        <w:rPr>
          <w:rFonts w:ascii="Times New Roman" w:hAnsi="Times New Roman" w:cs="Times New Roman"/>
          <w:sz w:val="24"/>
          <w:szCs w:val="24"/>
        </w:rPr>
        <w:t xml:space="preserve"> </w:t>
      </w:r>
      <w:r w:rsidR="005E1733">
        <w:rPr>
          <w:rFonts w:ascii="Times New Roman" w:hAnsi="Times New Roman" w:cs="Times New Roman"/>
          <w:sz w:val="24"/>
          <w:szCs w:val="24"/>
        </w:rPr>
        <w:t>bifogas</w:t>
      </w:r>
      <w:r w:rsidR="000153CB" w:rsidRPr="000153CB">
        <w:rPr>
          <w:rFonts w:ascii="Times New Roman" w:hAnsi="Times New Roman" w:cs="Times New Roman"/>
          <w:sz w:val="24"/>
          <w:szCs w:val="24"/>
        </w:rPr>
        <w:t xml:space="preserve">. </w:t>
      </w:r>
    </w:p>
    <w:p w14:paraId="66BB43F0" w14:textId="77777777" w:rsidR="00984F1A" w:rsidRDefault="00984F1A" w:rsidP="00316184">
      <w:pPr>
        <w:spacing w:after="0" w:line="240" w:lineRule="auto"/>
        <w:rPr>
          <w:rFonts w:ascii="Times New Roman" w:hAnsi="Times New Roman" w:cs="Times New Roman"/>
          <w:sz w:val="24"/>
          <w:szCs w:val="24"/>
        </w:rPr>
      </w:pPr>
    </w:p>
    <w:p w14:paraId="392A3EF5" w14:textId="77777777" w:rsidR="005E1733" w:rsidRPr="005E1733" w:rsidRDefault="00BB0FA6" w:rsidP="0031618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 detta skede </w:t>
      </w:r>
      <w:r w:rsidR="00F83720">
        <w:rPr>
          <w:rFonts w:ascii="Times New Roman" w:hAnsi="Times New Roman" w:cs="Times New Roman"/>
          <w:sz w:val="24"/>
          <w:szCs w:val="24"/>
        </w:rPr>
        <w:t xml:space="preserve">vänder </w:t>
      </w:r>
      <w:r>
        <w:rPr>
          <w:rFonts w:ascii="Times New Roman" w:hAnsi="Times New Roman" w:cs="Times New Roman"/>
          <w:sz w:val="24"/>
          <w:szCs w:val="24"/>
        </w:rPr>
        <w:t xml:space="preserve">jag </w:t>
      </w:r>
      <w:r w:rsidR="00F83720">
        <w:rPr>
          <w:rFonts w:ascii="Times New Roman" w:hAnsi="Times New Roman" w:cs="Times New Roman"/>
          <w:sz w:val="24"/>
          <w:szCs w:val="24"/>
        </w:rPr>
        <w:t xml:space="preserve">mig till </w:t>
      </w:r>
      <w:r w:rsidR="00984F1A">
        <w:rPr>
          <w:rFonts w:ascii="Times New Roman" w:hAnsi="Times New Roman" w:cs="Times New Roman"/>
          <w:sz w:val="24"/>
          <w:szCs w:val="24"/>
        </w:rPr>
        <w:t xml:space="preserve">dig och </w:t>
      </w:r>
      <w:r w:rsidR="00F83720">
        <w:rPr>
          <w:rFonts w:ascii="Times New Roman" w:hAnsi="Times New Roman" w:cs="Times New Roman"/>
          <w:sz w:val="24"/>
          <w:szCs w:val="24"/>
        </w:rPr>
        <w:t xml:space="preserve">ett </w:t>
      </w:r>
      <w:r w:rsidR="00BD05E4">
        <w:rPr>
          <w:rFonts w:ascii="Times New Roman" w:hAnsi="Times New Roman" w:cs="Times New Roman"/>
          <w:sz w:val="24"/>
          <w:szCs w:val="24"/>
        </w:rPr>
        <w:t>trettio</w:t>
      </w:r>
      <w:r w:rsidR="00F83720">
        <w:rPr>
          <w:rFonts w:ascii="Times New Roman" w:hAnsi="Times New Roman" w:cs="Times New Roman"/>
          <w:sz w:val="24"/>
          <w:szCs w:val="24"/>
        </w:rPr>
        <w:t xml:space="preserve">tal </w:t>
      </w:r>
      <w:r w:rsidR="00984F1A">
        <w:rPr>
          <w:rFonts w:ascii="Times New Roman" w:hAnsi="Times New Roman" w:cs="Times New Roman"/>
          <w:sz w:val="24"/>
          <w:szCs w:val="24"/>
        </w:rPr>
        <w:t xml:space="preserve">andra </w:t>
      </w:r>
      <w:r w:rsidR="00F83720">
        <w:rPr>
          <w:rFonts w:ascii="Times New Roman" w:hAnsi="Times New Roman" w:cs="Times New Roman"/>
          <w:sz w:val="24"/>
          <w:szCs w:val="24"/>
        </w:rPr>
        <w:t>kollegor på VH-fakulteten som jag känner</w:t>
      </w:r>
      <w:r>
        <w:rPr>
          <w:rFonts w:ascii="Times New Roman" w:hAnsi="Times New Roman" w:cs="Times New Roman"/>
          <w:sz w:val="24"/>
          <w:szCs w:val="24"/>
        </w:rPr>
        <w:t>,</w:t>
      </w:r>
      <w:r w:rsidR="00F83720">
        <w:rPr>
          <w:rFonts w:ascii="Times New Roman" w:hAnsi="Times New Roman" w:cs="Times New Roman"/>
          <w:sz w:val="24"/>
          <w:szCs w:val="24"/>
        </w:rPr>
        <w:t xml:space="preserve"> och därför kommer jag inte anonymisera svaren på enkäten. </w:t>
      </w:r>
    </w:p>
    <w:p w14:paraId="24BDFEA5" w14:textId="77777777" w:rsidR="005E1733" w:rsidRDefault="005E1733" w:rsidP="00E8587F">
      <w:pPr>
        <w:spacing w:after="0" w:line="240" w:lineRule="auto"/>
        <w:rPr>
          <w:rFonts w:ascii="Times New Roman" w:hAnsi="Times New Roman" w:cs="Times New Roman"/>
          <w:sz w:val="24"/>
          <w:szCs w:val="24"/>
        </w:rPr>
      </w:pPr>
    </w:p>
    <w:p w14:paraId="27DEB7EA" w14:textId="77777777" w:rsidR="005E1733" w:rsidRPr="005E1733" w:rsidRDefault="005E1733" w:rsidP="00E8587F">
      <w:pPr>
        <w:spacing w:after="0" w:line="240" w:lineRule="auto"/>
        <w:rPr>
          <w:rFonts w:ascii="Times New Roman" w:hAnsi="Times New Roman" w:cs="Times New Roman"/>
          <w:sz w:val="24"/>
          <w:szCs w:val="24"/>
          <w:u w:val="single"/>
        </w:rPr>
      </w:pPr>
      <w:r w:rsidRPr="005E1733">
        <w:rPr>
          <w:rFonts w:ascii="Times New Roman" w:hAnsi="Times New Roman" w:cs="Times New Roman"/>
          <w:sz w:val="24"/>
          <w:szCs w:val="24"/>
          <w:u w:val="single"/>
        </w:rPr>
        <w:t>Att göra i pilot-projektet</w:t>
      </w:r>
    </w:p>
    <w:p w14:paraId="264259C9" w14:textId="77777777" w:rsidR="00984F1A" w:rsidRPr="00984F1A" w:rsidRDefault="00984F1A" w:rsidP="00984F1A">
      <w:pPr>
        <w:pStyle w:val="ListParagraph"/>
        <w:numPr>
          <w:ilvl w:val="0"/>
          <w:numId w:val="3"/>
        </w:numPr>
        <w:spacing w:after="0" w:line="240" w:lineRule="auto"/>
        <w:ind w:left="284" w:hanging="284"/>
        <w:rPr>
          <w:rFonts w:ascii="Times New Roman" w:hAnsi="Times New Roman" w:cs="Times New Roman"/>
          <w:sz w:val="24"/>
          <w:szCs w:val="24"/>
        </w:rPr>
      </w:pPr>
      <w:r w:rsidRPr="00984F1A">
        <w:rPr>
          <w:rFonts w:ascii="Times New Roman" w:hAnsi="Times New Roman" w:cs="Times New Roman"/>
          <w:sz w:val="24"/>
          <w:szCs w:val="24"/>
        </w:rPr>
        <w:t xml:space="preserve">Gå igenom instruktionerna. </w:t>
      </w:r>
    </w:p>
    <w:p w14:paraId="5A7B3C53" w14:textId="77777777" w:rsidR="00E41E32" w:rsidRPr="00984F1A" w:rsidRDefault="005E1733" w:rsidP="00984F1A">
      <w:pPr>
        <w:pStyle w:val="ListParagraph"/>
        <w:numPr>
          <w:ilvl w:val="0"/>
          <w:numId w:val="3"/>
        </w:numPr>
        <w:spacing w:after="0" w:line="240" w:lineRule="auto"/>
        <w:ind w:left="284" w:hanging="284"/>
        <w:rPr>
          <w:rFonts w:ascii="Times New Roman" w:hAnsi="Times New Roman" w:cs="Times New Roman"/>
          <w:sz w:val="24"/>
          <w:szCs w:val="24"/>
        </w:rPr>
      </w:pPr>
      <w:r w:rsidRPr="00984F1A">
        <w:rPr>
          <w:rFonts w:ascii="Times New Roman" w:hAnsi="Times New Roman" w:cs="Times New Roman"/>
          <w:sz w:val="24"/>
          <w:szCs w:val="24"/>
        </w:rPr>
        <w:t>F</w:t>
      </w:r>
      <w:r w:rsidR="00E8587F" w:rsidRPr="00984F1A">
        <w:rPr>
          <w:rFonts w:ascii="Times New Roman" w:hAnsi="Times New Roman" w:cs="Times New Roman"/>
          <w:sz w:val="24"/>
          <w:szCs w:val="24"/>
        </w:rPr>
        <w:t xml:space="preserve">ördela poäng </w:t>
      </w:r>
      <w:r w:rsidR="00984F1A">
        <w:rPr>
          <w:rFonts w:ascii="Times New Roman" w:hAnsi="Times New Roman" w:cs="Times New Roman"/>
          <w:sz w:val="24"/>
          <w:szCs w:val="24"/>
        </w:rPr>
        <w:t xml:space="preserve">(vikter) </w:t>
      </w:r>
      <w:r w:rsidR="00E8587F" w:rsidRPr="00984F1A">
        <w:rPr>
          <w:rFonts w:ascii="Times New Roman" w:hAnsi="Times New Roman" w:cs="Times New Roman"/>
          <w:sz w:val="24"/>
          <w:szCs w:val="24"/>
        </w:rPr>
        <w:t xml:space="preserve">över </w:t>
      </w:r>
      <w:r w:rsidRPr="00984F1A">
        <w:rPr>
          <w:rFonts w:ascii="Times New Roman" w:hAnsi="Times New Roman" w:cs="Times New Roman"/>
          <w:sz w:val="24"/>
          <w:szCs w:val="24"/>
        </w:rPr>
        <w:t xml:space="preserve">olika </w:t>
      </w:r>
      <w:r w:rsidR="00E8587F" w:rsidRPr="00984F1A">
        <w:rPr>
          <w:rFonts w:ascii="Times New Roman" w:hAnsi="Times New Roman" w:cs="Times New Roman"/>
          <w:sz w:val="24"/>
          <w:szCs w:val="24"/>
        </w:rPr>
        <w:t>djurarter</w:t>
      </w:r>
      <w:r w:rsidRPr="00984F1A">
        <w:rPr>
          <w:rFonts w:ascii="Times New Roman" w:hAnsi="Times New Roman" w:cs="Times New Roman"/>
          <w:sz w:val="24"/>
          <w:szCs w:val="24"/>
        </w:rPr>
        <w:t xml:space="preserve"> i bifogade excelark</w:t>
      </w:r>
      <w:r w:rsidR="00E8587F" w:rsidRPr="00984F1A">
        <w:rPr>
          <w:rFonts w:ascii="Times New Roman" w:hAnsi="Times New Roman" w:cs="Times New Roman"/>
          <w:sz w:val="24"/>
          <w:szCs w:val="24"/>
        </w:rPr>
        <w:t xml:space="preserve">, med mest </w:t>
      </w:r>
      <w:r w:rsidR="00B5025F" w:rsidRPr="00984F1A">
        <w:rPr>
          <w:rFonts w:ascii="Times New Roman" w:hAnsi="Times New Roman" w:cs="Times New Roman"/>
          <w:sz w:val="24"/>
          <w:szCs w:val="24"/>
        </w:rPr>
        <w:t xml:space="preserve">poäng </w:t>
      </w:r>
      <w:r w:rsidR="00E8587F" w:rsidRPr="00984F1A">
        <w:rPr>
          <w:rFonts w:ascii="Times New Roman" w:hAnsi="Times New Roman" w:cs="Times New Roman"/>
          <w:sz w:val="24"/>
          <w:szCs w:val="24"/>
        </w:rPr>
        <w:t xml:space="preserve">till den </w:t>
      </w:r>
      <w:r w:rsidR="00B5025F" w:rsidRPr="00984F1A">
        <w:rPr>
          <w:rFonts w:ascii="Times New Roman" w:hAnsi="Times New Roman" w:cs="Times New Roman"/>
          <w:sz w:val="24"/>
          <w:szCs w:val="24"/>
        </w:rPr>
        <w:t xml:space="preserve">djurart </w:t>
      </w:r>
      <w:r w:rsidR="003831B9" w:rsidRPr="00984F1A">
        <w:rPr>
          <w:rFonts w:ascii="Times New Roman" w:hAnsi="Times New Roman" w:cs="Times New Roman"/>
          <w:sz w:val="24"/>
          <w:szCs w:val="24"/>
        </w:rPr>
        <w:t>där djuren</w:t>
      </w:r>
      <w:r w:rsidR="00E8587F" w:rsidRPr="00984F1A">
        <w:rPr>
          <w:rFonts w:ascii="Times New Roman" w:hAnsi="Times New Roman" w:cs="Times New Roman"/>
          <w:sz w:val="24"/>
          <w:szCs w:val="24"/>
        </w:rPr>
        <w:t xml:space="preserve"> har störst förmåga att </w:t>
      </w:r>
      <w:r w:rsidR="007B5037" w:rsidRPr="00984F1A">
        <w:rPr>
          <w:rFonts w:ascii="Times New Roman" w:hAnsi="Times New Roman" w:cs="Times New Roman"/>
          <w:sz w:val="24"/>
          <w:szCs w:val="24"/>
        </w:rPr>
        <w:t>uppfatta hur de behandlas</w:t>
      </w:r>
      <w:r w:rsidR="00E8587F" w:rsidRPr="00984F1A">
        <w:rPr>
          <w:rFonts w:ascii="Times New Roman" w:hAnsi="Times New Roman" w:cs="Times New Roman"/>
          <w:sz w:val="24"/>
          <w:szCs w:val="24"/>
        </w:rPr>
        <w:t xml:space="preserve">. Fördela därefter poäng över djur </w:t>
      </w:r>
      <w:r w:rsidR="00833239" w:rsidRPr="00984F1A">
        <w:rPr>
          <w:rFonts w:ascii="Times New Roman" w:hAnsi="Times New Roman" w:cs="Times New Roman"/>
          <w:sz w:val="24"/>
          <w:szCs w:val="24"/>
        </w:rPr>
        <w:t>i</w:t>
      </w:r>
      <w:r w:rsidR="00E8587F" w:rsidRPr="00984F1A">
        <w:rPr>
          <w:rFonts w:ascii="Times New Roman" w:hAnsi="Times New Roman" w:cs="Times New Roman"/>
          <w:sz w:val="24"/>
          <w:szCs w:val="24"/>
        </w:rPr>
        <w:t xml:space="preserve"> olika ålder (två exempel)</w:t>
      </w:r>
      <w:r w:rsidR="003831B9" w:rsidRPr="00984F1A">
        <w:rPr>
          <w:rFonts w:ascii="Times New Roman" w:hAnsi="Times New Roman" w:cs="Times New Roman"/>
          <w:sz w:val="24"/>
          <w:szCs w:val="24"/>
        </w:rPr>
        <w:t>,</w:t>
      </w:r>
      <w:r w:rsidR="00E8587F" w:rsidRPr="00984F1A">
        <w:rPr>
          <w:rFonts w:ascii="Times New Roman" w:hAnsi="Times New Roman" w:cs="Times New Roman"/>
          <w:sz w:val="24"/>
          <w:szCs w:val="24"/>
        </w:rPr>
        <w:t xml:space="preserve"> och </w:t>
      </w:r>
      <w:r w:rsidR="003831B9" w:rsidRPr="00984F1A">
        <w:rPr>
          <w:rFonts w:ascii="Times New Roman" w:hAnsi="Times New Roman" w:cs="Times New Roman"/>
          <w:sz w:val="24"/>
          <w:szCs w:val="24"/>
        </w:rPr>
        <w:t xml:space="preserve">till sist </w:t>
      </w:r>
      <w:r w:rsidR="00E8587F" w:rsidRPr="00984F1A">
        <w:rPr>
          <w:rFonts w:ascii="Times New Roman" w:hAnsi="Times New Roman" w:cs="Times New Roman"/>
          <w:sz w:val="24"/>
          <w:szCs w:val="24"/>
        </w:rPr>
        <w:t xml:space="preserve">över domesticerade och icke domesticerad djur. </w:t>
      </w:r>
    </w:p>
    <w:p w14:paraId="44C620DB" w14:textId="77777777" w:rsidR="00F83720" w:rsidRPr="00984F1A" w:rsidRDefault="00984F1A" w:rsidP="00984F1A">
      <w:pPr>
        <w:pStyle w:val="ListParagraph"/>
        <w:numPr>
          <w:ilvl w:val="0"/>
          <w:numId w:val="3"/>
        </w:numPr>
        <w:spacing w:after="0" w:line="240" w:lineRule="auto"/>
        <w:ind w:left="284" w:hanging="284"/>
        <w:rPr>
          <w:rFonts w:ascii="Times New Roman" w:hAnsi="Times New Roman" w:cs="Times New Roman"/>
          <w:sz w:val="24"/>
          <w:szCs w:val="24"/>
        </w:rPr>
      </w:pPr>
      <w:r w:rsidRPr="00984F1A">
        <w:rPr>
          <w:rFonts w:ascii="Times New Roman" w:hAnsi="Times New Roman" w:cs="Times New Roman"/>
          <w:sz w:val="24"/>
          <w:szCs w:val="24"/>
        </w:rPr>
        <w:t>Delta i en workshop (2 timmar)</w:t>
      </w:r>
      <w:r w:rsidR="00BD05E4">
        <w:rPr>
          <w:rFonts w:ascii="Times New Roman" w:hAnsi="Times New Roman" w:cs="Times New Roman"/>
          <w:sz w:val="24"/>
          <w:szCs w:val="24"/>
        </w:rPr>
        <w:t>.</w:t>
      </w:r>
    </w:p>
    <w:p w14:paraId="7FE75030" w14:textId="77777777" w:rsidR="00984F1A" w:rsidRPr="00984F1A" w:rsidRDefault="00984F1A" w:rsidP="00984F1A">
      <w:pPr>
        <w:pStyle w:val="ListParagraph"/>
        <w:numPr>
          <w:ilvl w:val="0"/>
          <w:numId w:val="3"/>
        </w:numPr>
        <w:spacing w:after="0" w:line="240" w:lineRule="auto"/>
        <w:ind w:left="284" w:hanging="284"/>
        <w:rPr>
          <w:rFonts w:ascii="Times New Roman" w:hAnsi="Times New Roman" w:cs="Times New Roman"/>
          <w:sz w:val="24"/>
          <w:szCs w:val="24"/>
        </w:rPr>
      </w:pPr>
      <w:r w:rsidRPr="00984F1A">
        <w:rPr>
          <w:rFonts w:ascii="Times New Roman" w:hAnsi="Times New Roman" w:cs="Times New Roman"/>
          <w:sz w:val="24"/>
          <w:szCs w:val="24"/>
        </w:rPr>
        <w:t>Revidera fördelningen av poäng</w:t>
      </w:r>
      <w:r>
        <w:rPr>
          <w:rFonts w:ascii="Times New Roman" w:hAnsi="Times New Roman" w:cs="Times New Roman"/>
          <w:sz w:val="24"/>
          <w:szCs w:val="24"/>
        </w:rPr>
        <w:t xml:space="preserve"> (excelark)</w:t>
      </w:r>
      <w:r w:rsidR="00BD05E4">
        <w:rPr>
          <w:rFonts w:ascii="Times New Roman" w:hAnsi="Times New Roman" w:cs="Times New Roman"/>
          <w:sz w:val="24"/>
          <w:szCs w:val="24"/>
        </w:rPr>
        <w:t>.</w:t>
      </w:r>
    </w:p>
    <w:p w14:paraId="67FC5173" w14:textId="77777777" w:rsidR="00984F1A" w:rsidRDefault="00984F1A" w:rsidP="00316184">
      <w:pPr>
        <w:spacing w:after="0" w:line="240" w:lineRule="auto"/>
        <w:rPr>
          <w:rFonts w:ascii="Times New Roman" w:hAnsi="Times New Roman" w:cs="Times New Roman"/>
          <w:sz w:val="24"/>
          <w:szCs w:val="24"/>
        </w:rPr>
      </w:pPr>
    </w:p>
    <w:p w14:paraId="053973E9" w14:textId="77777777" w:rsidR="00692DF5" w:rsidRDefault="00984F1A" w:rsidP="00352C29">
      <w:pPr>
        <w:spacing w:after="0" w:line="240" w:lineRule="auto"/>
        <w:rPr>
          <w:ins w:id="7" w:author="Elin Röös" w:date="2023-02-27T16:17:00Z"/>
          <w:rFonts w:ascii="Times New Roman" w:hAnsi="Times New Roman" w:cs="Times New Roman"/>
          <w:i/>
          <w:sz w:val="24"/>
          <w:szCs w:val="24"/>
        </w:rPr>
      </w:pPr>
      <w:r>
        <w:rPr>
          <w:rFonts w:ascii="Times New Roman" w:hAnsi="Times New Roman" w:cs="Times New Roman"/>
          <w:sz w:val="24"/>
          <w:szCs w:val="24"/>
        </w:rPr>
        <w:t xml:space="preserve">Jag hoppas att du vill vara med i detta pilotprojekt. Du svarar genom att </w:t>
      </w:r>
      <w:r w:rsidR="00BB0FA6">
        <w:rPr>
          <w:rFonts w:ascii="Times New Roman" w:hAnsi="Times New Roman" w:cs="Times New Roman"/>
          <w:sz w:val="24"/>
          <w:szCs w:val="24"/>
        </w:rPr>
        <w:t xml:space="preserve">besvara detta e-brev och </w:t>
      </w:r>
      <w:r>
        <w:rPr>
          <w:rFonts w:ascii="Times New Roman" w:hAnsi="Times New Roman" w:cs="Times New Roman"/>
          <w:sz w:val="24"/>
          <w:szCs w:val="24"/>
        </w:rPr>
        <w:t xml:space="preserve">skicka </w:t>
      </w:r>
      <w:r w:rsidR="00BB0FA6">
        <w:rPr>
          <w:rFonts w:ascii="Times New Roman" w:hAnsi="Times New Roman" w:cs="Times New Roman"/>
          <w:sz w:val="24"/>
          <w:szCs w:val="24"/>
        </w:rPr>
        <w:t>med</w:t>
      </w:r>
      <w:r>
        <w:rPr>
          <w:rFonts w:ascii="Times New Roman" w:hAnsi="Times New Roman" w:cs="Times New Roman"/>
          <w:sz w:val="24"/>
          <w:szCs w:val="24"/>
        </w:rPr>
        <w:t xml:space="preserve"> excelarket som </w:t>
      </w:r>
      <w:r w:rsidR="00BB0FA6">
        <w:rPr>
          <w:rFonts w:ascii="Times New Roman" w:hAnsi="Times New Roman" w:cs="Times New Roman"/>
          <w:sz w:val="24"/>
          <w:szCs w:val="24"/>
        </w:rPr>
        <w:t xml:space="preserve">en </w:t>
      </w:r>
      <w:r>
        <w:rPr>
          <w:rFonts w:ascii="Times New Roman" w:hAnsi="Times New Roman" w:cs="Times New Roman"/>
          <w:sz w:val="24"/>
          <w:szCs w:val="24"/>
        </w:rPr>
        <w:t xml:space="preserve">bilaga. </w:t>
      </w:r>
      <w:r w:rsidRPr="00984F1A">
        <w:rPr>
          <w:rFonts w:ascii="Times New Roman" w:hAnsi="Times New Roman" w:cs="Times New Roman"/>
          <w:i/>
          <w:sz w:val="24"/>
          <w:szCs w:val="24"/>
        </w:rPr>
        <w:t xml:space="preserve">Jag ber dig svara senast </w:t>
      </w:r>
      <w:r w:rsidRPr="00D51E03">
        <w:rPr>
          <w:rFonts w:ascii="Times New Roman" w:hAnsi="Times New Roman" w:cs="Times New Roman"/>
          <w:i/>
          <w:sz w:val="24"/>
          <w:szCs w:val="24"/>
          <w:highlight w:val="yellow"/>
        </w:rPr>
        <w:t>xx</w:t>
      </w:r>
      <w:r w:rsidRPr="00984F1A">
        <w:rPr>
          <w:rFonts w:ascii="Times New Roman" w:hAnsi="Times New Roman" w:cs="Times New Roman"/>
          <w:i/>
          <w:sz w:val="24"/>
          <w:szCs w:val="24"/>
        </w:rPr>
        <w:t xml:space="preserve"> mars. </w:t>
      </w:r>
    </w:p>
    <w:p w14:paraId="63E4BB36" w14:textId="77777777" w:rsidR="00692DF5" w:rsidRDefault="00692DF5" w:rsidP="00352C29">
      <w:pPr>
        <w:spacing w:after="0" w:line="240" w:lineRule="auto"/>
        <w:rPr>
          <w:ins w:id="8" w:author="Elin Röös" w:date="2023-02-27T16:17:00Z"/>
          <w:rFonts w:ascii="Times New Roman" w:hAnsi="Times New Roman" w:cs="Times New Roman"/>
          <w:i/>
          <w:sz w:val="24"/>
          <w:szCs w:val="24"/>
        </w:rPr>
      </w:pPr>
    </w:p>
    <w:p w14:paraId="55CD871C" w14:textId="5A720989" w:rsidR="00352C29" w:rsidRDefault="00E41E32" w:rsidP="00352C29">
      <w:pPr>
        <w:spacing w:after="0" w:line="240" w:lineRule="auto"/>
        <w:rPr>
          <w:rFonts w:ascii="Times New Roman" w:hAnsi="Times New Roman" w:cs="Times New Roman"/>
          <w:sz w:val="24"/>
          <w:szCs w:val="24"/>
        </w:rPr>
      </w:pPr>
      <w:bookmarkStart w:id="9" w:name="_GoBack"/>
      <w:bookmarkEnd w:id="9"/>
      <w:r>
        <w:rPr>
          <w:rFonts w:ascii="Times New Roman" w:hAnsi="Times New Roman" w:cs="Times New Roman"/>
          <w:sz w:val="24"/>
          <w:szCs w:val="24"/>
        </w:rPr>
        <w:t xml:space="preserve">Vi kommer </w:t>
      </w:r>
      <w:r w:rsidR="00BB0FA6">
        <w:rPr>
          <w:rFonts w:ascii="Times New Roman" w:hAnsi="Times New Roman" w:cs="Times New Roman"/>
          <w:sz w:val="24"/>
          <w:szCs w:val="24"/>
        </w:rPr>
        <w:t xml:space="preserve">ställa </w:t>
      </w:r>
      <w:r>
        <w:rPr>
          <w:rFonts w:ascii="Times New Roman" w:hAnsi="Times New Roman" w:cs="Times New Roman"/>
          <w:sz w:val="24"/>
          <w:szCs w:val="24"/>
        </w:rPr>
        <w:t xml:space="preserve">samman svaren och redovisa dem för </w:t>
      </w:r>
      <w:r w:rsidR="00BD05E4">
        <w:rPr>
          <w:rFonts w:ascii="Times New Roman" w:hAnsi="Times New Roman" w:cs="Times New Roman"/>
          <w:sz w:val="24"/>
          <w:szCs w:val="24"/>
        </w:rPr>
        <w:t>alla deltagare</w:t>
      </w:r>
      <w:r>
        <w:rPr>
          <w:rFonts w:ascii="Times New Roman" w:hAnsi="Times New Roman" w:cs="Times New Roman"/>
          <w:sz w:val="24"/>
          <w:szCs w:val="24"/>
        </w:rPr>
        <w:t xml:space="preserve"> vid en workshop. Då får ni tillfälle att diskutera med varandra</w:t>
      </w:r>
      <w:r w:rsidR="00F83720">
        <w:rPr>
          <w:rFonts w:ascii="Times New Roman" w:hAnsi="Times New Roman" w:cs="Times New Roman"/>
          <w:sz w:val="24"/>
          <w:szCs w:val="24"/>
        </w:rPr>
        <w:t>,</w:t>
      </w:r>
      <w:r>
        <w:rPr>
          <w:rFonts w:ascii="Times New Roman" w:hAnsi="Times New Roman" w:cs="Times New Roman"/>
          <w:sz w:val="24"/>
          <w:szCs w:val="24"/>
        </w:rPr>
        <w:t xml:space="preserve"> och att berätta för oss vad ni tänker om idén med ett </w:t>
      </w:r>
      <w:r w:rsidRPr="00E41E32">
        <w:rPr>
          <w:rFonts w:ascii="Times New Roman" w:hAnsi="Times New Roman" w:cs="Times New Roman"/>
          <w:sz w:val="24"/>
          <w:szCs w:val="24"/>
        </w:rPr>
        <w:t>djurvälfärds-index</w:t>
      </w:r>
      <w:r>
        <w:rPr>
          <w:rFonts w:ascii="Times New Roman" w:hAnsi="Times New Roman" w:cs="Times New Roman"/>
          <w:sz w:val="24"/>
          <w:szCs w:val="24"/>
        </w:rPr>
        <w:t xml:space="preserve">. </w:t>
      </w:r>
      <w:r w:rsidR="00352C29">
        <w:rPr>
          <w:rFonts w:ascii="Times New Roman" w:hAnsi="Times New Roman" w:cs="Times New Roman"/>
          <w:sz w:val="24"/>
          <w:szCs w:val="24"/>
        </w:rPr>
        <w:t>På workshopen kommer vi</w:t>
      </w:r>
      <w:ins w:id="10" w:author="Lars Rönnegård" w:date="2023-02-24T11:58:00Z">
        <w:r w:rsidR="002D60CA">
          <w:rPr>
            <w:rFonts w:ascii="Times New Roman" w:hAnsi="Times New Roman" w:cs="Times New Roman"/>
            <w:sz w:val="24"/>
            <w:szCs w:val="24"/>
          </w:rPr>
          <w:t xml:space="preserve"> att visa</w:t>
        </w:r>
      </w:ins>
      <w:del w:id="11" w:author="Lars Rönnegård" w:date="2023-02-24T11:58:00Z">
        <w:r w:rsidR="00352C29" w:rsidDel="002D60CA">
          <w:rPr>
            <w:rFonts w:ascii="Times New Roman" w:hAnsi="Times New Roman" w:cs="Times New Roman"/>
            <w:sz w:val="24"/>
            <w:szCs w:val="24"/>
          </w:rPr>
          <w:delText xml:space="preserve"> visar</w:delText>
        </w:r>
      </w:del>
      <w:r w:rsidR="00352C29">
        <w:rPr>
          <w:rFonts w:ascii="Times New Roman" w:hAnsi="Times New Roman" w:cs="Times New Roman"/>
          <w:sz w:val="24"/>
          <w:szCs w:val="24"/>
        </w:rPr>
        <w:t xml:space="preserve"> hur olika värden på djurs förmåga att uppfatta hur de behandlas slår på djurvälfärds-index</w:t>
      </w:r>
      <w:r w:rsidR="00BB0FA6">
        <w:rPr>
          <w:rFonts w:ascii="Times New Roman" w:hAnsi="Times New Roman" w:cs="Times New Roman"/>
          <w:sz w:val="24"/>
          <w:szCs w:val="24"/>
        </w:rPr>
        <w:t xml:space="preserve"> för olika produktionssystem</w:t>
      </w:r>
      <w:r w:rsidR="00352C29">
        <w:rPr>
          <w:rFonts w:ascii="Times New Roman" w:hAnsi="Times New Roman" w:cs="Times New Roman"/>
          <w:sz w:val="24"/>
          <w:szCs w:val="24"/>
        </w:rPr>
        <w:t xml:space="preserve">. Efter workshopen kommer vi be dig fördela poäng </w:t>
      </w:r>
      <w:r w:rsidR="00BB0FA6">
        <w:rPr>
          <w:rFonts w:ascii="Times New Roman" w:hAnsi="Times New Roman" w:cs="Times New Roman"/>
          <w:sz w:val="24"/>
          <w:szCs w:val="24"/>
        </w:rPr>
        <w:t xml:space="preserve">(vikter) </w:t>
      </w:r>
      <w:r w:rsidR="00352C29">
        <w:rPr>
          <w:rFonts w:ascii="Times New Roman" w:hAnsi="Times New Roman" w:cs="Times New Roman"/>
          <w:sz w:val="24"/>
          <w:szCs w:val="24"/>
        </w:rPr>
        <w:t xml:space="preserve">på nytt </w:t>
      </w:r>
      <w:r w:rsidR="00BB0FA6">
        <w:rPr>
          <w:rFonts w:ascii="Times New Roman" w:hAnsi="Times New Roman" w:cs="Times New Roman"/>
          <w:sz w:val="24"/>
          <w:szCs w:val="24"/>
        </w:rPr>
        <w:t>enligt s</w:t>
      </w:r>
      <w:r w:rsidR="00352C29">
        <w:rPr>
          <w:rFonts w:ascii="Times New Roman" w:hAnsi="Times New Roman" w:cs="Times New Roman"/>
          <w:sz w:val="24"/>
          <w:szCs w:val="24"/>
        </w:rPr>
        <w:t>amma upplägg som i bifogade excelark. Kanske står du fast vid de</w:t>
      </w:r>
      <w:r w:rsidR="00BB0FA6">
        <w:rPr>
          <w:rFonts w:ascii="Times New Roman" w:hAnsi="Times New Roman" w:cs="Times New Roman"/>
          <w:sz w:val="24"/>
          <w:szCs w:val="24"/>
        </w:rPr>
        <w:t xml:space="preserve">n viktning </w:t>
      </w:r>
      <w:r w:rsidR="00352C29">
        <w:rPr>
          <w:rFonts w:ascii="Times New Roman" w:hAnsi="Times New Roman" w:cs="Times New Roman"/>
          <w:sz w:val="24"/>
          <w:szCs w:val="24"/>
        </w:rPr>
        <w:t xml:space="preserve">du </w:t>
      </w:r>
      <w:r w:rsidR="00BB0FA6">
        <w:rPr>
          <w:rFonts w:ascii="Times New Roman" w:hAnsi="Times New Roman" w:cs="Times New Roman"/>
          <w:sz w:val="24"/>
          <w:szCs w:val="24"/>
        </w:rPr>
        <w:t>gjorde</w:t>
      </w:r>
      <w:r w:rsidR="00352C29">
        <w:rPr>
          <w:rFonts w:ascii="Times New Roman" w:hAnsi="Times New Roman" w:cs="Times New Roman"/>
          <w:sz w:val="24"/>
          <w:szCs w:val="24"/>
        </w:rPr>
        <w:t xml:space="preserve"> första gången, kanske vill du justera </w:t>
      </w:r>
      <w:r w:rsidR="00984F1A">
        <w:rPr>
          <w:rFonts w:ascii="Times New Roman" w:hAnsi="Times New Roman" w:cs="Times New Roman"/>
          <w:sz w:val="24"/>
          <w:szCs w:val="24"/>
        </w:rPr>
        <w:t>poängen</w:t>
      </w:r>
      <w:r w:rsidR="00352C29">
        <w:rPr>
          <w:rFonts w:ascii="Times New Roman" w:hAnsi="Times New Roman" w:cs="Times New Roman"/>
          <w:sz w:val="24"/>
          <w:szCs w:val="24"/>
        </w:rPr>
        <w:t xml:space="preserve"> efter diskussionen på workshopen. </w:t>
      </w:r>
      <w:commentRangeStart w:id="12"/>
      <w:commentRangeStart w:id="13"/>
      <w:r w:rsidR="00352C29">
        <w:rPr>
          <w:rFonts w:ascii="Times New Roman" w:hAnsi="Times New Roman" w:cs="Times New Roman"/>
          <w:sz w:val="24"/>
          <w:szCs w:val="24"/>
        </w:rPr>
        <w:t xml:space="preserve">Om detta pilotprojekt faller väl ut vill vi använda resultaten från den andra rundan för att utvärdera olika slags kost (t ex en kost med mycket kycklingkött och en kost med mycket vilt och odlad fisk) i </w:t>
      </w:r>
      <w:proofErr w:type="spellStart"/>
      <w:r w:rsidR="00352C29">
        <w:rPr>
          <w:rFonts w:ascii="Times New Roman" w:hAnsi="Times New Roman" w:cs="Times New Roman"/>
          <w:sz w:val="24"/>
          <w:szCs w:val="24"/>
        </w:rPr>
        <w:t>Plan’Eat</w:t>
      </w:r>
      <w:proofErr w:type="spellEnd"/>
      <w:r w:rsidR="00352C29">
        <w:rPr>
          <w:rFonts w:ascii="Times New Roman" w:hAnsi="Times New Roman" w:cs="Times New Roman"/>
          <w:sz w:val="24"/>
          <w:szCs w:val="24"/>
        </w:rPr>
        <w:t>-projektet.</w:t>
      </w:r>
      <w:commentRangeEnd w:id="12"/>
      <w:r w:rsidR="002D60CA">
        <w:rPr>
          <w:rStyle w:val="CommentReference"/>
        </w:rPr>
        <w:commentReference w:id="12"/>
      </w:r>
      <w:commentRangeEnd w:id="13"/>
      <w:ins w:id="14" w:author="Lotta Rydhmer" w:date="2023-02-24T16:21:00Z">
        <w:r w:rsidR="004F68F7">
          <w:rPr>
            <w:rFonts w:ascii="Times New Roman" w:hAnsi="Times New Roman" w:cs="Times New Roman"/>
            <w:sz w:val="24"/>
            <w:szCs w:val="24"/>
          </w:rPr>
          <w:t xml:space="preserve"> </w:t>
        </w:r>
      </w:ins>
      <w:ins w:id="15" w:author="Lotta Rydhmer" w:date="2023-02-24T16:24:00Z">
        <w:r w:rsidR="004F68F7">
          <w:rPr>
            <w:rFonts w:ascii="Times New Roman" w:hAnsi="Times New Roman" w:cs="Times New Roman"/>
            <w:sz w:val="24"/>
            <w:szCs w:val="24"/>
          </w:rPr>
          <w:t xml:space="preserve">Om det blir en vetenskaplig artikel </w:t>
        </w:r>
      </w:ins>
      <w:ins w:id="16" w:author="Lotta Rydhmer" w:date="2023-02-24T16:23:00Z">
        <w:r w:rsidR="004F68F7">
          <w:rPr>
            <w:rFonts w:ascii="Times New Roman" w:hAnsi="Times New Roman" w:cs="Times New Roman"/>
            <w:sz w:val="24"/>
            <w:szCs w:val="24"/>
          </w:rPr>
          <w:t xml:space="preserve">kommer vi beskriva </w:t>
        </w:r>
      </w:ins>
      <w:ins w:id="17" w:author="Lotta Rydhmer" w:date="2023-02-24T16:24:00Z">
        <w:r w:rsidR="004F68F7">
          <w:rPr>
            <w:rFonts w:ascii="Times New Roman" w:hAnsi="Times New Roman" w:cs="Times New Roman"/>
            <w:sz w:val="24"/>
            <w:szCs w:val="24"/>
          </w:rPr>
          <w:t>hur</w:t>
        </w:r>
      </w:ins>
      <w:ins w:id="18" w:author="Lotta Rydhmer" w:date="2023-02-24T16:23:00Z">
        <w:r w:rsidR="004F68F7">
          <w:rPr>
            <w:rFonts w:ascii="Times New Roman" w:hAnsi="Times New Roman" w:cs="Times New Roman"/>
            <w:sz w:val="24"/>
            <w:szCs w:val="24"/>
          </w:rPr>
          <w:t xml:space="preserve"> resultat från </w:t>
        </w:r>
      </w:ins>
      <w:ins w:id="19" w:author="Lotta Rydhmer" w:date="2023-02-24T16:24:00Z">
        <w:r w:rsidR="004F68F7">
          <w:rPr>
            <w:rFonts w:ascii="Times New Roman" w:hAnsi="Times New Roman" w:cs="Times New Roman"/>
            <w:sz w:val="24"/>
            <w:szCs w:val="24"/>
          </w:rPr>
          <w:t>d</w:t>
        </w:r>
      </w:ins>
      <w:ins w:id="20" w:author="Lotta Rydhmer" w:date="2023-02-24T16:23:00Z">
        <w:r w:rsidR="004F68F7">
          <w:rPr>
            <w:rFonts w:ascii="Times New Roman" w:hAnsi="Times New Roman" w:cs="Times New Roman"/>
            <w:sz w:val="24"/>
            <w:szCs w:val="24"/>
          </w:rPr>
          <w:t>ett</w:t>
        </w:r>
      </w:ins>
      <w:ins w:id="21" w:author="Lotta Rydhmer" w:date="2023-02-24T16:24:00Z">
        <w:r w:rsidR="004F68F7">
          <w:rPr>
            <w:rFonts w:ascii="Times New Roman" w:hAnsi="Times New Roman" w:cs="Times New Roman"/>
            <w:sz w:val="24"/>
            <w:szCs w:val="24"/>
          </w:rPr>
          <w:t>a</w:t>
        </w:r>
      </w:ins>
      <w:ins w:id="22" w:author="Lotta Rydhmer" w:date="2023-02-24T16:23:00Z">
        <w:r w:rsidR="004F68F7">
          <w:rPr>
            <w:rFonts w:ascii="Times New Roman" w:hAnsi="Times New Roman" w:cs="Times New Roman"/>
            <w:sz w:val="24"/>
            <w:szCs w:val="24"/>
          </w:rPr>
          <w:t xml:space="preserve"> pilotprojekt </w:t>
        </w:r>
      </w:ins>
      <w:ins w:id="23" w:author="Lotta Rydhmer" w:date="2023-02-24T16:24:00Z">
        <w:r w:rsidR="004F68F7">
          <w:rPr>
            <w:rFonts w:ascii="Times New Roman" w:hAnsi="Times New Roman" w:cs="Times New Roman"/>
            <w:sz w:val="24"/>
            <w:szCs w:val="24"/>
          </w:rPr>
          <w:t xml:space="preserve">har </w:t>
        </w:r>
      </w:ins>
      <w:ins w:id="24" w:author="Lotta Rydhmer" w:date="2023-02-24T16:23:00Z">
        <w:r w:rsidR="004F68F7">
          <w:rPr>
            <w:rFonts w:ascii="Times New Roman" w:hAnsi="Times New Roman" w:cs="Times New Roman"/>
            <w:sz w:val="24"/>
            <w:szCs w:val="24"/>
          </w:rPr>
          <w:t>använ</w:t>
        </w:r>
      </w:ins>
      <w:ins w:id="25" w:author="Lotta Rydhmer" w:date="2023-02-24T16:24:00Z">
        <w:r w:rsidR="004F68F7">
          <w:rPr>
            <w:rFonts w:ascii="Times New Roman" w:hAnsi="Times New Roman" w:cs="Times New Roman"/>
            <w:sz w:val="24"/>
            <w:szCs w:val="24"/>
          </w:rPr>
          <w:t>t</w:t>
        </w:r>
      </w:ins>
      <w:ins w:id="26" w:author="Lotta Rydhmer" w:date="2023-02-24T16:23:00Z">
        <w:r w:rsidR="004F68F7">
          <w:rPr>
            <w:rFonts w:ascii="Times New Roman" w:hAnsi="Times New Roman" w:cs="Times New Roman"/>
            <w:sz w:val="24"/>
            <w:szCs w:val="24"/>
          </w:rPr>
          <w:t xml:space="preserve">s </w:t>
        </w:r>
      </w:ins>
      <w:ins w:id="27" w:author="Lotta Rydhmer" w:date="2023-02-24T16:24:00Z">
        <w:r w:rsidR="004F68F7">
          <w:rPr>
            <w:rFonts w:ascii="Times New Roman" w:hAnsi="Times New Roman" w:cs="Times New Roman"/>
            <w:sz w:val="24"/>
            <w:szCs w:val="24"/>
          </w:rPr>
          <w:t xml:space="preserve">som en del av </w:t>
        </w:r>
      </w:ins>
      <w:ins w:id="28" w:author="Lotta Rydhmer" w:date="2023-02-24T16:23:00Z">
        <w:r w:rsidR="004F68F7">
          <w:rPr>
            <w:rFonts w:ascii="Times New Roman" w:hAnsi="Times New Roman" w:cs="Times New Roman"/>
            <w:sz w:val="24"/>
            <w:szCs w:val="24"/>
          </w:rPr>
          <w:t>välfärds-index</w:t>
        </w:r>
      </w:ins>
      <w:ins w:id="29" w:author="Lotta Rydhmer" w:date="2023-02-24T16:24:00Z">
        <w:r w:rsidR="004F68F7">
          <w:rPr>
            <w:rFonts w:ascii="Times New Roman" w:hAnsi="Times New Roman" w:cs="Times New Roman"/>
            <w:sz w:val="24"/>
            <w:szCs w:val="24"/>
          </w:rPr>
          <w:t>.</w:t>
        </w:r>
      </w:ins>
      <w:ins w:id="30" w:author="Lotta Rydhmer" w:date="2023-02-24T16:23:00Z">
        <w:r w:rsidR="004F68F7">
          <w:rPr>
            <w:rFonts w:ascii="Times New Roman" w:hAnsi="Times New Roman" w:cs="Times New Roman"/>
            <w:sz w:val="24"/>
            <w:szCs w:val="24"/>
          </w:rPr>
          <w:t xml:space="preserve"> </w:t>
        </w:r>
      </w:ins>
      <w:ins w:id="31" w:author="Lotta Rydhmer" w:date="2023-02-24T16:26:00Z">
        <w:r w:rsidR="004F68F7">
          <w:rPr>
            <w:rFonts w:ascii="Times New Roman" w:hAnsi="Times New Roman" w:cs="Times New Roman"/>
            <w:sz w:val="24"/>
            <w:szCs w:val="24"/>
          </w:rPr>
          <w:t xml:space="preserve">I så fall kommer vi fråga er hur ni vill bli omnämnda i </w:t>
        </w:r>
      </w:ins>
      <w:proofErr w:type="spellStart"/>
      <w:ins w:id="32" w:author="Lotta Rydhmer" w:date="2023-02-24T16:27:00Z">
        <w:r w:rsidR="004F68F7">
          <w:rPr>
            <w:rFonts w:ascii="Times New Roman" w:hAnsi="Times New Roman" w:cs="Times New Roman"/>
            <w:sz w:val="24"/>
            <w:szCs w:val="24"/>
          </w:rPr>
          <w:t>Materials&amp;Methods</w:t>
        </w:r>
        <w:proofErr w:type="spellEnd"/>
        <w:r w:rsidR="004F68F7">
          <w:rPr>
            <w:rFonts w:ascii="Times New Roman" w:hAnsi="Times New Roman" w:cs="Times New Roman"/>
            <w:sz w:val="24"/>
            <w:szCs w:val="24"/>
          </w:rPr>
          <w:t xml:space="preserve"> och </w:t>
        </w:r>
        <w:proofErr w:type="spellStart"/>
        <w:r w:rsidR="004F68F7">
          <w:rPr>
            <w:rFonts w:ascii="Times New Roman" w:hAnsi="Times New Roman" w:cs="Times New Roman"/>
            <w:sz w:val="24"/>
            <w:szCs w:val="24"/>
          </w:rPr>
          <w:t>Acknowledgements</w:t>
        </w:r>
        <w:proofErr w:type="spellEnd"/>
        <w:r w:rsidR="004F68F7">
          <w:rPr>
            <w:rFonts w:ascii="Times New Roman" w:hAnsi="Times New Roman" w:cs="Times New Roman"/>
            <w:sz w:val="24"/>
            <w:szCs w:val="24"/>
          </w:rPr>
          <w:t xml:space="preserve">. </w:t>
        </w:r>
      </w:ins>
      <w:ins w:id="33" w:author="Lotta Rydhmer" w:date="2023-02-24T16:21:00Z">
        <w:r w:rsidR="004F68F7">
          <w:rPr>
            <w:rFonts w:ascii="Times New Roman" w:hAnsi="Times New Roman" w:cs="Times New Roman"/>
            <w:sz w:val="24"/>
            <w:szCs w:val="24"/>
          </w:rPr>
          <w:t>I framtiden kan vi också tänka oss</w:t>
        </w:r>
      </w:ins>
      <w:ins w:id="34" w:author="Lotta Rydhmer" w:date="2023-02-24T16:24:00Z">
        <w:r w:rsidR="004F68F7">
          <w:rPr>
            <w:rFonts w:ascii="Times New Roman" w:hAnsi="Times New Roman" w:cs="Times New Roman"/>
            <w:sz w:val="24"/>
            <w:szCs w:val="24"/>
          </w:rPr>
          <w:t xml:space="preserve"> en enkätstudie </w:t>
        </w:r>
      </w:ins>
      <w:ins w:id="35" w:author="Lotta Rydhmer" w:date="2023-02-24T16:26:00Z">
        <w:r w:rsidR="004F68F7">
          <w:rPr>
            <w:rFonts w:ascii="Times New Roman" w:hAnsi="Times New Roman" w:cs="Times New Roman"/>
            <w:sz w:val="24"/>
            <w:szCs w:val="24"/>
          </w:rPr>
          <w:t>som vänder sig till</w:t>
        </w:r>
      </w:ins>
      <w:ins w:id="36" w:author="Lotta Rydhmer" w:date="2023-02-24T16:24:00Z">
        <w:r w:rsidR="004F68F7">
          <w:rPr>
            <w:rFonts w:ascii="Times New Roman" w:hAnsi="Times New Roman" w:cs="Times New Roman"/>
            <w:sz w:val="24"/>
            <w:szCs w:val="24"/>
          </w:rPr>
          <w:t xml:space="preserve"> konsumenter</w:t>
        </w:r>
      </w:ins>
      <w:ins w:id="37" w:author="Lotta Rydhmer" w:date="2023-02-24T16:26:00Z">
        <w:r w:rsidR="004F68F7">
          <w:rPr>
            <w:rFonts w:ascii="Times New Roman" w:hAnsi="Times New Roman" w:cs="Times New Roman"/>
            <w:sz w:val="24"/>
            <w:szCs w:val="24"/>
          </w:rPr>
          <w:t>.</w:t>
        </w:r>
      </w:ins>
      <w:ins w:id="38" w:author="Lotta Rydhmer" w:date="2023-02-24T16:24:00Z">
        <w:r w:rsidR="004F68F7">
          <w:rPr>
            <w:rFonts w:ascii="Times New Roman" w:hAnsi="Times New Roman" w:cs="Times New Roman"/>
            <w:sz w:val="24"/>
            <w:szCs w:val="24"/>
          </w:rPr>
          <w:t xml:space="preserve"> </w:t>
        </w:r>
      </w:ins>
      <w:ins w:id="39" w:author="Lotta Rydhmer" w:date="2023-02-24T16:21:00Z">
        <w:r w:rsidR="004F68F7">
          <w:rPr>
            <w:rFonts w:ascii="Times New Roman" w:hAnsi="Times New Roman" w:cs="Times New Roman"/>
            <w:sz w:val="24"/>
            <w:szCs w:val="24"/>
          </w:rPr>
          <w:t xml:space="preserve"> </w:t>
        </w:r>
      </w:ins>
      <w:r w:rsidR="00E036DB">
        <w:rPr>
          <w:rStyle w:val="CommentReference"/>
        </w:rPr>
        <w:commentReference w:id="13"/>
      </w:r>
    </w:p>
    <w:p w14:paraId="48C5314F" w14:textId="77777777" w:rsidR="00352C29" w:rsidRDefault="00352C29" w:rsidP="00316184">
      <w:pPr>
        <w:spacing w:after="0" w:line="240" w:lineRule="auto"/>
        <w:rPr>
          <w:rFonts w:ascii="Times New Roman" w:hAnsi="Times New Roman" w:cs="Times New Roman"/>
          <w:sz w:val="24"/>
          <w:szCs w:val="24"/>
        </w:rPr>
      </w:pPr>
    </w:p>
    <w:p w14:paraId="5001925E" w14:textId="77777777" w:rsidR="00F83720" w:rsidRDefault="00E41E32" w:rsidP="00316184">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Jag har tittat i Outlook och </w:t>
      </w:r>
      <w:r w:rsidR="00F83720">
        <w:rPr>
          <w:rFonts w:ascii="Times New Roman" w:hAnsi="Times New Roman" w:cs="Times New Roman"/>
          <w:sz w:val="24"/>
          <w:szCs w:val="24"/>
        </w:rPr>
        <w:t xml:space="preserve">i excelarket </w:t>
      </w:r>
      <w:r w:rsidR="00352C29">
        <w:rPr>
          <w:rFonts w:ascii="Times New Roman" w:hAnsi="Times New Roman" w:cs="Times New Roman"/>
          <w:sz w:val="24"/>
          <w:szCs w:val="24"/>
        </w:rPr>
        <w:t xml:space="preserve">listas </w:t>
      </w:r>
      <w:r>
        <w:rPr>
          <w:rFonts w:ascii="Times New Roman" w:hAnsi="Times New Roman" w:cs="Times New Roman"/>
          <w:sz w:val="24"/>
          <w:szCs w:val="24"/>
        </w:rPr>
        <w:t xml:space="preserve">fem </w:t>
      </w:r>
      <w:r w:rsidR="00F83720">
        <w:rPr>
          <w:rFonts w:ascii="Times New Roman" w:hAnsi="Times New Roman" w:cs="Times New Roman"/>
          <w:sz w:val="24"/>
          <w:szCs w:val="24"/>
        </w:rPr>
        <w:t>workshop</w:t>
      </w:r>
      <w:r w:rsidR="00984F1A">
        <w:rPr>
          <w:rFonts w:ascii="Times New Roman" w:hAnsi="Times New Roman" w:cs="Times New Roman"/>
          <w:sz w:val="24"/>
          <w:szCs w:val="24"/>
        </w:rPr>
        <w:t>-tillfällen</w:t>
      </w:r>
      <w:r w:rsidR="00F83720">
        <w:rPr>
          <w:rFonts w:ascii="Times New Roman" w:hAnsi="Times New Roman" w:cs="Times New Roman"/>
          <w:sz w:val="24"/>
          <w:szCs w:val="24"/>
        </w:rPr>
        <w:t xml:space="preserve"> </w:t>
      </w:r>
      <w:r>
        <w:rPr>
          <w:rFonts w:ascii="Times New Roman" w:hAnsi="Times New Roman" w:cs="Times New Roman"/>
          <w:sz w:val="24"/>
          <w:szCs w:val="24"/>
        </w:rPr>
        <w:t xml:space="preserve">som verkar </w:t>
      </w:r>
      <w:r w:rsidR="00F83720">
        <w:rPr>
          <w:rFonts w:ascii="Times New Roman" w:hAnsi="Times New Roman" w:cs="Times New Roman"/>
          <w:sz w:val="24"/>
          <w:szCs w:val="24"/>
        </w:rPr>
        <w:t>vara möjliga för</w:t>
      </w:r>
      <w:r>
        <w:rPr>
          <w:rFonts w:ascii="Times New Roman" w:hAnsi="Times New Roman" w:cs="Times New Roman"/>
          <w:sz w:val="24"/>
          <w:szCs w:val="24"/>
        </w:rPr>
        <w:t xml:space="preserve"> många av er. </w:t>
      </w:r>
      <w:r w:rsidR="00984F1A">
        <w:rPr>
          <w:rFonts w:ascii="Times New Roman" w:hAnsi="Times New Roman" w:cs="Times New Roman"/>
          <w:sz w:val="24"/>
          <w:szCs w:val="24"/>
        </w:rPr>
        <w:t>Jag ber dig fylla i om du kan delta eller inte vid dessa tillfällen.</w:t>
      </w:r>
      <w:r w:rsidR="00BD05E4">
        <w:rPr>
          <w:rFonts w:ascii="Times New Roman" w:hAnsi="Times New Roman" w:cs="Times New Roman"/>
          <w:sz w:val="24"/>
          <w:szCs w:val="24"/>
        </w:rPr>
        <w:t xml:space="preserve"> De som inte kan vara med på workshopen kommer få ett referat av diskussionen. </w:t>
      </w:r>
    </w:p>
    <w:p w14:paraId="675904DA" w14:textId="77777777" w:rsidR="00352C29" w:rsidRDefault="00352C29" w:rsidP="00316184">
      <w:pPr>
        <w:spacing w:after="0" w:line="240" w:lineRule="auto"/>
        <w:rPr>
          <w:rFonts w:ascii="Times New Roman" w:hAnsi="Times New Roman" w:cs="Times New Roman"/>
          <w:sz w:val="24"/>
          <w:szCs w:val="24"/>
        </w:rPr>
      </w:pPr>
    </w:p>
    <w:p w14:paraId="5D1BFDD4" w14:textId="77777777" w:rsidR="00370914" w:rsidRDefault="00370914" w:rsidP="00316184">
      <w:pPr>
        <w:spacing w:after="0" w:line="240" w:lineRule="auto"/>
        <w:rPr>
          <w:rFonts w:ascii="Times New Roman" w:hAnsi="Times New Roman" w:cs="Times New Roman"/>
          <w:sz w:val="24"/>
          <w:szCs w:val="24"/>
        </w:rPr>
      </w:pPr>
      <w:r>
        <w:rPr>
          <w:rFonts w:ascii="Times New Roman" w:hAnsi="Times New Roman" w:cs="Times New Roman"/>
          <w:sz w:val="24"/>
          <w:szCs w:val="24"/>
        </w:rPr>
        <w:t>Vänliga hälsningar från Lotta</w:t>
      </w:r>
    </w:p>
    <w:p w14:paraId="15E597AB" w14:textId="77777777" w:rsidR="00370914" w:rsidRDefault="00370914" w:rsidP="00316184">
      <w:pPr>
        <w:spacing w:after="0" w:line="240" w:lineRule="auto"/>
        <w:rPr>
          <w:rFonts w:ascii="Times New Roman" w:hAnsi="Times New Roman" w:cs="Times New Roman"/>
          <w:sz w:val="24"/>
          <w:szCs w:val="24"/>
        </w:rPr>
      </w:pPr>
    </w:p>
    <w:p w14:paraId="23F832F2" w14:textId="77777777" w:rsidR="00D51E03" w:rsidRDefault="00D51E03">
      <w:pPr>
        <w:rPr>
          <w:rFonts w:ascii="Times New Roman" w:hAnsi="Times New Roman" w:cs="Times New Roman"/>
          <w:b/>
          <w:i/>
          <w:sz w:val="24"/>
          <w:szCs w:val="24"/>
        </w:rPr>
      </w:pPr>
      <w:r>
        <w:rPr>
          <w:rFonts w:ascii="Times New Roman" w:hAnsi="Times New Roman" w:cs="Times New Roman"/>
          <w:b/>
          <w:i/>
          <w:sz w:val="24"/>
          <w:szCs w:val="24"/>
        </w:rPr>
        <w:br w:type="page"/>
      </w:r>
    </w:p>
    <w:p w14:paraId="03C72DC2" w14:textId="77777777" w:rsidR="00370914" w:rsidRPr="00370914" w:rsidRDefault="00370914" w:rsidP="00316184">
      <w:pPr>
        <w:spacing w:after="0" w:line="240" w:lineRule="auto"/>
        <w:rPr>
          <w:rFonts w:ascii="Times New Roman" w:hAnsi="Times New Roman" w:cs="Times New Roman"/>
          <w:b/>
          <w:i/>
          <w:sz w:val="24"/>
          <w:szCs w:val="24"/>
        </w:rPr>
      </w:pPr>
      <w:r w:rsidRPr="00370914">
        <w:rPr>
          <w:rFonts w:ascii="Times New Roman" w:hAnsi="Times New Roman" w:cs="Times New Roman"/>
          <w:b/>
          <w:i/>
          <w:sz w:val="24"/>
          <w:szCs w:val="24"/>
        </w:rPr>
        <w:lastRenderedPageBreak/>
        <w:t>bilaga</w:t>
      </w:r>
    </w:p>
    <w:p w14:paraId="0B3315AA" w14:textId="77777777" w:rsidR="007B5037" w:rsidRPr="007B5037" w:rsidRDefault="007B5037" w:rsidP="00316184">
      <w:pPr>
        <w:spacing w:after="0" w:line="240" w:lineRule="auto"/>
        <w:rPr>
          <w:rFonts w:ascii="Times New Roman" w:hAnsi="Times New Roman" w:cs="Times New Roman"/>
          <w:sz w:val="24"/>
          <w:szCs w:val="24"/>
        </w:rPr>
      </w:pPr>
    </w:p>
    <w:p w14:paraId="41D2D859" w14:textId="77777777" w:rsidR="007B5037" w:rsidRPr="00BC5B96" w:rsidRDefault="007B5037" w:rsidP="007B5037">
      <w:pPr>
        <w:spacing w:after="0" w:line="240" w:lineRule="auto"/>
        <w:rPr>
          <w:rFonts w:ascii="Times New Roman" w:hAnsi="Times New Roman" w:cs="Times New Roman"/>
          <w:b/>
          <w:sz w:val="24"/>
          <w:szCs w:val="24"/>
        </w:rPr>
      </w:pPr>
      <w:r w:rsidRPr="00BC5B96">
        <w:rPr>
          <w:rFonts w:ascii="Times New Roman" w:hAnsi="Times New Roman" w:cs="Times New Roman"/>
          <w:b/>
          <w:sz w:val="24"/>
          <w:szCs w:val="24"/>
        </w:rPr>
        <w:t xml:space="preserve">Pilotprojekt om olika djurarters förmåga att uppfatta </w:t>
      </w:r>
      <w:r w:rsidR="00D51E03">
        <w:rPr>
          <w:rFonts w:ascii="Times New Roman" w:hAnsi="Times New Roman" w:cs="Times New Roman"/>
          <w:b/>
          <w:sz w:val="24"/>
          <w:szCs w:val="24"/>
        </w:rPr>
        <w:t>hur de behandlas</w:t>
      </w:r>
    </w:p>
    <w:p w14:paraId="50C2B402" w14:textId="77777777" w:rsidR="007B5037" w:rsidRPr="007B5037" w:rsidRDefault="007B5037" w:rsidP="00316184">
      <w:pPr>
        <w:spacing w:after="0" w:line="240" w:lineRule="auto"/>
        <w:rPr>
          <w:rFonts w:ascii="Times New Roman" w:hAnsi="Times New Roman" w:cs="Times New Roman"/>
          <w:i/>
          <w:sz w:val="24"/>
          <w:szCs w:val="24"/>
        </w:rPr>
      </w:pPr>
      <w:r w:rsidRPr="007B5037">
        <w:rPr>
          <w:rFonts w:ascii="Times New Roman" w:hAnsi="Times New Roman" w:cs="Times New Roman"/>
          <w:i/>
          <w:sz w:val="24"/>
          <w:szCs w:val="24"/>
        </w:rPr>
        <w:t>Lotta Rydhmer, februari 2022</w:t>
      </w:r>
    </w:p>
    <w:p w14:paraId="58809D39" w14:textId="77777777" w:rsidR="007B5037" w:rsidRDefault="007B5037" w:rsidP="00316184">
      <w:pPr>
        <w:spacing w:after="0" w:line="240" w:lineRule="auto"/>
        <w:rPr>
          <w:rFonts w:ascii="Times New Roman" w:hAnsi="Times New Roman" w:cs="Times New Roman"/>
          <w:sz w:val="24"/>
          <w:szCs w:val="24"/>
        </w:rPr>
      </w:pPr>
    </w:p>
    <w:p w14:paraId="591C6E25" w14:textId="77777777" w:rsidR="007B5037" w:rsidRDefault="007B5037" w:rsidP="007B5037">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Utveckling av verktyg för att utvärdera olika hållbarhetsaspekter av vår livsmedelskonsumtion och animalieproduktion ingår i flera olika projekt vid SLU. </w:t>
      </w:r>
      <w:r w:rsidR="00FA0968">
        <w:rPr>
          <w:rFonts w:ascii="Times New Roman" w:hAnsi="Times New Roman" w:cs="Times New Roman"/>
          <w:sz w:val="24"/>
          <w:szCs w:val="24"/>
        </w:rPr>
        <w:t xml:space="preserve">Verktyget ska kunna användas med befintliga data om produktionssystem och medeltal för produktionsresultat. </w:t>
      </w:r>
      <w:r w:rsidR="00530F0C">
        <w:rPr>
          <w:rFonts w:ascii="Times New Roman" w:hAnsi="Times New Roman" w:cs="Times New Roman"/>
          <w:sz w:val="24"/>
          <w:szCs w:val="24"/>
        </w:rPr>
        <w:t xml:space="preserve">För dessa projekt </w:t>
      </w:r>
      <w:r w:rsidR="00FA0968">
        <w:rPr>
          <w:rFonts w:ascii="Times New Roman" w:hAnsi="Times New Roman" w:cs="Times New Roman"/>
          <w:sz w:val="24"/>
          <w:szCs w:val="24"/>
        </w:rPr>
        <w:t xml:space="preserve">vill vi (Lotta Rydhmer och Elin Röös) utveckla </w:t>
      </w:r>
      <w:r>
        <w:rPr>
          <w:rFonts w:ascii="Times New Roman" w:hAnsi="Times New Roman" w:cs="Times New Roman"/>
          <w:sz w:val="24"/>
          <w:szCs w:val="24"/>
        </w:rPr>
        <w:t xml:space="preserve">ett </w:t>
      </w:r>
      <w:r w:rsidRPr="00316184">
        <w:rPr>
          <w:rFonts w:ascii="Times New Roman" w:hAnsi="Times New Roman" w:cs="Times New Roman"/>
          <w:sz w:val="24"/>
          <w:szCs w:val="24"/>
        </w:rPr>
        <w:t xml:space="preserve">djurvälfärds-index som beräknas på </w:t>
      </w:r>
    </w:p>
    <w:p w14:paraId="32BA647F" w14:textId="77777777" w:rsidR="007B5037" w:rsidRPr="00BC5B96" w:rsidRDefault="007B5037" w:rsidP="007B5037">
      <w:pPr>
        <w:pStyle w:val="ListParagraph"/>
        <w:numPr>
          <w:ilvl w:val="0"/>
          <w:numId w:val="2"/>
        </w:numPr>
        <w:spacing w:after="0" w:line="240" w:lineRule="auto"/>
        <w:ind w:left="284" w:hanging="284"/>
        <w:rPr>
          <w:rFonts w:ascii="Times New Roman" w:hAnsi="Times New Roman" w:cs="Times New Roman"/>
          <w:sz w:val="24"/>
          <w:szCs w:val="24"/>
        </w:rPr>
      </w:pPr>
      <w:r w:rsidRPr="00BC5B96">
        <w:rPr>
          <w:rFonts w:ascii="Times New Roman" w:hAnsi="Times New Roman" w:cs="Times New Roman"/>
          <w:sz w:val="24"/>
          <w:szCs w:val="24"/>
        </w:rPr>
        <w:t>antalet djur som behövs för att producera en given mängd av en animalisk produkt</w:t>
      </w:r>
    </w:p>
    <w:p w14:paraId="33AE3AEC" w14:textId="77777777" w:rsidR="007B5037" w:rsidRPr="00BC5B96" w:rsidRDefault="007B5037" w:rsidP="007B5037">
      <w:pPr>
        <w:pStyle w:val="ListParagraph"/>
        <w:numPr>
          <w:ilvl w:val="0"/>
          <w:numId w:val="2"/>
        </w:numPr>
        <w:spacing w:after="0" w:line="240" w:lineRule="auto"/>
        <w:ind w:left="284" w:hanging="284"/>
        <w:rPr>
          <w:rFonts w:ascii="Times New Roman" w:hAnsi="Times New Roman" w:cs="Times New Roman"/>
          <w:sz w:val="24"/>
          <w:szCs w:val="24"/>
        </w:rPr>
      </w:pPr>
      <w:r w:rsidRPr="00BC5B96">
        <w:rPr>
          <w:rFonts w:ascii="Times New Roman" w:hAnsi="Times New Roman" w:cs="Times New Roman"/>
          <w:sz w:val="24"/>
          <w:szCs w:val="24"/>
        </w:rPr>
        <w:t>djurvälfärden i de produktionssystem där dessa djur finns</w:t>
      </w:r>
    </w:p>
    <w:p w14:paraId="3E1740F5" w14:textId="77777777" w:rsidR="007B5037" w:rsidRPr="00BC5B96" w:rsidRDefault="007B5037" w:rsidP="007B5037">
      <w:pPr>
        <w:pStyle w:val="ListParagraph"/>
        <w:numPr>
          <w:ilvl w:val="0"/>
          <w:numId w:val="2"/>
        </w:numPr>
        <w:spacing w:after="0" w:line="240" w:lineRule="auto"/>
        <w:ind w:left="284" w:hanging="284"/>
        <w:rPr>
          <w:rFonts w:ascii="Times New Roman" w:hAnsi="Times New Roman" w:cs="Times New Roman"/>
          <w:sz w:val="24"/>
          <w:szCs w:val="24"/>
        </w:rPr>
      </w:pPr>
      <w:r w:rsidRPr="00BC5B96">
        <w:rPr>
          <w:rFonts w:ascii="Times New Roman" w:hAnsi="Times New Roman" w:cs="Times New Roman"/>
          <w:sz w:val="24"/>
          <w:szCs w:val="24"/>
        </w:rPr>
        <w:t xml:space="preserve">djurens </w:t>
      </w:r>
      <w:r w:rsidRPr="00BC5B96">
        <w:rPr>
          <w:rFonts w:ascii="Times New Roman" w:hAnsi="Times New Roman" w:cs="Times New Roman"/>
          <w:i/>
          <w:sz w:val="24"/>
          <w:szCs w:val="24"/>
        </w:rPr>
        <w:t>förmåga att uppfatta</w:t>
      </w:r>
      <w:r w:rsidRPr="00BC5B96">
        <w:rPr>
          <w:rFonts w:ascii="Times New Roman" w:hAnsi="Times New Roman" w:cs="Times New Roman"/>
          <w:sz w:val="24"/>
          <w:szCs w:val="24"/>
        </w:rPr>
        <w:t xml:space="preserve"> hur de behandlas</w:t>
      </w:r>
    </w:p>
    <w:p w14:paraId="1D23CCF3" w14:textId="77777777" w:rsidR="007B5037" w:rsidRDefault="007B5037" w:rsidP="007B5037">
      <w:pPr>
        <w:spacing w:after="0" w:line="240" w:lineRule="auto"/>
        <w:rPr>
          <w:rFonts w:ascii="Times New Roman" w:hAnsi="Times New Roman" w:cs="Times New Roman"/>
          <w:sz w:val="24"/>
          <w:szCs w:val="24"/>
        </w:rPr>
      </w:pPr>
    </w:p>
    <w:p w14:paraId="017A46DF" w14:textId="77777777" w:rsidR="00FA0968" w:rsidRDefault="00932C43" w:rsidP="00FA0968">
      <w:pPr>
        <w:spacing w:after="0" w:line="240" w:lineRule="auto"/>
        <w:rPr>
          <w:rFonts w:ascii="Times New Roman" w:hAnsi="Times New Roman" w:cs="Times New Roman"/>
          <w:sz w:val="24"/>
          <w:szCs w:val="24"/>
        </w:rPr>
      </w:pPr>
      <w:r w:rsidRPr="00316184">
        <w:rPr>
          <w:rFonts w:ascii="Times New Roman" w:hAnsi="Times New Roman" w:cs="Times New Roman"/>
          <w:sz w:val="24"/>
          <w:szCs w:val="24"/>
        </w:rPr>
        <w:t>Olika djurarter ha</w:t>
      </w:r>
      <w:r w:rsidR="00FA0968">
        <w:rPr>
          <w:rFonts w:ascii="Times New Roman" w:hAnsi="Times New Roman" w:cs="Times New Roman"/>
          <w:sz w:val="24"/>
          <w:szCs w:val="24"/>
        </w:rPr>
        <w:t>r</w:t>
      </w:r>
      <w:r w:rsidRPr="00316184">
        <w:rPr>
          <w:rFonts w:ascii="Times New Roman" w:hAnsi="Times New Roman" w:cs="Times New Roman"/>
          <w:sz w:val="24"/>
          <w:szCs w:val="24"/>
        </w:rPr>
        <w:t xml:space="preserve"> olika förmåga att uppfatta smärta, rädsla och an</w:t>
      </w:r>
      <w:r w:rsidR="00F669A0">
        <w:rPr>
          <w:rFonts w:ascii="Times New Roman" w:hAnsi="Times New Roman" w:cs="Times New Roman"/>
          <w:sz w:val="24"/>
          <w:szCs w:val="24"/>
        </w:rPr>
        <w:t>dra konsekvenser av hur vi behandlar dem</w:t>
      </w:r>
      <w:r w:rsidR="00FC4516">
        <w:rPr>
          <w:rFonts w:ascii="Times New Roman" w:hAnsi="Times New Roman" w:cs="Times New Roman"/>
          <w:sz w:val="24"/>
          <w:szCs w:val="24"/>
        </w:rPr>
        <w:t xml:space="preserve">. Om det </w:t>
      </w:r>
      <w:r w:rsidR="00BD05E4">
        <w:rPr>
          <w:rFonts w:ascii="Times New Roman" w:hAnsi="Times New Roman" w:cs="Times New Roman"/>
          <w:sz w:val="24"/>
          <w:szCs w:val="24"/>
        </w:rPr>
        <w:t xml:space="preserve">hade </w:t>
      </w:r>
      <w:r w:rsidR="00FC4516">
        <w:rPr>
          <w:rFonts w:ascii="Times New Roman" w:hAnsi="Times New Roman" w:cs="Times New Roman"/>
          <w:sz w:val="24"/>
          <w:szCs w:val="24"/>
        </w:rPr>
        <w:t>f</w:t>
      </w:r>
      <w:r w:rsidR="00BD05E4">
        <w:rPr>
          <w:rFonts w:ascii="Times New Roman" w:hAnsi="Times New Roman" w:cs="Times New Roman"/>
          <w:sz w:val="24"/>
          <w:szCs w:val="24"/>
        </w:rPr>
        <w:t>u</w:t>
      </w:r>
      <w:r w:rsidR="00FC4516">
        <w:rPr>
          <w:rFonts w:ascii="Times New Roman" w:hAnsi="Times New Roman" w:cs="Times New Roman"/>
          <w:sz w:val="24"/>
          <w:szCs w:val="24"/>
        </w:rPr>
        <w:t>nn</w:t>
      </w:r>
      <w:r w:rsidR="00BD05E4">
        <w:rPr>
          <w:rFonts w:ascii="Times New Roman" w:hAnsi="Times New Roman" w:cs="Times New Roman"/>
          <w:sz w:val="24"/>
          <w:szCs w:val="24"/>
        </w:rPr>
        <w:t>it</w:t>
      </w:r>
      <w:r w:rsidR="00FC4516">
        <w:rPr>
          <w:rFonts w:ascii="Times New Roman" w:hAnsi="Times New Roman" w:cs="Times New Roman"/>
          <w:sz w:val="24"/>
          <w:szCs w:val="24"/>
        </w:rPr>
        <w:t xml:space="preserve">s vetenskapliga rapporter som redovisade djurs förmåga att uppfatta hur de behandlas och som innehöll alla djurslag som används för livsmedel så skulle vi </w:t>
      </w:r>
      <w:r w:rsidR="00BD05E4">
        <w:rPr>
          <w:rFonts w:ascii="Times New Roman" w:hAnsi="Times New Roman" w:cs="Times New Roman"/>
          <w:sz w:val="24"/>
          <w:szCs w:val="24"/>
        </w:rPr>
        <w:t xml:space="preserve">ha </w:t>
      </w:r>
      <w:r w:rsidR="00FC4516">
        <w:rPr>
          <w:rFonts w:ascii="Times New Roman" w:hAnsi="Times New Roman" w:cs="Times New Roman"/>
          <w:sz w:val="24"/>
          <w:szCs w:val="24"/>
        </w:rPr>
        <w:t>använ</w:t>
      </w:r>
      <w:r w:rsidR="00BD05E4">
        <w:rPr>
          <w:rFonts w:ascii="Times New Roman" w:hAnsi="Times New Roman" w:cs="Times New Roman"/>
          <w:sz w:val="24"/>
          <w:szCs w:val="24"/>
        </w:rPr>
        <w:t>t</w:t>
      </w:r>
      <w:r w:rsidR="00FC4516">
        <w:rPr>
          <w:rFonts w:ascii="Times New Roman" w:hAnsi="Times New Roman" w:cs="Times New Roman"/>
          <w:sz w:val="24"/>
          <w:szCs w:val="24"/>
        </w:rPr>
        <w:t xml:space="preserve"> dessa uppgifter i vårt djurvälfärds-index. </w:t>
      </w:r>
      <w:r w:rsidR="00DE49CF" w:rsidRPr="00DE49CF">
        <w:rPr>
          <w:rFonts w:ascii="Times New Roman" w:hAnsi="Times New Roman" w:cs="Times New Roman"/>
          <w:sz w:val="24"/>
          <w:szCs w:val="24"/>
        </w:rPr>
        <w:t xml:space="preserve">Vad gäller djurs förmåga att känna </w:t>
      </w:r>
      <w:r w:rsidR="00BD05E4">
        <w:rPr>
          <w:rFonts w:ascii="Times New Roman" w:hAnsi="Times New Roman" w:cs="Times New Roman"/>
          <w:sz w:val="24"/>
          <w:szCs w:val="24"/>
        </w:rPr>
        <w:t>smärta</w:t>
      </w:r>
      <w:r w:rsidR="00DE49CF" w:rsidRPr="00DE49CF">
        <w:rPr>
          <w:rFonts w:ascii="Times New Roman" w:hAnsi="Times New Roman" w:cs="Times New Roman"/>
          <w:sz w:val="24"/>
          <w:szCs w:val="24"/>
        </w:rPr>
        <w:t xml:space="preserve"> finns det sammanställningar över en hel del djurarter. Ofta betyder dock brist på vetenskapliga belägg för att en djurart känner </w:t>
      </w:r>
      <w:r w:rsidR="00BD05E4">
        <w:rPr>
          <w:rFonts w:ascii="Times New Roman" w:hAnsi="Times New Roman" w:cs="Times New Roman"/>
          <w:sz w:val="24"/>
          <w:szCs w:val="24"/>
        </w:rPr>
        <w:t>s</w:t>
      </w:r>
      <w:r w:rsidR="00DE49CF" w:rsidRPr="00DE49CF">
        <w:rPr>
          <w:rFonts w:ascii="Times New Roman" w:hAnsi="Times New Roman" w:cs="Times New Roman"/>
          <w:sz w:val="24"/>
          <w:szCs w:val="24"/>
        </w:rPr>
        <w:t xml:space="preserve">märta att det inte är studerat, snarare än att det är bevisat att djur av denna art inte kan känna smärta. </w:t>
      </w:r>
      <w:r w:rsidR="00FF5CE0">
        <w:rPr>
          <w:rFonts w:ascii="Times New Roman" w:hAnsi="Times New Roman" w:cs="Times New Roman"/>
          <w:sz w:val="24"/>
          <w:szCs w:val="24"/>
        </w:rPr>
        <w:t xml:space="preserve">Vi har inte hittat </w:t>
      </w:r>
      <w:r w:rsidR="00FA0968">
        <w:rPr>
          <w:rFonts w:ascii="Times New Roman" w:hAnsi="Times New Roman" w:cs="Times New Roman"/>
          <w:sz w:val="24"/>
          <w:szCs w:val="24"/>
        </w:rPr>
        <w:t>någon</w:t>
      </w:r>
      <w:r w:rsidR="00FA0968" w:rsidRPr="00316184">
        <w:rPr>
          <w:rFonts w:ascii="Times New Roman" w:hAnsi="Times New Roman" w:cs="Times New Roman"/>
          <w:sz w:val="24"/>
          <w:szCs w:val="24"/>
        </w:rPr>
        <w:t xml:space="preserve"> vetenskaplig</w:t>
      </w:r>
      <w:r w:rsidR="00FF5CE0">
        <w:rPr>
          <w:rFonts w:ascii="Times New Roman" w:hAnsi="Times New Roman" w:cs="Times New Roman"/>
          <w:sz w:val="24"/>
          <w:szCs w:val="24"/>
        </w:rPr>
        <w:t xml:space="preserve"> rapport över djurs </w:t>
      </w:r>
      <w:r w:rsidR="00FA0968" w:rsidRPr="00316184">
        <w:rPr>
          <w:rFonts w:ascii="Times New Roman" w:hAnsi="Times New Roman" w:cs="Times New Roman"/>
          <w:sz w:val="24"/>
          <w:szCs w:val="24"/>
        </w:rPr>
        <w:t xml:space="preserve">förmåga </w:t>
      </w:r>
      <w:r w:rsidR="00FA0968">
        <w:rPr>
          <w:rFonts w:ascii="Times New Roman" w:hAnsi="Times New Roman" w:cs="Times New Roman"/>
          <w:sz w:val="24"/>
          <w:szCs w:val="24"/>
        </w:rPr>
        <w:t>att uppfatta hur de behandlas</w:t>
      </w:r>
      <w:r w:rsidR="00FF5CE0">
        <w:rPr>
          <w:rFonts w:ascii="Times New Roman" w:hAnsi="Times New Roman" w:cs="Times New Roman"/>
          <w:sz w:val="24"/>
          <w:szCs w:val="24"/>
        </w:rPr>
        <w:t xml:space="preserve"> för alla de </w:t>
      </w:r>
      <w:r w:rsidR="001769E2">
        <w:rPr>
          <w:rFonts w:ascii="Times New Roman" w:hAnsi="Times New Roman" w:cs="Times New Roman"/>
          <w:sz w:val="24"/>
          <w:szCs w:val="24"/>
        </w:rPr>
        <w:t>d</w:t>
      </w:r>
      <w:r w:rsidR="00FF5CE0">
        <w:rPr>
          <w:rFonts w:ascii="Times New Roman" w:hAnsi="Times New Roman" w:cs="Times New Roman"/>
          <w:sz w:val="24"/>
          <w:szCs w:val="24"/>
        </w:rPr>
        <w:t>jurarter som används till livsmedel</w:t>
      </w:r>
      <w:r w:rsidR="00FA0968">
        <w:rPr>
          <w:rFonts w:ascii="Times New Roman" w:hAnsi="Times New Roman" w:cs="Times New Roman"/>
          <w:sz w:val="24"/>
          <w:szCs w:val="24"/>
        </w:rPr>
        <w:t>.</w:t>
      </w:r>
    </w:p>
    <w:p w14:paraId="4AFD7C27" w14:textId="77777777" w:rsidR="00FA0968" w:rsidRDefault="00FA0968" w:rsidP="00316184">
      <w:pPr>
        <w:spacing w:after="0" w:line="240" w:lineRule="auto"/>
        <w:rPr>
          <w:rFonts w:ascii="Times New Roman" w:hAnsi="Times New Roman" w:cs="Times New Roman"/>
          <w:sz w:val="24"/>
          <w:szCs w:val="24"/>
        </w:rPr>
      </w:pPr>
    </w:p>
    <w:p w14:paraId="7990C546" w14:textId="77777777" w:rsidR="006A2D86" w:rsidRDefault="00A87079" w:rsidP="00316184">
      <w:pPr>
        <w:spacing w:after="0" w:line="240" w:lineRule="auto"/>
        <w:rPr>
          <w:rFonts w:ascii="Times New Roman" w:hAnsi="Times New Roman" w:cs="Times New Roman"/>
          <w:sz w:val="24"/>
          <w:szCs w:val="24"/>
        </w:rPr>
      </w:pPr>
      <w:r>
        <w:rPr>
          <w:rFonts w:ascii="Times New Roman" w:hAnsi="Times New Roman" w:cs="Times New Roman"/>
          <w:sz w:val="24"/>
          <w:szCs w:val="24"/>
        </w:rPr>
        <w:t>Vi är inte de enda som vill kunna inkludera djurvälfärd i utvärderingar av konsumtion och produktion</w:t>
      </w:r>
      <w:r w:rsidR="00BD05E4">
        <w:rPr>
          <w:rFonts w:ascii="Times New Roman" w:hAnsi="Times New Roman" w:cs="Times New Roman"/>
          <w:sz w:val="24"/>
          <w:szCs w:val="24"/>
        </w:rPr>
        <w:t xml:space="preserve"> av livsmedel</w:t>
      </w:r>
      <w:r>
        <w:rPr>
          <w:rFonts w:ascii="Times New Roman" w:hAnsi="Times New Roman" w:cs="Times New Roman"/>
          <w:sz w:val="24"/>
          <w:szCs w:val="24"/>
        </w:rPr>
        <w:t xml:space="preserve">. </w:t>
      </w:r>
      <w:r w:rsidR="00DE49CF" w:rsidRPr="00DE49CF">
        <w:rPr>
          <w:rFonts w:ascii="Times New Roman" w:hAnsi="Times New Roman" w:cs="Times New Roman"/>
          <w:sz w:val="24"/>
          <w:szCs w:val="24"/>
        </w:rPr>
        <w:t>Scherer et al (2018</w:t>
      </w:r>
      <w:r w:rsidR="00FA0968">
        <w:rPr>
          <w:rFonts w:ascii="Times New Roman" w:hAnsi="Times New Roman" w:cs="Times New Roman"/>
          <w:sz w:val="24"/>
          <w:szCs w:val="24"/>
        </w:rPr>
        <w:t>; 2019</w:t>
      </w:r>
      <w:r w:rsidR="00DE49CF" w:rsidRPr="00DE49CF">
        <w:rPr>
          <w:rFonts w:ascii="Times New Roman" w:hAnsi="Times New Roman" w:cs="Times New Roman"/>
          <w:sz w:val="24"/>
          <w:szCs w:val="24"/>
        </w:rPr>
        <w:t xml:space="preserve">) har konstruerat </w:t>
      </w:r>
      <w:r w:rsidR="007E07B1">
        <w:rPr>
          <w:rFonts w:ascii="Times New Roman" w:hAnsi="Times New Roman" w:cs="Times New Roman"/>
          <w:sz w:val="24"/>
          <w:szCs w:val="24"/>
        </w:rPr>
        <w:t xml:space="preserve">så kallade </w:t>
      </w:r>
      <w:r w:rsidR="00DE49CF" w:rsidRPr="00DE49CF">
        <w:rPr>
          <w:rFonts w:ascii="Times New Roman" w:hAnsi="Times New Roman" w:cs="Times New Roman"/>
          <w:sz w:val="24"/>
          <w:szCs w:val="24"/>
        </w:rPr>
        <w:t>moral value</w:t>
      </w:r>
      <w:r w:rsidR="007E07B1">
        <w:rPr>
          <w:rFonts w:ascii="Times New Roman" w:hAnsi="Times New Roman" w:cs="Times New Roman"/>
          <w:sz w:val="24"/>
          <w:szCs w:val="24"/>
        </w:rPr>
        <w:t>s</w:t>
      </w:r>
      <w:r w:rsidR="00DE49CF" w:rsidRPr="00DE49CF">
        <w:rPr>
          <w:rFonts w:ascii="Times New Roman" w:hAnsi="Times New Roman" w:cs="Times New Roman"/>
          <w:sz w:val="24"/>
          <w:szCs w:val="24"/>
        </w:rPr>
        <w:t xml:space="preserve"> för användning i</w:t>
      </w:r>
      <w:r w:rsidR="00FA0968">
        <w:rPr>
          <w:rFonts w:ascii="Times New Roman" w:hAnsi="Times New Roman" w:cs="Times New Roman"/>
          <w:sz w:val="24"/>
          <w:szCs w:val="24"/>
        </w:rPr>
        <w:t xml:space="preserve"> </w:t>
      </w:r>
      <w:r w:rsidR="00DE49CF" w:rsidRPr="00DE49CF">
        <w:rPr>
          <w:rFonts w:ascii="Times New Roman" w:hAnsi="Times New Roman" w:cs="Times New Roman"/>
          <w:sz w:val="24"/>
          <w:szCs w:val="24"/>
        </w:rPr>
        <w:t>hållbarhets</w:t>
      </w:r>
      <w:r w:rsidR="00DE49CF">
        <w:rPr>
          <w:rFonts w:ascii="Times New Roman" w:hAnsi="Times New Roman" w:cs="Times New Roman"/>
          <w:sz w:val="24"/>
          <w:szCs w:val="24"/>
        </w:rPr>
        <w:t>utvärderingar</w:t>
      </w:r>
      <w:r w:rsidR="00DE49CF" w:rsidRPr="00DE49CF">
        <w:rPr>
          <w:rFonts w:ascii="Times New Roman" w:hAnsi="Times New Roman" w:cs="Times New Roman"/>
          <w:sz w:val="24"/>
          <w:szCs w:val="24"/>
        </w:rPr>
        <w:t xml:space="preserve">. Det är grundat på fysiologiska mått som antal neuroner och hjärnans vikt hos olika djurarter. En gris får ett mycket högre relativt moral value än en </w:t>
      </w:r>
      <w:r w:rsidR="00BD05E4">
        <w:rPr>
          <w:rFonts w:ascii="Times New Roman" w:hAnsi="Times New Roman" w:cs="Times New Roman"/>
          <w:sz w:val="24"/>
          <w:szCs w:val="24"/>
        </w:rPr>
        <w:t>räka</w:t>
      </w:r>
      <w:r w:rsidR="00DE49CF" w:rsidRPr="00DE49CF">
        <w:rPr>
          <w:rFonts w:ascii="Times New Roman" w:hAnsi="Times New Roman" w:cs="Times New Roman"/>
          <w:sz w:val="24"/>
          <w:szCs w:val="24"/>
        </w:rPr>
        <w:t xml:space="preserve">. </w:t>
      </w:r>
      <w:r w:rsidR="00DE49CF">
        <w:rPr>
          <w:rFonts w:ascii="Times New Roman" w:hAnsi="Times New Roman" w:cs="Times New Roman"/>
          <w:sz w:val="24"/>
          <w:szCs w:val="24"/>
        </w:rPr>
        <w:t>Paris et al (2022) har nyligen använt moral value</w:t>
      </w:r>
      <w:r w:rsidR="007E07B1">
        <w:rPr>
          <w:rFonts w:ascii="Times New Roman" w:hAnsi="Times New Roman" w:cs="Times New Roman"/>
          <w:sz w:val="24"/>
          <w:szCs w:val="24"/>
        </w:rPr>
        <w:t>s</w:t>
      </w:r>
      <w:r w:rsidR="00DE49CF">
        <w:rPr>
          <w:rFonts w:ascii="Times New Roman" w:hAnsi="Times New Roman" w:cs="Times New Roman"/>
          <w:sz w:val="24"/>
          <w:szCs w:val="24"/>
        </w:rPr>
        <w:t xml:space="preserve"> i en livscykelanalys av fyra olika koster i Tyskland</w:t>
      </w:r>
      <w:r w:rsidR="00BE1D94">
        <w:rPr>
          <w:rFonts w:ascii="Times New Roman" w:hAnsi="Times New Roman" w:cs="Times New Roman"/>
          <w:sz w:val="24"/>
          <w:szCs w:val="24"/>
        </w:rPr>
        <w:t xml:space="preserve"> (se tabellen i slutet av detta dokument)</w:t>
      </w:r>
      <w:r w:rsidR="00DE49CF">
        <w:rPr>
          <w:rFonts w:ascii="Times New Roman" w:hAnsi="Times New Roman" w:cs="Times New Roman"/>
          <w:sz w:val="24"/>
          <w:szCs w:val="24"/>
        </w:rPr>
        <w:t xml:space="preserve">. </w:t>
      </w:r>
      <w:r w:rsidR="00DE49CF" w:rsidRPr="00DE49CF">
        <w:rPr>
          <w:rFonts w:ascii="Times New Roman" w:hAnsi="Times New Roman" w:cs="Times New Roman"/>
          <w:sz w:val="24"/>
          <w:szCs w:val="24"/>
        </w:rPr>
        <w:t>Jag pr</w:t>
      </w:r>
      <w:r w:rsidR="00DE49CF">
        <w:rPr>
          <w:rFonts w:ascii="Times New Roman" w:hAnsi="Times New Roman" w:cs="Times New Roman"/>
          <w:sz w:val="24"/>
          <w:szCs w:val="24"/>
        </w:rPr>
        <w:t xml:space="preserve">esenterade idén med ett djurvälfärds-index </w:t>
      </w:r>
      <w:r w:rsidR="00FA0968">
        <w:rPr>
          <w:rFonts w:ascii="Times New Roman" w:hAnsi="Times New Roman" w:cs="Times New Roman"/>
          <w:sz w:val="24"/>
          <w:szCs w:val="24"/>
        </w:rPr>
        <w:t>som inneh</w:t>
      </w:r>
      <w:r>
        <w:rPr>
          <w:rFonts w:ascii="Times New Roman" w:hAnsi="Times New Roman" w:cs="Times New Roman"/>
          <w:sz w:val="24"/>
          <w:szCs w:val="24"/>
        </w:rPr>
        <w:t>å</w:t>
      </w:r>
      <w:r w:rsidR="00FA0968">
        <w:rPr>
          <w:rFonts w:ascii="Times New Roman" w:hAnsi="Times New Roman" w:cs="Times New Roman"/>
          <w:sz w:val="24"/>
          <w:szCs w:val="24"/>
        </w:rPr>
        <w:t>ll</w:t>
      </w:r>
      <w:r>
        <w:rPr>
          <w:rFonts w:ascii="Times New Roman" w:hAnsi="Times New Roman" w:cs="Times New Roman"/>
          <w:sz w:val="24"/>
          <w:szCs w:val="24"/>
        </w:rPr>
        <w:t>er</w:t>
      </w:r>
      <w:r w:rsidR="00FA0968">
        <w:rPr>
          <w:rFonts w:ascii="Times New Roman" w:hAnsi="Times New Roman" w:cs="Times New Roman"/>
          <w:sz w:val="24"/>
          <w:szCs w:val="24"/>
        </w:rPr>
        <w:t xml:space="preserve"> moral value enligt Scherer et al (2022) </w:t>
      </w:r>
      <w:r w:rsidR="00DE49CF" w:rsidRPr="00DE49CF">
        <w:rPr>
          <w:rFonts w:ascii="Times New Roman" w:hAnsi="Times New Roman" w:cs="Times New Roman"/>
          <w:sz w:val="24"/>
          <w:szCs w:val="24"/>
        </w:rPr>
        <w:t>på ”Animal Welfare Science Symposium in Uppsala” i juni 2022</w:t>
      </w:r>
      <w:r w:rsidR="00FA0968">
        <w:rPr>
          <w:rFonts w:ascii="Times New Roman" w:hAnsi="Times New Roman" w:cs="Times New Roman"/>
          <w:sz w:val="24"/>
          <w:szCs w:val="24"/>
        </w:rPr>
        <w:t xml:space="preserve">. </w:t>
      </w:r>
      <w:r w:rsidR="007E07B1">
        <w:rPr>
          <w:rFonts w:ascii="Times New Roman" w:hAnsi="Times New Roman" w:cs="Times New Roman"/>
          <w:sz w:val="24"/>
          <w:szCs w:val="24"/>
        </w:rPr>
        <w:t xml:space="preserve">Symposie-deltagarna </w:t>
      </w:r>
      <w:r w:rsidR="00FA0968">
        <w:rPr>
          <w:rFonts w:ascii="Times New Roman" w:hAnsi="Times New Roman" w:cs="Times New Roman"/>
          <w:sz w:val="24"/>
          <w:szCs w:val="24"/>
        </w:rPr>
        <w:t xml:space="preserve">verkade inte tycka att moral value grundat på antal neuroner eller hjärnans storlek är användbart för att bedöma djurvälfärd. Därför söker vi </w:t>
      </w:r>
      <w:r>
        <w:rPr>
          <w:rFonts w:ascii="Times New Roman" w:hAnsi="Times New Roman" w:cs="Times New Roman"/>
          <w:sz w:val="24"/>
          <w:szCs w:val="24"/>
        </w:rPr>
        <w:t xml:space="preserve">nu </w:t>
      </w:r>
      <w:r w:rsidR="00FA0968">
        <w:rPr>
          <w:rFonts w:ascii="Times New Roman" w:hAnsi="Times New Roman" w:cs="Times New Roman"/>
          <w:sz w:val="24"/>
          <w:szCs w:val="24"/>
        </w:rPr>
        <w:t>en annan väg.</w:t>
      </w:r>
    </w:p>
    <w:p w14:paraId="41ED0351" w14:textId="77777777" w:rsidR="00FA0968" w:rsidRDefault="00FA0968" w:rsidP="00316184">
      <w:pPr>
        <w:spacing w:after="0" w:line="240" w:lineRule="auto"/>
        <w:rPr>
          <w:rFonts w:ascii="Times New Roman" w:hAnsi="Times New Roman" w:cs="Times New Roman"/>
          <w:sz w:val="24"/>
          <w:szCs w:val="24"/>
        </w:rPr>
      </w:pPr>
    </w:p>
    <w:p w14:paraId="3CA5220D" w14:textId="77777777" w:rsidR="00E8587F" w:rsidRDefault="006A2D86" w:rsidP="00773F08">
      <w:pPr>
        <w:spacing w:after="0" w:line="240" w:lineRule="auto"/>
        <w:rPr>
          <w:rFonts w:ascii="Times New Roman" w:hAnsi="Times New Roman" w:cs="Times New Roman"/>
          <w:sz w:val="24"/>
          <w:szCs w:val="24"/>
        </w:rPr>
      </w:pPr>
      <w:r>
        <w:rPr>
          <w:rFonts w:ascii="Times New Roman" w:hAnsi="Times New Roman" w:cs="Times New Roman"/>
          <w:sz w:val="24"/>
          <w:szCs w:val="24"/>
        </w:rPr>
        <w:t>V</w:t>
      </w:r>
      <w:r w:rsidR="00352C29">
        <w:rPr>
          <w:rFonts w:ascii="Times New Roman" w:hAnsi="Times New Roman" w:cs="Times New Roman"/>
          <w:sz w:val="24"/>
          <w:szCs w:val="24"/>
        </w:rPr>
        <w:t>i</w:t>
      </w:r>
      <w:r w:rsidR="001C54B8" w:rsidRPr="00316184">
        <w:rPr>
          <w:rFonts w:ascii="Times New Roman" w:hAnsi="Times New Roman" w:cs="Times New Roman"/>
          <w:sz w:val="24"/>
          <w:szCs w:val="24"/>
        </w:rPr>
        <w:t xml:space="preserve"> </w:t>
      </w:r>
      <w:r w:rsidR="00F669A0">
        <w:rPr>
          <w:rFonts w:ascii="Times New Roman" w:hAnsi="Times New Roman" w:cs="Times New Roman"/>
          <w:sz w:val="24"/>
          <w:szCs w:val="24"/>
        </w:rPr>
        <w:t xml:space="preserve">tror </w:t>
      </w:r>
      <w:r w:rsidR="001C54B8" w:rsidRPr="00316184">
        <w:rPr>
          <w:rFonts w:ascii="Times New Roman" w:hAnsi="Times New Roman" w:cs="Times New Roman"/>
          <w:sz w:val="24"/>
          <w:szCs w:val="24"/>
        </w:rPr>
        <w:t xml:space="preserve">att </w:t>
      </w:r>
      <w:r w:rsidR="00FC4516">
        <w:rPr>
          <w:rFonts w:ascii="Times New Roman" w:hAnsi="Times New Roman" w:cs="Times New Roman"/>
          <w:sz w:val="24"/>
          <w:szCs w:val="24"/>
        </w:rPr>
        <w:t>de flesta</w:t>
      </w:r>
      <w:r w:rsidR="00352C29">
        <w:rPr>
          <w:rFonts w:ascii="Times New Roman" w:hAnsi="Times New Roman" w:cs="Times New Roman"/>
          <w:sz w:val="24"/>
          <w:szCs w:val="24"/>
        </w:rPr>
        <w:t xml:space="preserve"> </w:t>
      </w:r>
      <w:r w:rsidR="001C54B8" w:rsidRPr="00316184">
        <w:rPr>
          <w:rFonts w:ascii="Times New Roman" w:hAnsi="Times New Roman" w:cs="Times New Roman"/>
          <w:sz w:val="24"/>
          <w:szCs w:val="24"/>
        </w:rPr>
        <w:t xml:space="preserve">människor har en </w:t>
      </w:r>
      <w:r w:rsidR="00F669A0">
        <w:rPr>
          <w:rFonts w:ascii="Times New Roman" w:hAnsi="Times New Roman" w:cs="Times New Roman"/>
          <w:sz w:val="24"/>
          <w:szCs w:val="24"/>
        </w:rPr>
        <w:t xml:space="preserve">uppfattning </w:t>
      </w:r>
      <w:r w:rsidR="001C54B8" w:rsidRPr="00316184">
        <w:rPr>
          <w:rFonts w:ascii="Times New Roman" w:hAnsi="Times New Roman" w:cs="Times New Roman"/>
          <w:sz w:val="24"/>
          <w:szCs w:val="24"/>
        </w:rPr>
        <w:t xml:space="preserve">om </w:t>
      </w:r>
      <w:r w:rsidR="003B64F6" w:rsidRPr="00316184">
        <w:rPr>
          <w:rFonts w:ascii="Times New Roman" w:hAnsi="Times New Roman" w:cs="Times New Roman"/>
          <w:sz w:val="24"/>
          <w:szCs w:val="24"/>
        </w:rPr>
        <w:t>olika djurarters förmåg</w:t>
      </w:r>
      <w:r w:rsidR="0021754B">
        <w:rPr>
          <w:rFonts w:ascii="Times New Roman" w:hAnsi="Times New Roman" w:cs="Times New Roman"/>
          <w:sz w:val="24"/>
          <w:szCs w:val="24"/>
        </w:rPr>
        <w:t>a</w:t>
      </w:r>
      <w:r w:rsidR="00F669A0">
        <w:rPr>
          <w:rFonts w:ascii="Times New Roman" w:hAnsi="Times New Roman" w:cs="Times New Roman"/>
          <w:sz w:val="24"/>
          <w:szCs w:val="24"/>
        </w:rPr>
        <w:t xml:space="preserve"> att uppleva vad de utsätts för</w:t>
      </w:r>
      <w:r w:rsidR="003B64F6" w:rsidRPr="00316184">
        <w:rPr>
          <w:rFonts w:ascii="Times New Roman" w:hAnsi="Times New Roman" w:cs="Times New Roman"/>
          <w:sz w:val="24"/>
          <w:szCs w:val="24"/>
        </w:rPr>
        <w:t xml:space="preserve">. Många tycker det är rimligt att koka levande musslor men ingen skulle vilja koka en levande häst. Många tycker det är rimligt att mala levande </w:t>
      </w:r>
      <w:r w:rsidR="006F63E8">
        <w:rPr>
          <w:rFonts w:ascii="Times New Roman" w:hAnsi="Times New Roman" w:cs="Times New Roman"/>
          <w:sz w:val="24"/>
          <w:szCs w:val="24"/>
        </w:rPr>
        <w:t>mjölmaskar</w:t>
      </w:r>
      <w:r w:rsidR="003B64F6" w:rsidRPr="00316184">
        <w:rPr>
          <w:rFonts w:ascii="Times New Roman" w:hAnsi="Times New Roman" w:cs="Times New Roman"/>
          <w:sz w:val="24"/>
          <w:szCs w:val="24"/>
        </w:rPr>
        <w:t xml:space="preserve"> men ingen skulle vilja mala ett levande lamm. </w:t>
      </w:r>
      <w:r w:rsidR="00FC4516">
        <w:rPr>
          <w:rFonts w:ascii="Times New Roman" w:hAnsi="Times New Roman" w:cs="Times New Roman"/>
          <w:sz w:val="24"/>
          <w:szCs w:val="24"/>
        </w:rPr>
        <w:t>Vi</w:t>
      </w:r>
      <w:r w:rsidR="003B64F6" w:rsidRPr="00316184">
        <w:rPr>
          <w:rFonts w:ascii="Times New Roman" w:hAnsi="Times New Roman" w:cs="Times New Roman"/>
          <w:sz w:val="24"/>
          <w:szCs w:val="24"/>
        </w:rPr>
        <w:t xml:space="preserve"> utgår från att hur </w:t>
      </w:r>
      <w:r w:rsidR="00FF5CE0">
        <w:rPr>
          <w:rFonts w:ascii="Times New Roman" w:hAnsi="Times New Roman" w:cs="Times New Roman"/>
          <w:sz w:val="24"/>
          <w:szCs w:val="24"/>
        </w:rPr>
        <w:t>människor</w:t>
      </w:r>
      <w:r w:rsidR="003B64F6" w:rsidRPr="00316184">
        <w:rPr>
          <w:rFonts w:ascii="Times New Roman" w:hAnsi="Times New Roman" w:cs="Times New Roman"/>
          <w:sz w:val="24"/>
          <w:szCs w:val="24"/>
        </w:rPr>
        <w:t xml:space="preserve"> ser på olika djurarter </w:t>
      </w:r>
      <w:r w:rsidR="00FA0968">
        <w:rPr>
          <w:rFonts w:ascii="Times New Roman" w:hAnsi="Times New Roman" w:cs="Times New Roman"/>
          <w:sz w:val="24"/>
          <w:szCs w:val="24"/>
        </w:rPr>
        <w:t xml:space="preserve">till stor </w:t>
      </w:r>
      <w:r w:rsidR="006F63E8">
        <w:rPr>
          <w:rFonts w:ascii="Times New Roman" w:hAnsi="Times New Roman" w:cs="Times New Roman"/>
          <w:sz w:val="24"/>
          <w:szCs w:val="24"/>
        </w:rPr>
        <w:t xml:space="preserve">del </w:t>
      </w:r>
      <w:r w:rsidR="003B64F6" w:rsidRPr="00316184">
        <w:rPr>
          <w:rFonts w:ascii="Times New Roman" w:hAnsi="Times New Roman" w:cs="Times New Roman"/>
          <w:sz w:val="24"/>
          <w:szCs w:val="24"/>
        </w:rPr>
        <w:t xml:space="preserve">grundar sig i </w:t>
      </w:r>
      <w:r w:rsidR="00FF5CE0">
        <w:rPr>
          <w:rFonts w:ascii="Times New Roman" w:hAnsi="Times New Roman" w:cs="Times New Roman"/>
          <w:sz w:val="24"/>
          <w:szCs w:val="24"/>
        </w:rPr>
        <w:t>deras</w:t>
      </w:r>
      <w:r w:rsidR="003B64F6" w:rsidRPr="00316184">
        <w:rPr>
          <w:rFonts w:ascii="Times New Roman" w:hAnsi="Times New Roman" w:cs="Times New Roman"/>
          <w:sz w:val="24"/>
          <w:szCs w:val="24"/>
        </w:rPr>
        <w:t xml:space="preserve"> </w:t>
      </w:r>
      <w:r w:rsidR="00FF5CE0">
        <w:rPr>
          <w:rFonts w:ascii="Times New Roman" w:hAnsi="Times New Roman" w:cs="Times New Roman"/>
          <w:sz w:val="24"/>
          <w:szCs w:val="24"/>
        </w:rPr>
        <w:t>uppfattning om</w:t>
      </w:r>
      <w:r w:rsidR="003B64F6" w:rsidRPr="00316184">
        <w:rPr>
          <w:rFonts w:ascii="Times New Roman" w:hAnsi="Times New Roman" w:cs="Times New Roman"/>
          <w:sz w:val="24"/>
          <w:szCs w:val="24"/>
        </w:rPr>
        <w:t xml:space="preserve"> d</w:t>
      </w:r>
      <w:r w:rsidR="00FF5CE0">
        <w:rPr>
          <w:rFonts w:ascii="Times New Roman" w:hAnsi="Times New Roman" w:cs="Times New Roman"/>
          <w:sz w:val="24"/>
          <w:szCs w:val="24"/>
        </w:rPr>
        <w:t>jurens</w:t>
      </w:r>
      <w:r w:rsidR="003B64F6" w:rsidRPr="00316184">
        <w:rPr>
          <w:rFonts w:ascii="Times New Roman" w:hAnsi="Times New Roman" w:cs="Times New Roman"/>
          <w:sz w:val="24"/>
          <w:szCs w:val="24"/>
        </w:rPr>
        <w:t xml:space="preserve"> förmåga att </w:t>
      </w:r>
      <w:r w:rsidR="006F63E8">
        <w:rPr>
          <w:rFonts w:ascii="Times New Roman" w:hAnsi="Times New Roman" w:cs="Times New Roman"/>
          <w:sz w:val="24"/>
          <w:szCs w:val="24"/>
        </w:rPr>
        <w:t xml:space="preserve">uppfatta </w:t>
      </w:r>
      <w:r w:rsidR="00BD694E">
        <w:rPr>
          <w:rFonts w:ascii="Times New Roman" w:hAnsi="Times New Roman" w:cs="Times New Roman"/>
          <w:sz w:val="24"/>
          <w:szCs w:val="24"/>
        </w:rPr>
        <w:t>hur de behandlas</w:t>
      </w:r>
      <w:r w:rsidR="003B64F6" w:rsidRPr="00316184">
        <w:rPr>
          <w:rFonts w:ascii="Times New Roman" w:hAnsi="Times New Roman" w:cs="Times New Roman"/>
          <w:sz w:val="24"/>
          <w:szCs w:val="24"/>
        </w:rPr>
        <w:t xml:space="preserve">. </w:t>
      </w:r>
      <w:r w:rsidR="00FF5CE0">
        <w:rPr>
          <w:rFonts w:ascii="Times New Roman" w:hAnsi="Times New Roman" w:cs="Times New Roman"/>
          <w:sz w:val="24"/>
          <w:szCs w:val="24"/>
        </w:rPr>
        <w:t xml:space="preserve">I väntan på en </w:t>
      </w:r>
      <w:r w:rsidR="00FF5CE0" w:rsidRPr="00FF5CE0">
        <w:rPr>
          <w:rFonts w:ascii="Times New Roman" w:hAnsi="Times New Roman" w:cs="Times New Roman"/>
          <w:sz w:val="24"/>
          <w:szCs w:val="24"/>
        </w:rPr>
        <w:t>vedertagen</w:t>
      </w:r>
      <w:r w:rsidR="00FF5CE0">
        <w:rPr>
          <w:rFonts w:ascii="Times New Roman" w:hAnsi="Times New Roman" w:cs="Times New Roman"/>
          <w:sz w:val="24"/>
          <w:szCs w:val="24"/>
        </w:rPr>
        <w:t xml:space="preserve"> och</w:t>
      </w:r>
      <w:r w:rsidR="00FF5CE0" w:rsidRPr="00FF5CE0">
        <w:rPr>
          <w:rFonts w:ascii="Times New Roman" w:hAnsi="Times New Roman" w:cs="Times New Roman"/>
          <w:sz w:val="24"/>
          <w:szCs w:val="24"/>
        </w:rPr>
        <w:t xml:space="preserve"> vetenskapligt grundad beskrivning av olika djurarters förmåga att uppfatta hur de behandlas</w:t>
      </w:r>
      <w:r w:rsidR="00FF5CE0">
        <w:rPr>
          <w:rFonts w:ascii="Times New Roman" w:hAnsi="Times New Roman" w:cs="Times New Roman"/>
          <w:sz w:val="24"/>
          <w:szCs w:val="24"/>
        </w:rPr>
        <w:t xml:space="preserve"> vill </w:t>
      </w:r>
      <w:r w:rsidR="00FC4516">
        <w:rPr>
          <w:rFonts w:ascii="Times New Roman" w:hAnsi="Times New Roman" w:cs="Times New Roman"/>
          <w:sz w:val="24"/>
          <w:szCs w:val="24"/>
        </w:rPr>
        <w:t xml:space="preserve">vi </w:t>
      </w:r>
      <w:r w:rsidR="00BD05E4">
        <w:rPr>
          <w:rFonts w:ascii="Times New Roman" w:hAnsi="Times New Roman" w:cs="Times New Roman"/>
          <w:sz w:val="24"/>
          <w:szCs w:val="24"/>
        </w:rPr>
        <w:t xml:space="preserve">kunna </w:t>
      </w:r>
      <w:r w:rsidR="006F63E8">
        <w:rPr>
          <w:rFonts w:ascii="Times New Roman" w:hAnsi="Times New Roman" w:cs="Times New Roman"/>
          <w:sz w:val="24"/>
          <w:szCs w:val="24"/>
        </w:rPr>
        <w:t xml:space="preserve">använda </w:t>
      </w:r>
      <w:r w:rsidR="00B0627A" w:rsidRPr="00316184">
        <w:rPr>
          <w:rFonts w:ascii="Times New Roman" w:hAnsi="Times New Roman" w:cs="Times New Roman"/>
          <w:sz w:val="24"/>
          <w:szCs w:val="24"/>
        </w:rPr>
        <w:t xml:space="preserve">denna intuitiva </w:t>
      </w:r>
      <w:r w:rsidR="00FF5CE0">
        <w:rPr>
          <w:rFonts w:ascii="Times New Roman" w:hAnsi="Times New Roman" w:cs="Times New Roman"/>
          <w:sz w:val="24"/>
          <w:szCs w:val="24"/>
        </w:rPr>
        <w:t>uppfattning</w:t>
      </w:r>
      <w:r w:rsidR="00B0627A" w:rsidRPr="00316184">
        <w:rPr>
          <w:rFonts w:ascii="Times New Roman" w:hAnsi="Times New Roman" w:cs="Times New Roman"/>
          <w:sz w:val="24"/>
          <w:szCs w:val="24"/>
        </w:rPr>
        <w:t xml:space="preserve"> </w:t>
      </w:r>
      <w:r w:rsidR="00FC4516">
        <w:rPr>
          <w:rFonts w:ascii="Times New Roman" w:hAnsi="Times New Roman" w:cs="Times New Roman"/>
          <w:sz w:val="24"/>
          <w:szCs w:val="24"/>
        </w:rPr>
        <w:t xml:space="preserve">om olika djurarter </w:t>
      </w:r>
      <w:r w:rsidR="006F63E8">
        <w:rPr>
          <w:rFonts w:ascii="Times New Roman" w:hAnsi="Times New Roman" w:cs="Times New Roman"/>
          <w:sz w:val="24"/>
          <w:szCs w:val="24"/>
        </w:rPr>
        <w:t>i</w:t>
      </w:r>
      <w:r w:rsidR="00FF5CE0">
        <w:rPr>
          <w:rFonts w:ascii="Times New Roman" w:hAnsi="Times New Roman" w:cs="Times New Roman"/>
          <w:sz w:val="24"/>
          <w:szCs w:val="24"/>
        </w:rPr>
        <w:t xml:space="preserve"> ett</w:t>
      </w:r>
      <w:r w:rsidR="006F63E8">
        <w:rPr>
          <w:rFonts w:ascii="Times New Roman" w:hAnsi="Times New Roman" w:cs="Times New Roman"/>
          <w:sz w:val="24"/>
          <w:szCs w:val="24"/>
        </w:rPr>
        <w:t xml:space="preserve"> </w:t>
      </w:r>
      <w:r w:rsidR="00FF5CE0">
        <w:rPr>
          <w:rFonts w:ascii="Times New Roman" w:hAnsi="Times New Roman" w:cs="Times New Roman"/>
          <w:sz w:val="24"/>
          <w:szCs w:val="24"/>
        </w:rPr>
        <w:t>djurvälfärds-index</w:t>
      </w:r>
      <w:r w:rsidR="00FC4516">
        <w:rPr>
          <w:rFonts w:ascii="Times New Roman" w:hAnsi="Times New Roman" w:cs="Times New Roman"/>
          <w:sz w:val="24"/>
          <w:szCs w:val="24"/>
        </w:rPr>
        <w:t xml:space="preserve">. </w:t>
      </w:r>
      <w:r w:rsidR="00FA0968">
        <w:rPr>
          <w:rFonts w:ascii="Times New Roman" w:hAnsi="Times New Roman" w:cs="Times New Roman"/>
          <w:sz w:val="24"/>
          <w:szCs w:val="24"/>
        </w:rPr>
        <w:t xml:space="preserve">Vi </w:t>
      </w:r>
      <w:r w:rsidR="00644912" w:rsidRPr="00316184">
        <w:rPr>
          <w:rFonts w:ascii="Times New Roman" w:hAnsi="Times New Roman" w:cs="Times New Roman"/>
          <w:sz w:val="24"/>
          <w:szCs w:val="24"/>
        </w:rPr>
        <w:t xml:space="preserve">vill </w:t>
      </w:r>
      <w:r w:rsidR="00FA0968">
        <w:rPr>
          <w:rFonts w:ascii="Times New Roman" w:hAnsi="Times New Roman" w:cs="Times New Roman"/>
          <w:sz w:val="24"/>
          <w:szCs w:val="24"/>
        </w:rPr>
        <w:t xml:space="preserve">i detta pilotprojekt samla in uppgifter om </w:t>
      </w:r>
      <w:r w:rsidR="00A87079">
        <w:rPr>
          <w:rFonts w:ascii="Times New Roman" w:hAnsi="Times New Roman" w:cs="Times New Roman"/>
          <w:sz w:val="24"/>
          <w:szCs w:val="24"/>
        </w:rPr>
        <w:t xml:space="preserve">din och dina kollegers </w:t>
      </w:r>
      <w:r w:rsidR="00644912" w:rsidRPr="00316184">
        <w:rPr>
          <w:rFonts w:ascii="Times New Roman" w:hAnsi="Times New Roman" w:cs="Times New Roman"/>
          <w:sz w:val="24"/>
          <w:szCs w:val="24"/>
        </w:rPr>
        <w:t xml:space="preserve">uppfattning om olika djurarters förmåga att uppfatta </w:t>
      </w:r>
      <w:r w:rsidR="00FF5CE0">
        <w:rPr>
          <w:rFonts w:ascii="Times New Roman" w:hAnsi="Times New Roman" w:cs="Times New Roman"/>
          <w:sz w:val="24"/>
          <w:szCs w:val="24"/>
        </w:rPr>
        <w:t>hur de behandlas.</w:t>
      </w:r>
      <w:r w:rsidR="00773F08">
        <w:rPr>
          <w:rFonts w:ascii="Times New Roman" w:hAnsi="Times New Roman" w:cs="Times New Roman"/>
          <w:sz w:val="24"/>
          <w:szCs w:val="24"/>
        </w:rPr>
        <w:t xml:space="preserve"> </w:t>
      </w:r>
      <w:r w:rsidR="00644912" w:rsidRPr="00316184">
        <w:rPr>
          <w:rFonts w:ascii="Times New Roman" w:hAnsi="Times New Roman" w:cs="Times New Roman"/>
          <w:sz w:val="24"/>
          <w:szCs w:val="24"/>
        </w:rPr>
        <w:t xml:space="preserve">Resultatet </w:t>
      </w:r>
      <w:r w:rsidR="003831B9">
        <w:rPr>
          <w:rFonts w:ascii="Times New Roman" w:hAnsi="Times New Roman" w:cs="Times New Roman"/>
          <w:sz w:val="24"/>
          <w:szCs w:val="24"/>
        </w:rPr>
        <w:t>ska använda</w:t>
      </w:r>
      <w:r w:rsidR="00BB0FA6">
        <w:rPr>
          <w:rFonts w:ascii="Times New Roman" w:hAnsi="Times New Roman" w:cs="Times New Roman"/>
          <w:sz w:val="24"/>
          <w:szCs w:val="24"/>
        </w:rPr>
        <w:t>s</w:t>
      </w:r>
      <w:r w:rsidR="003831B9">
        <w:rPr>
          <w:rFonts w:ascii="Times New Roman" w:hAnsi="Times New Roman" w:cs="Times New Roman"/>
          <w:sz w:val="24"/>
          <w:szCs w:val="24"/>
        </w:rPr>
        <w:t xml:space="preserve"> för att skapa ett relativt värde på </w:t>
      </w:r>
      <w:r w:rsidR="00BD694E">
        <w:rPr>
          <w:rFonts w:ascii="Times New Roman" w:hAnsi="Times New Roman" w:cs="Times New Roman"/>
          <w:sz w:val="24"/>
          <w:szCs w:val="24"/>
        </w:rPr>
        <w:t xml:space="preserve">olika </w:t>
      </w:r>
      <w:r w:rsidR="00773F08">
        <w:rPr>
          <w:rFonts w:ascii="Times New Roman" w:hAnsi="Times New Roman" w:cs="Times New Roman"/>
          <w:sz w:val="24"/>
          <w:szCs w:val="24"/>
        </w:rPr>
        <w:t xml:space="preserve">djurarters förmåga att uppfatta </w:t>
      </w:r>
      <w:r w:rsidR="00BD694E">
        <w:rPr>
          <w:rFonts w:ascii="Times New Roman" w:hAnsi="Times New Roman" w:cs="Times New Roman"/>
          <w:sz w:val="24"/>
          <w:szCs w:val="24"/>
        </w:rPr>
        <w:t>hur de behandlas,</w:t>
      </w:r>
      <w:r w:rsidR="00773F08">
        <w:rPr>
          <w:rFonts w:ascii="Times New Roman" w:hAnsi="Times New Roman" w:cs="Times New Roman"/>
          <w:sz w:val="24"/>
          <w:szCs w:val="24"/>
        </w:rPr>
        <w:t xml:space="preserve"> på en skala </w:t>
      </w:r>
      <w:r w:rsidR="00644912" w:rsidRPr="00316184">
        <w:rPr>
          <w:rFonts w:ascii="Times New Roman" w:hAnsi="Times New Roman" w:cs="Times New Roman"/>
          <w:sz w:val="24"/>
          <w:szCs w:val="24"/>
        </w:rPr>
        <w:t>från 0 till 1. Vi använder inte primater i livsmedelsproduktionen</w:t>
      </w:r>
      <w:r w:rsidR="00773F08">
        <w:rPr>
          <w:rFonts w:ascii="Times New Roman" w:hAnsi="Times New Roman" w:cs="Times New Roman"/>
          <w:sz w:val="24"/>
          <w:szCs w:val="24"/>
        </w:rPr>
        <w:t>,</w:t>
      </w:r>
      <w:r w:rsidR="000366C4" w:rsidRPr="00316184">
        <w:rPr>
          <w:rFonts w:ascii="Times New Roman" w:hAnsi="Times New Roman" w:cs="Times New Roman"/>
          <w:sz w:val="24"/>
          <w:szCs w:val="24"/>
        </w:rPr>
        <w:t xml:space="preserve"> </w:t>
      </w:r>
      <w:r w:rsidR="00644912" w:rsidRPr="00316184">
        <w:rPr>
          <w:rFonts w:ascii="Times New Roman" w:hAnsi="Times New Roman" w:cs="Times New Roman"/>
          <w:sz w:val="24"/>
          <w:szCs w:val="24"/>
        </w:rPr>
        <w:t xml:space="preserve">men som en illustration kan vi tänka att </w:t>
      </w:r>
      <w:r w:rsidR="007E07B1">
        <w:rPr>
          <w:rFonts w:ascii="Times New Roman" w:hAnsi="Times New Roman" w:cs="Times New Roman"/>
          <w:sz w:val="24"/>
          <w:szCs w:val="24"/>
        </w:rPr>
        <w:t>denna förmåga att uppfatta</w:t>
      </w:r>
      <w:r w:rsidR="003831B9">
        <w:rPr>
          <w:rFonts w:ascii="Times New Roman" w:hAnsi="Times New Roman" w:cs="Times New Roman"/>
          <w:sz w:val="24"/>
          <w:szCs w:val="24"/>
        </w:rPr>
        <w:t xml:space="preserve"> </w:t>
      </w:r>
      <w:r w:rsidR="007E07B1">
        <w:rPr>
          <w:rFonts w:ascii="Times New Roman" w:hAnsi="Times New Roman" w:cs="Times New Roman"/>
          <w:sz w:val="24"/>
          <w:szCs w:val="24"/>
        </w:rPr>
        <w:t xml:space="preserve">skulle </w:t>
      </w:r>
      <w:r w:rsidR="00BB0FA6">
        <w:rPr>
          <w:rFonts w:ascii="Times New Roman" w:hAnsi="Times New Roman" w:cs="Times New Roman"/>
          <w:sz w:val="24"/>
          <w:szCs w:val="24"/>
        </w:rPr>
        <w:t>kunna</w:t>
      </w:r>
      <w:r w:rsidR="003831B9">
        <w:rPr>
          <w:rFonts w:ascii="Times New Roman" w:hAnsi="Times New Roman" w:cs="Times New Roman"/>
          <w:sz w:val="24"/>
          <w:szCs w:val="24"/>
        </w:rPr>
        <w:t xml:space="preserve"> </w:t>
      </w:r>
      <w:r w:rsidR="007E07B1">
        <w:rPr>
          <w:rFonts w:ascii="Times New Roman" w:hAnsi="Times New Roman" w:cs="Times New Roman"/>
          <w:sz w:val="24"/>
          <w:szCs w:val="24"/>
        </w:rPr>
        <w:t xml:space="preserve">vara </w:t>
      </w:r>
      <w:r w:rsidR="00644912" w:rsidRPr="00316184">
        <w:rPr>
          <w:rFonts w:ascii="Times New Roman" w:hAnsi="Times New Roman" w:cs="Times New Roman"/>
          <w:sz w:val="24"/>
          <w:szCs w:val="24"/>
        </w:rPr>
        <w:t xml:space="preserve">1 </w:t>
      </w:r>
      <w:r w:rsidR="003831B9">
        <w:rPr>
          <w:rFonts w:ascii="Times New Roman" w:hAnsi="Times New Roman" w:cs="Times New Roman"/>
          <w:sz w:val="24"/>
          <w:szCs w:val="24"/>
        </w:rPr>
        <w:t xml:space="preserve">för primater </w:t>
      </w:r>
      <w:r w:rsidR="00644912" w:rsidRPr="00316184">
        <w:rPr>
          <w:rFonts w:ascii="Times New Roman" w:hAnsi="Times New Roman" w:cs="Times New Roman"/>
          <w:sz w:val="24"/>
          <w:szCs w:val="24"/>
        </w:rPr>
        <w:t>och 0</w:t>
      </w:r>
      <w:r w:rsidR="003831B9">
        <w:rPr>
          <w:rFonts w:ascii="Times New Roman" w:hAnsi="Times New Roman" w:cs="Times New Roman"/>
          <w:sz w:val="24"/>
          <w:szCs w:val="24"/>
        </w:rPr>
        <w:t xml:space="preserve"> för plankton</w:t>
      </w:r>
      <w:r w:rsidR="00644912" w:rsidRPr="00316184">
        <w:rPr>
          <w:rFonts w:ascii="Times New Roman" w:hAnsi="Times New Roman" w:cs="Times New Roman"/>
          <w:sz w:val="24"/>
          <w:szCs w:val="24"/>
        </w:rPr>
        <w:t xml:space="preserve">. </w:t>
      </w:r>
      <w:r w:rsidR="007E07B1">
        <w:rPr>
          <w:rFonts w:ascii="Times New Roman" w:hAnsi="Times New Roman" w:cs="Times New Roman"/>
          <w:sz w:val="24"/>
          <w:szCs w:val="24"/>
        </w:rPr>
        <w:t>Scherer et al (2018) har gett människor ett relativt moral value på 1 i sin artikel.</w:t>
      </w:r>
    </w:p>
    <w:p w14:paraId="26182E95" w14:textId="77777777" w:rsidR="00BB0FA6" w:rsidRDefault="00BB0FA6" w:rsidP="00773F08">
      <w:pPr>
        <w:spacing w:after="0" w:line="240" w:lineRule="auto"/>
        <w:rPr>
          <w:rFonts w:ascii="Times New Roman" w:hAnsi="Times New Roman" w:cs="Times New Roman"/>
          <w:sz w:val="24"/>
          <w:szCs w:val="24"/>
        </w:rPr>
      </w:pPr>
    </w:p>
    <w:p w14:paraId="08BFC626" w14:textId="77777777" w:rsidR="007E07B1" w:rsidRDefault="00E8587F" w:rsidP="00CF1D9F">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För att </w:t>
      </w:r>
      <w:r w:rsidR="00884EF8">
        <w:rPr>
          <w:rFonts w:ascii="Times New Roman" w:hAnsi="Times New Roman" w:cs="Times New Roman"/>
          <w:sz w:val="24"/>
          <w:szCs w:val="24"/>
        </w:rPr>
        <w:t>pröva vår</w:t>
      </w:r>
      <w:r>
        <w:rPr>
          <w:rFonts w:ascii="Times New Roman" w:hAnsi="Times New Roman" w:cs="Times New Roman"/>
          <w:sz w:val="24"/>
          <w:szCs w:val="24"/>
        </w:rPr>
        <w:t xml:space="preserve"> idé har </w:t>
      </w:r>
      <w:r w:rsidR="00BB0FA6">
        <w:rPr>
          <w:rFonts w:ascii="Times New Roman" w:hAnsi="Times New Roman" w:cs="Times New Roman"/>
          <w:sz w:val="24"/>
          <w:szCs w:val="24"/>
        </w:rPr>
        <w:t>vi</w:t>
      </w:r>
      <w:r>
        <w:rPr>
          <w:rFonts w:ascii="Times New Roman" w:hAnsi="Times New Roman" w:cs="Times New Roman"/>
          <w:sz w:val="24"/>
          <w:szCs w:val="24"/>
        </w:rPr>
        <w:t xml:space="preserve"> gjort en enkel enkät</w:t>
      </w:r>
      <w:r w:rsidR="00BB0FA6">
        <w:rPr>
          <w:rFonts w:ascii="Times New Roman" w:hAnsi="Times New Roman" w:cs="Times New Roman"/>
          <w:sz w:val="24"/>
          <w:szCs w:val="24"/>
        </w:rPr>
        <w:t xml:space="preserve"> </w:t>
      </w:r>
      <w:r w:rsidR="00FF5CE0">
        <w:rPr>
          <w:rFonts w:ascii="Times New Roman" w:hAnsi="Times New Roman" w:cs="Times New Roman"/>
          <w:sz w:val="24"/>
          <w:szCs w:val="24"/>
        </w:rPr>
        <w:t xml:space="preserve">där poäng (vikter) fördelas över djurarter i </w:t>
      </w:r>
      <w:r w:rsidR="00BB0FA6">
        <w:rPr>
          <w:rFonts w:ascii="Times New Roman" w:hAnsi="Times New Roman" w:cs="Times New Roman"/>
          <w:sz w:val="24"/>
          <w:szCs w:val="24"/>
        </w:rPr>
        <w:t>ett excelark</w:t>
      </w:r>
      <w:r>
        <w:rPr>
          <w:rFonts w:ascii="Times New Roman" w:hAnsi="Times New Roman" w:cs="Times New Roman"/>
          <w:sz w:val="24"/>
          <w:szCs w:val="24"/>
        </w:rPr>
        <w:t xml:space="preserve">. </w:t>
      </w:r>
      <w:r w:rsidR="00BB0FA6">
        <w:rPr>
          <w:rFonts w:ascii="Times New Roman" w:hAnsi="Times New Roman" w:cs="Times New Roman"/>
          <w:sz w:val="24"/>
          <w:szCs w:val="24"/>
        </w:rPr>
        <w:t>D</w:t>
      </w:r>
      <w:r w:rsidR="00773F08">
        <w:rPr>
          <w:rFonts w:ascii="Times New Roman" w:hAnsi="Times New Roman" w:cs="Times New Roman"/>
          <w:sz w:val="24"/>
          <w:szCs w:val="24"/>
        </w:rPr>
        <w:t xml:space="preserve">jurarter som används för livsmedel </w:t>
      </w:r>
      <w:r w:rsidR="00BB0FA6">
        <w:rPr>
          <w:rFonts w:ascii="Times New Roman" w:hAnsi="Times New Roman" w:cs="Times New Roman"/>
          <w:sz w:val="24"/>
          <w:szCs w:val="24"/>
        </w:rPr>
        <w:t xml:space="preserve">är sorterade </w:t>
      </w:r>
      <w:r>
        <w:rPr>
          <w:rFonts w:ascii="Times New Roman" w:hAnsi="Times New Roman" w:cs="Times New Roman"/>
          <w:sz w:val="24"/>
          <w:szCs w:val="24"/>
        </w:rPr>
        <w:t xml:space="preserve">i </w:t>
      </w:r>
      <w:r w:rsidR="00773F08">
        <w:rPr>
          <w:rFonts w:ascii="Times New Roman" w:hAnsi="Times New Roman" w:cs="Times New Roman"/>
          <w:sz w:val="24"/>
          <w:szCs w:val="24"/>
        </w:rPr>
        <w:t>grupper</w:t>
      </w:r>
      <w:r w:rsidR="00FF5CE0">
        <w:rPr>
          <w:rFonts w:ascii="Times New Roman" w:hAnsi="Times New Roman" w:cs="Times New Roman"/>
          <w:sz w:val="24"/>
          <w:szCs w:val="24"/>
        </w:rPr>
        <w:t>,</w:t>
      </w:r>
      <w:r>
        <w:rPr>
          <w:rFonts w:ascii="Times New Roman" w:hAnsi="Times New Roman" w:cs="Times New Roman"/>
          <w:sz w:val="24"/>
          <w:szCs w:val="24"/>
        </w:rPr>
        <w:t xml:space="preserve"> </w:t>
      </w:r>
      <w:r w:rsidR="00773F08">
        <w:rPr>
          <w:rFonts w:ascii="Times New Roman" w:hAnsi="Times New Roman" w:cs="Times New Roman"/>
          <w:sz w:val="24"/>
          <w:szCs w:val="24"/>
        </w:rPr>
        <w:t xml:space="preserve">vilket </w:t>
      </w:r>
      <w:r w:rsidR="00A87079">
        <w:rPr>
          <w:rFonts w:ascii="Times New Roman" w:hAnsi="Times New Roman" w:cs="Times New Roman"/>
          <w:sz w:val="24"/>
          <w:szCs w:val="24"/>
        </w:rPr>
        <w:t xml:space="preserve">förstås </w:t>
      </w:r>
      <w:r w:rsidR="00773F08">
        <w:rPr>
          <w:rFonts w:ascii="Times New Roman" w:hAnsi="Times New Roman" w:cs="Times New Roman"/>
          <w:sz w:val="24"/>
          <w:szCs w:val="24"/>
        </w:rPr>
        <w:t xml:space="preserve">är en förenkling. </w:t>
      </w:r>
      <w:r w:rsidR="007E07B1">
        <w:rPr>
          <w:rFonts w:ascii="Times New Roman" w:hAnsi="Times New Roman" w:cs="Times New Roman"/>
          <w:sz w:val="24"/>
          <w:szCs w:val="24"/>
        </w:rPr>
        <w:t xml:space="preserve">Här är två exempel på hur enkäten kan fyllas i. </w:t>
      </w:r>
    </w:p>
    <w:p w14:paraId="4021663D" w14:textId="77777777" w:rsidR="007E07B1" w:rsidRDefault="007E07B1" w:rsidP="00CF1D9F">
      <w:pPr>
        <w:spacing w:after="0" w:line="240" w:lineRule="auto"/>
        <w:rPr>
          <w:rFonts w:ascii="Times New Roman" w:hAnsi="Times New Roman" w:cs="Times New Roman"/>
          <w:sz w:val="24"/>
          <w:szCs w:val="24"/>
        </w:rPr>
      </w:pPr>
    </w:p>
    <w:p w14:paraId="5C5C021B" w14:textId="77777777" w:rsidR="007E07B1" w:rsidRDefault="00FF5CE0" w:rsidP="007E07B1">
      <w:pPr>
        <w:rPr>
          <w:rFonts w:ascii="Times New Roman" w:hAnsi="Times New Roman" w:cs="Times New Roman"/>
          <w:sz w:val="24"/>
          <w:szCs w:val="24"/>
        </w:rPr>
      </w:pPr>
      <w:r>
        <w:rPr>
          <w:rFonts w:ascii="Times New Roman" w:hAnsi="Times New Roman" w:cs="Times New Roman"/>
          <w:sz w:val="24"/>
          <w:szCs w:val="24"/>
        </w:rPr>
        <w:t>Hypotetiskt e</w:t>
      </w:r>
      <w:r w:rsidR="007E07B1">
        <w:rPr>
          <w:rFonts w:ascii="Times New Roman" w:hAnsi="Times New Roman" w:cs="Times New Roman"/>
          <w:sz w:val="24"/>
          <w:szCs w:val="24"/>
        </w:rPr>
        <w:t>xempel på enkätsvar för den som tror att djur av alla arter har samma förmåga att uppfatta hur de behandlas.</w:t>
      </w:r>
      <w:r w:rsidR="007E07B1" w:rsidRPr="00884EF8">
        <w:rPr>
          <w:rFonts w:ascii="Times New Roman" w:hAnsi="Times New Roman" w:cs="Times New Roman"/>
          <w:noProof/>
          <w:sz w:val="24"/>
          <w:szCs w:val="24"/>
          <w:lang w:eastAsia="sv-SE"/>
        </w:rPr>
        <w:drawing>
          <wp:inline distT="0" distB="0" distL="0" distR="0" wp14:anchorId="01DA45E7" wp14:editId="2DB85BF4">
            <wp:extent cx="4286250" cy="2895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29137" r="442"/>
                    <a:stretch/>
                  </pic:blipFill>
                  <pic:spPr bwMode="auto">
                    <a:xfrm>
                      <a:off x="0" y="0"/>
                      <a:ext cx="4286250" cy="2895600"/>
                    </a:xfrm>
                    <a:prstGeom prst="rect">
                      <a:avLst/>
                    </a:prstGeom>
                    <a:ln>
                      <a:noFill/>
                    </a:ln>
                    <a:extLst>
                      <a:ext uri="{53640926-AAD7-44D8-BBD7-CCE9431645EC}">
                        <a14:shadowObscured xmlns:a14="http://schemas.microsoft.com/office/drawing/2010/main"/>
                      </a:ext>
                    </a:extLst>
                  </pic:spPr>
                </pic:pic>
              </a:graphicData>
            </a:graphic>
          </wp:inline>
        </w:drawing>
      </w:r>
    </w:p>
    <w:p w14:paraId="50C9BEBE" w14:textId="77777777" w:rsidR="007E07B1" w:rsidRDefault="007E07B1" w:rsidP="007E07B1">
      <w:pPr>
        <w:spacing w:after="0" w:line="240" w:lineRule="auto"/>
        <w:rPr>
          <w:rFonts w:ascii="Times New Roman" w:hAnsi="Times New Roman" w:cs="Times New Roman"/>
          <w:sz w:val="24"/>
          <w:szCs w:val="24"/>
        </w:rPr>
      </w:pPr>
    </w:p>
    <w:p w14:paraId="66A75F4E" w14:textId="77777777" w:rsidR="007E07B1" w:rsidRDefault="007E07B1" w:rsidP="007E07B1">
      <w:pPr>
        <w:spacing w:after="0" w:line="240" w:lineRule="auto"/>
        <w:rPr>
          <w:rFonts w:ascii="Times New Roman" w:hAnsi="Times New Roman" w:cs="Times New Roman"/>
          <w:sz w:val="24"/>
          <w:szCs w:val="24"/>
        </w:rPr>
      </w:pPr>
      <w:r w:rsidRPr="004D76CE">
        <w:rPr>
          <w:rFonts w:ascii="Times New Roman" w:hAnsi="Times New Roman" w:cs="Times New Roman"/>
          <w:sz w:val="24"/>
          <w:szCs w:val="24"/>
        </w:rPr>
        <w:t xml:space="preserve">Exempel på enkätsvar </w:t>
      </w:r>
      <w:r>
        <w:rPr>
          <w:rFonts w:ascii="Times New Roman" w:hAnsi="Times New Roman" w:cs="Times New Roman"/>
          <w:sz w:val="24"/>
          <w:szCs w:val="24"/>
        </w:rPr>
        <w:t xml:space="preserve">i samma storleksordning som de ”moral values” som Paris et al (2022) använt i sin livscykelanalys. Djurslag med vita rutor finns inte </w:t>
      </w:r>
      <w:r w:rsidR="00FF5CE0">
        <w:rPr>
          <w:rFonts w:ascii="Times New Roman" w:hAnsi="Times New Roman" w:cs="Times New Roman"/>
          <w:sz w:val="24"/>
          <w:szCs w:val="24"/>
        </w:rPr>
        <w:t xml:space="preserve">med </w:t>
      </w:r>
      <w:r>
        <w:rPr>
          <w:rFonts w:ascii="Times New Roman" w:hAnsi="Times New Roman" w:cs="Times New Roman"/>
          <w:sz w:val="24"/>
          <w:szCs w:val="24"/>
        </w:rPr>
        <w:t>i Paris artikel</w:t>
      </w:r>
      <w:r w:rsidR="00FF5CE0">
        <w:rPr>
          <w:rFonts w:ascii="Times New Roman" w:hAnsi="Times New Roman" w:cs="Times New Roman"/>
          <w:sz w:val="24"/>
          <w:szCs w:val="24"/>
        </w:rPr>
        <w:t xml:space="preserve"> så de är påhittade för detta exempel</w:t>
      </w:r>
      <w:r>
        <w:rPr>
          <w:rFonts w:ascii="Times New Roman" w:hAnsi="Times New Roman" w:cs="Times New Roman"/>
          <w:sz w:val="24"/>
          <w:szCs w:val="24"/>
        </w:rPr>
        <w:t xml:space="preserve">. </w:t>
      </w:r>
    </w:p>
    <w:p w14:paraId="3E001CD6" w14:textId="77777777" w:rsidR="007E07B1" w:rsidRDefault="007E07B1" w:rsidP="007E07B1">
      <w:pPr>
        <w:spacing w:after="0" w:line="240" w:lineRule="auto"/>
        <w:rPr>
          <w:rFonts w:ascii="Times New Roman" w:hAnsi="Times New Roman" w:cs="Times New Roman"/>
          <w:sz w:val="24"/>
          <w:szCs w:val="24"/>
        </w:rPr>
      </w:pPr>
      <w:r w:rsidRPr="00884EF8">
        <w:rPr>
          <w:rFonts w:ascii="Times New Roman" w:hAnsi="Times New Roman" w:cs="Times New Roman"/>
          <w:noProof/>
          <w:sz w:val="24"/>
          <w:szCs w:val="24"/>
          <w:lang w:eastAsia="sv-SE"/>
        </w:rPr>
        <w:drawing>
          <wp:inline distT="0" distB="0" distL="0" distR="0" wp14:anchorId="14AC597E" wp14:editId="32F1E395">
            <wp:extent cx="4277322" cy="2886478"/>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77322" cy="2886478"/>
                    </a:xfrm>
                    <a:prstGeom prst="rect">
                      <a:avLst/>
                    </a:prstGeom>
                  </pic:spPr>
                </pic:pic>
              </a:graphicData>
            </a:graphic>
          </wp:inline>
        </w:drawing>
      </w:r>
    </w:p>
    <w:p w14:paraId="255F0DFE" w14:textId="77777777" w:rsidR="007E07B1" w:rsidRDefault="007E07B1" w:rsidP="007E07B1">
      <w:pPr>
        <w:spacing w:after="0" w:line="240" w:lineRule="auto"/>
        <w:rPr>
          <w:rFonts w:ascii="Times New Roman" w:hAnsi="Times New Roman" w:cs="Times New Roman"/>
          <w:i/>
          <w:sz w:val="24"/>
          <w:szCs w:val="24"/>
        </w:rPr>
      </w:pPr>
    </w:p>
    <w:p w14:paraId="4AA8915B" w14:textId="77777777" w:rsidR="007E07B1" w:rsidRDefault="007E07B1" w:rsidP="00CF1D9F">
      <w:pPr>
        <w:spacing w:after="0" w:line="240" w:lineRule="auto"/>
        <w:rPr>
          <w:rFonts w:ascii="Times New Roman" w:hAnsi="Times New Roman" w:cs="Times New Roman"/>
          <w:sz w:val="24"/>
          <w:szCs w:val="24"/>
        </w:rPr>
      </w:pPr>
    </w:p>
    <w:p w14:paraId="3FDD1FDC" w14:textId="77777777" w:rsidR="007E07B1" w:rsidRDefault="00773F08" w:rsidP="00CF1D9F">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Det är möjligt att värdet </w:t>
      </w:r>
      <w:r w:rsidR="003831B9">
        <w:rPr>
          <w:rFonts w:ascii="Times New Roman" w:hAnsi="Times New Roman" w:cs="Times New Roman"/>
          <w:sz w:val="24"/>
          <w:szCs w:val="24"/>
        </w:rPr>
        <w:t xml:space="preserve">på förmåga </w:t>
      </w:r>
      <w:r w:rsidR="00FF5CE0">
        <w:rPr>
          <w:rFonts w:ascii="Times New Roman" w:hAnsi="Times New Roman" w:cs="Times New Roman"/>
          <w:sz w:val="24"/>
          <w:szCs w:val="24"/>
        </w:rPr>
        <w:t>att uppfatta hur djuret behandlas delvis</w:t>
      </w:r>
      <w:r>
        <w:rPr>
          <w:rFonts w:ascii="Times New Roman" w:hAnsi="Times New Roman" w:cs="Times New Roman"/>
          <w:sz w:val="24"/>
          <w:szCs w:val="24"/>
        </w:rPr>
        <w:t xml:space="preserve"> bero</w:t>
      </w:r>
      <w:r w:rsidR="00FF5CE0">
        <w:rPr>
          <w:rFonts w:ascii="Times New Roman" w:hAnsi="Times New Roman" w:cs="Times New Roman"/>
          <w:sz w:val="24"/>
          <w:szCs w:val="24"/>
        </w:rPr>
        <w:t>r</w:t>
      </w:r>
      <w:r>
        <w:rPr>
          <w:rFonts w:ascii="Times New Roman" w:hAnsi="Times New Roman" w:cs="Times New Roman"/>
          <w:sz w:val="24"/>
          <w:szCs w:val="24"/>
        </w:rPr>
        <w:t xml:space="preserve"> på djurens ålder</w:t>
      </w:r>
      <w:r w:rsidR="00884EF8">
        <w:rPr>
          <w:rFonts w:ascii="Times New Roman" w:hAnsi="Times New Roman" w:cs="Times New Roman"/>
          <w:sz w:val="24"/>
          <w:szCs w:val="24"/>
        </w:rPr>
        <w:t>,</w:t>
      </w:r>
      <w:r>
        <w:rPr>
          <w:rFonts w:ascii="Times New Roman" w:hAnsi="Times New Roman" w:cs="Times New Roman"/>
          <w:sz w:val="24"/>
          <w:szCs w:val="24"/>
        </w:rPr>
        <w:t xml:space="preserve"> och på om d</w:t>
      </w:r>
      <w:r w:rsidR="00A87079">
        <w:rPr>
          <w:rFonts w:ascii="Times New Roman" w:hAnsi="Times New Roman" w:cs="Times New Roman"/>
          <w:sz w:val="24"/>
          <w:szCs w:val="24"/>
        </w:rPr>
        <w:t xml:space="preserve">jurarten </w:t>
      </w:r>
      <w:r w:rsidR="00E8587F">
        <w:rPr>
          <w:rFonts w:ascii="Times New Roman" w:hAnsi="Times New Roman" w:cs="Times New Roman"/>
          <w:sz w:val="24"/>
          <w:szCs w:val="24"/>
        </w:rPr>
        <w:t xml:space="preserve">är </w:t>
      </w:r>
      <w:r w:rsidR="00884EF8">
        <w:rPr>
          <w:rFonts w:ascii="Times New Roman" w:hAnsi="Times New Roman" w:cs="Times New Roman"/>
          <w:sz w:val="24"/>
          <w:szCs w:val="24"/>
        </w:rPr>
        <w:t>domesticerad</w:t>
      </w:r>
      <w:r>
        <w:rPr>
          <w:rFonts w:ascii="Times New Roman" w:hAnsi="Times New Roman" w:cs="Times New Roman"/>
          <w:sz w:val="24"/>
          <w:szCs w:val="24"/>
        </w:rPr>
        <w:t xml:space="preserve"> eller inte</w:t>
      </w:r>
      <w:r w:rsidR="00BD694E">
        <w:rPr>
          <w:rFonts w:ascii="Times New Roman" w:hAnsi="Times New Roman" w:cs="Times New Roman"/>
          <w:sz w:val="24"/>
          <w:szCs w:val="24"/>
        </w:rPr>
        <w:t xml:space="preserve">. Därför </w:t>
      </w:r>
      <w:r w:rsidR="00E8587F">
        <w:rPr>
          <w:rFonts w:ascii="Times New Roman" w:hAnsi="Times New Roman" w:cs="Times New Roman"/>
          <w:sz w:val="24"/>
          <w:szCs w:val="24"/>
        </w:rPr>
        <w:t xml:space="preserve">har </w:t>
      </w:r>
      <w:r w:rsidR="00BD694E">
        <w:rPr>
          <w:rFonts w:ascii="Times New Roman" w:hAnsi="Times New Roman" w:cs="Times New Roman"/>
          <w:sz w:val="24"/>
          <w:szCs w:val="24"/>
        </w:rPr>
        <w:t xml:space="preserve">vi </w:t>
      </w:r>
      <w:r w:rsidR="00BB0FA6">
        <w:rPr>
          <w:rFonts w:ascii="Times New Roman" w:hAnsi="Times New Roman" w:cs="Times New Roman"/>
          <w:sz w:val="24"/>
          <w:szCs w:val="24"/>
        </w:rPr>
        <w:t xml:space="preserve">även </w:t>
      </w:r>
      <w:r w:rsidR="00E8587F">
        <w:rPr>
          <w:rFonts w:ascii="Times New Roman" w:hAnsi="Times New Roman" w:cs="Times New Roman"/>
          <w:sz w:val="24"/>
          <w:szCs w:val="24"/>
        </w:rPr>
        <w:t xml:space="preserve">tagit med </w:t>
      </w:r>
      <w:r w:rsidR="00A87079">
        <w:rPr>
          <w:rFonts w:ascii="Times New Roman" w:hAnsi="Times New Roman" w:cs="Times New Roman"/>
          <w:sz w:val="24"/>
          <w:szCs w:val="24"/>
        </w:rPr>
        <w:t xml:space="preserve">några sådana frågor </w:t>
      </w:r>
      <w:r w:rsidR="00E8587F">
        <w:rPr>
          <w:rFonts w:ascii="Times New Roman" w:hAnsi="Times New Roman" w:cs="Times New Roman"/>
          <w:sz w:val="24"/>
          <w:szCs w:val="24"/>
        </w:rPr>
        <w:t xml:space="preserve">i enkäten. </w:t>
      </w:r>
    </w:p>
    <w:p w14:paraId="211BFF8F" w14:textId="77777777" w:rsidR="007E07B1" w:rsidRDefault="007E07B1" w:rsidP="00CF1D9F">
      <w:pPr>
        <w:spacing w:after="0" w:line="240" w:lineRule="auto"/>
        <w:rPr>
          <w:rFonts w:ascii="Times New Roman" w:hAnsi="Times New Roman" w:cs="Times New Roman"/>
          <w:sz w:val="24"/>
          <w:szCs w:val="24"/>
        </w:rPr>
      </w:pPr>
    </w:p>
    <w:p w14:paraId="4A27D31C" w14:textId="77777777" w:rsidR="00CF1D9F" w:rsidRPr="00CF1D9F" w:rsidRDefault="00FF5CE0" w:rsidP="00CF1D9F">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Till sist ber jag dig tänka på att detta pilotprojekt </w:t>
      </w:r>
      <w:r w:rsidR="007E07B1">
        <w:rPr>
          <w:rFonts w:ascii="Times New Roman" w:hAnsi="Times New Roman" w:cs="Times New Roman"/>
          <w:sz w:val="24"/>
          <w:szCs w:val="24"/>
        </w:rPr>
        <w:t xml:space="preserve">inte </w:t>
      </w:r>
      <w:r>
        <w:rPr>
          <w:rFonts w:ascii="Times New Roman" w:hAnsi="Times New Roman" w:cs="Times New Roman"/>
          <w:sz w:val="24"/>
          <w:szCs w:val="24"/>
        </w:rPr>
        <w:t xml:space="preserve">handlar </w:t>
      </w:r>
      <w:r w:rsidR="007E07B1">
        <w:rPr>
          <w:rFonts w:ascii="Times New Roman" w:hAnsi="Times New Roman" w:cs="Times New Roman"/>
          <w:sz w:val="24"/>
          <w:szCs w:val="24"/>
        </w:rPr>
        <w:t xml:space="preserve">om djurrätt eller etik. I djurvälfärds-index kommer antalet inblandade djur (antal liv) att ingå och det rymmer en etisk aspekt. </w:t>
      </w:r>
      <w:r w:rsidR="00BD694E">
        <w:rPr>
          <w:rFonts w:ascii="Times New Roman" w:hAnsi="Times New Roman" w:cs="Times New Roman"/>
          <w:sz w:val="24"/>
          <w:szCs w:val="24"/>
        </w:rPr>
        <w:t xml:space="preserve">När djurvälfärds-index beräknas för 1 kg råvara får djurens storlek stor betydelse – det går åt väldigt många räkor för att få ihop lika mycket råvara som från en gris. Kom också ihåg att pilotprojektet </w:t>
      </w:r>
      <w:r w:rsidR="007E07B1">
        <w:rPr>
          <w:rFonts w:ascii="Times New Roman" w:hAnsi="Times New Roman" w:cs="Times New Roman"/>
          <w:sz w:val="24"/>
          <w:szCs w:val="24"/>
        </w:rPr>
        <w:t>inte h</w:t>
      </w:r>
      <w:r w:rsidR="00BD694E">
        <w:rPr>
          <w:rFonts w:ascii="Times New Roman" w:hAnsi="Times New Roman" w:cs="Times New Roman"/>
          <w:sz w:val="24"/>
          <w:szCs w:val="24"/>
        </w:rPr>
        <w:t xml:space="preserve">andlar </w:t>
      </w:r>
      <w:r w:rsidR="0021754B">
        <w:rPr>
          <w:rFonts w:ascii="Times New Roman" w:hAnsi="Times New Roman" w:cs="Times New Roman"/>
          <w:sz w:val="24"/>
          <w:szCs w:val="24"/>
        </w:rPr>
        <w:t xml:space="preserve">om </w:t>
      </w:r>
      <w:r w:rsidR="00884EF8">
        <w:rPr>
          <w:rFonts w:ascii="Times New Roman" w:hAnsi="Times New Roman" w:cs="Times New Roman"/>
          <w:sz w:val="24"/>
          <w:szCs w:val="24"/>
        </w:rPr>
        <w:t xml:space="preserve">skillnader i </w:t>
      </w:r>
      <w:r w:rsidR="0021754B">
        <w:rPr>
          <w:rFonts w:ascii="Times New Roman" w:hAnsi="Times New Roman" w:cs="Times New Roman"/>
          <w:sz w:val="24"/>
          <w:szCs w:val="24"/>
        </w:rPr>
        <w:t xml:space="preserve">djurvälfärd </w:t>
      </w:r>
      <w:r w:rsidR="00884EF8">
        <w:rPr>
          <w:rFonts w:ascii="Times New Roman" w:hAnsi="Times New Roman" w:cs="Times New Roman"/>
          <w:sz w:val="24"/>
          <w:szCs w:val="24"/>
        </w:rPr>
        <w:t>mellan</w:t>
      </w:r>
      <w:r w:rsidR="0021754B">
        <w:rPr>
          <w:rFonts w:ascii="Times New Roman" w:hAnsi="Times New Roman" w:cs="Times New Roman"/>
          <w:sz w:val="24"/>
          <w:szCs w:val="24"/>
        </w:rPr>
        <w:t xml:space="preserve"> olika </w:t>
      </w:r>
      <w:r w:rsidR="00BB0FA6">
        <w:rPr>
          <w:rFonts w:ascii="Times New Roman" w:hAnsi="Times New Roman" w:cs="Times New Roman"/>
          <w:sz w:val="24"/>
          <w:szCs w:val="24"/>
        </w:rPr>
        <w:t>produktions</w:t>
      </w:r>
      <w:r w:rsidR="0021754B">
        <w:rPr>
          <w:rFonts w:ascii="Times New Roman" w:hAnsi="Times New Roman" w:cs="Times New Roman"/>
          <w:sz w:val="24"/>
          <w:szCs w:val="24"/>
        </w:rPr>
        <w:t>system.</w:t>
      </w:r>
      <w:r w:rsidR="00E8587F">
        <w:rPr>
          <w:rFonts w:ascii="Times New Roman" w:hAnsi="Times New Roman" w:cs="Times New Roman"/>
          <w:sz w:val="24"/>
          <w:szCs w:val="24"/>
        </w:rPr>
        <w:t xml:space="preserve"> </w:t>
      </w:r>
      <w:r w:rsidR="007E07B1">
        <w:rPr>
          <w:rFonts w:ascii="Times New Roman" w:hAnsi="Times New Roman" w:cs="Times New Roman"/>
          <w:sz w:val="24"/>
          <w:szCs w:val="24"/>
        </w:rPr>
        <w:t>F</w:t>
      </w:r>
      <w:r w:rsidR="007E07B1" w:rsidRPr="0020215D">
        <w:rPr>
          <w:rFonts w:ascii="Times New Roman" w:hAnsi="Times New Roman" w:cs="Times New Roman"/>
          <w:sz w:val="24"/>
          <w:szCs w:val="24"/>
        </w:rPr>
        <w:t>råga</w:t>
      </w:r>
      <w:r w:rsidR="007E07B1">
        <w:rPr>
          <w:rFonts w:ascii="Times New Roman" w:hAnsi="Times New Roman" w:cs="Times New Roman"/>
          <w:sz w:val="24"/>
          <w:szCs w:val="24"/>
        </w:rPr>
        <w:t>n</w:t>
      </w:r>
      <w:r w:rsidR="007E07B1" w:rsidRPr="0020215D">
        <w:rPr>
          <w:rFonts w:ascii="Times New Roman" w:hAnsi="Times New Roman" w:cs="Times New Roman"/>
          <w:sz w:val="24"/>
          <w:szCs w:val="24"/>
        </w:rPr>
        <w:t xml:space="preserve"> om gris och vildsvin </w:t>
      </w:r>
      <w:r w:rsidR="007E07B1">
        <w:rPr>
          <w:rFonts w:ascii="Times New Roman" w:hAnsi="Times New Roman" w:cs="Times New Roman"/>
          <w:sz w:val="24"/>
          <w:szCs w:val="24"/>
        </w:rPr>
        <w:t xml:space="preserve">handlar </w:t>
      </w:r>
      <w:r w:rsidR="00BD694E">
        <w:rPr>
          <w:rFonts w:ascii="Times New Roman" w:hAnsi="Times New Roman" w:cs="Times New Roman"/>
          <w:sz w:val="24"/>
          <w:szCs w:val="24"/>
        </w:rPr>
        <w:t xml:space="preserve">alltså </w:t>
      </w:r>
      <w:r w:rsidR="007E07B1">
        <w:rPr>
          <w:rFonts w:ascii="Times New Roman" w:hAnsi="Times New Roman" w:cs="Times New Roman"/>
          <w:sz w:val="24"/>
          <w:szCs w:val="24"/>
        </w:rPr>
        <w:t xml:space="preserve">inte om </w:t>
      </w:r>
      <w:r w:rsidR="007E07B1" w:rsidRPr="0020215D">
        <w:rPr>
          <w:rFonts w:ascii="Times New Roman" w:hAnsi="Times New Roman" w:cs="Times New Roman"/>
          <w:sz w:val="24"/>
          <w:szCs w:val="24"/>
        </w:rPr>
        <w:t>att gris</w:t>
      </w:r>
      <w:r w:rsidR="007E07B1">
        <w:rPr>
          <w:rFonts w:ascii="Times New Roman" w:hAnsi="Times New Roman" w:cs="Times New Roman"/>
          <w:sz w:val="24"/>
          <w:szCs w:val="24"/>
        </w:rPr>
        <w:t>ar</w:t>
      </w:r>
      <w:r w:rsidR="007E07B1" w:rsidRPr="0020215D">
        <w:rPr>
          <w:rFonts w:ascii="Times New Roman" w:hAnsi="Times New Roman" w:cs="Times New Roman"/>
          <w:sz w:val="24"/>
          <w:szCs w:val="24"/>
        </w:rPr>
        <w:t xml:space="preserve"> föds upp på </w:t>
      </w:r>
      <w:r w:rsidR="007E07B1">
        <w:rPr>
          <w:rFonts w:ascii="Times New Roman" w:hAnsi="Times New Roman" w:cs="Times New Roman"/>
          <w:sz w:val="24"/>
          <w:szCs w:val="24"/>
        </w:rPr>
        <w:t xml:space="preserve">en </w:t>
      </w:r>
      <w:r w:rsidR="007E07B1" w:rsidRPr="0020215D">
        <w:rPr>
          <w:rFonts w:ascii="Times New Roman" w:hAnsi="Times New Roman" w:cs="Times New Roman"/>
          <w:sz w:val="24"/>
          <w:szCs w:val="24"/>
        </w:rPr>
        <w:t>gård</w:t>
      </w:r>
      <w:r w:rsidR="007E07B1">
        <w:rPr>
          <w:rFonts w:ascii="Times New Roman" w:hAnsi="Times New Roman" w:cs="Times New Roman"/>
          <w:sz w:val="24"/>
          <w:szCs w:val="24"/>
        </w:rPr>
        <w:t xml:space="preserve"> och skickas till slakteriet medan </w:t>
      </w:r>
      <w:r w:rsidR="007E07B1" w:rsidRPr="0020215D">
        <w:rPr>
          <w:rFonts w:ascii="Times New Roman" w:hAnsi="Times New Roman" w:cs="Times New Roman"/>
          <w:sz w:val="24"/>
          <w:szCs w:val="24"/>
        </w:rPr>
        <w:t xml:space="preserve">vildsvin lever </w:t>
      </w:r>
      <w:r w:rsidR="007E07B1">
        <w:rPr>
          <w:rFonts w:ascii="Times New Roman" w:hAnsi="Times New Roman" w:cs="Times New Roman"/>
          <w:sz w:val="24"/>
          <w:szCs w:val="24"/>
        </w:rPr>
        <w:t>och skjuts i naturen; den handlar om genetiska skillnader mellan grisar och</w:t>
      </w:r>
      <w:r w:rsidR="007E07B1" w:rsidRPr="0020215D">
        <w:rPr>
          <w:rFonts w:ascii="Times New Roman" w:hAnsi="Times New Roman" w:cs="Times New Roman"/>
          <w:sz w:val="24"/>
          <w:szCs w:val="24"/>
        </w:rPr>
        <w:t xml:space="preserve"> vildsvin.</w:t>
      </w:r>
      <w:r w:rsidR="007E07B1">
        <w:rPr>
          <w:rFonts w:ascii="Times New Roman" w:hAnsi="Times New Roman" w:cs="Times New Roman"/>
          <w:sz w:val="24"/>
          <w:szCs w:val="24"/>
        </w:rPr>
        <w:t xml:space="preserve"> </w:t>
      </w:r>
      <w:r w:rsidR="00E8587F">
        <w:rPr>
          <w:rFonts w:ascii="Times New Roman" w:hAnsi="Times New Roman" w:cs="Times New Roman"/>
          <w:sz w:val="24"/>
          <w:szCs w:val="24"/>
        </w:rPr>
        <w:t xml:space="preserve">Djurvälfärd i olika </w:t>
      </w:r>
      <w:r w:rsidR="00BB0FA6">
        <w:rPr>
          <w:rFonts w:ascii="Times New Roman" w:hAnsi="Times New Roman" w:cs="Times New Roman"/>
          <w:sz w:val="24"/>
          <w:szCs w:val="24"/>
        </w:rPr>
        <w:t>produktions</w:t>
      </w:r>
      <w:r w:rsidR="00E8587F">
        <w:rPr>
          <w:rFonts w:ascii="Times New Roman" w:hAnsi="Times New Roman" w:cs="Times New Roman"/>
          <w:sz w:val="24"/>
          <w:szCs w:val="24"/>
        </w:rPr>
        <w:t xml:space="preserve">system kommer att ingå i djurvälfärds-index, men här är </w:t>
      </w:r>
      <w:r w:rsidR="00BB0FA6">
        <w:rPr>
          <w:rFonts w:ascii="Times New Roman" w:hAnsi="Times New Roman" w:cs="Times New Roman"/>
          <w:sz w:val="24"/>
          <w:szCs w:val="24"/>
        </w:rPr>
        <w:t>vi</w:t>
      </w:r>
      <w:r w:rsidR="00E8587F">
        <w:rPr>
          <w:rFonts w:ascii="Times New Roman" w:hAnsi="Times New Roman" w:cs="Times New Roman"/>
          <w:sz w:val="24"/>
          <w:szCs w:val="24"/>
        </w:rPr>
        <w:t xml:space="preserve"> ute efter </w:t>
      </w:r>
      <w:r w:rsidR="003831B9">
        <w:rPr>
          <w:rFonts w:ascii="Times New Roman" w:hAnsi="Times New Roman" w:cs="Times New Roman"/>
          <w:sz w:val="24"/>
          <w:szCs w:val="24"/>
        </w:rPr>
        <w:t>ett värde</w:t>
      </w:r>
      <w:r w:rsidR="00E8587F">
        <w:rPr>
          <w:rFonts w:ascii="Times New Roman" w:hAnsi="Times New Roman" w:cs="Times New Roman"/>
          <w:sz w:val="24"/>
          <w:szCs w:val="24"/>
        </w:rPr>
        <w:t xml:space="preserve"> som beskriver </w:t>
      </w:r>
      <w:r w:rsidR="00BD694E">
        <w:rPr>
          <w:rFonts w:ascii="Times New Roman" w:hAnsi="Times New Roman" w:cs="Times New Roman"/>
          <w:sz w:val="24"/>
          <w:szCs w:val="24"/>
        </w:rPr>
        <w:t xml:space="preserve">olika </w:t>
      </w:r>
      <w:r w:rsidR="00E8587F">
        <w:rPr>
          <w:rFonts w:ascii="Times New Roman" w:hAnsi="Times New Roman" w:cs="Times New Roman"/>
          <w:sz w:val="24"/>
          <w:szCs w:val="24"/>
        </w:rPr>
        <w:t>djurarters förmåga</w:t>
      </w:r>
      <w:r w:rsidR="003831B9">
        <w:rPr>
          <w:rFonts w:ascii="Times New Roman" w:hAnsi="Times New Roman" w:cs="Times New Roman"/>
          <w:sz w:val="24"/>
          <w:szCs w:val="24"/>
        </w:rPr>
        <w:t xml:space="preserve"> att uppfatta </w:t>
      </w:r>
      <w:r w:rsidR="003831B9" w:rsidRPr="003831B9">
        <w:rPr>
          <w:rFonts w:ascii="Times New Roman" w:hAnsi="Times New Roman" w:cs="Times New Roman"/>
          <w:sz w:val="24"/>
          <w:szCs w:val="24"/>
        </w:rPr>
        <w:t>hur de behandlas</w:t>
      </w:r>
      <w:r w:rsidR="00BB0FA6">
        <w:rPr>
          <w:rFonts w:ascii="Times New Roman" w:hAnsi="Times New Roman" w:cs="Times New Roman"/>
          <w:sz w:val="24"/>
          <w:szCs w:val="24"/>
        </w:rPr>
        <w:t xml:space="preserve">. </w:t>
      </w:r>
      <w:r w:rsidR="00BB0FA6" w:rsidRPr="00BB0FA6">
        <w:rPr>
          <w:rFonts w:ascii="Times New Roman" w:hAnsi="Times New Roman" w:cs="Times New Roman"/>
          <w:sz w:val="24"/>
          <w:szCs w:val="24"/>
        </w:rPr>
        <w:t xml:space="preserve">I </w:t>
      </w:r>
      <w:r w:rsidR="00884EF8">
        <w:rPr>
          <w:rFonts w:ascii="Times New Roman" w:hAnsi="Times New Roman" w:cs="Times New Roman"/>
          <w:sz w:val="24"/>
          <w:szCs w:val="24"/>
        </w:rPr>
        <w:t xml:space="preserve">denna </w:t>
      </w:r>
      <w:r w:rsidR="00BB0FA6" w:rsidRPr="00BB0FA6">
        <w:rPr>
          <w:rFonts w:ascii="Times New Roman" w:hAnsi="Times New Roman" w:cs="Times New Roman"/>
          <w:sz w:val="24"/>
          <w:szCs w:val="24"/>
        </w:rPr>
        <w:t>förmåga ingår förmåga</w:t>
      </w:r>
      <w:r w:rsidR="00BB0FA6">
        <w:rPr>
          <w:rFonts w:ascii="Times New Roman" w:hAnsi="Times New Roman" w:cs="Times New Roman"/>
          <w:sz w:val="24"/>
          <w:szCs w:val="24"/>
        </w:rPr>
        <w:t>n</w:t>
      </w:r>
      <w:r w:rsidR="00BB0FA6" w:rsidRPr="00BB0FA6">
        <w:rPr>
          <w:rFonts w:ascii="Times New Roman" w:hAnsi="Times New Roman" w:cs="Times New Roman"/>
          <w:sz w:val="24"/>
          <w:szCs w:val="24"/>
        </w:rPr>
        <w:t xml:space="preserve"> att uppfatta skillnader i den miljö där djuren hålls. </w:t>
      </w:r>
    </w:p>
    <w:p w14:paraId="74DAC1EB" w14:textId="77777777" w:rsidR="00CF1D9F" w:rsidRDefault="00CF1D9F" w:rsidP="00316184">
      <w:pPr>
        <w:spacing w:after="0" w:line="240" w:lineRule="auto"/>
        <w:rPr>
          <w:rFonts w:ascii="Times New Roman" w:hAnsi="Times New Roman" w:cs="Times New Roman"/>
          <w:sz w:val="24"/>
          <w:szCs w:val="24"/>
        </w:rPr>
      </w:pPr>
    </w:p>
    <w:p w14:paraId="074E5208" w14:textId="77777777" w:rsidR="00884EF8" w:rsidRDefault="00884EF8" w:rsidP="00316184">
      <w:pPr>
        <w:spacing w:after="0" w:line="240" w:lineRule="auto"/>
        <w:rPr>
          <w:rFonts w:ascii="Times New Roman" w:hAnsi="Times New Roman" w:cs="Times New Roman"/>
          <w:sz w:val="24"/>
          <w:szCs w:val="24"/>
        </w:rPr>
      </w:pPr>
    </w:p>
    <w:p w14:paraId="62ADA18B" w14:textId="77777777" w:rsidR="004824E3" w:rsidRPr="00884EF8" w:rsidRDefault="00BE1D94" w:rsidP="00316184">
      <w:pPr>
        <w:spacing w:after="0" w:line="240" w:lineRule="auto"/>
        <w:rPr>
          <w:rFonts w:ascii="Times New Roman" w:hAnsi="Times New Roman" w:cs="Times New Roman"/>
          <w:b/>
          <w:sz w:val="24"/>
          <w:szCs w:val="24"/>
        </w:rPr>
      </w:pPr>
      <w:r>
        <w:rPr>
          <w:rFonts w:ascii="Times New Roman" w:hAnsi="Times New Roman" w:cs="Times New Roman"/>
          <w:b/>
          <w:sz w:val="24"/>
          <w:szCs w:val="24"/>
        </w:rPr>
        <w:t>Referenser</w:t>
      </w:r>
    </w:p>
    <w:p w14:paraId="3A1B4AE1" w14:textId="77777777" w:rsidR="004824E3" w:rsidRPr="00BD05E4" w:rsidRDefault="004824E3" w:rsidP="00BE1D94">
      <w:pPr>
        <w:spacing w:after="0" w:line="240" w:lineRule="auto"/>
        <w:ind w:left="284" w:hanging="284"/>
        <w:rPr>
          <w:rFonts w:ascii="Times New Roman" w:hAnsi="Times New Roman" w:cs="Times New Roman"/>
          <w:sz w:val="24"/>
          <w:szCs w:val="24"/>
          <w:lang w:val="en-US"/>
        </w:rPr>
      </w:pPr>
      <w:r w:rsidRPr="00BD05E4">
        <w:rPr>
          <w:rFonts w:ascii="Times New Roman" w:hAnsi="Times New Roman" w:cs="Times New Roman"/>
          <w:sz w:val="24"/>
          <w:szCs w:val="24"/>
        </w:rPr>
        <w:t xml:space="preserve">Paris, JMG, Falkenberg, T, Nöthlings, U, Heinzel, C, Borgemeister, C, Escobar, N. 2022. </w:t>
      </w:r>
      <w:r w:rsidRPr="004824E3">
        <w:rPr>
          <w:rFonts w:ascii="Times New Roman" w:hAnsi="Times New Roman" w:cs="Times New Roman"/>
          <w:sz w:val="24"/>
          <w:szCs w:val="24"/>
          <w:lang w:val="en-US"/>
        </w:rPr>
        <w:t>Changing dietary patterns is necessary to improve the sustainability of Western diets from a One Health perspective</w:t>
      </w:r>
      <w:r>
        <w:rPr>
          <w:rFonts w:ascii="Times New Roman" w:hAnsi="Times New Roman" w:cs="Times New Roman"/>
          <w:sz w:val="24"/>
          <w:szCs w:val="24"/>
          <w:lang w:val="en-US"/>
        </w:rPr>
        <w:t xml:space="preserve">. </w:t>
      </w:r>
      <w:r w:rsidRPr="004824E3">
        <w:rPr>
          <w:rFonts w:ascii="Times New Roman" w:hAnsi="Times New Roman" w:cs="Times New Roman"/>
          <w:sz w:val="24"/>
          <w:szCs w:val="24"/>
          <w:lang w:val="en-US"/>
        </w:rPr>
        <w:t>Science of The Total Environment</w:t>
      </w:r>
      <w:r>
        <w:rPr>
          <w:rFonts w:ascii="Times New Roman" w:hAnsi="Times New Roman" w:cs="Times New Roman"/>
          <w:sz w:val="24"/>
          <w:szCs w:val="24"/>
          <w:lang w:val="en-US"/>
        </w:rPr>
        <w:t xml:space="preserve"> </w:t>
      </w:r>
      <w:r w:rsidRPr="004824E3">
        <w:rPr>
          <w:rFonts w:ascii="Times New Roman" w:hAnsi="Times New Roman" w:cs="Times New Roman"/>
          <w:sz w:val="24"/>
          <w:szCs w:val="24"/>
          <w:lang w:val="en-US"/>
        </w:rPr>
        <w:t xml:space="preserve">811, 151437. </w:t>
      </w:r>
      <w:hyperlink r:id="rId9" w:history="1">
        <w:r w:rsidR="00BE1D94" w:rsidRPr="00BD05E4">
          <w:rPr>
            <w:rStyle w:val="Hyperlink"/>
            <w:rFonts w:ascii="Times New Roman" w:hAnsi="Times New Roman" w:cs="Times New Roman"/>
            <w:sz w:val="24"/>
            <w:szCs w:val="24"/>
            <w:lang w:val="en-US"/>
          </w:rPr>
          <w:t>https://doi.org/10.1016/j.scitotenv.2021.151437</w:t>
        </w:r>
      </w:hyperlink>
      <w:r w:rsidRPr="00BD05E4">
        <w:rPr>
          <w:rFonts w:ascii="Times New Roman" w:hAnsi="Times New Roman" w:cs="Times New Roman"/>
          <w:sz w:val="24"/>
          <w:szCs w:val="24"/>
          <w:lang w:val="en-US"/>
        </w:rPr>
        <w:t>.</w:t>
      </w:r>
    </w:p>
    <w:p w14:paraId="44147D78" w14:textId="77777777" w:rsidR="00BE1D94" w:rsidRPr="00BD05E4" w:rsidRDefault="004824E3" w:rsidP="00BE1D94">
      <w:pPr>
        <w:spacing w:after="0" w:line="240" w:lineRule="auto"/>
        <w:ind w:left="284" w:hanging="284"/>
        <w:rPr>
          <w:rFonts w:ascii="Times New Roman" w:hAnsi="Times New Roman" w:cs="Times New Roman"/>
          <w:sz w:val="24"/>
          <w:szCs w:val="24"/>
          <w:lang w:val="en-US"/>
        </w:rPr>
      </w:pPr>
      <w:r w:rsidRPr="004824E3">
        <w:rPr>
          <w:rFonts w:ascii="Times New Roman" w:hAnsi="Times New Roman" w:cs="Times New Roman"/>
          <w:sz w:val="24"/>
          <w:szCs w:val="24"/>
        </w:rPr>
        <w:t xml:space="preserve">Scherer, L, Behrens, P, Tukker, A. 2019. </w:t>
      </w:r>
      <w:r w:rsidRPr="004824E3">
        <w:rPr>
          <w:rFonts w:ascii="Times New Roman" w:hAnsi="Times New Roman" w:cs="Times New Roman"/>
          <w:sz w:val="24"/>
          <w:szCs w:val="24"/>
          <w:lang w:val="en-US"/>
        </w:rPr>
        <w:t>Opportunity for a dietary win-win-win in nutrition, environment, and animal welfare</w:t>
      </w:r>
      <w:r>
        <w:rPr>
          <w:rFonts w:ascii="Times New Roman" w:hAnsi="Times New Roman" w:cs="Times New Roman"/>
          <w:sz w:val="24"/>
          <w:szCs w:val="24"/>
          <w:lang w:val="en-US"/>
        </w:rPr>
        <w:t xml:space="preserve">. </w:t>
      </w:r>
      <w:r w:rsidRPr="004824E3">
        <w:rPr>
          <w:rFonts w:ascii="Times New Roman" w:hAnsi="Times New Roman" w:cs="Times New Roman"/>
          <w:sz w:val="24"/>
          <w:szCs w:val="24"/>
          <w:lang w:val="en-US"/>
        </w:rPr>
        <w:t>One Earth 1</w:t>
      </w:r>
      <w:r>
        <w:rPr>
          <w:rFonts w:ascii="Times New Roman" w:hAnsi="Times New Roman" w:cs="Times New Roman"/>
          <w:sz w:val="24"/>
          <w:szCs w:val="24"/>
          <w:lang w:val="en-US"/>
        </w:rPr>
        <w:t xml:space="preserve">, </w:t>
      </w:r>
      <w:r w:rsidRPr="004824E3">
        <w:rPr>
          <w:rFonts w:ascii="Times New Roman" w:hAnsi="Times New Roman" w:cs="Times New Roman"/>
          <w:sz w:val="24"/>
          <w:szCs w:val="24"/>
          <w:lang w:val="en-US"/>
        </w:rPr>
        <w:t>349-360</w:t>
      </w:r>
      <w:r w:rsidR="0043616F">
        <w:rPr>
          <w:rFonts w:ascii="Times New Roman" w:hAnsi="Times New Roman" w:cs="Times New Roman"/>
          <w:sz w:val="24"/>
          <w:szCs w:val="24"/>
          <w:lang w:val="en-US"/>
        </w:rPr>
        <w:t xml:space="preserve">. </w:t>
      </w:r>
      <w:hyperlink r:id="rId10" w:history="1">
        <w:r w:rsidR="00BE1D94" w:rsidRPr="00BD05E4">
          <w:rPr>
            <w:rStyle w:val="Hyperlink"/>
            <w:rFonts w:ascii="Times New Roman" w:hAnsi="Times New Roman" w:cs="Times New Roman"/>
            <w:sz w:val="24"/>
            <w:szCs w:val="24"/>
            <w:lang w:val="en-US"/>
          </w:rPr>
          <w:t>https://doi.org/10.1016/j.oneear.2019.10.020</w:t>
        </w:r>
      </w:hyperlink>
    </w:p>
    <w:p w14:paraId="611E355D" w14:textId="77777777" w:rsidR="004824E3" w:rsidRPr="004F68F7" w:rsidRDefault="004824E3" w:rsidP="00BE1D94">
      <w:pPr>
        <w:spacing w:after="0" w:line="240" w:lineRule="auto"/>
        <w:ind w:left="284" w:hanging="284"/>
        <w:rPr>
          <w:rFonts w:ascii="Times New Roman" w:hAnsi="Times New Roman" w:cs="Times New Roman"/>
          <w:sz w:val="24"/>
          <w:szCs w:val="24"/>
          <w:lang w:val="en-GB"/>
        </w:rPr>
      </w:pPr>
      <w:r w:rsidRPr="00BD05E4">
        <w:rPr>
          <w:rFonts w:ascii="Times New Roman" w:hAnsi="Times New Roman" w:cs="Times New Roman"/>
          <w:sz w:val="24"/>
          <w:szCs w:val="24"/>
          <w:lang w:val="en-US"/>
        </w:rPr>
        <w:t xml:space="preserve">Scherer, L, </w:t>
      </w:r>
      <w:proofErr w:type="spellStart"/>
      <w:r w:rsidRPr="00BD05E4">
        <w:rPr>
          <w:rFonts w:ascii="Times New Roman" w:hAnsi="Times New Roman" w:cs="Times New Roman"/>
          <w:sz w:val="24"/>
          <w:szCs w:val="24"/>
          <w:lang w:val="en-US"/>
        </w:rPr>
        <w:t>Tomasik</w:t>
      </w:r>
      <w:proofErr w:type="spellEnd"/>
      <w:r w:rsidRPr="00BD05E4">
        <w:rPr>
          <w:rFonts w:ascii="Times New Roman" w:hAnsi="Times New Roman" w:cs="Times New Roman"/>
          <w:sz w:val="24"/>
          <w:szCs w:val="24"/>
          <w:lang w:val="en-US"/>
        </w:rPr>
        <w:t xml:space="preserve">, B, Rueda, O, </w:t>
      </w:r>
      <w:proofErr w:type="spellStart"/>
      <w:r w:rsidRPr="00BD05E4">
        <w:rPr>
          <w:rFonts w:ascii="Times New Roman" w:hAnsi="Times New Roman" w:cs="Times New Roman"/>
          <w:sz w:val="24"/>
          <w:szCs w:val="24"/>
          <w:lang w:val="en-US"/>
        </w:rPr>
        <w:t>Pfister</w:t>
      </w:r>
      <w:proofErr w:type="spellEnd"/>
      <w:r w:rsidRPr="00BD05E4">
        <w:rPr>
          <w:rFonts w:ascii="Times New Roman" w:hAnsi="Times New Roman" w:cs="Times New Roman"/>
          <w:sz w:val="24"/>
          <w:szCs w:val="24"/>
          <w:lang w:val="en-US"/>
        </w:rPr>
        <w:t xml:space="preserve">, S. 2018. </w:t>
      </w:r>
      <w:r w:rsidRPr="004824E3">
        <w:rPr>
          <w:rFonts w:ascii="Times New Roman" w:hAnsi="Times New Roman" w:cs="Times New Roman"/>
          <w:sz w:val="24"/>
          <w:szCs w:val="24"/>
          <w:lang w:val="en-US"/>
        </w:rPr>
        <w:t>Framework for integrating animal welfare into life cycle sustainability assessment</w:t>
      </w:r>
      <w:r>
        <w:rPr>
          <w:rFonts w:ascii="Times New Roman" w:hAnsi="Times New Roman" w:cs="Times New Roman"/>
          <w:sz w:val="24"/>
          <w:szCs w:val="24"/>
          <w:lang w:val="en-US"/>
        </w:rPr>
        <w:t xml:space="preserve">. </w:t>
      </w:r>
      <w:r w:rsidRPr="004F68F7">
        <w:rPr>
          <w:rFonts w:ascii="Times New Roman" w:hAnsi="Times New Roman" w:cs="Times New Roman"/>
          <w:sz w:val="24"/>
          <w:szCs w:val="24"/>
          <w:lang w:val="en-GB"/>
        </w:rPr>
        <w:t>Int. J. Life Cycle Assess. 23, 1476-1490</w:t>
      </w:r>
      <w:r w:rsidR="00D51E03" w:rsidRPr="004F68F7">
        <w:rPr>
          <w:rFonts w:ascii="Times New Roman" w:hAnsi="Times New Roman" w:cs="Times New Roman"/>
          <w:sz w:val="24"/>
          <w:szCs w:val="24"/>
          <w:lang w:val="en-GB"/>
        </w:rPr>
        <w:t xml:space="preserve">. </w:t>
      </w:r>
      <w:hyperlink r:id="rId11" w:history="1">
        <w:r w:rsidR="00BE1D94" w:rsidRPr="004F68F7">
          <w:rPr>
            <w:rStyle w:val="Hyperlink"/>
            <w:rFonts w:ascii="Times New Roman" w:hAnsi="Times New Roman" w:cs="Times New Roman"/>
            <w:sz w:val="24"/>
            <w:szCs w:val="24"/>
            <w:lang w:val="en-GB"/>
          </w:rPr>
          <w:t>https://doi.org/10.1007/s11367-017-1420-x</w:t>
        </w:r>
      </w:hyperlink>
    </w:p>
    <w:p w14:paraId="5EF229A5" w14:textId="77777777" w:rsidR="004824E3" w:rsidRPr="004F68F7" w:rsidRDefault="004824E3" w:rsidP="004824E3">
      <w:pPr>
        <w:spacing w:after="0" w:line="240" w:lineRule="auto"/>
        <w:rPr>
          <w:rFonts w:ascii="Times New Roman" w:hAnsi="Times New Roman" w:cs="Times New Roman"/>
          <w:sz w:val="24"/>
          <w:szCs w:val="24"/>
          <w:lang w:val="en-GB"/>
        </w:rPr>
      </w:pPr>
    </w:p>
    <w:p w14:paraId="0B347842" w14:textId="77777777" w:rsidR="00884EF8" w:rsidRPr="004F68F7" w:rsidRDefault="00884EF8" w:rsidP="004824E3">
      <w:pPr>
        <w:spacing w:after="0" w:line="240" w:lineRule="auto"/>
        <w:rPr>
          <w:rFonts w:ascii="Times New Roman" w:hAnsi="Times New Roman" w:cs="Times New Roman"/>
          <w:sz w:val="24"/>
          <w:szCs w:val="24"/>
          <w:lang w:val="en-GB"/>
        </w:rPr>
      </w:pPr>
    </w:p>
    <w:p w14:paraId="76F6433B" w14:textId="77777777" w:rsidR="00A87079" w:rsidRPr="004F68F7" w:rsidRDefault="004824E3" w:rsidP="00316184">
      <w:pPr>
        <w:spacing w:after="0" w:line="240" w:lineRule="auto"/>
        <w:rPr>
          <w:rFonts w:ascii="Times New Roman" w:hAnsi="Times New Roman" w:cs="Times New Roman"/>
          <w:sz w:val="24"/>
          <w:szCs w:val="24"/>
          <w:lang w:val="en-GB"/>
        </w:rPr>
      </w:pPr>
      <w:r w:rsidRPr="004F68F7">
        <w:rPr>
          <w:rFonts w:ascii="Times New Roman" w:hAnsi="Times New Roman" w:cs="Times New Roman"/>
          <w:sz w:val="24"/>
          <w:szCs w:val="24"/>
          <w:lang w:val="en-GB"/>
        </w:rPr>
        <w:t xml:space="preserve">Tabell S8 </w:t>
      </w:r>
      <w:proofErr w:type="spellStart"/>
      <w:r w:rsidRPr="004F68F7">
        <w:rPr>
          <w:rFonts w:ascii="Times New Roman" w:hAnsi="Times New Roman" w:cs="Times New Roman"/>
          <w:sz w:val="24"/>
          <w:szCs w:val="24"/>
          <w:lang w:val="en-GB"/>
        </w:rPr>
        <w:t>från</w:t>
      </w:r>
      <w:proofErr w:type="spellEnd"/>
      <w:r w:rsidRPr="004F68F7">
        <w:rPr>
          <w:rFonts w:ascii="Times New Roman" w:hAnsi="Times New Roman" w:cs="Times New Roman"/>
          <w:sz w:val="24"/>
          <w:szCs w:val="24"/>
          <w:lang w:val="en-GB"/>
        </w:rPr>
        <w:t xml:space="preserve"> Paris et al (2022) </w:t>
      </w:r>
    </w:p>
    <w:p w14:paraId="607E24AB" w14:textId="77777777" w:rsidR="00BE1D94" w:rsidRPr="004F68F7" w:rsidRDefault="00BE1D94" w:rsidP="00316184">
      <w:pPr>
        <w:spacing w:after="0" w:line="240" w:lineRule="auto"/>
        <w:rPr>
          <w:rFonts w:ascii="Times New Roman" w:hAnsi="Times New Roman" w:cs="Times New Roman"/>
          <w:sz w:val="8"/>
          <w:szCs w:val="8"/>
          <w:lang w:val="en-GB"/>
        </w:rPr>
      </w:pPr>
    </w:p>
    <w:p w14:paraId="6251A63C" w14:textId="77777777" w:rsidR="00A87079" w:rsidRDefault="004824E3" w:rsidP="00316184">
      <w:pPr>
        <w:spacing w:after="0" w:line="240" w:lineRule="auto"/>
        <w:rPr>
          <w:rFonts w:ascii="Times New Roman" w:hAnsi="Times New Roman" w:cs="Times New Roman"/>
          <w:sz w:val="24"/>
          <w:szCs w:val="24"/>
        </w:rPr>
      </w:pPr>
      <w:r w:rsidRPr="004824E3">
        <w:rPr>
          <w:rFonts w:ascii="Times New Roman" w:hAnsi="Times New Roman" w:cs="Times New Roman"/>
          <w:noProof/>
          <w:sz w:val="24"/>
          <w:szCs w:val="24"/>
          <w:lang w:eastAsia="sv-SE"/>
        </w:rPr>
        <w:drawing>
          <wp:inline distT="0" distB="0" distL="0" distR="0" wp14:anchorId="04B49670" wp14:editId="1EFBE8DB">
            <wp:extent cx="6045193" cy="3790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654" t="2716" b="5185"/>
                    <a:stretch/>
                  </pic:blipFill>
                  <pic:spPr bwMode="auto">
                    <a:xfrm>
                      <a:off x="0" y="0"/>
                      <a:ext cx="6060194" cy="3800357"/>
                    </a:xfrm>
                    <a:prstGeom prst="rect">
                      <a:avLst/>
                    </a:prstGeom>
                    <a:ln>
                      <a:noFill/>
                    </a:ln>
                    <a:extLst>
                      <a:ext uri="{53640926-AAD7-44D8-BBD7-CCE9431645EC}">
                        <a14:shadowObscured xmlns:a14="http://schemas.microsoft.com/office/drawing/2010/main"/>
                      </a:ext>
                    </a:extLst>
                  </pic:spPr>
                </pic:pic>
              </a:graphicData>
            </a:graphic>
          </wp:inline>
        </w:drawing>
      </w:r>
    </w:p>
    <w:p w14:paraId="71633E22" w14:textId="77777777" w:rsidR="004D76CE" w:rsidRDefault="004824E3" w:rsidP="007E07B1">
      <w:pPr>
        <w:rPr>
          <w:rFonts w:ascii="Times New Roman" w:hAnsi="Times New Roman" w:cs="Times New Roman"/>
          <w:i/>
          <w:sz w:val="24"/>
          <w:szCs w:val="24"/>
        </w:rPr>
      </w:pPr>
      <w:r>
        <w:rPr>
          <w:rFonts w:ascii="Times New Roman" w:hAnsi="Times New Roman" w:cs="Times New Roman"/>
          <w:sz w:val="24"/>
          <w:szCs w:val="24"/>
        </w:rPr>
        <w:br w:type="page"/>
      </w:r>
      <w:r w:rsidR="007E07B1">
        <w:rPr>
          <w:rFonts w:ascii="Times New Roman" w:hAnsi="Times New Roman" w:cs="Times New Roman"/>
          <w:i/>
          <w:sz w:val="24"/>
          <w:szCs w:val="24"/>
        </w:rPr>
        <w:lastRenderedPageBreak/>
        <w:t xml:space="preserve"> </w:t>
      </w:r>
    </w:p>
    <w:p w14:paraId="0753A59A" w14:textId="77777777" w:rsidR="00884EF8" w:rsidRDefault="00884EF8">
      <w:pPr>
        <w:rPr>
          <w:rFonts w:ascii="Times New Roman" w:hAnsi="Times New Roman" w:cs="Times New Roman"/>
          <w:i/>
          <w:sz w:val="24"/>
          <w:szCs w:val="24"/>
        </w:rPr>
      </w:pPr>
    </w:p>
    <w:p w14:paraId="2F04B32D" w14:textId="77777777" w:rsidR="00833239" w:rsidRDefault="00370914" w:rsidP="00833239">
      <w:pPr>
        <w:spacing w:after="0" w:line="240" w:lineRule="auto"/>
        <w:rPr>
          <w:rFonts w:ascii="Times New Roman" w:hAnsi="Times New Roman" w:cs="Times New Roman"/>
          <w:sz w:val="24"/>
          <w:szCs w:val="24"/>
        </w:rPr>
      </w:pPr>
      <w:r w:rsidRPr="00833239">
        <w:rPr>
          <w:rFonts w:ascii="Times New Roman" w:hAnsi="Times New Roman" w:cs="Times New Roman"/>
          <w:i/>
          <w:sz w:val="24"/>
          <w:szCs w:val="24"/>
        </w:rPr>
        <w:t>Sändlista</w:t>
      </w:r>
      <w:r w:rsidR="00833239">
        <w:rPr>
          <w:rFonts w:ascii="Times New Roman" w:hAnsi="Times New Roman" w:cs="Times New Roman"/>
          <w:i/>
          <w:sz w:val="24"/>
          <w:szCs w:val="24"/>
        </w:rPr>
        <w:t xml:space="preserve"> </w:t>
      </w:r>
      <w:r w:rsidR="00833239" w:rsidRPr="00833239">
        <w:rPr>
          <w:rFonts w:ascii="Times New Roman" w:hAnsi="Times New Roman" w:cs="Times New Roman"/>
          <w:sz w:val="24"/>
          <w:szCs w:val="24"/>
        </w:rPr>
        <w:t>(</w:t>
      </w:r>
      <w:r w:rsidR="00984F1A">
        <w:rPr>
          <w:rFonts w:ascii="Times New Roman" w:hAnsi="Times New Roman" w:cs="Times New Roman"/>
          <w:sz w:val="24"/>
          <w:szCs w:val="24"/>
        </w:rPr>
        <w:t>3</w:t>
      </w:r>
      <w:r w:rsidR="0020215D">
        <w:rPr>
          <w:rFonts w:ascii="Times New Roman" w:hAnsi="Times New Roman" w:cs="Times New Roman"/>
          <w:sz w:val="24"/>
          <w:szCs w:val="24"/>
        </w:rPr>
        <w:t>2</w:t>
      </w:r>
      <w:r w:rsidR="00833239" w:rsidRPr="00833239">
        <w:rPr>
          <w:rFonts w:ascii="Times New Roman" w:hAnsi="Times New Roman" w:cs="Times New Roman"/>
          <w:sz w:val="24"/>
          <w:szCs w:val="24"/>
        </w:rPr>
        <w:t xml:space="preserve"> namn ger</w:t>
      </w:r>
      <w:r w:rsidR="00984F1A">
        <w:rPr>
          <w:rFonts w:ascii="Times New Roman" w:hAnsi="Times New Roman" w:cs="Times New Roman"/>
          <w:sz w:val="24"/>
          <w:szCs w:val="24"/>
        </w:rPr>
        <w:t xml:space="preserve"> drygt</w:t>
      </w:r>
      <w:r w:rsidR="00833239" w:rsidRPr="00833239">
        <w:rPr>
          <w:rFonts w:ascii="Times New Roman" w:hAnsi="Times New Roman" w:cs="Times New Roman"/>
          <w:sz w:val="24"/>
          <w:szCs w:val="24"/>
        </w:rPr>
        <w:t xml:space="preserve"> 20 svar?)</w:t>
      </w:r>
      <w:r w:rsidR="00833239">
        <w:rPr>
          <w:rFonts w:ascii="Times New Roman" w:hAnsi="Times New Roman" w:cs="Times New Roman"/>
          <w:sz w:val="24"/>
          <w:szCs w:val="24"/>
        </w:rPr>
        <w:t xml:space="preserve"> Alla är disputerade forskare vid VH-fakulteten. Alla djur</w:t>
      </w:r>
      <w:r w:rsidR="004073BF">
        <w:rPr>
          <w:rFonts w:ascii="Times New Roman" w:hAnsi="Times New Roman" w:cs="Times New Roman"/>
          <w:sz w:val="24"/>
          <w:szCs w:val="24"/>
        </w:rPr>
        <w:t>arter</w:t>
      </w:r>
      <w:r w:rsidR="001769E2">
        <w:rPr>
          <w:rFonts w:ascii="Times New Roman" w:hAnsi="Times New Roman" w:cs="Times New Roman"/>
          <w:sz w:val="24"/>
          <w:szCs w:val="24"/>
        </w:rPr>
        <w:t xml:space="preserve"> </w:t>
      </w:r>
      <w:r w:rsidR="00833239">
        <w:rPr>
          <w:rFonts w:ascii="Times New Roman" w:hAnsi="Times New Roman" w:cs="Times New Roman"/>
          <w:sz w:val="24"/>
          <w:szCs w:val="24"/>
        </w:rPr>
        <w:t xml:space="preserve">”representerade” bland dessa </w:t>
      </w:r>
      <w:r w:rsidR="00984F1A">
        <w:rPr>
          <w:rFonts w:ascii="Times New Roman" w:hAnsi="Times New Roman" w:cs="Times New Roman"/>
          <w:sz w:val="24"/>
          <w:szCs w:val="24"/>
        </w:rPr>
        <w:t>3</w:t>
      </w:r>
      <w:r w:rsidR="0020215D">
        <w:rPr>
          <w:rFonts w:ascii="Times New Roman" w:hAnsi="Times New Roman" w:cs="Times New Roman"/>
          <w:sz w:val="24"/>
          <w:szCs w:val="24"/>
        </w:rPr>
        <w:t>2</w:t>
      </w:r>
      <w:r w:rsidR="00833239">
        <w:rPr>
          <w:rFonts w:ascii="Times New Roman" w:hAnsi="Times New Roman" w:cs="Times New Roman"/>
          <w:sz w:val="24"/>
          <w:szCs w:val="24"/>
        </w:rPr>
        <w:t>.</w:t>
      </w:r>
    </w:p>
    <w:p w14:paraId="625AA1F5" w14:textId="77777777" w:rsidR="00370914" w:rsidRPr="00833239" w:rsidRDefault="00833239" w:rsidP="00833239">
      <w:pPr>
        <w:spacing w:after="0" w:line="240" w:lineRule="auto"/>
        <w:rPr>
          <w:rFonts w:ascii="Times New Roman" w:hAnsi="Times New Roman" w:cs="Times New Roman"/>
          <w:i/>
          <w:sz w:val="24"/>
          <w:szCs w:val="24"/>
        </w:rPr>
      </w:pPr>
      <w:r>
        <w:rPr>
          <w:rFonts w:ascii="Times New Roman" w:hAnsi="Times New Roman" w:cs="Times New Roman"/>
          <w:sz w:val="24"/>
          <w:szCs w:val="24"/>
        </w:rPr>
        <w:t xml:space="preserve"> </w:t>
      </w:r>
    </w:p>
    <w:p w14:paraId="4A042153" w14:textId="77777777" w:rsidR="005A6897" w:rsidRDefault="005A6897" w:rsidP="00833239">
      <w:pPr>
        <w:spacing w:after="0" w:line="240" w:lineRule="auto"/>
        <w:rPr>
          <w:rFonts w:ascii="Times New Roman" w:hAnsi="Times New Roman" w:cs="Times New Roman"/>
          <w:sz w:val="24"/>
          <w:szCs w:val="24"/>
        </w:rPr>
      </w:pPr>
      <w:r>
        <w:rPr>
          <w:rFonts w:ascii="Times New Roman" w:hAnsi="Times New Roman" w:cs="Times New Roman"/>
          <w:sz w:val="24"/>
          <w:szCs w:val="24"/>
        </w:rPr>
        <w:t>anna skarin, carl-gustaf thulin</w:t>
      </w:r>
      <w:r w:rsidRPr="005A6897">
        <w:rPr>
          <w:rFonts w:ascii="Times New Roman" w:hAnsi="Times New Roman" w:cs="Times New Roman"/>
          <w:sz w:val="24"/>
          <w:szCs w:val="24"/>
        </w:rPr>
        <w:t xml:space="preserve"> </w:t>
      </w:r>
      <w:r>
        <w:rPr>
          <w:rFonts w:ascii="Times New Roman" w:hAnsi="Times New Roman" w:cs="Times New Roman"/>
          <w:sz w:val="24"/>
          <w:szCs w:val="24"/>
        </w:rPr>
        <w:t>margareta steen,</w:t>
      </w:r>
      <w:r w:rsidR="00884EF8">
        <w:rPr>
          <w:rFonts w:ascii="Times New Roman" w:hAnsi="Times New Roman" w:cs="Times New Roman"/>
          <w:sz w:val="24"/>
          <w:szCs w:val="24"/>
        </w:rPr>
        <w:t xml:space="preserve"> </w:t>
      </w:r>
    </w:p>
    <w:p w14:paraId="1B7F4785" w14:textId="77777777" w:rsidR="005A6897" w:rsidRDefault="00370914" w:rsidP="00833239">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anna wallenbeck, katja nilsson, </w:t>
      </w:r>
      <w:r w:rsidR="005A6897">
        <w:rPr>
          <w:rFonts w:ascii="Times New Roman" w:hAnsi="Times New Roman" w:cs="Times New Roman"/>
          <w:sz w:val="24"/>
          <w:szCs w:val="24"/>
        </w:rPr>
        <w:t xml:space="preserve">ulf magnusson, magdalena jacobson, torunn wallgren, </w:t>
      </w:r>
    </w:p>
    <w:p w14:paraId="7CE76F09" w14:textId="77777777" w:rsidR="005A6897" w:rsidRDefault="00370914" w:rsidP="00833239">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åsa viklund, susanne eriksson, </w:t>
      </w:r>
      <w:r w:rsidR="005A6897">
        <w:rPr>
          <w:rFonts w:ascii="Times New Roman" w:hAnsi="Times New Roman" w:cs="Times New Roman"/>
          <w:sz w:val="24"/>
          <w:szCs w:val="24"/>
        </w:rPr>
        <w:t>sofia mikko, gabriella lindgren,</w:t>
      </w:r>
    </w:p>
    <w:p w14:paraId="559BB58A" w14:textId="77777777" w:rsidR="005A6897" w:rsidRDefault="00370914" w:rsidP="00833239">
      <w:pPr>
        <w:spacing w:after="0" w:line="240" w:lineRule="auto"/>
        <w:rPr>
          <w:rFonts w:ascii="Times New Roman" w:hAnsi="Times New Roman" w:cs="Times New Roman"/>
          <w:sz w:val="24"/>
          <w:szCs w:val="24"/>
        </w:rPr>
      </w:pPr>
      <w:r>
        <w:rPr>
          <w:rFonts w:ascii="Times New Roman" w:hAnsi="Times New Roman" w:cs="Times New Roman"/>
          <w:sz w:val="24"/>
          <w:szCs w:val="24"/>
        </w:rPr>
        <w:t>erling strandberg, britt berg</w:t>
      </w:r>
      <w:r w:rsidR="00996618">
        <w:rPr>
          <w:rFonts w:ascii="Times New Roman" w:hAnsi="Times New Roman" w:cs="Times New Roman"/>
          <w:sz w:val="24"/>
          <w:szCs w:val="24"/>
        </w:rPr>
        <w:t>lund</w:t>
      </w:r>
      <w:r>
        <w:rPr>
          <w:rFonts w:ascii="Times New Roman" w:hAnsi="Times New Roman" w:cs="Times New Roman"/>
          <w:sz w:val="24"/>
          <w:szCs w:val="24"/>
        </w:rPr>
        <w:t>, renée båge</w:t>
      </w:r>
      <w:r w:rsidR="005A6897">
        <w:rPr>
          <w:rFonts w:ascii="Times New Roman" w:hAnsi="Times New Roman" w:cs="Times New Roman"/>
          <w:sz w:val="24"/>
          <w:szCs w:val="24"/>
        </w:rPr>
        <w:t xml:space="preserve"> </w:t>
      </w:r>
      <w:r>
        <w:rPr>
          <w:rFonts w:ascii="Times New Roman" w:hAnsi="Times New Roman" w:cs="Times New Roman"/>
          <w:sz w:val="24"/>
          <w:szCs w:val="24"/>
        </w:rPr>
        <w:t xml:space="preserve">mikaela lindberg, </w:t>
      </w:r>
      <w:r w:rsidR="005A6897">
        <w:rPr>
          <w:rFonts w:ascii="Times New Roman" w:hAnsi="Times New Roman" w:cs="Times New Roman"/>
          <w:sz w:val="24"/>
          <w:szCs w:val="24"/>
        </w:rPr>
        <w:t xml:space="preserve">sigrid agenäs,  </w:t>
      </w:r>
    </w:p>
    <w:p w14:paraId="51903FFB" w14:textId="77777777" w:rsidR="005A6897" w:rsidRDefault="00370914" w:rsidP="00833239">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helena wall, </w:t>
      </w:r>
      <w:r w:rsidR="005A6897">
        <w:rPr>
          <w:rFonts w:ascii="Times New Roman" w:hAnsi="Times New Roman" w:cs="Times New Roman"/>
          <w:sz w:val="24"/>
          <w:szCs w:val="24"/>
        </w:rPr>
        <w:t>stefan gunnarsson, lena holm</w:t>
      </w:r>
      <w:r w:rsidR="00E41E32">
        <w:rPr>
          <w:rFonts w:ascii="Times New Roman" w:hAnsi="Times New Roman" w:cs="Times New Roman"/>
          <w:sz w:val="24"/>
          <w:szCs w:val="24"/>
        </w:rPr>
        <w:t>, desiree jansson</w:t>
      </w:r>
    </w:p>
    <w:p w14:paraId="25F359A6" w14:textId="77777777" w:rsidR="005A6897" w:rsidRDefault="00370914" w:rsidP="00833239">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anna hessle, </w:t>
      </w:r>
      <w:r w:rsidR="005A6897">
        <w:rPr>
          <w:rFonts w:ascii="Times New Roman" w:hAnsi="Times New Roman" w:cs="Times New Roman"/>
          <w:sz w:val="24"/>
          <w:szCs w:val="24"/>
        </w:rPr>
        <w:t>gun bernes</w:t>
      </w:r>
    </w:p>
    <w:p w14:paraId="03C30A81" w14:textId="77777777" w:rsidR="00370914" w:rsidRDefault="005A6897" w:rsidP="00833239">
      <w:pPr>
        <w:spacing w:after="0" w:line="240" w:lineRule="auto"/>
        <w:rPr>
          <w:rFonts w:ascii="Times New Roman" w:hAnsi="Times New Roman" w:cs="Times New Roman"/>
          <w:sz w:val="24"/>
          <w:szCs w:val="24"/>
        </w:rPr>
      </w:pPr>
      <w:r>
        <w:rPr>
          <w:rFonts w:ascii="Times New Roman" w:hAnsi="Times New Roman" w:cs="Times New Roman"/>
          <w:sz w:val="24"/>
          <w:szCs w:val="24"/>
        </w:rPr>
        <w:t>henrik jeuthe</w:t>
      </w:r>
      <w:r w:rsidR="00996618">
        <w:rPr>
          <w:rFonts w:ascii="Times New Roman" w:hAnsi="Times New Roman" w:cs="Times New Roman"/>
          <w:sz w:val="24"/>
          <w:szCs w:val="24"/>
        </w:rPr>
        <w:t xml:space="preserve"> </w:t>
      </w:r>
      <w:r>
        <w:rPr>
          <w:rFonts w:ascii="Times New Roman" w:hAnsi="Times New Roman" w:cs="Times New Roman"/>
          <w:sz w:val="24"/>
          <w:szCs w:val="24"/>
        </w:rPr>
        <w:t xml:space="preserve">torbjörn lund, </w:t>
      </w:r>
      <w:r w:rsidR="00E41E32">
        <w:rPr>
          <w:rFonts w:ascii="Times New Roman" w:hAnsi="Times New Roman" w:cs="Times New Roman"/>
          <w:sz w:val="24"/>
          <w:szCs w:val="24"/>
        </w:rPr>
        <w:t>albin gräns</w:t>
      </w:r>
      <w:r w:rsidR="00370914">
        <w:rPr>
          <w:rFonts w:ascii="Times New Roman" w:hAnsi="Times New Roman" w:cs="Times New Roman"/>
          <w:sz w:val="24"/>
          <w:szCs w:val="24"/>
        </w:rPr>
        <w:t xml:space="preserve"> </w:t>
      </w:r>
    </w:p>
    <w:p w14:paraId="6C769821" w14:textId="77777777" w:rsidR="005A6897" w:rsidRDefault="005A6897" w:rsidP="00833239">
      <w:pPr>
        <w:spacing w:after="0" w:line="240" w:lineRule="auto"/>
        <w:rPr>
          <w:rFonts w:ascii="Times New Roman" w:hAnsi="Times New Roman" w:cs="Times New Roman"/>
          <w:sz w:val="24"/>
          <w:szCs w:val="24"/>
        </w:rPr>
      </w:pPr>
      <w:r>
        <w:rPr>
          <w:rFonts w:ascii="Times New Roman" w:hAnsi="Times New Roman" w:cs="Times New Roman"/>
          <w:sz w:val="24"/>
          <w:szCs w:val="24"/>
        </w:rPr>
        <w:t>anna jansson</w:t>
      </w:r>
    </w:p>
    <w:p w14:paraId="1CB71CB5" w14:textId="77777777" w:rsidR="00833239" w:rsidRPr="00A87079" w:rsidRDefault="00833239" w:rsidP="00A87079">
      <w:pPr>
        <w:spacing w:after="0" w:line="240" w:lineRule="auto"/>
        <w:rPr>
          <w:rFonts w:ascii="Times New Roman" w:hAnsi="Times New Roman" w:cs="Times New Roman"/>
          <w:sz w:val="24"/>
          <w:szCs w:val="24"/>
        </w:rPr>
      </w:pPr>
      <w:r>
        <w:rPr>
          <w:rFonts w:ascii="Times New Roman" w:hAnsi="Times New Roman" w:cs="Times New Roman"/>
          <w:sz w:val="24"/>
          <w:szCs w:val="24"/>
        </w:rPr>
        <w:t>lotta berg, harry blockhuis, linda keeling, eva sandberg</w:t>
      </w:r>
      <w:r w:rsidR="00A87079" w:rsidRPr="00A87079">
        <w:t xml:space="preserve"> </w:t>
      </w:r>
      <w:r w:rsidR="00A87079" w:rsidRPr="00A87079">
        <w:rPr>
          <w:rFonts w:ascii="Times New Roman" w:hAnsi="Times New Roman" w:cs="Times New Roman"/>
          <w:sz w:val="24"/>
          <w:szCs w:val="24"/>
        </w:rPr>
        <w:t>Frida Lundmark Hedman</w:t>
      </w:r>
    </w:p>
    <w:p w14:paraId="37D502D4" w14:textId="77777777" w:rsidR="00833239" w:rsidRDefault="00833239" w:rsidP="00833239">
      <w:pPr>
        <w:pBdr>
          <w:bottom w:val="single" w:sz="6" w:space="1" w:color="auto"/>
        </w:pBdr>
        <w:spacing w:after="0" w:line="240" w:lineRule="auto"/>
        <w:rPr>
          <w:rFonts w:ascii="Times New Roman" w:hAnsi="Times New Roman" w:cs="Times New Roman"/>
          <w:sz w:val="24"/>
          <w:szCs w:val="24"/>
        </w:rPr>
      </w:pPr>
    </w:p>
    <w:sectPr w:rsidR="00833239" w:rsidSect="00537575">
      <w:type w:val="continuous"/>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2" w:author="Lars Rönnegård" w:date="2023-02-24T12:05:00Z" w:initials="LR">
    <w:p w14:paraId="7B4B8F94" w14:textId="77777777" w:rsidR="003E33B1" w:rsidRDefault="003E33B1">
      <w:pPr>
        <w:pStyle w:val="CommentText"/>
      </w:pPr>
      <w:r>
        <w:rPr>
          <w:rStyle w:val="CommentReference"/>
        </w:rPr>
        <w:annotationRef/>
      </w:r>
      <w:r>
        <w:t>Kommer resultaten från enkäten att användes vetenskapligt i fortsättningen av projektet? Eller är det bara tänkt som ett underlag för dig och Elin att utforma framtida studier?</w:t>
      </w:r>
    </w:p>
    <w:p w14:paraId="1CD01AC0" w14:textId="77777777" w:rsidR="003E33B1" w:rsidRDefault="003E33B1">
      <w:pPr>
        <w:pStyle w:val="CommentText"/>
      </w:pPr>
      <w:r>
        <w:t>Det vore bra om det förtydligades här.</w:t>
      </w:r>
    </w:p>
  </w:comment>
  <w:comment w:id="13" w:author="Lars Rönnegård" w:date="2023-02-24T12:07:00Z" w:initials="LR">
    <w:p w14:paraId="769F067F" w14:textId="77777777" w:rsidR="003E33B1" w:rsidRDefault="003E33B1">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CD01AC0" w15:done="0"/>
  <w15:commentEx w15:paraId="769F067F" w15:paraIdParent="1CD01AC0"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04BA4"/>
    <w:multiLevelType w:val="hybridMultilevel"/>
    <w:tmpl w:val="242E5F4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05036F40"/>
    <w:multiLevelType w:val="hybridMultilevel"/>
    <w:tmpl w:val="959E76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5550192F"/>
    <w:multiLevelType w:val="hybridMultilevel"/>
    <w:tmpl w:val="AB2063F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Elin Röös">
    <w15:presenceInfo w15:providerId="AD" w15:userId="S-1-5-21-1060284298-1343024091-682003330-65180"/>
  </w15:person>
  <w15:person w15:author="Lars Rönnegård">
    <w15:presenceInfo w15:providerId="AD" w15:userId="S-1-5-21-1060284298-1343024091-682003330-69628"/>
  </w15:person>
  <w15:person w15:author="Lotta Rydhmer">
    <w15:presenceInfo w15:providerId="AD" w15:userId="S-1-5-21-1060284298-1343024091-682003330-477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trackRevisions/>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2C43"/>
    <w:rsid w:val="000153CB"/>
    <w:rsid w:val="000366C4"/>
    <w:rsid w:val="001769E2"/>
    <w:rsid w:val="001C54B8"/>
    <w:rsid w:val="0020215D"/>
    <w:rsid w:val="0021754B"/>
    <w:rsid w:val="00257277"/>
    <w:rsid w:val="002D60CA"/>
    <w:rsid w:val="00316184"/>
    <w:rsid w:val="00352C29"/>
    <w:rsid w:val="00370914"/>
    <w:rsid w:val="003831B9"/>
    <w:rsid w:val="003B64F6"/>
    <w:rsid w:val="003E33B1"/>
    <w:rsid w:val="004073BF"/>
    <w:rsid w:val="0043616F"/>
    <w:rsid w:val="004824E3"/>
    <w:rsid w:val="004D76CE"/>
    <w:rsid w:val="004F68F7"/>
    <w:rsid w:val="00530F0C"/>
    <w:rsid w:val="00537575"/>
    <w:rsid w:val="005A6897"/>
    <w:rsid w:val="005E1733"/>
    <w:rsid w:val="005F7AF1"/>
    <w:rsid w:val="00644912"/>
    <w:rsid w:val="00692DF5"/>
    <w:rsid w:val="006A2D86"/>
    <w:rsid w:val="006F63E8"/>
    <w:rsid w:val="00773F08"/>
    <w:rsid w:val="007B5037"/>
    <w:rsid w:val="007E07B1"/>
    <w:rsid w:val="00833239"/>
    <w:rsid w:val="00884EF8"/>
    <w:rsid w:val="00932C43"/>
    <w:rsid w:val="00984F1A"/>
    <w:rsid w:val="00996618"/>
    <w:rsid w:val="009F605C"/>
    <w:rsid w:val="00A2768A"/>
    <w:rsid w:val="00A87079"/>
    <w:rsid w:val="00AB697A"/>
    <w:rsid w:val="00B0627A"/>
    <w:rsid w:val="00B5025F"/>
    <w:rsid w:val="00BB0FA6"/>
    <w:rsid w:val="00BC5B96"/>
    <w:rsid w:val="00BD05E4"/>
    <w:rsid w:val="00BD694E"/>
    <w:rsid w:val="00BE1D94"/>
    <w:rsid w:val="00C02FD7"/>
    <w:rsid w:val="00C86BC7"/>
    <w:rsid w:val="00CF1D9F"/>
    <w:rsid w:val="00D51E03"/>
    <w:rsid w:val="00DE49CF"/>
    <w:rsid w:val="00E036DB"/>
    <w:rsid w:val="00E41E32"/>
    <w:rsid w:val="00E8587F"/>
    <w:rsid w:val="00EE37D5"/>
    <w:rsid w:val="00F66757"/>
    <w:rsid w:val="00F669A0"/>
    <w:rsid w:val="00F831E9"/>
    <w:rsid w:val="00F83720"/>
    <w:rsid w:val="00FA0968"/>
    <w:rsid w:val="00FC3E2D"/>
    <w:rsid w:val="00FC4516"/>
    <w:rsid w:val="00FF5CE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C07DE"/>
  <w15:chartTrackingRefBased/>
  <w15:docId w15:val="{DBC251C1-776E-4016-BB0B-97D199A9D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1D9F"/>
    <w:pPr>
      <w:ind w:left="720"/>
      <w:contextualSpacing/>
    </w:pPr>
  </w:style>
  <w:style w:type="character" w:styleId="Hyperlink">
    <w:name w:val="Hyperlink"/>
    <w:basedOn w:val="DefaultParagraphFont"/>
    <w:uiPriority w:val="99"/>
    <w:unhideWhenUsed/>
    <w:rsid w:val="00BE1D94"/>
    <w:rPr>
      <w:color w:val="0563C1" w:themeColor="hyperlink"/>
      <w:u w:val="single"/>
    </w:rPr>
  </w:style>
  <w:style w:type="paragraph" w:styleId="BalloonText">
    <w:name w:val="Balloon Text"/>
    <w:basedOn w:val="Normal"/>
    <w:link w:val="BalloonTextChar"/>
    <w:uiPriority w:val="99"/>
    <w:semiHidden/>
    <w:unhideWhenUsed/>
    <w:rsid w:val="002D60C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60CA"/>
    <w:rPr>
      <w:rFonts w:ascii="Segoe UI" w:hAnsi="Segoe UI" w:cs="Segoe UI"/>
      <w:sz w:val="18"/>
      <w:szCs w:val="18"/>
    </w:rPr>
  </w:style>
  <w:style w:type="character" w:styleId="CommentReference">
    <w:name w:val="annotation reference"/>
    <w:basedOn w:val="DefaultParagraphFont"/>
    <w:uiPriority w:val="99"/>
    <w:semiHidden/>
    <w:unhideWhenUsed/>
    <w:rsid w:val="002D60CA"/>
    <w:rPr>
      <w:sz w:val="16"/>
      <w:szCs w:val="16"/>
    </w:rPr>
  </w:style>
  <w:style w:type="paragraph" w:styleId="CommentText">
    <w:name w:val="annotation text"/>
    <w:basedOn w:val="Normal"/>
    <w:link w:val="CommentTextChar"/>
    <w:uiPriority w:val="99"/>
    <w:semiHidden/>
    <w:unhideWhenUsed/>
    <w:rsid w:val="002D60CA"/>
    <w:pPr>
      <w:spacing w:line="240" w:lineRule="auto"/>
    </w:pPr>
    <w:rPr>
      <w:sz w:val="20"/>
      <w:szCs w:val="20"/>
    </w:rPr>
  </w:style>
  <w:style w:type="character" w:customStyle="1" w:styleId="CommentTextChar">
    <w:name w:val="Comment Text Char"/>
    <w:basedOn w:val="DefaultParagraphFont"/>
    <w:link w:val="CommentText"/>
    <w:uiPriority w:val="99"/>
    <w:semiHidden/>
    <w:rsid w:val="002D60CA"/>
    <w:rPr>
      <w:sz w:val="20"/>
      <w:szCs w:val="20"/>
    </w:rPr>
  </w:style>
  <w:style w:type="paragraph" w:styleId="CommentSubject">
    <w:name w:val="annotation subject"/>
    <w:basedOn w:val="CommentText"/>
    <w:next w:val="CommentText"/>
    <w:link w:val="CommentSubjectChar"/>
    <w:uiPriority w:val="99"/>
    <w:semiHidden/>
    <w:unhideWhenUsed/>
    <w:rsid w:val="002D60CA"/>
    <w:rPr>
      <w:b/>
      <w:bCs/>
    </w:rPr>
  </w:style>
  <w:style w:type="character" w:customStyle="1" w:styleId="CommentSubjectChar">
    <w:name w:val="Comment Subject Char"/>
    <w:basedOn w:val="CommentTextChar"/>
    <w:link w:val="CommentSubject"/>
    <w:uiPriority w:val="99"/>
    <w:semiHidden/>
    <w:rsid w:val="002D60C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doi.org/10.1007/s11367-017-1420-x" TargetMode="External"/><Relationship Id="rId5" Type="http://schemas.openxmlformats.org/officeDocument/2006/relationships/comments" Target="comments.xml"/><Relationship Id="rId15" Type="http://schemas.openxmlformats.org/officeDocument/2006/relationships/theme" Target="theme/theme1.xml"/><Relationship Id="rId10" Type="http://schemas.openxmlformats.org/officeDocument/2006/relationships/hyperlink" Target="https://doi.org/10.1016/j.oneear.2019.10.020" TargetMode="External"/><Relationship Id="rId4" Type="http://schemas.openxmlformats.org/officeDocument/2006/relationships/webSettings" Target="webSettings.xml"/><Relationship Id="rId9" Type="http://schemas.openxmlformats.org/officeDocument/2006/relationships/hyperlink" Target="https://doi.org/10.1016/j.scitotenv.2021.151437" TargetMode="Externa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6</Pages>
  <Words>1631</Words>
  <Characters>8646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Lotta Rydhmer</dc:creator>
  <cp:keywords/>
  <dc:description/>
  <cp:lastModifiedBy>Elin Röös</cp:lastModifiedBy>
  <cp:revision>5</cp:revision>
  <dcterms:created xsi:type="dcterms:W3CDTF">2023-02-24T15:21:00Z</dcterms:created>
  <dcterms:modified xsi:type="dcterms:W3CDTF">2023-02-27T15:18:00Z</dcterms:modified>
</cp:coreProperties>
</file>