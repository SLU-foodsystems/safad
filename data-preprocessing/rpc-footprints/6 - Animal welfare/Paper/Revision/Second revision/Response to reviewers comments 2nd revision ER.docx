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4CC34" w14:textId="77777777" w:rsidR="003E592E" w:rsidRPr="0067634C" w:rsidRDefault="003E592E" w:rsidP="003E592E">
      <w:pPr>
        <w:pStyle w:val="Oformateradtext"/>
        <w:rPr>
          <w:szCs w:val="22"/>
          <w:lang w:val="en-US"/>
        </w:rPr>
      </w:pPr>
      <w:r w:rsidRPr="0067634C">
        <w:rPr>
          <w:szCs w:val="22"/>
          <w:lang w:val="en-US"/>
        </w:rPr>
        <w:t xml:space="preserve">Reviewer #2: </w:t>
      </w:r>
    </w:p>
    <w:p w14:paraId="58DAC85F" w14:textId="77777777" w:rsidR="003E592E" w:rsidRPr="0067634C" w:rsidRDefault="003E592E" w:rsidP="003E592E">
      <w:pPr>
        <w:pStyle w:val="Oformateradtext"/>
        <w:rPr>
          <w:szCs w:val="22"/>
          <w:lang w:val="en-US"/>
        </w:rPr>
      </w:pPr>
      <w:r w:rsidRPr="0067634C">
        <w:rPr>
          <w:szCs w:val="22"/>
          <w:lang w:val="en-US"/>
        </w:rPr>
        <w:t>The authors say, they adapted the wording: "For example, we now use the term metrics when we write about the indices and indicators together. " Unfortunately, I still find it unclear. For instance, in the abstract, before it has been established what is meant by "metrics", the authors talk of indicators and metrics and it is quite hard to follow what is meant by the different terms. This should be revised to make it clearer to the reader.</w:t>
      </w:r>
    </w:p>
    <w:p w14:paraId="5C45CA6A" w14:textId="14359FAB" w:rsidR="0094481D" w:rsidRDefault="0067634C" w:rsidP="003E592E">
      <w:pPr>
        <w:pStyle w:val="Oformateradtext"/>
        <w:rPr>
          <w:rFonts w:ascii="Times New Roman" w:hAnsi="Times New Roman" w:cs="Times New Roman"/>
          <w:color w:val="FF0000"/>
          <w:szCs w:val="22"/>
          <w:lang w:val="en-US"/>
        </w:rPr>
      </w:pPr>
      <w:r>
        <w:rPr>
          <w:rFonts w:ascii="Times New Roman" w:hAnsi="Times New Roman" w:cs="Times New Roman"/>
          <w:color w:val="FF0000"/>
          <w:szCs w:val="22"/>
          <w:lang w:val="en-US"/>
        </w:rPr>
        <w:t>The term</w:t>
      </w:r>
      <w:r w:rsidR="0094481D">
        <w:rPr>
          <w:rFonts w:ascii="Times New Roman" w:hAnsi="Times New Roman" w:cs="Times New Roman"/>
          <w:color w:val="FF0000"/>
          <w:szCs w:val="22"/>
          <w:lang w:val="en-US"/>
        </w:rPr>
        <w:t>s</w:t>
      </w:r>
      <w:r>
        <w:rPr>
          <w:rFonts w:ascii="Times New Roman" w:hAnsi="Times New Roman" w:cs="Times New Roman"/>
          <w:color w:val="FF0000"/>
          <w:szCs w:val="22"/>
          <w:lang w:val="en-US"/>
        </w:rPr>
        <w:t xml:space="preserve"> metrics</w:t>
      </w:r>
      <w:r w:rsidR="0094481D">
        <w:rPr>
          <w:rFonts w:ascii="Times New Roman" w:hAnsi="Times New Roman" w:cs="Times New Roman"/>
          <w:color w:val="FF0000"/>
          <w:szCs w:val="22"/>
          <w:lang w:val="en-US"/>
        </w:rPr>
        <w:t>, indices and indicators are</w:t>
      </w:r>
      <w:r>
        <w:rPr>
          <w:rFonts w:ascii="Times New Roman" w:hAnsi="Times New Roman" w:cs="Times New Roman"/>
          <w:color w:val="FF0000"/>
          <w:szCs w:val="22"/>
          <w:lang w:val="en-US"/>
        </w:rPr>
        <w:t xml:space="preserve"> now used more systematically</w:t>
      </w:r>
      <w:r w:rsidR="0094481D">
        <w:rPr>
          <w:rFonts w:ascii="Times New Roman" w:hAnsi="Times New Roman" w:cs="Times New Roman"/>
          <w:color w:val="FF0000"/>
          <w:szCs w:val="22"/>
          <w:lang w:val="en-US"/>
        </w:rPr>
        <w:t xml:space="preserve"> in the whole manuscript. </w:t>
      </w:r>
      <w:ins w:id="0" w:author="Elin Röös" w:date="2025-08-18T13:15:00Z" w16du:dateUtc="2025-08-18T11:15:00Z">
        <w:r w:rsidR="009D6200">
          <w:rPr>
            <w:rFonts w:ascii="Times New Roman" w:hAnsi="Times New Roman" w:cs="Times New Roman"/>
            <w:color w:val="FF0000"/>
            <w:szCs w:val="22"/>
            <w:lang w:val="en-US"/>
          </w:rPr>
          <w:t xml:space="preserve">We rewrote </w:t>
        </w:r>
      </w:ins>
      <w:del w:id="1" w:author="Elin Röös" w:date="2025-08-18T13:15:00Z" w16du:dateUtc="2025-08-18T11:15:00Z">
        <w:r w:rsidR="0094481D" w:rsidDel="009D6200">
          <w:rPr>
            <w:rFonts w:ascii="Times New Roman" w:hAnsi="Times New Roman" w:cs="Times New Roman"/>
            <w:color w:val="FF0000"/>
            <w:szCs w:val="22"/>
            <w:lang w:val="en-US"/>
          </w:rPr>
          <w:delText xml:space="preserve">In </w:delText>
        </w:r>
      </w:del>
      <w:r w:rsidR="0094481D">
        <w:rPr>
          <w:rFonts w:ascii="Times New Roman" w:hAnsi="Times New Roman" w:cs="Times New Roman"/>
          <w:color w:val="FF0000"/>
          <w:szCs w:val="22"/>
          <w:lang w:val="en-US"/>
        </w:rPr>
        <w:t>the abstract</w:t>
      </w:r>
      <w:ins w:id="2" w:author="Elin Röös" w:date="2025-08-18T13:15:00Z" w16du:dateUtc="2025-08-18T11:15:00Z">
        <w:r w:rsidR="009D6200">
          <w:rPr>
            <w:rFonts w:ascii="Times New Roman" w:hAnsi="Times New Roman" w:cs="Times New Roman"/>
            <w:color w:val="FF0000"/>
            <w:szCs w:val="22"/>
            <w:lang w:val="en-US"/>
          </w:rPr>
          <w:t xml:space="preserve"> to avoid </w:t>
        </w:r>
      </w:ins>
      <w:ins w:id="3" w:author="Elin Röös" w:date="2025-08-18T13:16:00Z" w16du:dateUtc="2025-08-18T11:16:00Z">
        <w:r w:rsidR="009D6200">
          <w:rPr>
            <w:rFonts w:ascii="Times New Roman" w:hAnsi="Times New Roman" w:cs="Times New Roman"/>
            <w:color w:val="FF0000"/>
            <w:szCs w:val="22"/>
            <w:lang w:val="en-US"/>
          </w:rPr>
          <w:t>the use of the word metric</w:t>
        </w:r>
      </w:ins>
      <w:r w:rsidR="0094481D">
        <w:rPr>
          <w:rFonts w:ascii="Times New Roman" w:hAnsi="Times New Roman" w:cs="Times New Roman"/>
          <w:color w:val="FF0000"/>
          <w:szCs w:val="22"/>
          <w:lang w:val="en-US"/>
        </w:rPr>
        <w:t xml:space="preserve">, </w:t>
      </w:r>
      <w:del w:id="4" w:author="Elin Röös" w:date="2025-08-18T13:16:00Z" w16du:dateUtc="2025-08-18T11:16:00Z">
        <w:r w:rsidR="0094481D" w:rsidDel="009D6200">
          <w:rPr>
            <w:rFonts w:ascii="Times New Roman" w:hAnsi="Times New Roman" w:cs="Times New Roman"/>
            <w:color w:val="FF0000"/>
            <w:szCs w:val="22"/>
            <w:lang w:val="en-US"/>
          </w:rPr>
          <w:delText>we first write metrics, followed by</w:delText>
        </w:r>
      </w:del>
      <w:ins w:id="5" w:author="Elin Röös" w:date="2025-08-18T13:16:00Z" w16du:dateUtc="2025-08-18T11:16:00Z">
        <w:r w:rsidR="009D6200">
          <w:rPr>
            <w:rFonts w:ascii="Times New Roman" w:hAnsi="Times New Roman" w:cs="Times New Roman"/>
            <w:color w:val="FF0000"/>
            <w:szCs w:val="22"/>
            <w:lang w:val="en-US"/>
          </w:rPr>
          <w:t xml:space="preserve">and only used </w:t>
        </w:r>
      </w:ins>
      <w:del w:id="6" w:author="Elin Röös" w:date="2025-08-18T13:16:00Z" w16du:dateUtc="2025-08-18T11:16:00Z">
        <w:r w:rsidR="0094481D" w:rsidDel="009D6200">
          <w:rPr>
            <w:rFonts w:ascii="Times New Roman" w:hAnsi="Times New Roman" w:cs="Times New Roman"/>
            <w:color w:val="FF0000"/>
            <w:szCs w:val="22"/>
            <w:lang w:val="en-US"/>
          </w:rPr>
          <w:delText xml:space="preserve"> animal welfare </w:delText>
        </w:r>
      </w:del>
      <w:r w:rsidR="0094481D">
        <w:rPr>
          <w:rFonts w:ascii="Times New Roman" w:hAnsi="Times New Roman" w:cs="Times New Roman"/>
          <w:color w:val="FF0000"/>
          <w:szCs w:val="22"/>
          <w:lang w:val="en-US"/>
        </w:rPr>
        <w:t>indices</w:t>
      </w:r>
      <w:ins w:id="7" w:author="Elin Röös" w:date="2025-08-18T13:16:00Z" w16du:dateUtc="2025-08-18T11:16:00Z">
        <w:r w:rsidR="009D6200">
          <w:rPr>
            <w:rFonts w:ascii="Times New Roman" w:hAnsi="Times New Roman" w:cs="Times New Roman"/>
            <w:color w:val="FF0000"/>
            <w:szCs w:val="22"/>
            <w:lang w:val="en-US"/>
          </w:rPr>
          <w:t xml:space="preserve"> (for the animal welfare assessment)</w:t>
        </w:r>
      </w:ins>
      <w:r w:rsidR="0094481D">
        <w:rPr>
          <w:rFonts w:ascii="Times New Roman" w:hAnsi="Times New Roman" w:cs="Times New Roman"/>
          <w:color w:val="FF0000"/>
          <w:szCs w:val="22"/>
          <w:lang w:val="en-US"/>
        </w:rPr>
        <w:t xml:space="preserve"> and </w:t>
      </w:r>
      <w:ins w:id="8" w:author="Elin Röös" w:date="2025-08-18T13:16:00Z" w16du:dateUtc="2025-08-18T11:16:00Z">
        <w:r w:rsidR="009D6200">
          <w:rPr>
            <w:rFonts w:ascii="Times New Roman" w:hAnsi="Times New Roman" w:cs="Times New Roman"/>
            <w:color w:val="FF0000"/>
            <w:szCs w:val="22"/>
            <w:lang w:val="en-US"/>
          </w:rPr>
          <w:t>indicator (</w:t>
        </w:r>
      </w:ins>
      <w:r w:rsidR="0094481D">
        <w:rPr>
          <w:rFonts w:ascii="Times New Roman" w:hAnsi="Times New Roman" w:cs="Times New Roman"/>
          <w:color w:val="FF0000"/>
          <w:szCs w:val="22"/>
          <w:lang w:val="en-US"/>
        </w:rPr>
        <w:t>antibiotic use</w:t>
      </w:r>
      <w:ins w:id="9" w:author="Elin Röös" w:date="2025-08-18T13:16:00Z" w16du:dateUtc="2025-08-18T11:16:00Z">
        <w:r w:rsidR="009D6200">
          <w:rPr>
            <w:rFonts w:ascii="Times New Roman" w:hAnsi="Times New Roman" w:cs="Times New Roman"/>
            <w:color w:val="FF0000"/>
            <w:szCs w:val="22"/>
            <w:lang w:val="en-US"/>
          </w:rPr>
          <w:t>)</w:t>
        </w:r>
      </w:ins>
      <w:r w:rsidR="0094481D">
        <w:rPr>
          <w:rFonts w:ascii="Times New Roman" w:hAnsi="Times New Roman" w:cs="Times New Roman"/>
          <w:color w:val="FF0000"/>
          <w:szCs w:val="22"/>
          <w:lang w:val="en-US"/>
        </w:rPr>
        <w:t xml:space="preserve"> </w:t>
      </w:r>
      <w:del w:id="10" w:author="Elin Röös" w:date="2025-08-18T13:16:00Z" w16du:dateUtc="2025-08-18T11:16:00Z">
        <w:r w:rsidR="0094481D" w:rsidDel="009D6200">
          <w:rPr>
            <w:rFonts w:ascii="Times New Roman" w:hAnsi="Times New Roman" w:cs="Times New Roman"/>
            <w:color w:val="FF0000"/>
            <w:szCs w:val="22"/>
            <w:lang w:val="en-US"/>
          </w:rPr>
          <w:delText xml:space="preserve">indicator </w:delText>
        </w:r>
      </w:del>
      <w:r w:rsidR="0094481D">
        <w:rPr>
          <w:rFonts w:ascii="Times New Roman" w:hAnsi="Times New Roman" w:cs="Times New Roman"/>
          <w:color w:val="FF0000"/>
          <w:szCs w:val="22"/>
          <w:lang w:val="en-US"/>
        </w:rPr>
        <w:t xml:space="preserve">(line 17-21). </w:t>
      </w:r>
    </w:p>
    <w:p w14:paraId="7C731F8B" w14:textId="77777777" w:rsidR="0094481D" w:rsidRPr="0094481D" w:rsidRDefault="0094481D" w:rsidP="003E592E">
      <w:pPr>
        <w:pStyle w:val="Oformateradtext"/>
        <w:rPr>
          <w:rFonts w:ascii="Times New Roman" w:hAnsi="Times New Roman" w:cs="Times New Roman"/>
          <w:szCs w:val="22"/>
          <w:lang w:val="en-US"/>
        </w:rPr>
      </w:pPr>
      <w:r w:rsidRPr="0094481D">
        <w:rPr>
          <w:rFonts w:ascii="Times New Roman" w:hAnsi="Times New Roman" w:cs="Times New Roman"/>
          <w:szCs w:val="22"/>
          <w:lang w:val="en-US"/>
        </w:rPr>
        <w:t xml:space="preserve">This study contributes to the improvement of sustainability assessments of food systems by advancing metrics for animal welfare and antibiotic use. The proposed animal welfare indices reflect </w:t>
      </w:r>
      <w:r>
        <w:rPr>
          <w:rFonts w:ascii="Times New Roman" w:hAnsi="Times New Roman" w:cs="Times New Roman"/>
          <w:szCs w:val="22"/>
          <w:lang w:val="en-US"/>
        </w:rPr>
        <w:t>…</w:t>
      </w:r>
      <w:r w:rsidRPr="0094481D">
        <w:rPr>
          <w:rFonts w:ascii="Times New Roman" w:hAnsi="Times New Roman" w:cs="Times New Roman"/>
          <w:szCs w:val="22"/>
          <w:lang w:val="en-US"/>
        </w:rPr>
        <w:t xml:space="preserve"> The proposed antibiotic use indicator acts as a proxy for the risk of bacteria developing resistance to antibiotics that threatens health of humans and animals.</w:t>
      </w:r>
    </w:p>
    <w:p w14:paraId="678E0BEF" w14:textId="77777777" w:rsidR="0067634C" w:rsidRPr="0067634C" w:rsidRDefault="0094481D" w:rsidP="003E592E">
      <w:pPr>
        <w:pStyle w:val="Oformateradtext"/>
        <w:rPr>
          <w:rFonts w:ascii="Times New Roman" w:hAnsi="Times New Roman" w:cs="Times New Roman"/>
          <w:color w:val="FF0000"/>
          <w:szCs w:val="22"/>
          <w:lang w:val="en-US"/>
        </w:rPr>
      </w:pPr>
      <w:r>
        <w:rPr>
          <w:rFonts w:ascii="Times New Roman" w:hAnsi="Times New Roman" w:cs="Times New Roman"/>
          <w:color w:val="FF0000"/>
          <w:szCs w:val="22"/>
          <w:lang w:val="en-US"/>
        </w:rPr>
        <w:t>A</w:t>
      </w:r>
      <w:r w:rsidR="0071589B">
        <w:rPr>
          <w:rFonts w:ascii="Times New Roman" w:hAnsi="Times New Roman" w:cs="Times New Roman"/>
          <w:color w:val="FF0000"/>
          <w:szCs w:val="22"/>
          <w:lang w:val="en-US"/>
        </w:rPr>
        <w:t xml:space="preserve"> definition of </w:t>
      </w:r>
      <w:r>
        <w:rPr>
          <w:rFonts w:ascii="Times New Roman" w:hAnsi="Times New Roman" w:cs="Times New Roman"/>
          <w:color w:val="FF0000"/>
          <w:szCs w:val="22"/>
          <w:lang w:val="en-US"/>
        </w:rPr>
        <w:t>metrics</w:t>
      </w:r>
      <w:r w:rsidR="0071589B">
        <w:rPr>
          <w:rFonts w:ascii="Times New Roman" w:hAnsi="Times New Roman" w:cs="Times New Roman"/>
          <w:color w:val="FF0000"/>
          <w:szCs w:val="22"/>
          <w:lang w:val="en-US"/>
        </w:rPr>
        <w:t xml:space="preserve"> is given</w:t>
      </w:r>
      <w:r>
        <w:rPr>
          <w:rFonts w:ascii="Times New Roman" w:hAnsi="Times New Roman" w:cs="Times New Roman"/>
          <w:color w:val="FF0000"/>
          <w:szCs w:val="22"/>
          <w:lang w:val="en-US"/>
        </w:rPr>
        <w:t xml:space="preserve"> in the Methods chapter (line 365-366)</w:t>
      </w:r>
      <w:r w:rsidR="0071589B">
        <w:rPr>
          <w:rFonts w:ascii="Times New Roman" w:hAnsi="Times New Roman" w:cs="Times New Roman"/>
          <w:color w:val="FF0000"/>
          <w:szCs w:val="22"/>
          <w:lang w:val="en-US"/>
        </w:rPr>
        <w:t>.</w:t>
      </w:r>
      <w:r w:rsidR="0067634C">
        <w:rPr>
          <w:rFonts w:ascii="Times New Roman" w:hAnsi="Times New Roman" w:cs="Times New Roman"/>
          <w:color w:val="FF0000"/>
          <w:szCs w:val="22"/>
          <w:lang w:val="en-US"/>
        </w:rPr>
        <w:t xml:space="preserve"> </w:t>
      </w:r>
    </w:p>
    <w:p w14:paraId="4F6CB427" w14:textId="77777777" w:rsidR="003E592E" w:rsidRPr="0094481D" w:rsidRDefault="0094481D" w:rsidP="0094481D">
      <w:pPr>
        <w:pStyle w:val="Oformateradtext"/>
        <w:rPr>
          <w:rFonts w:ascii="Times New Roman" w:hAnsi="Times New Roman" w:cs="Times New Roman"/>
          <w:szCs w:val="22"/>
          <w:lang w:val="en-US"/>
        </w:rPr>
      </w:pPr>
      <w:r w:rsidRPr="0094481D">
        <w:rPr>
          <w:rFonts w:ascii="Times New Roman" w:hAnsi="Times New Roman" w:cs="Times New Roman"/>
          <w:szCs w:val="22"/>
          <w:lang w:val="en-US"/>
        </w:rPr>
        <w:t>Together, the animal welfare indices and the antibiotic use indicator are called ‘metrics’.</w:t>
      </w:r>
    </w:p>
    <w:p w14:paraId="18481E54" w14:textId="77777777" w:rsidR="0094481D" w:rsidRPr="0067634C" w:rsidRDefault="0094481D" w:rsidP="003E592E">
      <w:pPr>
        <w:pStyle w:val="Oformateradtext"/>
        <w:rPr>
          <w:szCs w:val="22"/>
          <w:lang w:val="en-US"/>
        </w:rPr>
      </w:pPr>
    </w:p>
    <w:p w14:paraId="21C02E0C" w14:textId="77777777" w:rsidR="003E592E" w:rsidRPr="0067634C" w:rsidRDefault="003E592E" w:rsidP="003E592E">
      <w:pPr>
        <w:pStyle w:val="Oformateradtext"/>
        <w:rPr>
          <w:szCs w:val="22"/>
          <w:lang w:val="en-US"/>
        </w:rPr>
      </w:pPr>
      <w:r w:rsidRPr="0067634C">
        <w:rPr>
          <w:szCs w:val="22"/>
          <w:lang w:val="en-US"/>
        </w:rPr>
        <w:t xml:space="preserve">Reviewer #3: </w:t>
      </w:r>
    </w:p>
    <w:p w14:paraId="64B3384E" w14:textId="77777777" w:rsidR="003E592E" w:rsidRPr="0067634C" w:rsidRDefault="003E592E" w:rsidP="003E592E">
      <w:pPr>
        <w:pStyle w:val="Oformateradtext"/>
        <w:rPr>
          <w:szCs w:val="22"/>
          <w:lang w:val="en-US"/>
        </w:rPr>
      </w:pPr>
      <w:r w:rsidRPr="0067634C">
        <w:rPr>
          <w:szCs w:val="22"/>
          <w:lang w:val="en-US"/>
        </w:rPr>
        <w:t>The main contribution of this manuscript is its development of metrics for assessing the sustainability of diets in terms of animal welfare and antibiotic use. However, the manuscript needs fine-tuning in all sections to narrow its focus, improve its quality and clarity, and define its purpose.</w:t>
      </w:r>
    </w:p>
    <w:p w14:paraId="4A840025" w14:textId="77777777" w:rsidR="003E592E" w:rsidRPr="0094481D" w:rsidRDefault="0094481D" w:rsidP="003E592E">
      <w:pPr>
        <w:pStyle w:val="Oformateradtext"/>
        <w:rPr>
          <w:rFonts w:ascii="Times New Roman" w:hAnsi="Times New Roman" w:cs="Times New Roman"/>
          <w:color w:val="FF0000"/>
          <w:szCs w:val="22"/>
          <w:lang w:val="en-US"/>
        </w:rPr>
      </w:pPr>
      <w:r w:rsidRPr="0094481D">
        <w:rPr>
          <w:rFonts w:ascii="Times New Roman" w:hAnsi="Times New Roman" w:cs="Times New Roman"/>
          <w:color w:val="FF0000"/>
          <w:szCs w:val="22"/>
          <w:lang w:val="en-US"/>
        </w:rPr>
        <w:t>We have tried to fine-tune the manuscript to improve text quality and clarity and made with many smaller edits, narrowed the focus by moving diet assessments to the supplementary material, improved the method description of the antibiotic indicator and defined the purpose more clearly.</w:t>
      </w:r>
    </w:p>
    <w:p w14:paraId="4506764A" w14:textId="77777777" w:rsidR="003E592E" w:rsidRPr="0067634C" w:rsidRDefault="003E592E" w:rsidP="003E592E">
      <w:pPr>
        <w:pStyle w:val="Oformateradtext"/>
        <w:rPr>
          <w:szCs w:val="22"/>
          <w:lang w:val="en-US"/>
        </w:rPr>
      </w:pPr>
      <w:r w:rsidRPr="0067634C">
        <w:rPr>
          <w:szCs w:val="22"/>
          <w:lang w:val="en-US"/>
        </w:rPr>
        <w:t xml:space="preserve">For instance, I understand the importance of identifying trade-offs among other dimensions. However, I see some problems. For example, you assess the importance of animal welfare and antibiotic use while creating dietary scenarios that aim to mitigate climate change without justifying this decision further. Dietary scenarios would make sense if the goal were to reduce the impact of animal production. </w:t>
      </w:r>
    </w:p>
    <w:p w14:paraId="23F4CF79" w14:textId="77777777" w:rsidR="0094481D" w:rsidRPr="00CB75E5" w:rsidRDefault="0094481D" w:rsidP="00CB75E5">
      <w:pPr>
        <w:pStyle w:val="Oformateradtext"/>
        <w:rPr>
          <w:rFonts w:ascii="Times New Roman" w:hAnsi="Times New Roman" w:cs="Times New Roman"/>
          <w:color w:val="FF0000"/>
          <w:szCs w:val="22"/>
          <w:lang w:val="en-US"/>
        </w:rPr>
      </w:pPr>
      <w:r w:rsidRPr="00CB75E5">
        <w:rPr>
          <w:rFonts w:ascii="Times New Roman" w:hAnsi="Times New Roman" w:cs="Times New Roman"/>
          <w:color w:val="FF0000"/>
          <w:szCs w:val="22"/>
          <w:lang w:val="en-US"/>
        </w:rPr>
        <w:t xml:space="preserve">The purpose of the diet assessment is to illustrate </w:t>
      </w:r>
      <w:r w:rsidR="00CB75E5" w:rsidRPr="00CB75E5">
        <w:rPr>
          <w:rFonts w:ascii="Times New Roman" w:hAnsi="Times New Roman" w:cs="Times New Roman"/>
          <w:color w:val="FF0000"/>
          <w:szCs w:val="22"/>
          <w:lang w:val="en-US"/>
        </w:rPr>
        <w:t>how the metrics can be used and what they can reveal</w:t>
      </w:r>
      <w:r w:rsidRPr="00CB75E5">
        <w:rPr>
          <w:rFonts w:ascii="Times New Roman" w:hAnsi="Times New Roman" w:cs="Times New Roman"/>
          <w:color w:val="FF0000"/>
          <w:szCs w:val="22"/>
          <w:lang w:val="en-US"/>
        </w:rPr>
        <w:t>. This is described in beginning of the new supplement SM3a</w:t>
      </w:r>
      <w:r w:rsidR="00CB75E5" w:rsidRPr="00CB75E5">
        <w:rPr>
          <w:rFonts w:ascii="Times New Roman" w:hAnsi="Times New Roman" w:cs="Times New Roman"/>
          <w:color w:val="FF0000"/>
          <w:szCs w:val="22"/>
          <w:lang w:val="en-US"/>
        </w:rPr>
        <w:t xml:space="preserve"> on page 1</w:t>
      </w:r>
      <w:r w:rsidRPr="00CB75E5">
        <w:rPr>
          <w:rFonts w:ascii="Times New Roman" w:hAnsi="Times New Roman" w:cs="Times New Roman"/>
          <w:color w:val="FF0000"/>
          <w:szCs w:val="22"/>
          <w:lang w:val="en-US"/>
        </w:rPr>
        <w:t>.</w:t>
      </w:r>
    </w:p>
    <w:p w14:paraId="01C81F97" w14:textId="77777777" w:rsidR="00CB75E5" w:rsidRPr="00CB75E5" w:rsidRDefault="00CB75E5" w:rsidP="00CB75E5">
      <w:pPr>
        <w:spacing w:after="0" w:line="240" w:lineRule="auto"/>
        <w:jc w:val="both"/>
        <w:rPr>
          <w:rFonts w:ascii="Times New Roman" w:hAnsi="Times New Roman"/>
          <w:lang w:val="en-GB"/>
        </w:rPr>
      </w:pPr>
      <w:r w:rsidRPr="00CB75E5">
        <w:rPr>
          <w:rFonts w:ascii="Times New Roman" w:hAnsi="Times New Roman"/>
          <w:lang w:val="en-GB"/>
        </w:rPr>
        <w:t>The purpose of this diet assessment is to illustrate the potential trade-offs between environmental impacts, animal welfare, and antibiotic use, and thereby emphasize the importance of including animal welfare and antibiotic use metrics in comprehensive diet assessments.</w:t>
      </w:r>
    </w:p>
    <w:p w14:paraId="75709408" w14:textId="77777777" w:rsidR="0094481D" w:rsidRDefault="003E592E" w:rsidP="003E592E">
      <w:pPr>
        <w:pStyle w:val="Oformateradtext"/>
        <w:rPr>
          <w:szCs w:val="22"/>
          <w:lang w:val="en-US"/>
        </w:rPr>
      </w:pPr>
      <w:r w:rsidRPr="0067634C">
        <w:rPr>
          <w:szCs w:val="22"/>
          <w:lang w:val="en-US"/>
        </w:rPr>
        <w:t xml:space="preserve">Another issue is that decisions to replace with other species are arbitrary and do not represent real dietary shifts by the population or production systems. </w:t>
      </w:r>
    </w:p>
    <w:p w14:paraId="7AEBEF3D" w14:textId="77777777" w:rsidR="0094481D" w:rsidRDefault="0094481D" w:rsidP="003E592E">
      <w:pPr>
        <w:pStyle w:val="Oformateradtext"/>
        <w:rPr>
          <w:rFonts w:ascii="Times New Roman" w:hAnsi="Times New Roman" w:cs="Times New Roman"/>
          <w:color w:val="FF0000"/>
          <w:szCs w:val="22"/>
          <w:lang w:val="en-US"/>
        </w:rPr>
      </w:pPr>
      <w:r w:rsidRPr="0094481D">
        <w:rPr>
          <w:rFonts w:ascii="Times New Roman" w:hAnsi="Times New Roman" w:cs="Times New Roman"/>
          <w:color w:val="FF0000"/>
          <w:szCs w:val="22"/>
          <w:lang w:val="en-US"/>
        </w:rPr>
        <w:t xml:space="preserve">You are right, the shifts are </w:t>
      </w:r>
      <w:r>
        <w:rPr>
          <w:rFonts w:ascii="Times New Roman" w:hAnsi="Times New Roman" w:cs="Times New Roman"/>
          <w:color w:val="FF0000"/>
          <w:szCs w:val="22"/>
          <w:lang w:val="en-US"/>
        </w:rPr>
        <w:t>just</w:t>
      </w:r>
      <w:r w:rsidRPr="0094481D">
        <w:rPr>
          <w:rFonts w:ascii="Times New Roman" w:hAnsi="Times New Roman" w:cs="Times New Roman"/>
          <w:color w:val="FF0000"/>
          <w:szCs w:val="22"/>
          <w:lang w:val="en-US"/>
        </w:rPr>
        <w:t xml:space="preserve"> illustrations, which is </w:t>
      </w:r>
      <w:r>
        <w:rPr>
          <w:rFonts w:ascii="Times New Roman" w:hAnsi="Times New Roman" w:cs="Times New Roman"/>
          <w:color w:val="FF0000"/>
          <w:szCs w:val="22"/>
          <w:lang w:val="en-US"/>
        </w:rPr>
        <w:t>clearly stated in SM3a on page 2</w:t>
      </w:r>
    </w:p>
    <w:p w14:paraId="48460380" w14:textId="77777777" w:rsidR="0094481D" w:rsidRPr="0094481D" w:rsidRDefault="0094481D" w:rsidP="003E592E">
      <w:pPr>
        <w:pStyle w:val="Oformateradtext"/>
        <w:rPr>
          <w:rFonts w:ascii="Times New Roman" w:hAnsi="Times New Roman" w:cs="Times New Roman"/>
          <w:szCs w:val="22"/>
          <w:lang w:val="en-US"/>
        </w:rPr>
      </w:pPr>
      <w:r w:rsidRPr="0094481D">
        <w:rPr>
          <w:rFonts w:ascii="Times New Roman" w:hAnsi="Times New Roman" w:cs="Times New Roman"/>
          <w:szCs w:val="22"/>
          <w:lang w:val="en-US"/>
        </w:rPr>
        <w:t>Note, that these are hypothetical dietary changes to illustrate the use of the metrics developed here.</w:t>
      </w:r>
    </w:p>
    <w:p w14:paraId="41012795" w14:textId="77777777" w:rsidR="0094481D" w:rsidRPr="00CB75E5" w:rsidRDefault="00CB75E5" w:rsidP="003E592E">
      <w:pPr>
        <w:pStyle w:val="Oformateradtext"/>
        <w:rPr>
          <w:rFonts w:ascii="Times New Roman" w:hAnsi="Times New Roman" w:cs="Times New Roman"/>
          <w:color w:val="FF0000"/>
          <w:szCs w:val="22"/>
          <w:lang w:val="en-US"/>
        </w:rPr>
      </w:pPr>
      <w:r w:rsidRPr="00CB75E5">
        <w:rPr>
          <w:rFonts w:ascii="Times New Roman" w:hAnsi="Times New Roman" w:cs="Times New Roman"/>
          <w:color w:val="FF0000"/>
          <w:szCs w:val="22"/>
          <w:lang w:val="en-US"/>
        </w:rPr>
        <w:t>a</w:t>
      </w:r>
      <w:r w:rsidR="0094481D" w:rsidRPr="00CB75E5">
        <w:rPr>
          <w:rFonts w:ascii="Times New Roman" w:hAnsi="Times New Roman" w:cs="Times New Roman"/>
          <w:color w:val="FF0000"/>
          <w:szCs w:val="22"/>
          <w:lang w:val="en-US"/>
        </w:rPr>
        <w:t xml:space="preserve">nd on page </w:t>
      </w:r>
      <w:r>
        <w:rPr>
          <w:rFonts w:ascii="Times New Roman" w:hAnsi="Times New Roman" w:cs="Times New Roman"/>
          <w:color w:val="FF0000"/>
          <w:szCs w:val="22"/>
          <w:lang w:val="en-US"/>
        </w:rPr>
        <w:t>4</w:t>
      </w:r>
    </w:p>
    <w:p w14:paraId="6458500D" w14:textId="77777777" w:rsidR="0094481D" w:rsidRPr="00CB75E5" w:rsidRDefault="00CB75E5" w:rsidP="00CB75E5">
      <w:pPr>
        <w:pStyle w:val="Oformateradtext"/>
        <w:rPr>
          <w:rFonts w:ascii="Times New Roman" w:hAnsi="Times New Roman" w:cs="Times New Roman"/>
          <w:szCs w:val="22"/>
          <w:lang w:val="en-US"/>
        </w:rPr>
      </w:pPr>
      <w:r w:rsidRPr="00CB75E5">
        <w:rPr>
          <w:rFonts w:ascii="Times New Roman" w:hAnsi="Times New Roman" w:cs="Times New Roman"/>
          <w:szCs w:val="22"/>
          <w:lang w:val="en-US"/>
        </w:rPr>
        <w:t>Replacing part of the beef consumption by rabbit might be seen as a possible option to mitigate emissions of greenhouse gases associated with the Italian diet, as rabbit has substantially lower carbon footprint than beef and is a culturally accepted commodity in Italy (</w:t>
      </w:r>
      <w:proofErr w:type="spellStart"/>
      <w:r w:rsidRPr="00CB75E5">
        <w:rPr>
          <w:rFonts w:ascii="Times New Roman" w:hAnsi="Times New Roman" w:cs="Times New Roman"/>
          <w:szCs w:val="22"/>
          <w:lang w:val="en-US"/>
        </w:rPr>
        <w:t>euromeat</w:t>
      </w:r>
      <w:proofErr w:type="spellEnd"/>
      <w:r w:rsidRPr="00CB75E5">
        <w:rPr>
          <w:rFonts w:ascii="Times New Roman" w:hAnsi="Times New Roman" w:cs="Times New Roman"/>
          <w:szCs w:val="22"/>
          <w:lang w:val="en-US"/>
        </w:rPr>
        <w:t>, 2024). However, such a switch would result in an animal welfare loss (illustrated here with a full change from beef to rabbit) primarily due to a much larger number affected and higher suffering in rabbit than in beef production in Italy</w:t>
      </w:r>
      <w:r>
        <w:rPr>
          <w:rFonts w:ascii="Times New Roman" w:hAnsi="Times New Roman" w:cs="Times New Roman"/>
          <w:szCs w:val="22"/>
          <w:lang w:val="en-US"/>
        </w:rPr>
        <w:t>.</w:t>
      </w:r>
    </w:p>
    <w:p w14:paraId="2B03E328" w14:textId="77777777" w:rsidR="003E592E" w:rsidRDefault="003E592E" w:rsidP="003E592E">
      <w:pPr>
        <w:pStyle w:val="Oformateradtext"/>
        <w:rPr>
          <w:szCs w:val="22"/>
          <w:lang w:val="en-US"/>
        </w:rPr>
      </w:pPr>
      <w:r w:rsidRPr="0067634C">
        <w:rPr>
          <w:szCs w:val="22"/>
          <w:lang w:val="en-US"/>
        </w:rPr>
        <w:t>I suggest removing this from the manuscript. If you decide to include it, put the diet scenario in the supplementary material along with the climate assessment. Focus on delivering the key messages of your main contribution: developing metrics. Your objective gets lost, and there are too many components to integrate into one paper.</w:t>
      </w:r>
    </w:p>
    <w:p w14:paraId="4F2E469A" w14:textId="5474CC60" w:rsidR="00CB75E5" w:rsidRPr="00CB75E5" w:rsidRDefault="009D6200" w:rsidP="00CB75E5">
      <w:pPr>
        <w:pStyle w:val="Oformateradtext"/>
        <w:rPr>
          <w:rFonts w:ascii="Times New Roman" w:hAnsi="Times New Roman" w:cs="Times New Roman"/>
          <w:color w:val="FF0000"/>
          <w:szCs w:val="22"/>
          <w:lang w:val="en-US"/>
        </w:rPr>
      </w:pPr>
      <w:ins w:id="11" w:author="Elin Röös" w:date="2025-08-18T13:19:00Z" w16du:dateUtc="2025-08-18T11:19:00Z">
        <w:r>
          <w:rPr>
            <w:rFonts w:ascii="Times New Roman" w:hAnsi="Times New Roman" w:cs="Times New Roman"/>
            <w:color w:val="FF0000"/>
            <w:szCs w:val="22"/>
            <w:lang w:val="en-US"/>
          </w:rPr>
          <w:t xml:space="preserve">As suggested, </w:t>
        </w:r>
      </w:ins>
      <w:del w:id="12" w:author="Elin Röös" w:date="2025-08-18T13:19:00Z" w16du:dateUtc="2025-08-18T11:19:00Z">
        <w:r w:rsidR="00CB75E5" w:rsidRPr="00CB75E5" w:rsidDel="009D6200">
          <w:rPr>
            <w:rFonts w:ascii="Times New Roman" w:hAnsi="Times New Roman" w:cs="Times New Roman"/>
            <w:color w:val="FF0000"/>
            <w:szCs w:val="22"/>
            <w:lang w:val="en-US"/>
          </w:rPr>
          <w:delText>T</w:delText>
        </w:r>
      </w:del>
      <w:ins w:id="13" w:author="Elin Röös" w:date="2025-08-18T13:19:00Z" w16du:dateUtc="2025-08-18T11:19:00Z">
        <w:r>
          <w:rPr>
            <w:rFonts w:ascii="Times New Roman" w:hAnsi="Times New Roman" w:cs="Times New Roman"/>
            <w:color w:val="FF0000"/>
            <w:szCs w:val="22"/>
            <w:lang w:val="en-US"/>
          </w:rPr>
          <w:t>t</w:t>
        </w:r>
      </w:ins>
      <w:r w:rsidR="00CB75E5" w:rsidRPr="00CB75E5">
        <w:rPr>
          <w:rFonts w:ascii="Times New Roman" w:hAnsi="Times New Roman" w:cs="Times New Roman"/>
          <w:color w:val="FF0000"/>
          <w:szCs w:val="22"/>
          <w:lang w:val="en-US"/>
        </w:rPr>
        <w:t>he diet assessment has been moved to SM3a (and the associated excel sheet is now in SM3b)</w:t>
      </w:r>
      <w:r w:rsidR="00CB75E5">
        <w:rPr>
          <w:rFonts w:ascii="Times New Roman" w:hAnsi="Times New Roman" w:cs="Times New Roman"/>
          <w:color w:val="FF0000"/>
          <w:szCs w:val="22"/>
          <w:lang w:val="en-US"/>
        </w:rPr>
        <w:t>.</w:t>
      </w:r>
    </w:p>
    <w:p w14:paraId="3D577051" w14:textId="77777777" w:rsidR="00CB75E5" w:rsidRDefault="003E592E" w:rsidP="003E592E">
      <w:pPr>
        <w:pStyle w:val="Oformateradtext"/>
        <w:rPr>
          <w:szCs w:val="22"/>
          <w:lang w:val="en-US"/>
        </w:rPr>
      </w:pPr>
      <w:r w:rsidRPr="0067634C">
        <w:rPr>
          <w:szCs w:val="22"/>
          <w:lang w:val="en-US"/>
        </w:rPr>
        <w:t xml:space="preserve">Another concern that might discredit the importance of this analysis is the level of subjectivity in the expert questionnaire used to define the indicators </w:t>
      </w:r>
    </w:p>
    <w:p w14:paraId="5E7C9C41" w14:textId="1C431ECA" w:rsidR="001D4DB8" w:rsidRDefault="0001500B" w:rsidP="00CB75E5">
      <w:pPr>
        <w:pStyle w:val="Oformateradtext"/>
        <w:rPr>
          <w:ins w:id="14" w:author="Elin Röös" w:date="2025-08-18T13:20:00Z" w16du:dateUtc="2025-08-18T11:20:00Z"/>
          <w:rFonts w:ascii="Times New Roman" w:hAnsi="Times New Roman" w:cs="Times New Roman"/>
          <w:color w:val="FF0000"/>
          <w:szCs w:val="22"/>
          <w:lang w:val="en-US"/>
        </w:rPr>
      </w:pPr>
      <w:r>
        <w:rPr>
          <w:rFonts w:ascii="Times New Roman" w:hAnsi="Times New Roman" w:cs="Times New Roman"/>
          <w:color w:val="FF0000"/>
          <w:szCs w:val="22"/>
          <w:lang w:val="en-US"/>
        </w:rPr>
        <w:lastRenderedPageBreak/>
        <w:t xml:space="preserve">To handle that potential </w:t>
      </w:r>
      <w:r w:rsidR="00562C52">
        <w:rPr>
          <w:rFonts w:ascii="Times New Roman" w:hAnsi="Times New Roman" w:cs="Times New Roman"/>
          <w:color w:val="FF0000"/>
          <w:szCs w:val="22"/>
          <w:lang w:val="en-US"/>
        </w:rPr>
        <w:t>weakness,</w:t>
      </w:r>
      <w:r>
        <w:rPr>
          <w:rFonts w:ascii="Times New Roman" w:hAnsi="Times New Roman" w:cs="Times New Roman"/>
          <w:color w:val="FF0000"/>
          <w:szCs w:val="22"/>
          <w:lang w:val="en-US"/>
        </w:rPr>
        <w:t xml:space="preserve"> we have carefully and in detail described how we worked with the experts, </w:t>
      </w:r>
      <w:r w:rsidR="00562C52">
        <w:rPr>
          <w:rFonts w:ascii="Times New Roman" w:hAnsi="Times New Roman" w:cs="Times New Roman"/>
          <w:color w:val="FF0000"/>
          <w:szCs w:val="22"/>
          <w:lang w:val="en-US"/>
        </w:rPr>
        <w:t xml:space="preserve">in </w:t>
      </w:r>
      <w:r w:rsidR="00A26136">
        <w:rPr>
          <w:rFonts w:ascii="Times New Roman" w:hAnsi="Times New Roman" w:cs="Times New Roman"/>
          <w:color w:val="FF0000"/>
          <w:szCs w:val="22"/>
          <w:lang w:val="en-US"/>
        </w:rPr>
        <w:t xml:space="preserve">the Methods chapter </w:t>
      </w:r>
      <w:r w:rsidR="00CB75E5">
        <w:rPr>
          <w:rFonts w:ascii="Times New Roman" w:hAnsi="Times New Roman" w:cs="Times New Roman"/>
          <w:color w:val="FF0000"/>
          <w:szCs w:val="22"/>
          <w:lang w:val="en-US"/>
        </w:rPr>
        <w:t>(</w:t>
      </w:r>
      <w:r w:rsidR="00CB75E5" w:rsidRPr="00CB75E5">
        <w:rPr>
          <w:rFonts w:ascii="Times New Roman" w:hAnsi="Times New Roman" w:cs="Times New Roman"/>
          <w:color w:val="FF0000"/>
          <w:szCs w:val="22"/>
          <w:lang w:val="en-US"/>
        </w:rPr>
        <w:t>line</w:t>
      </w:r>
      <w:r w:rsidR="00A26136">
        <w:rPr>
          <w:rFonts w:ascii="Times New Roman" w:hAnsi="Times New Roman" w:cs="Times New Roman"/>
          <w:color w:val="FF0000"/>
          <w:szCs w:val="22"/>
          <w:lang w:val="en-US"/>
        </w:rPr>
        <w:t xml:space="preserve"> </w:t>
      </w:r>
      <w:r w:rsidR="000C329F">
        <w:rPr>
          <w:rFonts w:ascii="Times New Roman" w:hAnsi="Times New Roman" w:cs="Times New Roman"/>
          <w:color w:val="FF0000"/>
          <w:szCs w:val="22"/>
          <w:lang w:val="en-US"/>
        </w:rPr>
        <w:t>4</w:t>
      </w:r>
      <w:r>
        <w:rPr>
          <w:rFonts w:ascii="Times New Roman" w:hAnsi="Times New Roman" w:cs="Times New Roman"/>
          <w:color w:val="FF0000"/>
          <w:szCs w:val="22"/>
          <w:lang w:val="en-US"/>
        </w:rPr>
        <w:t>30</w:t>
      </w:r>
      <w:r w:rsidR="000C329F">
        <w:rPr>
          <w:rFonts w:ascii="Times New Roman" w:hAnsi="Times New Roman" w:cs="Times New Roman"/>
          <w:color w:val="FF0000"/>
          <w:szCs w:val="22"/>
          <w:lang w:val="en-US"/>
        </w:rPr>
        <w:t>-</w:t>
      </w:r>
      <w:r>
        <w:rPr>
          <w:rFonts w:ascii="Times New Roman" w:hAnsi="Times New Roman" w:cs="Times New Roman"/>
          <w:color w:val="FF0000"/>
          <w:szCs w:val="22"/>
          <w:lang w:val="en-US"/>
        </w:rPr>
        <w:t>444)</w:t>
      </w:r>
      <w:ins w:id="15" w:author="Elin Röös" w:date="2025-08-18T13:21:00Z" w16du:dateUtc="2025-08-18T11:21:00Z">
        <w:r w:rsidR="009D6200">
          <w:rPr>
            <w:rFonts w:ascii="Times New Roman" w:hAnsi="Times New Roman" w:cs="Times New Roman"/>
            <w:color w:val="FF0000"/>
            <w:szCs w:val="22"/>
            <w:lang w:val="en-US"/>
          </w:rPr>
          <w:t>:</w:t>
        </w:r>
      </w:ins>
      <w:del w:id="16" w:author="Elin Röös" w:date="2025-08-18T13:21:00Z" w16du:dateUtc="2025-08-18T11:21:00Z">
        <w:r w:rsidDel="009D6200">
          <w:rPr>
            <w:rFonts w:ascii="Times New Roman" w:hAnsi="Times New Roman" w:cs="Times New Roman"/>
            <w:color w:val="FF0000"/>
            <w:szCs w:val="22"/>
            <w:lang w:val="en-US"/>
          </w:rPr>
          <w:delText xml:space="preserve"> </w:delText>
        </w:r>
      </w:del>
    </w:p>
    <w:p w14:paraId="460CF579" w14:textId="77777777" w:rsidR="009D6200" w:rsidRPr="009D6200" w:rsidRDefault="009D6200" w:rsidP="00CB75E5">
      <w:pPr>
        <w:pStyle w:val="Oformateradtext"/>
        <w:rPr>
          <w:rFonts w:ascii="Times New Roman" w:hAnsi="Times New Roman" w:cs="Times New Roman"/>
          <w:i/>
          <w:iCs/>
          <w:color w:val="FF0000"/>
          <w:szCs w:val="22"/>
          <w:lang w:val="en-US"/>
          <w:rPrChange w:id="17" w:author="Elin Röös" w:date="2025-08-18T13:20:00Z" w16du:dateUtc="2025-08-18T11:20:00Z">
            <w:rPr>
              <w:rFonts w:ascii="Times New Roman" w:hAnsi="Times New Roman" w:cs="Times New Roman"/>
              <w:color w:val="FF0000"/>
              <w:szCs w:val="22"/>
              <w:lang w:val="en-US"/>
            </w:rPr>
          </w:rPrChange>
        </w:rPr>
      </w:pPr>
    </w:p>
    <w:p w14:paraId="5BD1132C" w14:textId="77777777" w:rsidR="009D6200" w:rsidRDefault="009D6200" w:rsidP="00CB75E5">
      <w:pPr>
        <w:pStyle w:val="Oformateradtext"/>
        <w:rPr>
          <w:ins w:id="18" w:author="Elin Röös" w:date="2025-08-18T13:20:00Z" w16du:dateUtc="2025-08-18T11:20:00Z"/>
          <w:rFonts w:ascii="Times New Roman" w:hAnsi="Times New Roman" w:cs="Times New Roman"/>
          <w:i/>
          <w:iCs/>
          <w:szCs w:val="22"/>
          <w:lang w:val="en-US"/>
        </w:rPr>
      </w:pPr>
      <w:ins w:id="19" w:author="Elin Röös" w:date="2025-08-18T13:20:00Z" w16du:dateUtc="2025-08-18T11:20:00Z">
        <w:r w:rsidRPr="009D6200">
          <w:rPr>
            <w:rFonts w:ascii="Times New Roman" w:hAnsi="Times New Roman" w:cs="Times New Roman"/>
            <w:i/>
            <w:iCs/>
            <w:szCs w:val="22"/>
            <w:lang w:val="en-US"/>
            <w:rPrChange w:id="20" w:author="Elin Röös" w:date="2025-08-18T13:20:00Z" w16du:dateUtc="2025-08-18T11:20:00Z">
              <w:rPr>
                <w:rFonts w:ascii="Times New Roman" w:hAnsi="Times New Roman" w:cs="Times New Roman"/>
                <w:szCs w:val="22"/>
                <w:lang w:val="en-US"/>
              </w:rPr>
            </w:rPrChange>
          </w:rPr>
          <w:t>“</w:t>
        </w:r>
      </w:ins>
      <w:r w:rsidR="001D4DB8" w:rsidRPr="009D6200">
        <w:rPr>
          <w:rFonts w:ascii="Times New Roman" w:hAnsi="Times New Roman" w:cs="Times New Roman"/>
          <w:i/>
          <w:iCs/>
          <w:szCs w:val="22"/>
          <w:lang w:val="en-US"/>
          <w:rPrChange w:id="21" w:author="Elin Röös" w:date="2025-08-18T13:20:00Z" w16du:dateUtc="2025-08-18T11:20:00Z">
            <w:rPr>
              <w:rFonts w:ascii="Times New Roman" w:hAnsi="Times New Roman" w:cs="Times New Roman"/>
              <w:szCs w:val="22"/>
              <w:lang w:val="en-US"/>
            </w:rPr>
          </w:rPrChange>
        </w:rPr>
        <w:t xml:space="preserve">The involved animals’ ability to perceive negative effects of being used by humans is a relative value defined with input from a group of 15 experts in animal science and veterinary medicine at the Faculty of Veterinary Medicine and Animal Science at the Swedish University of Agricultural Sciences. They were asked to distribute 110,000 points over 11 groups of species (e.g. poultry and wild fowls, ruminants including game, and mealworms and honeybees) in a questionnaire (SM4). The total of 110,000 was chosen to facilitate the distribution of points to species for which we assumed the respondents would give very few points, as compared to the number of points they would give to large mammals. The average points given by the 15 respondents were divided by 110,000 to get a relative value. A value of 0 would mean that animals of this species have no ability to perceive negative effects of being used by humans. The questionnaire also included questions on domesticated and wild animals’ and young and adult animals’ ability (within species) to perceive negative effects of being used by humans. Again, relative values were used. The average points were reported and discussed with the respondents at a workshop, and they got the possibility to review their points based on that </w:t>
      </w:r>
    </w:p>
    <w:p w14:paraId="6D8358BB" w14:textId="4C93C3F3" w:rsidR="001D4DB8" w:rsidRDefault="001D4DB8" w:rsidP="00CB75E5">
      <w:pPr>
        <w:pStyle w:val="Oformateradtext"/>
        <w:rPr>
          <w:ins w:id="22" w:author="Elin Röös" w:date="2025-08-18T13:21:00Z" w16du:dateUtc="2025-08-18T11:21:00Z"/>
          <w:rFonts w:ascii="Times New Roman" w:hAnsi="Times New Roman" w:cs="Times New Roman"/>
          <w:i/>
          <w:iCs/>
          <w:szCs w:val="22"/>
          <w:lang w:val="en-US"/>
        </w:rPr>
      </w:pPr>
      <w:r w:rsidRPr="009D6200">
        <w:rPr>
          <w:rFonts w:ascii="Times New Roman" w:hAnsi="Times New Roman" w:cs="Times New Roman"/>
          <w:i/>
          <w:iCs/>
          <w:szCs w:val="22"/>
          <w:lang w:val="en-US"/>
          <w:rPrChange w:id="23" w:author="Elin Röös" w:date="2025-08-18T13:20:00Z" w16du:dateUtc="2025-08-18T11:20:00Z">
            <w:rPr>
              <w:rFonts w:ascii="Times New Roman" w:hAnsi="Times New Roman" w:cs="Times New Roman"/>
              <w:szCs w:val="22"/>
              <w:lang w:val="en-US"/>
            </w:rPr>
          </w:rPrChange>
        </w:rPr>
        <w:t>discussion. The questionnaire including the answers from the experts is available in SM4.</w:t>
      </w:r>
      <w:ins w:id="24" w:author="Elin Röös" w:date="2025-08-18T13:20:00Z" w16du:dateUtc="2025-08-18T11:20:00Z">
        <w:r w:rsidR="009D6200" w:rsidRPr="009D6200">
          <w:rPr>
            <w:rFonts w:ascii="Times New Roman" w:hAnsi="Times New Roman" w:cs="Times New Roman"/>
            <w:i/>
            <w:iCs/>
            <w:szCs w:val="22"/>
            <w:lang w:val="en-US"/>
            <w:rPrChange w:id="25" w:author="Elin Röös" w:date="2025-08-18T13:20:00Z" w16du:dateUtc="2025-08-18T11:20:00Z">
              <w:rPr>
                <w:rFonts w:ascii="Times New Roman" w:hAnsi="Times New Roman" w:cs="Times New Roman"/>
                <w:szCs w:val="22"/>
                <w:lang w:val="en-US"/>
              </w:rPr>
            </w:rPrChange>
          </w:rPr>
          <w:t>”</w:t>
        </w:r>
      </w:ins>
    </w:p>
    <w:p w14:paraId="70A601A7" w14:textId="77777777" w:rsidR="009D6200" w:rsidRPr="009D6200" w:rsidRDefault="009D6200" w:rsidP="00CB75E5">
      <w:pPr>
        <w:pStyle w:val="Oformateradtext"/>
        <w:rPr>
          <w:rFonts w:ascii="Times New Roman" w:hAnsi="Times New Roman" w:cs="Times New Roman"/>
          <w:i/>
          <w:iCs/>
          <w:szCs w:val="22"/>
          <w:lang w:val="en-US"/>
          <w:rPrChange w:id="26" w:author="Elin Röös" w:date="2025-08-18T13:20:00Z" w16du:dateUtc="2025-08-18T11:20:00Z">
            <w:rPr>
              <w:rFonts w:ascii="Times New Roman" w:hAnsi="Times New Roman" w:cs="Times New Roman"/>
              <w:szCs w:val="22"/>
              <w:lang w:val="en-US"/>
            </w:rPr>
          </w:rPrChange>
        </w:rPr>
      </w:pPr>
    </w:p>
    <w:p w14:paraId="62EFE615" w14:textId="77777777" w:rsidR="00CB75E5" w:rsidRDefault="00A26136" w:rsidP="00CB75E5">
      <w:pPr>
        <w:pStyle w:val="Oformateradtext"/>
        <w:rPr>
          <w:lang w:val="en-GB"/>
        </w:rPr>
      </w:pPr>
      <w:r>
        <w:rPr>
          <w:rFonts w:ascii="Times New Roman" w:hAnsi="Times New Roman" w:cs="Times New Roman"/>
          <w:color w:val="FF0000"/>
          <w:szCs w:val="22"/>
          <w:lang w:val="en-US"/>
        </w:rPr>
        <w:t xml:space="preserve">and </w:t>
      </w:r>
      <w:r w:rsidR="0001500B">
        <w:rPr>
          <w:rFonts w:ascii="Times New Roman" w:hAnsi="Times New Roman" w:cs="Times New Roman"/>
          <w:color w:val="FF0000"/>
          <w:szCs w:val="22"/>
          <w:lang w:val="en-US"/>
        </w:rPr>
        <w:t xml:space="preserve">in the supplementary material (SM4), and we report the individual answers from all respondents. Furthermore, the </w:t>
      </w:r>
      <w:r w:rsidR="00562C52">
        <w:rPr>
          <w:rFonts w:ascii="Times New Roman" w:hAnsi="Times New Roman" w:cs="Times New Roman"/>
          <w:color w:val="FF0000"/>
          <w:szCs w:val="22"/>
          <w:lang w:val="en-US"/>
        </w:rPr>
        <w:t>questionnaire</w:t>
      </w:r>
      <w:r w:rsidR="0001500B">
        <w:rPr>
          <w:rFonts w:ascii="Times New Roman" w:hAnsi="Times New Roman" w:cs="Times New Roman"/>
          <w:color w:val="FF0000"/>
          <w:szCs w:val="22"/>
          <w:lang w:val="en-US"/>
        </w:rPr>
        <w:t xml:space="preserve"> method is d</w:t>
      </w:r>
      <w:r>
        <w:rPr>
          <w:rFonts w:ascii="Times New Roman" w:hAnsi="Times New Roman" w:cs="Times New Roman"/>
          <w:color w:val="FF0000"/>
          <w:szCs w:val="22"/>
          <w:lang w:val="en-US"/>
        </w:rPr>
        <w:t>iscussed in the Discussion chapter (line 736-745)</w:t>
      </w:r>
      <w:r w:rsidR="00CB75E5">
        <w:rPr>
          <w:rFonts w:ascii="Times New Roman" w:hAnsi="Times New Roman" w:cs="Times New Roman"/>
          <w:color w:val="FF0000"/>
          <w:szCs w:val="22"/>
          <w:lang w:val="en-US"/>
        </w:rPr>
        <w:t>.</w:t>
      </w:r>
      <w:r w:rsidR="0001500B">
        <w:rPr>
          <w:rFonts w:ascii="Times New Roman" w:hAnsi="Times New Roman" w:cs="Times New Roman"/>
          <w:color w:val="FF0000"/>
          <w:szCs w:val="22"/>
          <w:lang w:val="en-US"/>
        </w:rPr>
        <w:t xml:space="preserve"> </w:t>
      </w:r>
    </w:p>
    <w:p w14:paraId="6315A65B" w14:textId="77777777" w:rsidR="009D6200" w:rsidRDefault="009D6200" w:rsidP="00A26136">
      <w:pPr>
        <w:pStyle w:val="Oformateradtext"/>
        <w:rPr>
          <w:ins w:id="27" w:author="Elin Röös" w:date="2025-08-18T13:21:00Z" w16du:dateUtc="2025-08-18T11:21:00Z"/>
          <w:rFonts w:ascii="Times New Roman" w:hAnsi="Times New Roman" w:cs="Times New Roman"/>
          <w:i/>
          <w:iCs/>
          <w:szCs w:val="22"/>
          <w:lang w:val="en-US"/>
        </w:rPr>
      </w:pPr>
    </w:p>
    <w:p w14:paraId="285AA00D" w14:textId="0823CC44" w:rsidR="00A26136" w:rsidRDefault="009D6200" w:rsidP="00A26136">
      <w:pPr>
        <w:pStyle w:val="Oformateradtext"/>
        <w:rPr>
          <w:ins w:id="28" w:author="Elin Röös" w:date="2025-08-18T13:22:00Z" w16du:dateUtc="2025-08-18T11:22:00Z"/>
          <w:rFonts w:ascii="Times New Roman" w:hAnsi="Times New Roman" w:cs="Times New Roman"/>
          <w:i/>
          <w:iCs/>
          <w:szCs w:val="22"/>
          <w:lang w:val="en-US"/>
        </w:rPr>
      </w:pPr>
      <w:ins w:id="29" w:author="Elin Röös" w:date="2025-08-18T13:21:00Z" w16du:dateUtc="2025-08-18T11:21:00Z">
        <w:r>
          <w:rPr>
            <w:rFonts w:ascii="Times New Roman" w:hAnsi="Times New Roman" w:cs="Times New Roman"/>
            <w:i/>
            <w:iCs/>
            <w:szCs w:val="22"/>
            <w:lang w:val="en-US"/>
          </w:rPr>
          <w:t>“</w:t>
        </w:r>
      </w:ins>
      <w:r w:rsidR="00A26136" w:rsidRPr="009D6200">
        <w:rPr>
          <w:rFonts w:ascii="Times New Roman" w:hAnsi="Times New Roman" w:cs="Times New Roman"/>
          <w:i/>
          <w:iCs/>
          <w:szCs w:val="22"/>
          <w:lang w:val="en-US"/>
          <w:rPrChange w:id="30" w:author="Elin Röös" w:date="2025-08-18T13:21:00Z" w16du:dateUtc="2025-08-18T11:21:00Z">
            <w:rPr>
              <w:rFonts w:ascii="Times New Roman" w:hAnsi="Times New Roman" w:cs="Times New Roman"/>
              <w:szCs w:val="22"/>
              <w:lang w:val="en-US"/>
            </w:rPr>
          </w:rPrChange>
        </w:rPr>
        <w:t xml:space="preserve">In previous assessments (Scherer et al., 2019; Paris et al., 2022; </w:t>
      </w:r>
      <w:proofErr w:type="spellStart"/>
      <w:r w:rsidR="00A26136" w:rsidRPr="009D6200">
        <w:rPr>
          <w:rFonts w:ascii="Times New Roman" w:hAnsi="Times New Roman" w:cs="Times New Roman"/>
          <w:i/>
          <w:iCs/>
          <w:szCs w:val="22"/>
          <w:lang w:val="en-US"/>
          <w:rPrChange w:id="31" w:author="Elin Röös" w:date="2025-08-18T13:21:00Z" w16du:dateUtc="2025-08-18T11:21:00Z">
            <w:rPr>
              <w:rFonts w:ascii="Times New Roman" w:hAnsi="Times New Roman" w:cs="Times New Roman"/>
              <w:szCs w:val="22"/>
              <w:lang w:val="en-US"/>
            </w:rPr>
          </w:rPrChange>
        </w:rPr>
        <w:t>Allenden</w:t>
      </w:r>
      <w:proofErr w:type="spellEnd"/>
      <w:r w:rsidR="00A26136" w:rsidRPr="009D6200">
        <w:rPr>
          <w:rFonts w:ascii="Times New Roman" w:hAnsi="Times New Roman" w:cs="Times New Roman"/>
          <w:i/>
          <w:iCs/>
          <w:szCs w:val="22"/>
          <w:lang w:val="en-US"/>
          <w:rPrChange w:id="32" w:author="Elin Röös" w:date="2025-08-18T13:21:00Z" w16du:dateUtc="2025-08-18T11:21:00Z">
            <w:rPr>
              <w:rFonts w:ascii="Times New Roman" w:hAnsi="Times New Roman" w:cs="Times New Roman"/>
              <w:szCs w:val="22"/>
              <w:lang w:val="en-US"/>
            </w:rPr>
          </w:rPrChange>
        </w:rPr>
        <w:t xml:space="preserve"> et al., 2022), physiological characteristics, such as number of cortical neurons and brain weight, were used in the assessments. However, comparable physiological data for all species used in human food production </w:t>
      </w:r>
      <w:proofErr w:type="gramStart"/>
      <w:r w:rsidR="00A26136" w:rsidRPr="009D6200">
        <w:rPr>
          <w:rFonts w:ascii="Times New Roman" w:hAnsi="Times New Roman" w:cs="Times New Roman"/>
          <w:i/>
          <w:iCs/>
          <w:szCs w:val="22"/>
          <w:lang w:val="en-US"/>
          <w:rPrChange w:id="33" w:author="Elin Röös" w:date="2025-08-18T13:21:00Z" w16du:dateUtc="2025-08-18T11:21:00Z">
            <w:rPr>
              <w:rFonts w:ascii="Times New Roman" w:hAnsi="Times New Roman" w:cs="Times New Roman"/>
              <w:szCs w:val="22"/>
              <w:lang w:val="en-US"/>
            </w:rPr>
          </w:rPrChange>
        </w:rPr>
        <w:t>are</w:t>
      </w:r>
      <w:proofErr w:type="gramEnd"/>
      <w:r w:rsidR="00A26136" w:rsidRPr="009D6200">
        <w:rPr>
          <w:rFonts w:ascii="Times New Roman" w:hAnsi="Times New Roman" w:cs="Times New Roman"/>
          <w:i/>
          <w:iCs/>
          <w:szCs w:val="22"/>
          <w:lang w:val="en-US"/>
          <w:rPrChange w:id="34" w:author="Elin Röös" w:date="2025-08-18T13:21:00Z" w16du:dateUtc="2025-08-18T11:21:00Z">
            <w:rPr>
              <w:rFonts w:ascii="Times New Roman" w:hAnsi="Times New Roman" w:cs="Times New Roman"/>
              <w:szCs w:val="22"/>
              <w:lang w:val="en-US"/>
            </w:rPr>
          </w:rPrChange>
        </w:rPr>
        <w:t xml:space="preserve"> unlikely to be available soon, and the validation of such metrics in welfare assessments remains incomplete. Thus, we chose to gather data on ability to perceive negative effects of being used by humans using a questionnaire to researchers in animal science and veterinary medicine (section 3.1.2). The scoring was subjective, based on the respondents’ knowledge, experience and intuition; it reflects humans’ perception of animals’ ability to perceive negative effects. This is a limitation, but we believe it is a better choice than using inadequate physiological </w:t>
      </w:r>
      <w:proofErr w:type="gramStart"/>
      <w:r w:rsidR="00A26136" w:rsidRPr="009D6200">
        <w:rPr>
          <w:rFonts w:ascii="Times New Roman" w:hAnsi="Times New Roman" w:cs="Times New Roman"/>
          <w:i/>
          <w:iCs/>
          <w:szCs w:val="22"/>
          <w:lang w:val="en-US"/>
          <w:rPrChange w:id="35" w:author="Elin Röös" w:date="2025-08-18T13:21:00Z" w16du:dateUtc="2025-08-18T11:21:00Z">
            <w:rPr>
              <w:rFonts w:ascii="Times New Roman" w:hAnsi="Times New Roman" w:cs="Times New Roman"/>
              <w:szCs w:val="22"/>
              <w:lang w:val="en-US"/>
            </w:rPr>
          </w:rPrChange>
        </w:rPr>
        <w:t>characteristics.</w:t>
      </w:r>
      <w:ins w:id="36" w:author="Elin Röös" w:date="2025-08-18T13:22:00Z" w16du:dateUtc="2025-08-18T11:22:00Z">
        <w:r>
          <w:rPr>
            <w:rFonts w:ascii="Times New Roman" w:hAnsi="Times New Roman" w:cs="Times New Roman"/>
            <w:i/>
            <w:iCs/>
            <w:szCs w:val="22"/>
            <w:lang w:val="en-US"/>
          </w:rPr>
          <w:t>”</w:t>
        </w:r>
        <w:proofErr w:type="gramEnd"/>
      </w:ins>
    </w:p>
    <w:p w14:paraId="4C0093E0" w14:textId="77777777" w:rsidR="009D6200" w:rsidRPr="009D6200" w:rsidRDefault="009D6200" w:rsidP="00A26136">
      <w:pPr>
        <w:pStyle w:val="Oformateradtext"/>
        <w:rPr>
          <w:rFonts w:ascii="Times New Roman" w:hAnsi="Times New Roman" w:cs="Times New Roman"/>
          <w:i/>
          <w:iCs/>
          <w:szCs w:val="22"/>
          <w:lang w:val="en-US"/>
          <w:rPrChange w:id="37" w:author="Elin Röös" w:date="2025-08-18T13:21:00Z" w16du:dateUtc="2025-08-18T11:21:00Z">
            <w:rPr>
              <w:rFonts w:ascii="Times New Roman" w:hAnsi="Times New Roman" w:cs="Times New Roman"/>
              <w:szCs w:val="22"/>
              <w:lang w:val="en-US"/>
            </w:rPr>
          </w:rPrChange>
        </w:rPr>
      </w:pPr>
    </w:p>
    <w:p w14:paraId="37BAE632" w14:textId="39A4675D" w:rsidR="00CB75E5" w:rsidRDefault="003E592E" w:rsidP="003E592E">
      <w:pPr>
        <w:pStyle w:val="Oformateradtext"/>
        <w:rPr>
          <w:szCs w:val="22"/>
          <w:lang w:val="en-US"/>
        </w:rPr>
      </w:pPr>
      <w:r w:rsidRPr="0067634C">
        <w:rPr>
          <w:szCs w:val="22"/>
          <w:lang w:val="en-US"/>
        </w:rPr>
        <w:t>and the arbitrary decisions regarding the scaling and weighting of certain indicators (e.g., multiplying by 100 or dividing by 0.0001). This needs a proper discussion.</w:t>
      </w:r>
      <w:del w:id="38" w:author="Elin Röös" w:date="2025-08-18T13:21:00Z" w16du:dateUtc="2025-08-18T11:21:00Z">
        <w:r w:rsidRPr="0067634C" w:rsidDel="009D6200">
          <w:rPr>
            <w:szCs w:val="22"/>
            <w:lang w:val="en-US"/>
          </w:rPr>
          <w:delText xml:space="preserve"> </w:delText>
        </w:r>
      </w:del>
    </w:p>
    <w:p w14:paraId="181DCCFB" w14:textId="0A97E4E2" w:rsidR="0001500B" w:rsidRDefault="009D6200" w:rsidP="0001500B">
      <w:pPr>
        <w:pStyle w:val="Oformateradtext"/>
        <w:rPr>
          <w:ins w:id="39" w:author="Elin Röös" w:date="2025-08-18T13:22:00Z" w16du:dateUtc="2025-08-18T11:22:00Z"/>
          <w:rFonts w:ascii="Times New Roman" w:hAnsi="Times New Roman" w:cs="Times New Roman"/>
          <w:color w:val="FF0000"/>
          <w:szCs w:val="22"/>
          <w:lang w:val="en-US"/>
        </w:rPr>
      </w:pPr>
      <w:ins w:id="40" w:author="Elin Röös" w:date="2025-08-18T13:22:00Z" w16du:dateUtc="2025-08-18T11:22:00Z">
        <w:r>
          <w:rPr>
            <w:rFonts w:ascii="Times New Roman" w:hAnsi="Times New Roman" w:cs="Times New Roman"/>
            <w:color w:val="FF0000"/>
            <w:szCs w:val="22"/>
            <w:lang w:val="en-US"/>
          </w:rPr>
          <w:t xml:space="preserve">We agree this is a weak </w:t>
        </w:r>
        <w:proofErr w:type="gramStart"/>
        <w:r>
          <w:rPr>
            <w:rFonts w:ascii="Times New Roman" w:hAnsi="Times New Roman" w:cs="Times New Roman"/>
            <w:color w:val="FF0000"/>
            <w:szCs w:val="22"/>
            <w:lang w:val="en-US"/>
          </w:rPr>
          <w:t>point</w:t>
        </w:r>
        <w:proofErr w:type="gramEnd"/>
        <w:r>
          <w:rPr>
            <w:rFonts w:ascii="Times New Roman" w:hAnsi="Times New Roman" w:cs="Times New Roman"/>
            <w:color w:val="FF0000"/>
            <w:szCs w:val="22"/>
            <w:lang w:val="en-US"/>
          </w:rPr>
          <w:t xml:space="preserve"> but we now improved </w:t>
        </w:r>
      </w:ins>
      <w:del w:id="41" w:author="Elin Röös" w:date="2025-08-18T13:22:00Z" w16du:dateUtc="2025-08-18T11:22:00Z">
        <w:r w:rsidR="0001500B" w:rsidRPr="00CB75E5" w:rsidDel="009D6200">
          <w:rPr>
            <w:rFonts w:ascii="Times New Roman" w:hAnsi="Times New Roman" w:cs="Times New Roman"/>
            <w:color w:val="FF0000"/>
            <w:szCs w:val="22"/>
            <w:lang w:val="en-US"/>
          </w:rPr>
          <w:delText>T</w:delText>
        </w:r>
      </w:del>
      <w:ins w:id="42" w:author="Elin Röös" w:date="2025-08-18T13:22:00Z" w16du:dateUtc="2025-08-18T11:22:00Z">
        <w:r>
          <w:rPr>
            <w:rFonts w:ascii="Times New Roman" w:hAnsi="Times New Roman" w:cs="Times New Roman"/>
            <w:color w:val="FF0000"/>
            <w:szCs w:val="22"/>
            <w:lang w:val="en-US"/>
          </w:rPr>
          <w:t>t</w:t>
        </w:r>
      </w:ins>
      <w:r w:rsidR="0001500B" w:rsidRPr="00CB75E5">
        <w:rPr>
          <w:rFonts w:ascii="Times New Roman" w:hAnsi="Times New Roman" w:cs="Times New Roman"/>
          <w:color w:val="FF0000"/>
          <w:szCs w:val="22"/>
          <w:lang w:val="en-US"/>
        </w:rPr>
        <w:t xml:space="preserve">he </w:t>
      </w:r>
      <w:del w:id="43" w:author="Elin Röös" w:date="2025-08-18T13:22:00Z" w16du:dateUtc="2025-08-18T11:22:00Z">
        <w:r w:rsidR="0001500B" w:rsidDel="009D6200">
          <w:rPr>
            <w:rFonts w:ascii="Times New Roman" w:hAnsi="Times New Roman" w:cs="Times New Roman"/>
            <w:color w:val="FF0000"/>
            <w:szCs w:val="22"/>
            <w:lang w:val="en-US"/>
          </w:rPr>
          <w:delText>motive for</w:delText>
        </w:r>
      </w:del>
      <w:ins w:id="44" w:author="Elin Röös" w:date="2025-08-18T13:22:00Z" w16du:dateUtc="2025-08-18T11:22:00Z">
        <w:r>
          <w:rPr>
            <w:rFonts w:ascii="Times New Roman" w:hAnsi="Times New Roman" w:cs="Times New Roman"/>
            <w:color w:val="FF0000"/>
            <w:szCs w:val="22"/>
            <w:lang w:val="en-US"/>
          </w:rPr>
          <w:t>justification of</w:t>
        </w:r>
      </w:ins>
      <w:r w:rsidR="0001500B">
        <w:rPr>
          <w:rFonts w:ascii="Times New Roman" w:hAnsi="Times New Roman" w:cs="Times New Roman"/>
          <w:color w:val="FF0000"/>
          <w:szCs w:val="22"/>
          <w:lang w:val="en-US"/>
        </w:rPr>
        <w:t xml:space="preserve"> these adjustments </w:t>
      </w:r>
      <w:del w:id="45" w:author="Elin Röös" w:date="2025-08-18T13:23:00Z" w16du:dateUtc="2025-08-18T11:23:00Z">
        <w:r w:rsidR="0001500B" w:rsidDel="009D6200">
          <w:rPr>
            <w:rFonts w:ascii="Times New Roman" w:hAnsi="Times New Roman" w:cs="Times New Roman"/>
            <w:color w:val="FF0000"/>
            <w:szCs w:val="22"/>
            <w:lang w:val="en-US"/>
          </w:rPr>
          <w:delText xml:space="preserve">is given </w:delText>
        </w:r>
      </w:del>
      <w:r w:rsidR="0001500B">
        <w:rPr>
          <w:rFonts w:ascii="Times New Roman" w:hAnsi="Times New Roman" w:cs="Times New Roman"/>
          <w:color w:val="FF0000"/>
          <w:szCs w:val="22"/>
          <w:lang w:val="en-US"/>
        </w:rPr>
        <w:t>in the Method chapter (419-428)</w:t>
      </w:r>
    </w:p>
    <w:p w14:paraId="00639CCE" w14:textId="77777777" w:rsidR="009D6200" w:rsidRDefault="009D6200" w:rsidP="0001500B">
      <w:pPr>
        <w:pStyle w:val="Oformateradtext"/>
        <w:rPr>
          <w:rFonts w:ascii="Times New Roman" w:hAnsi="Times New Roman" w:cs="Times New Roman"/>
          <w:color w:val="FF0000"/>
          <w:szCs w:val="22"/>
          <w:lang w:val="en-US"/>
        </w:rPr>
      </w:pPr>
    </w:p>
    <w:p w14:paraId="4A4D713B" w14:textId="7249AF73" w:rsidR="0001500B" w:rsidRDefault="009D6200" w:rsidP="0001500B">
      <w:pPr>
        <w:pStyle w:val="Oformateradtext"/>
        <w:rPr>
          <w:ins w:id="46" w:author="Elin Röös" w:date="2025-08-18T13:23:00Z" w16du:dateUtc="2025-08-18T11:23:00Z"/>
          <w:rFonts w:ascii="Times New Roman" w:hAnsi="Times New Roman" w:cs="Times New Roman"/>
          <w:i/>
          <w:iCs/>
          <w:szCs w:val="22"/>
          <w:lang w:val="en-US"/>
        </w:rPr>
      </w:pPr>
      <w:ins w:id="47" w:author="Elin Röös" w:date="2025-08-18T13:22:00Z" w16du:dateUtc="2025-08-18T11:22:00Z">
        <w:r w:rsidRPr="009D6200">
          <w:rPr>
            <w:rFonts w:ascii="Times New Roman" w:hAnsi="Times New Roman" w:cs="Times New Roman"/>
            <w:i/>
            <w:iCs/>
            <w:szCs w:val="22"/>
            <w:lang w:val="en-US"/>
            <w:rPrChange w:id="48" w:author="Elin Röös" w:date="2025-08-18T13:22:00Z" w16du:dateUtc="2025-08-18T11:22:00Z">
              <w:rPr>
                <w:rFonts w:ascii="Times New Roman" w:hAnsi="Times New Roman" w:cs="Times New Roman"/>
                <w:szCs w:val="22"/>
                <w:lang w:val="en-US"/>
              </w:rPr>
            </w:rPrChange>
          </w:rPr>
          <w:t>“</w:t>
        </w:r>
      </w:ins>
      <w:r w:rsidR="001D4DB8" w:rsidRPr="009D6200">
        <w:rPr>
          <w:rFonts w:ascii="Times New Roman" w:hAnsi="Times New Roman" w:cs="Times New Roman"/>
          <w:i/>
          <w:iCs/>
          <w:szCs w:val="22"/>
          <w:lang w:val="en-US"/>
          <w:rPrChange w:id="49" w:author="Elin Röös" w:date="2025-08-18T13:22:00Z" w16du:dateUtc="2025-08-18T11:22:00Z">
            <w:rPr>
              <w:rFonts w:ascii="Times New Roman" w:hAnsi="Times New Roman" w:cs="Times New Roman"/>
              <w:szCs w:val="22"/>
              <w:lang w:val="en-US"/>
            </w:rPr>
          </w:rPrChange>
        </w:rPr>
        <w:t xml:space="preserve">Number of animals (lives) per functional unit can be an ethical issue but it is not necessarily an animal welfare issue per se. … </w:t>
      </w:r>
      <w:r w:rsidR="0001500B" w:rsidRPr="009D6200">
        <w:rPr>
          <w:rFonts w:ascii="Times New Roman" w:hAnsi="Times New Roman" w:cs="Times New Roman"/>
          <w:i/>
          <w:iCs/>
          <w:szCs w:val="22"/>
          <w:lang w:val="en-US"/>
          <w:rPrChange w:id="50" w:author="Elin Röös" w:date="2025-08-18T13:22:00Z" w16du:dateUtc="2025-08-18T11:22:00Z">
            <w:rPr>
              <w:rFonts w:ascii="Times New Roman" w:hAnsi="Times New Roman" w:cs="Times New Roman"/>
              <w:szCs w:val="22"/>
              <w:lang w:val="en-US"/>
            </w:rPr>
          </w:rPrChange>
        </w:rPr>
        <w:t xml:space="preserve">Without these arbitrary adjustments (that reflect our ethical view), the animal welfare index value for food from the smallest animals would be very </w:t>
      </w:r>
      <w:proofErr w:type="spellStart"/>
      <w:r w:rsidR="0001500B" w:rsidRPr="009D6200">
        <w:rPr>
          <w:rFonts w:ascii="Times New Roman" w:hAnsi="Times New Roman" w:cs="Times New Roman"/>
          <w:i/>
          <w:iCs/>
          <w:szCs w:val="22"/>
          <w:lang w:val="en-US"/>
          <w:rPrChange w:id="51" w:author="Elin Röös" w:date="2025-08-18T13:22:00Z" w16du:dateUtc="2025-08-18T11:22:00Z">
            <w:rPr>
              <w:rFonts w:ascii="Times New Roman" w:hAnsi="Times New Roman" w:cs="Times New Roman"/>
              <w:szCs w:val="22"/>
              <w:lang w:val="en-US"/>
            </w:rPr>
          </w:rPrChange>
        </w:rPr>
        <w:t>unfavourable</w:t>
      </w:r>
      <w:proofErr w:type="spellEnd"/>
      <w:r w:rsidR="0001500B" w:rsidRPr="009D6200">
        <w:rPr>
          <w:rFonts w:ascii="Times New Roman" w:hAnsi="Times New Roman" w:cs="Times New Roman"/>
          <w:i/>
          <w:iCs/>
          <w:szCs w:val="22"/>
          <w:lang w:val="en-US"/>
          <w:rPrChange w:id="52" w:author="Elin Röös" w:date="2025-08-18T13:22:00Z" w16du:dateUtc="2025-08-18T11:22:00Z">
            <w:rPr>
              <w:rFonts w:ascii="Times New Roman" w:hAnsi="Times New Roman" w:cs="Times New Roman"/>
              <w:szCs w:val="22"/>
              <w:lang w:val="en-US"/>
            </w:rPr>
          </w:rPrChange>
        </w:rPr>
        <w:t xml:space="preserve"> even with a perfect production system, and very </w:t>
      </w:r>
      <w:proofErr w:type="spellStart"/>
      <w:r w:rsidR="0001500B" w:rsidRPr="009D6200">
        <w:rPr>
          <w:rFonts w:ascii="Times New Roman" w:hAnsi="Times New Roman" w:cs="Times New Roman"/>
          <w:i/>
          <w:iCs/>
          <w:szCs w:val="22"/>
          <w:lang w:val="en-US"/>
          <w:rPrChange w:id="53" w:author="Elin Röös" w:date="2025-08-18T13:22:00Z" w16du:dateUtc="2025-08-18T11:22:00Z">
            <w:rPr>
              <w:rFonts w:ascii="Times New Roman" w:hAnsi="Times New Roman" w:cs="Times New Roman"/>
              <w:szCs w:val="22"/>
              <w:lang w:val="en-US"/>
            </w:rPr>
          </w:rPrChange>
        </w:rPr>
        <w:t>favourable</w:t>
      </w:r>
      <w:proofErr w:type="spellEnd"/>
      <w:r w:rsidR="0001500B" w:rsidRPr="009D6200">
        <w:rPr>
          <w:rFonts w:ascii="Times New Roman" w:hAnsi="Times New Roman" w:cs="Times New Roman"/>
          <w:i/>
          <w:iCs/>
          <w:szCs w:val="22"/>
          <w:lang w:val="en-US"/>
          <w:rPrChange w:id="54" w:author="Elin Röös" w:date="2025-08-18T13:22:00Z" w16du:dateUtc="2025-08-18T11:22:00Z">
            <w:rPr>
              <w:rFonts w:ascii="Times New Roman" w:hAnsi="Times New Roman" w:cs="Times New Roman"/>
              <w:szCs w:val="22"/>
              <w:lang w:val="en-US"/>
            </w:rPr>
          </w:rPrChange>
        </w:rPr>
        <w:t xml:space="preserve"> for milk even with the worst possible production system.</w:t>
      </w:r>
      <w:ins w:id="55" w:author="Elin Röös" w:date="2025-08-18T13:22:00Z" w16du:dateUtc="2025-08-18T11:22:00Z">
        <w:r w:rsidRPr="009D6200">
          <w:rPr>
            <w:rFonts w:ascii="Times New Roman" w:hAnsi="Times New Roman" w:cs="Times New Roman"/>
            <w:i/>
            <w:iCs/>
            <w:szCs w:val="22"/>
            <w:lang w:val="en-US"/>
            <w:rPrChange w:id="56" w:author="Elin Röös" w:date="2025-08-18T13:22:00Z" w16du:dateUtc="2025-08-18T11:22:00Z">
              <w:rPr>
                <w:rFonts w:ascii="Times New Roman" w:hAnsi="Times New Roman" w:cs="Times New Roman"/>
                <w:szCs w:val="22"/>
                <w:lang w:val="en-US"/>
              </w:rPr>
            </w:rPrChange>
          </w:rPr>
          <w:t>”</w:t>
        </w:r>
      </w:ins>
    </w:p>
    <w:p w14:paraId="1B7B7205" w14:textId="77777777" w:rsidR="009D6200" w:rsidRPr="009D6200" w:rsidRDefault="009D6200" w:rsidP="0001500B">
      <w:pPr>
        <w:pStyle w:val="Oformateradtext"/>
        <w:rPr>
          <w:rFonts w:ascii="Times New Roman" w:hAnsi="Times New Roman" w:cs="Times New Roman"/>
          <w:i/>
          <w:iCs/>
          <w:szCs w:val="22"/>
          <w:lang w:val="en-US"/>
          <w:rPrChange w:id="57" w:author="Elin Röös" w:date="2025-08-18T13:22:00Z" w16du:dateUtc="2025-08-18T11:22:00Z">
            <w:rPr>
              <w:rFonts w:ascii="Times New Roman" w:hAnsi="Times New Roman" w:cs="Times New Roman"/>
              <w:szCs w:val="22"/>
              <w:lang w:val="en-US"/>
            </w:rPr>
          </w:rPrChange>
        </w:rPr>
      </w:pPr>
    </w:p>
    <w:p w14:paraId="17FDB92E" w14:textId="77777777" w:rsidR="000C329F" w:rsidRDefault="000C329F" w:rsidP="003E592E">
      <w:pPr>
        <w:pStyle w:val="Oformateradtext"/>
        <w:rPr>
          <w:ins w:id="58" w:author="Elin Röös" w:date="2025-08-18T13:23:00Z" w16du:dateUtc="2025-08-18T11:23:00Z"/>
          <w:rFonts w:ascii="Times New Roman" w:hAnsi="Times New Roman" w:cs="Times New Roman"/>
          <w:color w:val="FF0000"/>
          <w:szCs w:val="22"/>
          <w:lang w:val="en-US"/>
        </w:rPr>
      </w:pPr>
      <w:r>
        <w:rPr>
          <w:rFonts w:ascii="Times New Roman" w:hAnsi="Times New Roman" w:cs="Times New Roman"/>
          <w:color w:val="FF0000"/>
          <w:szCs w:val="22"/>
          <w:lang w:val="en-US"/>
        </w:rPr>
        <w:t>and the consequences are described in the Results chapter (line 610-612 and 617-619)</w:t>
      </w:r>
    </w:p>
    <w:p w14:paraId="74A3C9DB" w14:textId="77777777" w:rsidR="009D6200" w:rsidRDefault="009D6200" w:rsidP="003E592E">
      <w:pPr>
        <w:pStyle w:val="Oformateradtext"/>
        <w:rPr>
          <w:rFonts w:ascii="Times New Roman" w:hAnsi="Times New Roman" w:cs="Times New Roman"/>
          <w:color w:val="FF0000"/>
          <w:szCs w:val="22"/>
          <w:lang w:val="en-US"/>
        </w:rPr>
      </w:pPr>
    </w:p>
    <w:p w14:paraId="7BB5DDE4" w14:textId="3FA78505" w:rsidR="000C329F" w:rsidRDefault="009D6200" w:rsidP="003E592E">
      <w:pPr>
        <w:pStyle w:val="Oformateradtext"/>
        <w:rPr>
          <w:ins w:id="59" w:author="Elin Röös" w:date="2025-08-18T13:23:00Z" w16du:dateUtc="2025-08-18T11:23:00Z"/>
          <w:rFonts w:ascii="Times New Roman" w:hAnsi="Times New Roman" w:cs="Times New Roman"/>
          <w:i/>
          <w:iCs/>
          <w:szCs w:val="22"/>
          <w:lang w:val="en-US"/>
        </w:rPr>
      </w:pPr>
      <w:ins w:id="60" w:author="Elin Röös" w:date="2025-08-18T13:23:00Z" w16du:dateUtc="2025-08-18T11:23:00Z">
        <w:r>
          <w:rPr>
            <w:rFonts w:ascii="Times New Roman" w:hAnsi="Times New Roman" w:cs="Times New Roman"/>
            <w:i/>
            <w:iCs/>
            <w:szCs w:val="22"/>
            <w:lang w:val="en-US"/>
          </w:rPr>
          <w:t>“</w:t>
        </w:r>
      </w:ins>
      <w:r w:rsidR="000C329F" w:rsidRPr="009D6200">
        <w:rPr>
          <w:rFonts w:ascii="Times New Roman" w:hAnsi="Times New Roman" w:cs="Times New Roman"/>
          <w:i/>
          <w:iCs/>
          <w:szCs w:val="22"/>
          <w:lang w:val="en-US"/>
          <w:rPrChange w:id="61" w:author="Elin Röös" w:date="2025-08-18T13:23:00Z" w16du:dateUtc="2025-08-18T11:23:00Z">
            <w:rPr>
              <w:rFonts w:ascii="Times New Roman" w:hAnsi="Times New Roman" w:cs="Times New Roman"/>
              <w:szCs w:val="22"/>
              <w:lang w:val="en-US"/>
            </w:rPr>
          </w:rPrChange>
        </w:rPr>
        <w:t xml:space="preserve">For mealworms and honey this is partly an effect of our adjustment of number affected (section 3.1.1). Without this adjustment the PAALA value for mealworms and honey would have been 27 (instead of 0.27) and 37 (instead of </w:t>
      </w:r>
      <w:proofErr w:type="gramStart"/>
      <w:r w:rsidR="000C329F" w:rsidRPr="009D6200">
        <w:rPr>
          <w:rFonts w:ascii="Times New Roman" w:hAnsi="Times New Roman" w:cs="Times New Roman"/>
          <w:i/>
          <w:iCs/>
          <w:szCs w:val="22"/>
          <w:lang w:val="en-US"/>
          <w:rPrChange w:id="62" w:author="Elin Röös" w:date="2025-08-18T13:23:00Z" w16du:dateUtc="2025-08-18T11:23:00Z">
            <w:rPr>
              <w:rFonts w:ascii="Times New Roman" w:hAnsi="Times New Roman" w:cs="Times New Roman"/>
              <w:szCs w:val="22"/>
              <w:lang w:val="en-US"/>
            </w:rPr>
          </w:rPrChange>
        </w:rPr>
        <w:t>0.37)…</w:t>
      </w:r>
      <w:proofErr w:type="gramEnd"/>
      <w:r w:rsidR="000C329F" w:rsidRPr="009D6200">
        <w:rPr>
          <w:rFonts w:ascii="Times New Roman" w:hAnsi="Times New Roman" w:cs="Times New Roman"/>
          <w:i/>
          <w:iCs/>
          <w:szCs w:val="22"/>
          <w:lang w:val="en-US"/>
          <w:rPrChange w:id="63" w:author="Elin Röös" w:date="2025-08-18T13:23:00Z" w16du:dateUtc="2025-08-18T11:23:00Z">
            <w:rPr>
              <w:rFonts w:ascii="Times New Roman" w:hAnsi="Times New Roman" w:cs="Times New Roman"/>
              <w:szCs w:val="22"/>
              <w:lang w:val="en-US"/>
            </w:rPr>
          </w:rPrChange>
        </w:rPr>
        <w:t xml:space="preserve"> The values for shrimps and blue mussels are influenced by the adjustment of number affected. Without this adjustment, the PAALA value for shrimps and blue mussels would have been 97 (instead of 9.7) and 36 (instead of 3.6).</w:t>
      </w:r>
      <w:ins w:id="64" w:author="Elin Röös" w:date="2025-08-18T13:23:00Z" w16du:dateUtc="2025-08-18T11:23:00Z">
        <w:r>
          <w:rPr>
            <w:rFonts w:ascii="Times New Roman" w:hAnsi="Times New Roman" w:cs="Times New Roman"/>
            <w:i/>
            <w:iCs/>
            <w:szCs w:val="22"/>
            <w:lang w:val="en-US"/>
          </w:rPr>
          <w:t>”</w:t>
        </w:r>
      </w:ins>
    </w:p>
    <w:p w14:paraId="178230A0" w14:textId="77777777" w:rsidR="009D6200" w:rsidRPr="009D6200" w:rsidRDefault="009D6200" w:rsidP="003E592E">
      <w:pPr>
        <w:pStyle w:val="Oformateradtext"/>
        <w:rPr>
          <w:rFonts w:ascii="Times New Roman" w:hAnsi="Times New Roman" w:cs="Times New Roman"/>
          <w:i/>
          <w:iCs/>
          <w:szCs w:val="22"/>
          <w:lang w:val="en-US"/>
          <w:rPrChange w:id="65" w:author="Elin Röös" w:date="2025-08-18T13:23:00Z" w16du:dateUtc="2025-08-18T11:23:00Z">
            <w:rPr>
              <w:rFonts w:ascii="Times New Roman" w:hAnsi="Times New Roman" w:cs="Times New Roman"/>
              <w:szCs w:val="22"/>
              <w:lang w:val="en-US"/>
            </w:rPr>
          </w:rPrChange>
        </w:rPr>
      </w:pPr>
    </w:p>
    <w:p w14:paraId="0B0E7F46" w14:textId="77777777" w:rsidR="0001500B" w:rsidRPr="0001500B" w:rsidRDefault="0001500B" w:rsidP="0001500B">
      <w:pPr>
        <w:pStyle w:val="Oformateradtext"/>
        <w:rPr>
          <w:rFonts w:ascii="Times New Roman" w:hAnsi="Times New Roman" w:cs="Times New Roman"/>
          <w:color w:val="FF0000"/>
          <w:szCs w:val="22"/>
          <w:lang w:val="en-US"/>
        </w:rPr>
      </w:pPr>
      <w:r w:rsidRPr="0001500B">
        <w:rPr>
          <w:rFonts w:ascii="Times New Roman" w:hAnsi="Times New Roman" w:cs="Times New Roman"/>
          <w:color w:val="FF0000"/>
          <w:szCs w:val="22"/>
          <w:lang w:val="en-US"/>
        </w:rPr>
        <w:t xml:space="preserve">and the species ranking is compared with the ranking of Scherer et al </w:t>
      </w:r>
      <w:r>
        <w:rPr>
          <w:rFonts w:ascii="Times New Roman" w:hAnsi="Times New Roman" w:cs="Times New Roman"/>
          <w:color w:val="FF0000"/>
          <w:szCs w:val="22"/>
          <w:lang w:val="en-US"/>
        </w:rPr>
        <w:t xml:space="preserve">in the Discussion on </w:t>
      </w:r>
      <w:r w:rsidRPr="0001500B">
        <w:rPr>
          <w:rFonts w:ascii="Times New Roman" w:hAnsi="Times New Roman" w:cs="Times New Roman"/>
          <w:color w:val="FF0000"/>
          <w:szCs w:val="22"/>
          <w:lang w:val="en-US"/>
        </w:rPr>
        <w:t>line 746-753</w:t>
      </w:r>
    </w:p>
    <w:p w14:paraId="5C5050AB" w14:textId="77777777" w:rsidR="009D6200" w:rsidRDefault="009D6200" w:rsidP="0001500B">
      <w:pPr>
        <w:pStyle w:val="Oformateradtext"/>
        <w:rPr>
          <w:ins w:id="66" w:author="Elin Röös" w:date="2025-08-18T13:24:00Z" w16du:dateUtc="2025-08-18T11:24:00Z"/>
          <w:rFonts w:ascii="Times New Roman" w:hAnsi="Times New Roman" w:cs="Times New Roman"/>
          <w:i/>
          <w:iCs/>
          <w:szCs w:val="22"/>
          <w:lang w:val="en-US"/>
        </w:rPr>
      </w:pPr>
    </w:p>
    <w:p w14:paraId="46355541" w14:textId="179C2551" w:rsidR="0001500B" w:rsidRDefault="009D6200" w:rsidP="0001500B">
      <w:pPr>
        <w:pStyle w:val="Oformateradtext"/>
        <w:rPr>
          <w:ins w:id="67" w:author="Elin Röös" w:date="2025-08-18T13:24:00Z" w16du:dateUtc="2025-08-18T11:24:00Z"/>
          <w:rFonts w:ascii="Times New Roman" w:hAnsi="Times New Roman" w:cs="Times New Roman"/>
          <w:i/>
          <w:iCs/>
          <w:szCs w:val="22"/>
          <w:lang w:val="en-US"/>
        </w:rPr>
      </w:pPr>
      <w:ins w:id="68" w:author="Elin Röös" w:date="2025-08-18T13:24:00Z" w16du:dateUtc="2025-08-18T11:24:00Z">
        <w:r>
          <w:rPr>
            <w:rFonts w:ascii="Times New Roman" w:hAnsi="Times New Roman" w:cs="Times New Roman"/>
            <w:i/>
            <w:iCs/>
            <w:szCs w:val="22"/>
            <w:lang w:val="en-US"/>
          </w:rPr>
          <w:t>“</w:t>
        </w:r>
      </w:ins>
      <w:r w:rsidR="0001500B" w:rsidRPr="009D6200">
        <w:rPr>
          <w:rFonts w:ascii="Times New Roman" w:hAnsi="Times New Roman" w:cs="Times New Roman"/>
          <w:i/>
          <w:iCs/>
          <w:szCs w:val="22"/>
          <w:lang w:val="en-US"/>
          <w:rPrChange w:id="69" w:author="Elin Röös" w:date="2025-08-18T13:23:00Z" w16du:dateUtc="2025-08-18T11:23:00Z">
            <w:rPr>
              <w:rFonts w:ascii="Times New Roman" w:hAnsi="Times New Roman" w:cs="Times New Roman"/>
              <w:szCs w:val="22"/>
              <w:lang w:val="en-US"/>
            </w:rPr>
          </w:rPrChange>
        </w:rPr>
        <w:t xml:space="preserve">Species rankings concerning moral value were similar in Scherer et al. (2018) and Paris et al. (2022) with cattle ranked as having the highest value followed by pigs, chickens, salmon, crickets </w:t>
      </w:r>
      <w:r w:rsidR="0001500B" w:rsidRPr="009D6200">
        <w:rPr>
          <w:rFonts w:ascii="Times New Roman" w:hAnsi="Times New Roman" w:cs="Times New Roman"/>
          <w:i/>
          <w:iCs/>
          <w:szCs w:val="22"/>
          <w:lang w:val="en-US"/>
          <w:rPrChange w:id="70" w:author="Elin Röös" w:date="2025-08-18T13:23:00Z" w16du:dateUtc="2025-08-18T11:23:00Z">
            <w:rPr>
              <w:rFonts w:ascii="Times New Roman" w:hAnsi="Times New Roman" w:cs="Times New Roman"/>
              <w:szCs w:val="22"/>
              <w:lang w:val="en-US"/>
            </w:rPr>
          </w:rPrChange>
        </w:rPr>
        <w:lastRenderedPageBreak/>
        <w:t>(Scherer et al. 2018) / honeybees (Paris et al. 2022) and shrimp. Respondents to our questionnaire on animals’ ability ranked pigs first, followed by cattle, chickens, salmon, crickets, and honeybees (Fig. 1). The relative ability to perceive negative effects or moral value assigned to smaller species, such as shrimp and insects, varied substantially across studies. For instance, Scherer et al. (2018) assigned crickets a value 0.00004 times that of pigs, whereas in our questionnaire, the value for honeybees was 0.16 times that of pigs.</w:t>
      </w:r>
      <w:ins w:id="71" w:author="Elin Röös" w:date="2025-08-18T13:24:00Z" w16du:dateUtc="2025-08-18T11:24:00Z">
        <w:r>
          <w:rPr>
            <w:rFonts w:ascii="Times New Roman" w:hAnsi="Times New Roman" w:cs="Times New Roman"/>
            <w:i/>
            <w:iCs/>
            <w:szCs w:val="22"/>
            <w:lang w:val="en-US"/>
          </w:rPr>
          <w:t>”</w:t>
        </w:r>
      </w:ins>
    </w:p>
    <w:p w14:paraId="2D75AAAF" w14:textId="77777777" w:rsidR="009D6200" w:rsidRPr="009D6200" w:rsidRDefault="009D6200" w:rsidP="0001500B">
      <w:pPr>
        <w:pStyle w:val="Oformateradtext"/>
        <w:rPr>
          <w:rFonts w:ascii="Times New Roman" w:hAnsi="Times New Roman" w:cs="Times New Roman"/>
          <w:i/>
          <w:iCs/>
          <w:szCs w:val="22"/>
          <w:lang w:val="en-US"/>
          <w:rPrChange w:id="72" w:author="Elin Röös" w:date="2025-08-18T13:23:00Z" w16du:dateUtc="2025-08-18T11:23:00Z">
            <w:rPr>
              <w:rFonts w:ascii="Times New Roman" w:hAnsi="Times New Roman" w:cs="Times New Roman"/>
              <w:szCs w:val="22"/>
              <w:lang w:val="en-US"/>
            </w:rPr>
          </w:rPrChange>
        </w:rPr>
      </w:pPr>
    </w:p>
    <w:p w14:paraId="07147AA1" w14:textId="77777777" w:rsidR="001D4DB8" w:rsidRDefault="001D4DB8" w:rsidP="003E592E">
      <w:pPr>
        <w:pStyle w:val="Oformateradtext"/>
        <w:rPr>
          <w:ins w:id="73" w:author="Elin Röös" w:date="2025-08-18T13:24:00Z" w16du:dateUtc="2025-08-18T11:24:00Z"/>
          <w:rFonts w:ascii="Times New Roman" w:hAnsi="Times New Roman" w:cs="Times New Roman"/>
          <w:color w:val="FF0000"/>
          <w:szCs w:val="22"/>
          <w:lang w:val="en-US"/>
        </w:rPr>
      </w:pPr>
      <w:r>
        <w:rPr>
          <w:rFonts w:ascii="Times New Roman" w:hAnsi="Times New Roman" w:cs="Times New Roman"/>
          <w:color w:val="FF0000"/>
          <w:szCs w:val="22"/>
          <w:lang w:val="en-US"/>
        </w:rPr>
        <w:t>and in line 753-755</w:t>
      </w:r>
    </w:p>
    <w:p w14:paraId="3187176D" w14:textId="77777777" w:rsidR="009D6200" w:rsidRDefault="009D6200" w:rsidP="003E592E">
      <w:pPr>
        <w:pStyle w:val="Oformateradtext"/>
        <w:rPr>
          <w:rFonts w:ascii="Times New Roman" w:hAnsi="Times New Roman" w:cs="Times New Roman"/>
          <w:color w:val="FF0000"/>
          <w:szCs w:val="22"/>
          <w:lang w:val="en-US"/>
        </w:rPr>
      </w:pPr>
    </w:p>
    <w:p w14:paraId="5A1F395B" w14:textId="77777777" w:rsidR="009D6200" w:rsidRDefault="009D6200" w:rsidP="003E592E">
      <w:pPr>
        <w:pStyle w:val="Oformateradtext"/>
        <w:rPr>
          <w:ins w:id="74" w:author="Elin Röös" w:date="2025-08-18T13:24:00Z" w16du:dateUtc="2025-08-18T11:24:00Z"/>
          <w:rFonts w:ascii="Times New Roman" w:hAnsi="Times New Roman" w:cs="Times New Roman"/>
          <w:i/>
          <w:iCs/>
          <w:szCs w:val="22"/>
          <w:lang w:val="en-US"/>
        </w:rPr>
      </w:pPr>
      <w:ins w:id="75" w:author="Elin Röös" w:date="2025-08-18T13:24:00Z" w16du:dateUtc="2025-08-18T11:24:00Z">
        <w:r>
          <w:rPr>
            <w:rFonts w:ascii="Times New Roman" w:hAnsi="Times New Roman" w:cs="Times New Roman"/>
            <w:i/>
            <w:iCs/>
            <w:szCs w:val="22"/>
            <w:lang w:val="en-US"/>
          </w:rPr>
          <w:t>“</w:t>
        </w:r>
      </w:ins>
      <w:r w:rsidR="001D4DB8" w:rsidRPr="009D6200">
        <w:rPr>
          <w:rFonts w:ascii="Times New Roman" w:hAnsi="Times New Roman" w:cs="Times New Roman"/>
          <w:i/>
          <w:iCs/>
          <w:szCs w:val="22"/>
          <w:lang w:val="en-US"/>
          <w:rPrChange w:id="76" w:author="Elin Röös" w:date="2025-08-18T13:24:00Z" w16du:dateUtc="2025-08-18T11:24:00Z">
            <w:rPr>
              <w:rFonts w:ascii="Times New Roman" w:hAnsi="Times New Roman" w:cs="Times New Roman"/>
              <w:szCs w:val="22"/>
              <w:lang w:val="en-US"/>
            </w:rPr>
          </w:rPrChange>
        </w:rPr>
        <w:t>The scale (summing up to 110 000 points) could potentially have influenced the results, but the respondents were told that they could give less than 1 point to one or several species. One respondent gave 0 points to honeybees (SM4).</w:t>
      </w:r>
      <w:ins w:id="77" w:author="Elin Röös" w:date="2025-08-18T13:24:00Z" w16du:dateUtc="2025-08-18T11:24:00Z">
        <w:r>
          <w:rPr>
            <w:rFonts w:ascii="Times New Roman" w:hAnsi="Times New Roman" w:cs="Times New Roman"/>
            <w:i/>
            <w:iCs/>
            <w:szCs w:val="22"/>
            <w:lang w:val="en-US"/>
          </w:rPr>
          <w:t>”</w:t>
        </w:r>
      </w:ins>
    </w:p>
    <w:p w14:paraId="37B12810" w14:textId="208CF1A6" w:rsidR="001D4DB8" w:rsidRPr="009D6200" w:rsidRDefault="001D4DB8" w:rsidP="003E592E">
      <w:pPr>
        <w:pStyle w:val="Oformateradtext"/>
        <w:rPr>
          <w:rFonts w:ascii="Times New Roman" w:hAnsi="Times New Roman" w:cs="Times New Roman"/>
          <w:i/>
          <w:iCs/>
          <w:szCs w:val="22"/>
          <w:lang w:val="en-US"/>
          <w:rPrChange w:id="78" w:author="Elin Röös" w:date="2025-08-18T13:24:00Z" w16du:dateUtc="2025-08-18T11:24:00Z">
            <w:rPr>
              <w:rFonts w:ascii="Times New Roman" w:hAnsi="Times New Roman" w:cs="Times New Roman"/>
              <w:szCs w:val="22"/>
              <w:lang w:val="en-US"/>
            </w:rPr>
          </w:rPrChange>
        </w:rPr>
      </w:pPr>
      <w:r w:rsidRPr="009D6200">
        <w:rPr>
          <w:rFonts w:ascii="Times New Roman" w:hAnsi="Times New Roman" w:cs="Times New Roman"/>
          <w:i/>
          <w:iCs/>
          <w:szCs w:val="22"/>
          <w:lang w:val="en-US"/>
          <w:rPrChange w:id="79" w:author="Elin Röös" w:date="2025-08-18T13:24:00Z" w16du:dateUtc="2025-08-18T11:24:00Z">
            <w:rPr>
              <w:rFonts w:ascii="Times New Roman" w:hAnsi="Times New Roman" w:cs="Times New Roman"/>
              <w:szCs w:val="22"/>
              <w:lang w:val="en-US"/>
            </w:rPr>
          </w:rPrChange>
        </w:rPr>
        <w:t xml:space="preserve">    </w:t>
      </w:r>
    </w:p>
    <w:p w14:paraId="225AC2C9" w14:textId="77777777" w:rsidR="00CB75E5" w:rsidRPr="001D4DB8" w:rsidRDefault="000C329F" w:rsidP="003E592E">
      <w:pPr>
        <w:pStyle w:val="Oformateradtext"/>
        <w:rPr>
          <w:rFonts w:ascii="Times New Roman" w:hAnsi="Times New Roman" w:cs="Times New Roman"/>
          <w:color w:val="FF0000"/>
          <w:szCs w:val="22"/>
          <w:lang w:val="en-US"/>
        </w:rPr>
      </w:pPr>
      <w:r w:rsidRPr="001D4DB8">
        <w:rPr>
          <w:rFonts w:ascii="Times New Roman" w:hAnsi="Times New Roman" w:cs="Times New Roman"/>
          <w:color w:val="FF0000"/>
          <w:szCs w:val="22"/>
          <w:lang w:val="en-US"/>
        </w:rPr>
        <w:t xml:space="preserve">and </w:t>
      </w:r>
      <w:r w:rsidR="00CB75E5" w:rsidRPr="001D4DB8">
        <w:rPr>
          <w:rFonts w:ascii="Times New Roman" w:hAnsi="Times New Roman" w:cs="Times New Roman"/>
          <w:color w:val="FF0000"/>
          <w:szCs w:val="22"/>
          <w:lang w:val="en-US"/>
        </w:rPr>
        <w:t xml:space="preserve">line </w:t>
      </w:r>
      <w:r w:rsidR="00A26136" w:rsidRPr="001D4DB8">
        <w:rPr>
          <w:rFonts w:ascii="Times New Roman" w:hAnsi="Times New Roman" w:cs="Times New Roman"/>
          <w:color w:val="FF0000"/>
          <w:szCs w:val="22"/>
          <w:lang w:val="en-US"/>
        </w:rPr>
        <w:t>7</w:t>
      </w:r>
      <w:r w:rsidRPr="001D4DB8">
        <w:rPr>
          <w:rFonts w:ascii="Times New Roman" w:hAnsi="Times New Roman" w:cs="Times New Roman"/>
          <w:color w:val="FF0000"/>
          <w:szCs w:val="22"/>
          <w:lang w:val="en-US"/>
        </w:rPr>
        <w:t>5</w:t>
      </w:r>
      <w:r w:rsidR="001D4DB8" w:rsidRPr="001D4DB8">
        <w:rPr>
          <w:rFonts w:ascii="Times New Roman" w:hAnsi="Times New Roman" w:cs="Times New Roman"/>
          <w:color w:val="FF0000"/>
          <w:szCs w:val="22"/>
          <w:lang w:val="en-US"/>
        </w:rPr>
        <w:t>6</w:t>
      </w:r>
      <w:r w:rsidR="00A26136" w:rsidRPr="001D4DB8">
        <w:rPr>
          <w:rFonts w:ascii="Times New Roman" w:hAnsi="Times New Roman" w:cs="Times New Roman"/>
          <w:color w:val="FF0000"/>
          <w:szCs w:val="22"/>
          <w:lang w:val="en-US"/>
        </w:rPr>
        <w:t>-7</w:t>
      </w:r>
      <w:r w:rsidRPr="001D4DB8">
        <w:rPr>
          <w:rFonts w:ascii="Times New Roman" w:hAnsi="Times New Roman" w:cs="Times New Roman"/>
          <w:color w:val="FF0000"/>
          <w:szCs w:val="22"/>
          <w:lang w:val="en-US"/>
        </w:rPr>
        <w:t>6</w:t>
      </w:r>
      <w:r w:rsidR="001D4DB8" w:rsidRPr="001D4DB8">
        <w:rPr>
          <w:rFonts w:ascii="Times New Roman" w:hAnsi="Times New Roman" w:cs="Times New Roman"/>
          <w:color w:val="FF0000"/>
          <w:szCs w:val="22"/>
          <w:lang w:val="en-US"/>
        </w:rPr>
        <w:t>3</w:t>
      </w:r>
    </w:p>
    <w:p w14:paraId="74501DBC" w14:textId="77777777" w:rsidR="009D6200" w:rsidRDefault="009D6200" w:rsidP="003E592E">
      <w:pPr>
        <w:pStyle w:val="Oformateradtext"/>
        <w:rPr>
          <w:ins w:id="80" w:author="Elin Röös" w:date="2025-08-18T13:25:00Z" w16du:dateUtc="2025-08-18T11:25:00Z"/>
          <w:rFonts w:ascii="Times New Roman" w:hAnsi="Times New Roman" w:cs="Times New Roman"/>
          <w:szCs w:val="22"/>
          <w:lang w:val="en-US"/>
        </w:rPr>
      </w:pPr>
    </w:p>
    <w:p w14:paraId="0EEF4BC0" w14:textId="0E30D3EE" w:rsidR="000C329F" w:rsidRDefault="009D6200" w:rsidP="003E592E">
      <w:pPr>
        <w:pStyle w:val="Oformateradtext"/>
        <w:rPr>
          <w:ins w:id="81" w:author="Elin Röös" w:date="2025-08-18T13:25:00Z" w16du:dateUtc="2025-08-18T11:25:00Z"/>
          <w:rFonts w:ascii="Times New Roman" w:hAnsi="Times New Roman" w:cs="Times New Roman"/>
          <w:i/>
          <w:iCs/>
          <w:szCs w:val="22"/>
          <w:lang w:val="en-US"/>
        </w:rPr>
      </w:pPr>
      <w:ins w:id="82" w:author="Elin Röös" w:date="2025-08-18T13:25:00Z" w16du:dateUtc="2025-08-18T11:25:00Z">
        <w:r>
          <w:rPr>
            <w:rFonts w:ascii="Times New Roman" w:hAnsi="Times New Roman" w:cs="Times New Roman"/>
            <w:i/>
            <w:iCs/>
            <w:szCs w:val="22"/>
            <w:lang w:val="en-US"/>
          </w:rPr>
          <w:t>“</w:t>
        </w:r>
      </w:ins>
      <w:r w:rsidR="000C329F" w:rsidRPr="009D6200">
        <w:rPr>
          <w:rFonts w:ascii="Times New Roman" w:hAnsi="Times New Roman" w:cs="Times New Roman"/>
          <w:i/>
          <w:iCs/>
          <w:szCs w:val="22"/>
          <w:lang w:val="en-US"/>
          <w:rPrChange w:id="83" w:author="Elin Röös" w:date="2025-08-18T13:25:00Z" w16du:dateUtc="2025-08-18T11:25:00Z">
            <w:rPr>
              <w:rFonts w:ascii="Times New Roman" w:hAnsi="Times New Roman" w:cs="Times New Roman"/>
              <w:szCs w:val="22"/>
              <w:lang w:val="en-US"/>
            </w:rPr>
          </w:rPrChange>
        </w:rPr>
        <w:t xml:space="preserve">It is essential to consider that our adjustment of number involved (section 3.1.1) lacks a scientific </w:t>
      </w:r>
      <w:proofErr w:type="gramStart"/>
      <w:r w:rsidR="000C329F" w:rsidRPr="009D6200">
        <w:rPr>
          <w:rFonts w:ascii="Times New Roman" w:hAnsi="Times New Roman" w:cs="Times New Roman"/>
          <w:i/>
          <w:iCs/>
          <w:szCs w:val="22"/>
          <w:lang w:val="en-US"/>
          <w:rPrChange w:id="84" w:author="Elin Röös" w:date="2025-08-18T13:25:00Z" w16du:dateUtc="2025-08-18T11:25:00Z">
            <w:rPr>
              <w:rFonts w:ascii="Times New Roman" w:hAnsi="Times New Roman" w:cs="Times New Roman"/>
              <w:szCs w:val="22"/>
              <w:lang w:val="en-US"/>
            </w:rPr>
          </w:rPrChange>
        </w:rPr>
        <w:t>basis, but</w:t>
      </w:r>
      <w:proofErr w:type="gramEnd"/>
      <w:r w:rsidR="000C329F" w:rsidRPr="009D6200">
        <w:rPr>
          <w:rFonts w:ascii="Times New Roman" w:hAnsi="Times New Roman" w:cs="Times New Roman"/>
          <w:i/>
          <w:iCs/>
          <w:szCs w:val="22"/>
          <w:lang w:val="en-US"/>
          <w:rPrChange w:id="85" w:author="Elin Röös" w:date="2025-08-18T13:25:00Z" w16du:dateUtc="2025-08-18T11:25:00Z">
            <w:rPr>
              <w:rFonts w:ascii="Times New Roman" w:hAnsi="Times New Roman" w:cs="Times New Roman"/>
              <w:szCs w:val="22"/>
              <w:lang w:val="en-US"/>
            </w:rPr>
          </w:rPrChange>
        </w:rPr>
        <w:t xml:space="preserve"> was deemed necessary to achieve a reasonable assessment of the animal welfare loss across species. The deviation between respondents </w:t>
      </w:r>
      <w:proofErr w:type="gramStart"/>
      <w:r w:rsidR="000C329F" w:rsidRPr="009D6200">
        <w:rPr>
          <w:rFonts w:ascii="Times New Roman" w:hAnsi="Times New Roman" w:cs="Times New Roman"/>
          <w:i/>
          <w:iCs/>
          <w:szCs w:val="22"/>
          <w:lang w:val="en-US"/>
          <w:rPrChange w:id="86" w:author="Elin Röös" w:date="2025-08-18T13:25:00Z" w16du:dateUtc="2025-08-18T11:25:00Z">
            <w:rPr>
              <w:rFonts w:ascii="Times New Roman" w:hAnsi="Times New Roman" w:cs="Times New Roman"/>
              <w:szCs w:val="22"/>
              <w:lang w:val="en-US"/>
            </w:rPr>
          </w:rPrChange>
        </w:rPr>
        <w:t>were</w:t>
      </w:r>
      <w:proofErr w:type="gramEnd"/>
      <w:r w:rsidR="000C329F" w:rsidRPr="009D6200">
        <w:rPr>
          <w:rFonts w:ascii="Times New Roman" w:hAnsi="Times New Roman" w:cs="Times New Roman"/>
          <w:i/>
          <w:iCs/>
          <w:szCs w:val="22"/>
          <w:lang w:val="en-US"/>
          <w:rPrChange w:id="87" w:author="Elin Röös" w:date="2025-08-18T13:25:00Z" w16du:dateUtc="2025-08-18T11:25:00Z">
            <w:rPr>
              <w:rFonts w:ascii="Times New Roman" w:hAnsi="Times New Roman" w:cs="Times New Roman"/>
              <w:szCs w:val="22"/>
              <w:lang w:val="en-US"/>
            </w:rPr>
          </w:rPrChange>
        </w:rPr>
        <w:t xml:space="preserve"> larger for the ‘small’ animals, i.e. meal worm, </w:t>
      </w:r>
      <w:proofErr w:type="gramStart"/>
      <w:r w:rsidR="000C329F" w:rsidRPr="009D6200">
        <w:rPr>
          <w:rFonts w:ascii="Times New Roman" w:hAnsi="Times New Roman" w:cs="Times New Roman"/>
          <w:i/>
          <w:iCs/>
          <w:szCs w:val="22"/>
          <w:lang w:val="en-US"/>
          <w:rPrChange w:id="88" w:author="Elin Röös" w:date="2025-08-18T13:25:00Z" w16du:dateUtc="2025-08-18T11:25:00Z">
            <w:rPr>
              <w:rFonts w:ascii="Times New Roman" w:hAnsi="Times New Roman" w:cs="Times New Roman"/>
              <w:szCs w:val="22"/>
              <w:lang w:val="en-US"/>
            </w:rPr>
          </w:rPrChange>
        </w:rPr>
        <w:t>honey bee</w:t>
      </w:r>
      <w:proofErr w:type="gramEnd"/>
      <w:r w:rsidR="000C329F" w:rsidRPr="009D6200">
        <w:rPr>
          <w:rFonts w:ascii="Times New Roman" w:hAnsi="Times New Roman" w:cs="Times New Roman"/>
          <w:i/>
          <w:iCs/>
          <w:szCs w:val="22"/>
          <w:lang w:val="en-US"/>
          <w:rPrChange w:id="89" w:author="Elin Röös" w:date="2025-08-18T13:25:00Z" w16du:dateUtc="2025-08-18T11:25:00Z">
            <w:rPr>
              <w:rFonts w:ascii="Times New Roman" w:hAnsi="Times New Roman" w:cs="Times New Roman"/>
              <w:szCs w:val="22"/>
              <w:lang w:val="en-US"/>
            </w:rPr>
          </w:rPrChange>
        </w:rPr>
        <w:t>, blue mussel and shrimp (see SM4), for which the numbers were adjusted, as compared to mammals and birds. The adjustment of numbers could thus partly be seen as an adjustment based on uncertainty. Richter et al. (2024) state that different weights could “reflect empirical uncertainties about whether animal species fulfil relevant criteria for moral consideration”</w:t>
      </w:r>
      <w:ins w:id="90" w:author="Elin Röös" w:date="2025-08-18T13:25:00Z" w16du:dateUtc="2025-08-18T11:25:00Z">
        <w:r>
          <w:rPr>
            <w:rFonts w:ascii="Times New Roman" w:hAnsi="Times New Roman" w:cs="Times New Roman"/>
            <w:i/>
            <w:iCs/>
            <w:szCs w:val="22"/>
            <w:lang w:val="en-US"/>
          </w:rPr>
          <w:t>”</w:t>
        </w:r>
      </w:ins>
    </w:p>
    <w:p w14:paraId="397532D2" w14:textId="77777777" w:rsidR="009D6200" w:rsidRPr="009D6200" w:rsidRDefault="009D6200" w:rsidP="003E592E">
      <w:pPr>
        <w:pStyle w:val="Oformateradtext"/>
        <w:rPr>
          <w:rFonts w:ascii="Times New Roman" w:hAnsi="Times New Roman" w:cs="Times New Roman"/>
          <w:i/>
          <w:iCs/>
          <w:szCs w:val="22"/>
          <w:lang w:val="en-US"/>
          <w:rPrChange w:id="91" w:author="Elin Röös" w:date="2025-08-18T13:25:00Z" w16du:dateUtc="2025-08-18T11:25:00Z">
            <w:rPr>
              <w:rFonts w:ascii="Times New Roman" w:hAnsi="Times New Roman" w:cs="Times New Roman"/>
              <w:szCs w:val="22"/>
              <w:lang w:val="en-US"/>
            </w:rPr>
          </w:rPrChange>
        </w:rPr>
      </w:pPr>
    </w:p>
    <w:p w14:paraId="0D39B71B" w14:textId="77777777" w:rsidR="003E592E" w:rsidRPr="0067634C" w:rsidRDefault="003E592E" w:rsidP="003E592E">
      <w:pPr>
        <w:pStyle w:val="Oformateradtext"/>
        <w:rPr>
          <w:szCs w:val="22"/>
          <w:lang w:val="en-US"/>
        </w:rPr>
      </w:pPr>
      <w:r w:rsidRPr="0067634C">
        <w:rPr>
          <w:szCs w:val="22"/>
          <w:lang w:val="en-US"/>
        </w:rPr>
        <w:t>I see this as the main limitation of your approach.</w:t>
      </w:r>
    </w:p>
    <w:p w14:paraId="3FEF7075" w14:textId="77777777" w:rsidR="009D6200" w:rsidRDefault="009D6200" w:rsidP="003E592E">
      <w:pPr>
        <w:pStyle w:val="Oformateradtext"/>
        <w:rPr>
          <w:ins w:id="92" w:author="Elin Röös" w:date="2025-08-18T13:26:00Z" w16du:dateUtc="2025-08-18T11:26:00Z"/>
          <w:rFonts w:ascii="Times New Roman" w:hAnsi="Times New Roman" w:cs="Times New Roman"/>
          <w:color w:val="FF0000"/>
          <w:szCs w:val="22"/>
          <w:lang w:val="en-US"/>
        </w:rPr>
      </w:pPr>
    </w:p>
    <w:p w14:paraId="7A323CAE" w14:textId="1B9A057A" w:rsidR="003E592E" w:rsidRPr="00CB75E5" w:rsidRDefault="00CB75E5" w:rsidP="003E592E">
      <w:pPr>
        <w:pStyle w:val="Oformateradtext"/>
        <w:rPr>
          <w:rFonts w:ascii="Times New Roman" w:hAnsi="Times New Roman" w:cs="Times New Roman"/>
          <w:color w:val="FF0000"/>
          <w:szCs w:val="22"/>
          <w:lang w:val="en-US"/>
        </w:rPr>
      </w:pPr>
      <w:r w:rsidRPr="00CB75E5">
        <w:rPr>
          <w:rFonts w:ascii="Times New Roman" w:hAnsi="Times New Roman" w:cs="Times New Roman"/>
          <w:color w:val="FF0000"/>
          <w:szCs w:val="22"/>
          <w:lang w:val="en-US"/>
        </w:rPr>
        <w:t xml:space="preserve">We are convinced that it is better to base the animals’ ability on experts’ knowledgeable input than on scarce data on neurons </w:t>
      </w:r>
      <w:r w:rsidR="00562C52">
        <w:rPr>
          <w:rFonts w:ascii="Times New Roman" w:hAnsi="Times New Roman" w:cs="Times New Roman"/>
          <w:color w:val="FF0000"/>
          <w:szCs w:val="22"/>
          <w:lang w:val="en-US"/>
        </w:rPr>
        <w:t>or</w:t>
      </w:r>
      <w:r w:rsidRPr="00CB75E5">
        <w:rPr>
          <w:rFonts w:ascii="Times New Roman" w:hAnsi="Times New Roman" w:cs="Times New Roman"/>
          <w:color w:val="FF0000"/>
          <w:szCs w:val="22"/>
          <w:lang w:val="en-US"/>
        </w:rPr>
        <w:t xml:space="preserve"> brain size. </w:t>
      </w:r>
      <w:r w:rsidR="00A26136">
        <w:rPr>
          <w:rFonts w:ascii="Times New Roman" w:hAnsi="Times New Roman" w:cs="Times New Roman"/>
          <w:color w:val="FF0000"/>
          <w:szCs w:val="22"/>
          <w:lang w:val="en-US"/>
        </w:rPr>
        <w:t xml:space="preserve">The available physiological data are not yet good enough. </w:t>
      </w:r>
      <w:commentRangeStart w:id="93"/>
      <w:r w:rsidR="00562C52">
        <w:rPr>
          <w:rFonts w:ascii="Times New Roman" w:hAnsi="Times New Roman" w:cs="Times New Roman"/>
          <w:color w:val="FF0000"/>
          <w:szCs w:val="22"/>
          <w:lang w:val="en-US"/>
        </w:rPr>
        <w:t>Please remember that European diets include a wide range of species</w:t>
      </w:r>
      <w:r w:rsidR="00B114D6">
        <w:rPr>
          <w:rFonts w:ascii="Times New Roman" w:hAnsi="Times New Roman" w:cs="Times New Roman"/>
          <w:color w:val="FF0000"/>
          <w:szCs w:val="22"/>
          <w:lang w:val="en-US"/>
        </w:rPr>
        <w:t>.</w:t>
      </w:r>
      <w:r w:rsidR="00562C52">
        <w:rPr>
          <w:rFonts w:ascii="Times New Roman" w:hAnsi="Times New Roman" w:cs="Times New Roman"/>
          <w:color w:val="FF0000"/>
          <w:szCs w:val="22"/>
          <w:lang w:val="en-US"/>
        </w:rPr>
        <w:t xml:space="preserve"> </w:t>
      </w:r>
      <w:commentRangeEnd w:id="93"/>
      <w:r w:rsidR="009D6200">
        <w:rPr>
          <w:rStyle w:val="Kommentarsreferens"/>
          <w:rFonts w:asciiTheme="minorHAnsi" w:hAnsiTheme="minorHAnsi"/>
          <w:lang w:eastAsia="en-US"/>
        </w:rPr>
        <w:commentReference w:id="93"/>
      </w:r>
      <w:r w:rsidR="00A26136">
        <w:rPr>
          <w:rFonts w:ascii="Times New Roman" w:hAnsi="Times New Roman" w:cs="Times New Roman"/>
          <w:color w:val="FF0000"/>
          <w:szCs w:val="22"/>
          <w:lang w:val="en-US"/>
        </w:rPr>
        <w:t xml:space="preserve">We are also convinced that </w:t>
      </w:r>
      <w:del w:id="94" w:author="Elin Röös" w:date="2025-08-18T13:27:00Z" w16du:dateUtc="2025-08-18T11:27:00Z">
        <w:r w:rsidR="00A26136" w:rsidDel="009D6200">
          <w:rPr>
            <w:rFonts w:ascii="Times New Roman" w:hAnsi="Times New Roman" w:cs="Times New Roman"/>
            <w:color w:val="FF0000"/>
            <w:szCs w:val="22"/>
            <w:lang w:val="en-US"/>
          </w:rPr>
          <w:delText xml:space="preserve">the </w:delText>
        </w:r>
      </w:del>
      <w:ins w:id="95" w:author="Elin Röös" w:date="2025-08-18T13:27:00Z" w16du:dateUtc="2025-08-18T11:27:00Z">
        <w:r w:rsidR="009D6200">
          <w:rPr>
            <w:rFonts w:ascii="Times New Roman" w:hAnsi="Times New Roman" w:cs="Times New Roman"/>
            <w:color w:val="FF0000"/>
            <w:szCs w:val="22"/>
            <w:lang w:val="en-US"/>
          </w:rPr>
          <w:t xml:space="preserve">our pragmatic </w:t>
        </w:r>
      </w:ins>
      <w:ins w:id="96" w:author="Elin Röös" w:date="2025-08-18T13:29:00Z" w16du:dateUtc="2025-08-18T11:29:00Z">
        <w:r w:rsidR="009D6200">
          <w:rPr>
            <w:rFonts w:ascii="Times New Roman" w:hAnsi="Times New Roman" w:cs="Times New Roman"/>
            <w:color w:val="FF0000"/>
            <w:szCs w:val="22"/>
            <w:lang w:val="en-US"/>
          </w:rPr>
          <w:t>norm-based</w:t>
        </w:r>
      </w:ins>
      <w:ins w:id="97" w:author="Elin Röös" w:date="2025-08-18T13:27:00Z" w16du:dateUtc="2025-08-18T11:27:00Z">
        <w:r w:rsidR="009D6200">
          <w:rPr>
            <w:rFonts w:ascii="Times New Roman" w:hAnsi="Times New Roman" w:cs="Times New Roman"/>
            <w:color w:val="FF0000"/>
            <w:szCs w:val="22"/>
            <w:lang w:val="en-US"/>
          </w:rPr>
          <w:t xml:space="preserve"> </w:t>
        </w:r>
      </w:ins>
      <w:r w:rsidR="00A26136">
        <w:rPr>
          <w:rFonts w:ascii="Times New Roman" w:hAnsi="Times New Roman" w:cs="Times New Roman"/>
          <w:color w:val="FF0000"/>
          <w:szCs w:val="22"/>
          <w:lang w:val="en-US"/>
        </w:rPr>
        <w:t xml:space="preserve">adjustment of number of animals </w:t>
      </w:r>
      <w:r w:rsidR="00562C52">
        <w:rPr>
          <w:rFonts w:ascii="Times New Roman" w:hAnsi="Times New Roman" w:cs="Times New Roman"/>
          <w:color w:val="FF0000"/>
          <w:szCs w:val="22"/>
          <w:lang w:val="en-US"/>
        </w:rPr>
        <w:t>makes the PAALA index more useful for future LCA assessments of diets</w:t>
      </w:r>
      <w:ins w:id="98" w:author="Elin Röös" w:date="2025-08-18T13:28:00Z" w16du:dateUtc="2025-08-18T11:28:00Z">
        <w:r w:rsidR="009D6200">
          <w:rPr>
            <w:rFonts w:ascii="Times New Roman" w:hAnsi="Times New Roman" w:cs="Times New Roman"/>
            <w:color w:val="FF0000"/>
            <w:szCs w:val="22"/>
            <w:lang w:val="en-US"/>
          </w:rPr>
          <w:t>.</w:t>
        </w:r>
      </w:ins>
      <w:ins w:id="99" w:author="Elin Röös" w:date="2025-08-18T13:29:00Z" w16du:dateUtc="2025-08-18T11:29:00Z">
        <w:r w:rsidR="009D6200">
          <w:rPr>
            <w:rFonts w:ascii="Times New Roman" w:hAnsi="Times New Roman" w:cs="Times New Roman"/>
            <w:color w:val="FF0000"/>
            <w:szCs w:val="22"/>
            <w:lang w:val="en-US"/>
          </w:rPr>
          <w:t xml:space="preserve"> Without the adjustment</w:t>
        </w:r>
      </w:ins>
      <w:ins w:id="100" w:author="Elin Röös" w:date="2025-08-18T13:30:00Z" w16du:dateUtc="2025-08-18T11:30:00Z">
        <w:r w:rsidR="009D6200">
          <w:rPr>
            <w:rFonts w:ascii="Times New Roman" w:hAnsi="Times New Roman" w:cs="Times New Roman"/>
            <w:color w:val="FF0000"/>
            <w:szCs w:val="22"/>
            <w:lang w:val="en-US"/>
          </w:rPr>
          <w:t xml:space="preserve"> the consumption of small animals would always appear unacceptable and potentially it is but that does not reflect the current norm.</w:t>
        </w:r>
      </w:ins>
      <w:ins w:id="101" w:author="Elin Röös" w:date="2025-08-18T13:28:00Z" w16du:dateUtc="2025-08-18T11:28:00Z">
        <w:r w:rsidR="009D6200">
          <w:rPr>
            <w:rFonts w:ascii="Times New Roman" w:hAnsi="Times New Roman" w:cs="Times New Roman"/>
            <w:color w:val="FF0000"/>
            <w:szCs w:val="22"/>
            <w:lang w:val="en-US"/>
          </w:rPr>
          <w:t xml:space="preserve"> </w:t>
        </w:r>
      </w:ins>
      <w:del w:id="102" w:author="Elin Röös" w:date="2025-08-18T13:28:00Z" w16du:dateUtc="2025-08-18T11:28:00Z">
        <w:r w:rsidR="00562C52" w:rsidDel="009D6200">
          <w:rPr>
            <w:rFonts w:ascii="Times New Roman" w:hAnsi="Times New Roman" w:cs="Times New Roman"/>
            <w:color w:val="FF0000"/>
            <w:szCs w:val="22"/>
            <w:lang w:val="en-US"/>
          </w:rPr>
          <w:delText>,</w:delText>
        </w:r>
        <w:r w:rsidR="00A26136" w:rsidDel="009D6200">
          <w:rPr>
            <w:rFonts w:ascii="Times New Roman" w:hAnsi="Times New Roman" w:cs="Times New Roman"/>
            <w:color w:val="FF0000"/>
            <w:szCs w:val="22"/>
            <w:lang w:val="en-US"/>
          </w:rPr>
          <w:delText xml:space="preserve"> but we</w:delText>
        </w:r>
      </w:del>
      <w:ins w:id="103" w:author="Elin Röös" w:date="2025-08-18T13:28:00Z" w16du:dateUtc="2025-08-18T11:28:00Z">
        <w:r w:rsidR="009D6200">
          <w:rPr>
            <w:rFonts w:ascii="Times New Roman" w:hAnsi="Times New Roman" w:cs="Times New Roman"/>
            <w:color w:val="FF0000"/>
            <w:szCs w:val="22"/>
            <w:lang w:val="en-US"/>
          </w:rPr>
          <w:t>We</w:t>
        </w:r>
      </w:ins>
      <w:r w:rsidR="00A26136">
        <w:rPr>
          <w:rFonts w:ascii="Times New Roman" w:hAnsi="Times New Roman" w:cs="Times New Roman"/>
          <w:color w:val="FF0000"/>
          <w:szCs w:val="22"/>
          <w:lang w:val="en-US"/>
        </w:rPr>
        <w:t xml:space="preserve"> </w:t>
      </w:r>
      <w:r w:rsidR="00562C52">
        <w:rPr>
          <w:rFonts w:ascii="Times New Roman" w:hAnsi="Times New Roman" w:cs="Times New Roman"/>
          <w:color w:val="FF0000"/>
          <w:szCs w:val="22"/>
          <w:lang w:val="en-US"/>
        </w:rPr>
        <w:t xml:space="preserve">understand that </w:t>
      </w:r>
      <w:del w:id="104" w:author="Elin Röös" w:date="2025-08-18T13:28:00Z" w16du:dateUtc="2025-08-18T11:28:00Z">
        <w:r w:rsidR="00562C52" w:rsidDel="009D6200">
          <w:rPr>
            <w:rFonts w:ascii="Times New Roman" w:hAnsi="Times New Roman" w:cs="Times New Roman"/>
            <w:color w:val="FF0000"/>
            <w:szCs w:val="22"/>
            <w:lang w:val="en-US"/>
          </w:rPr>
          <w:delText xml:space="preserve">it </w:delText>
        </w:r>
      </w:del>
      <w:ins w:id="105" w:author="Elin Röös" w:date="2025-08-18T13:28:00Z" w16du:dateUtc="2025-08-18T11:28:00Z">
        <w:r w:rsidR="009D6200">
          <w:rPr>
            <w:rFonts w:ascii="Times New Roman" w:hAnsi="Times New Roman" w:cs="Times New Roman"/>
            <w:color w:val="FF0000"/>
            <w:szCs w:val="22"/>
            <w:lang w:val="en-US"/>
          </w:rPr>
          <w:t>out adjustment</w:t>
        </w:r>
        <w:r w:rsidR="009D6200">
          <w:rPr>
            <w:rFonts w:ascii="Times New Roman" w:hAnsi="Times New Roman" w:cs="Times New Roman"/>
            <w:color w:val="FF0000"/>
            <w:szCs w:val="22"/>
            <w:lang w:val="en-US"/>
          </w:rPr>
          <w:t xml:space="preserve"> </w:t>
        </w:r>
      </w:ins>
      <w:r w:rsidR="00562C52">
        <w:rPr>
          <w:rFonts w:ascii="Times New Roman" w:hAnsi="Times New Roman" w:cs="Times New Roman"/>
          <w:color w:val="FF0000"/>
          <w:szCs w:val="22"/>
          <w:lang w:val="en-US"/>
        </w:rPr>
        <w:t xml:space="preserve">can be questioned and therefore we </w:t>
      </w:r>
      <w:r w:rsidR="00A26136">
        <w:rPr>
          <w:rFonts w:ascii="Times New Roman" w:hAnsi="Times New Roman" w:cs="Times New Roman"/>
          <w:color w:val="FF0000"/>
          <w:szCs w:val="22"/>
          <w:lang w:val="en-US"/>
        </w:rPr>
        <w:t xml:space="preserve">have made it easy for the readers to try </w:t>
      </w:r>
      <w:proofErr w:type="gramStart"/>
      <w:r w:rsidR="00562C52">
        <w:rPr>
          <w:rFonts w:ascii="Times New Roman" w:hAnsi="Times New Roman" w:cs="Times New Roman"/>
          <w:color w:val="FF0000"/>
          <w:szCs w:val="22"/>
          <w:lang w:val="en-US"/>
        </w:rPr>
        <w:t>with</w:t>
      </w:r>
      <w:proofErr w:type="gramEnd"/>
      <w:r w:rsidR="00562C52">
        <w:rPr>
          <w:rFonts w:ascii="Times New Roman" w:hAnsi="Times New Roman" w:cs="Times New Roman"/>
          <w:color w:val="FF0000"/>
          <w:szCs w:val="22"/>
          <w:lang w:val="en-US"/>
        </w:rPr>
        <w:t xml:space="preserve"> alternative </w:t>
      </w:r>
      <w:r w:rsidR="00A26136">
        <w:rPr>
          <w:rFonts w:ascii="Times New Roman" w:hAnsi="Times New Roman" w:cs="Times New Roman"/>
          <w:color w:val="FF0000"/>
          <w:szCs w:val="22"/>
          <w:lang w:val="en-US"/>
        </w:rPr>
        <w:t>adjustments</w:t>
      </w:r>
      <w:ins w:id="106" w:author="Elin Röös" w:date="2025-08-18T13:29:00Z" w16du:dateUtc="2025-08-18T11:29:00Z">
        <w:r w:rsidR="009D6200">
          <w:rPr>
            <w:rFonts w:ascii="Times New Roman" w:hAnsi="Times New Roman" w:cs="Times New Roman"/>
            <w:color w:val="FF0000"/>
            <w:szCs w:val="22"/>
            <w:lang w:val="en-US"/>
          </w:rPr>
          <w:t xml:space="preserve"> based on other normative perspectives</w:t>
        </w:r>
      </w:ins>
      <w:r w:rsidR="00A26136">
        <w:rPr>
          <w:rFonts w:ascii="Times New Roman" w:hAnsi="Times New Roman" w:cs="Times New Roman"/>
          <w:color w:val="FF0000"/>
          <w:szCs w:val="22"/>
          <w:lang w:val="en-US"/>
        </w:rPr>
        <w:t xml:space="preserve">. </w:t>
      </w:r>
    </w:p>
    <w:p w14:paraId="6010D4CE" w14:textId="77777777" w:rsidR="009D6200" w:rsidRDefault="009D6200" w:rsidP="003E592E">
      <w:pPr>
        <w:pStyle w:val="Oformateradtext"/>
        <w:rPr>
          <w:ins w:id="107" w:author="Elin Röös" w:date="2025-08-18T13:26:00Z" w16du:dateUtc="2025-08-18T11:26:00Z"/>
          <w:szCs w:val="22"/>
          <w:lang w:val="en-US"/>
        </w:rPr>
      </w:pPr>
    </w:p>
    <w:p w14:paraId="744ED00D" w14:textId="5A112DA4" w:rsidR="003E592E" w:rsidRDefault="003E592E" w:rsidP="003E592E">
      <w:pPr>
        <w:pStyle w:val="Oformateradtext"/>
        <w:rPr>
          <w:ins w:id="108" w:author="Elin Röös" w:date="2025-08-18T13:30:00Z" w16du:dateUtc="2025-08-18T11:30:00Z"/>
          <w:szCs w:val="22"/>
          <w:lang w:val="en-US"/>
        </w:rPr>
      </w:pPr>
      <w:r w:rsidRPr="0067634C">
        <w:rPr>
          <w:szCs w:val="22"/>
          <w:lang w:val="en-US"/>
        </w:rPr>
        <w:t>Abstract: Lines 13-14: Add a brief description of the research gap here. Sustainability assessments of diets usually neglect to measure important aspects of animal welfare and antibiotic use due to methodological challenges and a lack of available data.</w:t>
      </w:r>
    </w:p>
    <w:p w14:paraId="5AD02ACB" w14:textId="77777777" w:rsidR="009D6200" w:rsidRPr="0067634C" w:rsidRDefault="009D6200" w:rsidP="003E592E">
      <w:pPr>
        <w:pStyle w:val="Oformateradtext"/>
        <w:rPr>
          <w:szCs w:val="22"/>
          <w:lang w:val="en-US"/>
        </w:rPr>
      </w:pPr>
    </w:p>
    <w:p w14:paraId="0E9071D8" w14:textId="77777777" w:rsidR="003E592E" w:rsidRDefault="00562C52" w:rsidP="003E592E">
      <w:pPr>
        <w:pStyle w:val="Oformateradtext"/>
        <w:rPr>
          <w:rFonts w:ascii="Times New Roman" w:hAnsi="Times New Roman" w:cs="Times New Roman"/>
          <w:color w:val="FF0000"/>
          <w:szCs w:val="22"/>
          <w:lang w:val="en-US"/>
        </w:rPr>
      </w:pPr>
      <w:r w:rsidRPr="00562C52">
        <w:rPr>
          <w:rFonts w:ascii="Times New Roman" w:hAnsi="Times New Roman" w:cs="Times New Roman"/>
          <w:color w:val="FF0000"/>
          <w:szCs w:val="22"/>
          <w:lang w:val="en-US"/>
        </w:rPr>
        <w:t xml:space="preserve">The research gap is added </w:t>
      </w:r>
      <w:r>
        <w:rPr>
          <w:rFonts w:ascii="Times New Roman" w:hAnsi="Times New Roman" w:cs="Times New Roman"/>
          <w:color w:val="FF0000"/>
          <w:szCs w:val="22"/>
          <w:lang w:val="en-US"/>
        </w:rPr>
        <w:t>(</w:t>
      </w:r>
      <w:r w:rsidRPr="00562C52">
        <w:rPr>
          <w:rFonts w:ascii="Times New Roman" w:hAnsi="Times New Roman" w:cs="Times New Roman"/>
          <w:color w:val="FF0000"/>
          <w:szCs w:val="22"/>
          <w:lang w:val="en-US"/>
        </w:rPr>
        <w:t xml:space="preserve">line </w:t>
      </w:r>
      <w:r>
        <w:rPr>
          <w:rFonts w:ascii="Times New Roman" w:hAnsi="Times New Roman" w:cs="Times New Roman"/>
          <w:color w:val="FF0000"/>
          <w:szCs w:val="22"/>
          <w:lang w:val="en-US"/>
        </w:rPr>
        <w:t>13-15)</w:t>
      </w:r>
    </w:p>
    <w:p w14:paraId="0C476275" w14:textId="77777777" w:rsidR="009D6200" w:rsidRPr="009D6200" w:rsidRDefault="009D6200" w:rsidP="00562C52">
      <w:pPr>
        <w:pStyle w:val="Oformateradtext"/>
        <w:rPr>
          <w:ins w:id="109" w:author="Elin Röös" w:date="2025-08-18T13:30:00Z" w16du:dateUtc="2025-08-18T11:30:00Z"/>
          <w:rFonts w:ascii="Times New Roman" w:hAnsi="Times New Roman" w:cs="Times New Roman"/>
          <w:i/>
          <w:iCs/>
          <w:szCs w:val="22"/>
          <w:lang w:val="en-US"/>
          <w:rPrChange w:id="110" w:author="Elin Röös" w:date="2025-08-18T13:31:00Z" w16du:dateUtc="2025-08-18T11:31:00Z">
            <w:rPr>
              <w:ins w:id="111" w:author="Elin Röös" w:date="2025-08-18T13:30:00Z" w16du:dateUtc="2025-08-18T11:30:00Z"/>
              <w:rFonts w:ascii="Times New Roman" w:hAnsi="Times New Roman" w:cs="Times New Roman"/>
              <w:szCs w:val="22"/>
              <w:lang w:val="en-US"/>
            </w:rPr>
          </w:rPrChange>
        </w:rPr>
      </w:pPr>
    </w:p>
    <w:p w14:paraId="566C2D54" w14:textId="696D6F69" w:rsidR="00562C52" w:rsidRDefault="009D6200" w:rsidP="00562C52">
      <w:pPr>
        <w:pStyle w:val="Oformateradtext"/>
        <w:rPr>
          <w:ins w:id="112" w:author="Elin Röös" w:date="2025-08-18T13:31:00Z" w16du:dateUtc="2025-08-18T11:31:00Z"/>
          <w:rFonts w:ascii="Times New Roman" w:hAnsi="Times New Roman" w:cs="Times New Roman"/>
          <w:i/>
          <w:iCs/>
          <w:szCs w:val="22"/>
          <w:lang w:val="en-US"/>
        </w:rPr>
      </w:pPr>
      <w:ins w:id="113" w:author="Elin Röös" w:date="2025-08-18T13:30:00Z" w16du:dateUtc="2025-08-18T11:30:00Z">
        <w:r w:rsidRPr="009D6200">
          <w:rPr>
            <w:rFonts w:ascii="Times New Roman" w:hAnsi="Times New Roman" w:cs="Times New Roman"/>
            <w:i/>
            <w:iCs/>
            <w:szCs w:val="22"/>
            <w:lang w:val="en-US"/>
            <w:rPrChange w:id="114" w:author="Elin Röös" w:date="2025-08-18T13:31:00Z" w16du:dateUtc="2025-08-18T11:31:00Z">
              <w:rPr>
                <w:rFonts w:ascii="Times New Roman" w:hAnsi="Times New Roman" w:cs="Times New Roman"/>
                <w:szCs w:val="22"/>
                <w:lang w:val="en-US"/>
              </w:rPr>
            </w:rPrChange>
          </w:rPr>
          <w:t>“</w:t>
        </w:r>
      </w:ins>
      <w:r w:rsidR="00562C52" w:rsidRPr="009D6200">
        <w:rPr>
          <w:rFonts w:ascii="Times New Roman" w:hAnsi="Times New Roman" w:cs="Times New Roman"/>
          <w:i/>
          <w:iCs/>
          <w:szCs w:val="22"/>
          <w:lang w:val="en-US"/>
          <w:rPrChange w:id="115" w:author="Elin Röös" w:date="2025-08-18T13:31:00Z" w16du:dateUtc="2025-08-18T11:31:00Z">
            <w:rPr>
              <w:rFonts w:ascii="Times New Roman" w:hAnsi="Times New Roman" w:cs="Times New Roman"/>
              <w:szCs w:val="22"/>
              <w:lang w:val="en-US"/>
            </w:rPr>
          </w:rPrChange>
        </w:rPr>
        <w:t>However, there are other crucial sustainability aspects including animal welfare and antibiotic use that sustainability assessments usually neglect due to methodological challenges and lack of available data</w:t>
      </w:r>
      <w:ins w:id="116" w:author="Elin Röös" w:date="2025-08-18T13:30:00Z" w16du:dateUtc="2025-08-18T11:30:00Z">
        <w:r w:rsidRPr="009D6200">
          <w:rPr>
            <w:rFonts w:ascii="Times New Roman" w:hAnsi="Times New Roman" w:cs="Times New Roman"/>
            <w:i/>
            <w:iCs/>
            <w:szCs w:val="22"/>
            <w:lang w:val="en-US"/>
            <w:rPrChange w:id="117" w:author="Elin Röös" w:date="2025-08-18T13:31:00Z" w16du:dateUtc="2025-08-18T11:31:00Z">
              <w:rPr>
                <w:rFonts w:ascii="Times New Roman" w:hAnsi="Times New Roman" w:cs="Times New Roman"/>
                <w:szCs w:val="22"/>
                <w:lang w:val="en-US"/>
              </w:rPr>
            </w:rPrChange>
          </w:rPr>
          <w:t>”</w:t>
        </w:r>
      </w:ins>
      <w:r w:rsidR="00562C52" w:rsidRPr="009D6200">
        <w:rPr>
          <w:rFonts w:ascii="Times New Roman" w:hAnsi="Times New Roman" w:cs="Times New Roman"/>
          <w:i/>
          <w:iCs/>
          <w:szCs w:val="22"/>
          <w:lang w:val="en-US"/>
          <w:rPrChange w:id="118" w:author="Elin Röös" w:date="2025-08-18T13:31:00Z" w16du:dateUtc="2025-08-18T11:31:00Z">
            <w:rPr>
              <w:rFonts w:ascii="Times New Roman" w:hAnsi="Times New Roman" w:cs="Times New Roman"/>
              <w:szCs w:val="22"/>
              <w:lang w:val="en-US"/>
            </w:rPr>
          </w:rPrChange>
        </w:rPr>
        <w:t>.</w:t>
      </w:r>
    </w:p>
    <w:p w14:paraId="0C274E01" w14:textId="77777777" w:rsidR="009D6200" w:rsidRPr="009D6200" w:rsidRDefault="009D6200" w:rsidP="00562C52">
      <w:pPr>
        <w:pStyle w:val="Oformateradtext"/>
        <w:rPr>
          <w:rFonts w:ascii="Times New Roman" w:hAnsi="Times New Roman" w:cs="Times New Roman"/>
          <w:i/>
          <w:iCs/>
          <w:szCs w:val="22"/>
          <w:lang w:val="en-US"/>
          <w:rPrChange w:id="119" w:author="Elin Röös" w:date="2025-08-18T13:31:00Z" w16du:dateUtc="2025-08-18T11:31:00Z">
            <w:rPr>
              <w:rFonts w:ascii="Times New Roman" w:hAnsi="Times New Roman" w:cs="Times New Roman"/>
              <w:szCs w:val="22"/>
              <w:lang w:val="en-US"/>
            </w:rPr>
          </w:rPrChange>
        </w:rPr>
      </w:pPr>
    </w:p>
    <w:p w14:paraId="0F13E2C2" w14:textId="77777777" w:rsidR="003E592E" w:rsidRDefault="003E592E" w:rsidP="003E592E">
      <w:pPr>
        <w:pStyle w:val="Oformateradtext"/>
        <w:rPr>
          <w:ins w:id="120" w:author="Elin Röös" w:date="2025-08-18T13:31:00Z" w16du:dateUtc="2025-08-18T11:31:00Z"/>
          <w:szCs w:val="22"/>
          <w:lang w:val="en-US"/>
        </w:rPr>
      </w:pPr>
      <w:r w:rsidRPr="0067634C">
        <w:rPr>
          <w:szCs w:val="22"/>
          <w:lang w:val="en-US"/>
        </w:rPr>
        <w:t>Line 17: The main contribution of your study is that it advances the methodology of alternative metrics, not only complementing environmental indicators.</w:t>
      </w:r>
    </w:p>
    <w:p w14:paraId="2337416A" w14:textId="77777777" w:rsidR="00A369D3" w:rsidRPr="0067634C" w:rsidRDefault="00A369D3" w:rsidP="003E592E">
      <w:pPr>
        <w:pStyle w:val="Oformateradtext"/>
        <w:rPr>
          <w:szCs w:val="22"/>
          <w:lang w:val="en-US"/>
        </w:rPr>
      </w:pPr>
    </w:p>
    <w:p w14:paraId="08EEEDE5" w14:textId="77777777" w:rsidR="00562C52" w:rsidRPr="00562C52" w:rsidRDefault="00562C52" w:rsidP="00562C52">
      <w:pPr>
        <w:pStyle w:val="Oformateradtext"/>
        <w:rPr>
          <w:rFonts w:ascii="Times New Roman" w:hAnsi="Times New Roman" w:cs="Times New Roman"/>
          <w:color w:val="FF0000"/>
          <w:szCs w:val="22"/>
          <w:lang w:val="en-US"/>
        </w:rPr>
      </w:pPr>
      <w:r w:rsidRPr="00562C52">
        <w:rPr>
          <w:rFonts w:ascii="Times New Roman" w:hAnsi="Times New Roman" w:cs="Times New Roman"/>
          <w:color w:val="FF0000"/>
          <w:szCs w:val="22"/>
          <w:lang w:val="en-US"/>
        </w:rPr>
        <w:t>The sentence has been changed (line 15-17)</w:t>
      </w:r>
    </w:p>
    <w:p w14:paraId="3091F586" w14:textId="77777777" w:rsidR="00A369D3" w:rsidRDefault="00A369D3" w:rsidP="00562C52">
      <w:pPr>
        <w:pStyle w:val="Oformateradtext"/>
        <w:rPr>
          <w:ins w:id="121" w:author="Elin Röös" w:date="2025-08-18T13:31:00Z" w16du:dateUtc="2025-08-18T11:31:00Z"/>
          <w:rFonts w:ascii="Times New Roman" w:hAnsi="Times New Roman" w:cs="Times New Roman"/>
          <w:szCs w:val="22"/>
          <w:lang w:val="en-US"/>
        </w:rPr>
      </w:pPr>
    </w:p>
    <w:p w14:paraId="51290D42" w14:textId="1162BA0D" w:rsidR="003E592E" w:rsidRDefault="00A369D3" w:rsidP="00562C52">
      <w:pPr>
        <w:pStyle w:val="Oformateradtext"/>
        <w:rPr>
          <w:ins w:id="122" w:author="Elin Röös" w:date="2025-08-18T13:31:00Z" w16du:dateUtc="2025-08-18T11:31:00Z"/>
          <w:rFonts w:ascii="Times New Roman" w:hAnsi="Times New Roman" w:cs="Times New Roman"/>
          <w:i/>
          <w:iCs/>
          <w:szCs w:val="22"/>
          <w:lang w:val="en-US"/>
        </w:rPr>
      </w:pPr>
      <w:ins w:id="123" w:author="Elin Röös" w:date="2025-08-18T13:31:00Z" w16du:dateUtc="2025-08-18T11:31:00Z">
        <w:r>
          <w:rPr>
            <w:rFonts w:ascii="Times New Roman" w:hAnsi="Times New Roman" w:cs="Times New Roman"/>
            <w:i/>
            <w:iCs/>
            <w:szCs w:val="22"/>
            <w:lang w:val="en-US"/>
          </w:rPr>
          <w:t>“</w:t>
        </w:r>
      </w:ins>
      <w:r w:rsidR="00562C52" w:rsidRPr="00A369D3">
        <w:rPr>
          <w:rFonts w:ascii="Times New Roman" w:hAnsi="Times New Roman" w:cs="Times New Roman"/>
          <w:i/>
          <w:iCs/>
          <w:szCs w:val="22"/>
          <w:lang w:val="en-US"/>
          <w:rPrChange w:id="124" w:author="Elin Röös" w:date="2025-08-18T13:31:00Z" w16du:dateUtc="2025-08-18T11:31:00Z">
            <w:rPr>
              <w:rFonts w:ascii="Times New Roman" w:hAnsi="Times New Roman" w:cs="Times New Roman"/>
              <w:szCs w:val="22"/>
              <w:lang w:val="en-US"/>
            </w:rPr>
          </w:rPrChange>
        </w:rPr>
        <w:t>This study contributes to the improvement of sustainability assessments of food systems by advancing metrics for animal welfare and antibiotic use.</w:t>
      </w:r>
      <w:ins w:id="125" w:author="Elin Röös" w:date="2025-08-18T13:31:00Z" w16du:dateUtc="2025-08-18T11:31:00Z">
        <w:r>
          <w:rPr>
            <w:rFonts w:ascii="Times New Roman" w:hAnsi="Times New Roman" w:cs="Times New Roman"/>
            <w:i/>
            <w:iCs/>
            <w:szCs w:val="22"/>
            <w:lang w:val="en-US"/>
          </w:rPr>
          <w:t>”</w:t>
        </w:r>
      </w:ins>
    </w:p>
    <w:p w14:paraId="356255FD" w14:textId="77777777" w:rsidR="00A369D3" w:rsidRPr="00A369D3" w:rsidRDefault="00A369D3" w:rsidP="00562C52">
      <w:pPr>
        <w:pStyle w:val="Oformateradtext"/>
        <w:rPr>
          <w:rFonts w:ascii="Times New Roman" w:hAnsi="Times New Roman" w:cs="Times New Roman"/>
          <w:i/>
          <w:iCs/>
          <w:szCs w:val="22"/>
          <w:lang w:val="en-US"/>
          <w:rPrChange w:id="126" w:author="Elin Röös" w:date="2025-08-18T13:31:00Z" w16du:dateUtc="2025-08-18T11:31:00Z">
            <w:rPr>
              <w:rFonts w:ascii="Times New Roman" w:hAnsi="Times New Roman" w:cs="Times New Roman"/>
              <w:szCs w:val="22"/>
              <w:lang w:val="en-US"/>
            </w:rPr>
          </w:rPrChange>
        </w:rPr>
      </w:pPr>
    </w:p>
    <w:p w14:paraId="2EEE771E" w14:textId="77777777" w:rsidR="003E592E" w:rsidRPr="0067634C" w:rsidRDefault="003E592E" w:rsidP="003E592E">
      <w:pPr>
        <w:pStyle w:val="Oformateradtext"/>
        <w:rPr>
          <w:szCs w:val="22"/>
          <w:lang w:val="en-US"/>
        </w:rPr>
      </w:pPr>
      <w:r w:rsidRPr="0067634C">
        <w:rPr>
          <w:szCs w:val="22"/>
          <w:lang w:val="en-US"/>
        </w:rPr>
        <w:t>Introduction:</w:t>
      </w:r>
    </w:p>
    <w:p w14:paraId="0D5C8115" w14:textId="77777777" w:rsidR="003E592E" w:rsidRPr="0067634C" w:rsidRDefault="003E592E" w:rsidP="003E592E">
      <w:pPr>
        <w:pStyle w:val="Oformateradtext"/>
        <w:rPr>
          <w:szCs w:val="22"/>
          <w:lang w:val="en-US"/>
        </w:rPr>
      </w:pPr>
      <w:r w:rsidRPr="0067634C">
        <w:rPr>
          <w:szCs w:val="22"/>
          <w:lang w:val="en-US"/>
        </w:rPr>
        <w:t>The introduction seems very long to me. It should be shortened before publication.</w:t>
      </w:r>
    </w:p>
    <w:p w14:paraId="30D0CB89" w14:textId="77777777" w:rsidR="003E592E" w:rsidRDefault="003E592E" w:rsidP="003E592E">
      <w:pPr>
        <w:pStyle w:val="Oformateradtext"/>
        <w:rPr>
          <w:szCs w:val="22"/>
          <w:lang w:val="en-US"/>
        </w:rPr>
      </w:pPr>
      <w:r w:rsidRPr="0067634C">
        <w:rPr>
          <w:szCs w:val="22"/>
          <w:lang w:val="en-US"/>
        </w:rPr>
        <w:lastRenderedPageBreak/>
        <w:t>Please review it to fine-tune it. It is very long and not straightforward. Key points should be highlighted. The importance for societal goals, the relevance of animal welfare and antibiotic use in sustainability assessments, and the challenges and research gaps, as well as how you address these gaps.</w:t>
      </w:r>
    </w:p>
    <w:p w14:paraId="551D167E" w14:textId="77777777" w:rsidR="00562C52" w:rsidRDefault="00562C52" w:rsidP="003E592E">
      <w:pPr>
        <w:pStyle w:val="Oformateradtext"/>
        <w:rPr>
          <w:ins w:id="127" w:author="Elin Röös" w:date="2025-08-18T13:31:00Z" w16du:dateUtc="2025-08-18T11:31:00Z"/>
          <w:rFonts w:ascii="Times New Roman" w:hAnsi="Times New Roman" w:cs="Times New Roman"/>
          <w:color w:val="FF0000"/>
          <w:szCs w:val="22"/>
          <w:lang w:val="en-US"/>
        </w:rPr>
      </w:pPr>
      <w:r w:rsidRPr="00562C52">
        <w:rPr>
          <w:rFonts w:ascii="Times New Roman" w:hAnsi="Times New Roman" w:cs="Times New Roman"/>
          <w:color w:val="FF0000"/>
          <w:szCs w:val="22"/>
          <w:lang w:val="en-US"/>
        </w:rPr>
        <w:t>The Introduction has been shortened both within paragraphs and by deleting some paragraphs. The order of paragraphs has also been changed, as described below.</w:t>
      </w:r>
    </w:p>
    <w:p w14:paraId="7C738ED3" w14:textId="77777777" w:rsidR="00A369D3" w:rsidRPr="00562C52" w:rsidRDefault="00A369D3" w:rsidP="003E592E">
      <w:pPr>
        <w:pStyle w:val="Oformateradtext"/>
        <w:rPr>
          <w:rFonts w:ascii="Times New Roman" w:hAnsi="Times New Roman" w:cs="Times New Roman"/>
          <w:color w:val="FF0000"/>
          <w:szCs w:val="22"/>
          <w:lang w:val="en-US"/>
        </w:rPr>
      </w:pPr>
    </w:p>
    <w:p w14:paraId="57F4C3CD" w14:textId="77777777" w:rsidR="003E592E" w:rsidRPr="0067634C" w:rsidRDefault="003E592E" w:rsidP="003E592E">
      <w:pPr>
        <w:pStyle w:val="Oformateradtext"/>
        <w:rPr>
          <w:szCs w:val="22"/>
          <w:lang w:val="en-US"/>
        </w:rPr>
      </w:pPr>
      <w:r w:rsidRPr="0067634C">
        <w:rPr>
          <w:szCs w:val="22"/>
          <w:lang w:val="en-US"/>
        </w:rPr>
        <w:t>Line 39-40: This is not only because it has become a societal goal, but also because consumers are requesting improvements in animal welfare conditions.</w:t>
      </w:r>
    </w:p>
    <w:p w14:paraId="64087C1E" w14:textId="5414839D" w:rsidR="003E592E" w:rsidRPr="00B248AB" w:rsidRDefault="00B248AB" w:rsidP="003E592E">
      <w:pPr>
        <w:pStyle w:val="Oformateradtext"/>
        <w:rPr>
          <w:rFonts w:ascii="Times New Roman" w:hAnsi="Times New Roman" w:cs="Times New Roman"/>
          <w:color w:val="FF0000"/>
          <w:szCs w:val="22"/>
          <w:lang w:val="en-US"/>
        </w:rPr>
      </w:pPr>
      <w:r w:rsidRPr="00B248AB">
        <w:rPr>
          <w:rFonts w:ascii="Times New Roman" w:hAnsi="Times New Roman" w:cs="Times New Roman"/>
          <w:color w:val="FF0000"/>
          <w:szCs w:val="22"/>
          <w:lang w:val="en-US"/>
        </w:rPr>
        <w:t xml:space="preserve">Yes, and this is </w:t>
      </w:r>
      <w:ins w:id="128" w:author="Elin Röös" w:date="2025-08-18T13:32:00Z" w16du:dateUtc="2025-08-18T11:32:00Z">
        <w:r w:rsidR="00A369D3">
          <w:rPr>
            <w:rFonts w:ascii="Times New Roman" w:hAnsi="Times New Roman" w:cs="Times New Roman"/>
            <w:color w:val="FF0000"/>
            <w:szCs w:val="22"/>
            <w:lang w:val="en-US"/>
          </w:rPr>
          <w:t xml:space="preserve">now </w:t>
        </w:r>
      </w:ins>
      <w:r w:rsidRPr="00B248AB">
        <w:rPr>
          <w:rFonts w:ascii="Times New Roman" w:hAnsi="Times New Roman" w:cs="Times New Roman"/>
          <w:color w:val="FF0000"/>
          <w:szCs w:val="22"/>
          <w:lang w:val="en-US"/>
        </w:rPr>
        <w:t xml:space="preserve">described on line </w:t>
      </w:r>
      <w:r>
        <w:rPr>
          <w:rFonts w:ascii="Times New Roman" w:hAnsi="Times New Roman" w:cs="Times New Roman"/>
          <w:color w:val="FF0000"/>
          <w:szCs w:val="22"/>
          <w:lang w:val="en-US"/>
        </w:rPr>
        <w:t>54-55</w:t>
      </w:r>
    </w:p>
    <w:p w14:paraId="658C2CC9" w14:textId="77777777" w:rsidR="00A369D3" w:rsidRDefault="00A369D3" w:rsidP="00B248AB">
      <w:pPr>
        <w:pStyle w:val="Oformateradtext"/>
        <w:rPr>
          <w:ins w:id="129" w:author="Elin Röös" w:date="2025-08-18T13:31:00Z" w16du:dateUtc="2025-08-18T11:31:00Z"/>
          <w:rFonts w:ascii="Times New Roman" w:hAnsi="Times New Roman" w:cs="Times New Roman"/>
          <w:szCs w:val="22"/>
          <w:lang w:val="en-US"/>
        </w:rPr>
      </w:pPr>
    </w:p>
    <w:p w14:paraId="348E7346" w14:textId="062ABA0F" w:rsidR="00B248AB" w:rsidRDefault="00A369D3" w:rsidP="00B248AB">
      <w:pPr>
        <w:pStyle w:val="Oformateradtext"/>
        <w:rPr>
          <w:ins w:id="130" w:author="Elin Röös" w:date="2025-08-18T13:32:00Z" w16du:dateUtc="2025-08-18T11:32:00Z"/>
          <w:rFonts w:ascii="Times New Roman" w:hAnsi="Times New Roman" w:cs="Times New Roman"/>
          <w:i/>
          <w:iCs/>
          <w:szCs w:val="22"/>
          <w:lang w:val="en-US"/>
        </w:rPr>
      </w:pPr>
      <w:ins w:id="131" w:author="Elin Röös" w:date="2025-08-18T13:32:00Z" w16du:dateUtc="2025-08-18T11:32:00Z">
        <w:r>
          <w:rPr>
            <w:rFonts w:ascii="Times New Roman" w:hAnsi="Times New Roman" w:cs="Times New Roman"/>
            <w:i/>
            <w:iCs/>
            <w:szCs w:val="22"/>
            <w:lang w:val="en-US"/>
          </w:rPr>
          <w:t>“</w:t>
        </w:r>
      </w:ins>
      <w:r w:rsidR="00B248AB" w:rsidRPr="00A369D3">
        <w:rPr>
          <w:rFonts w:ascii="Times New Roman" w:hAnsi="Times New Roman" w:cs="Times New Roman"/>
          <w:i/>
          <w:iCs/>
          <w:szCs w:val="22"/>
          <w:lang w:val="en-US"/>
          <w:rPrChange w:id="132" w:author="Elin Röös" w:date="2025-08-18T13:32:00Z" w16du:dateUtc="2025-08-18T11:32:00Z">
            <w:rPr>
              <w:rFonts w:ascii="Times New Roman" w:hAnsi="Times New Roman" w:cs="Times New Roman"/>
              <w:szCs w:val="22"/>
              <w:lang w:val="en-US"/>
            </w:rPr>
          </w:rPrChange>
        </w:rPr>
        <w:t>84% of the Eurobarometer respondents support stronger protection of farmed animals (EU, 2023).</w:t>
      </w:r>
      <w:ins w:id="133" w:author="Elin Röös" w:date="2025-08-18T13:32:00Z" w16du:dateUtc="2025-08-18T11:32:00Z">
        <w:r>
          <w:rPr>
            <w:rFonts w:ascii="Times New Roman" w:hAnsi="Times New Roman" w:cs="Times New Roman"/>
            <w:i/>
            <w:iCs/>
            <w:szCs w:val="22"/>
            <w:lang w:val="en-US"/>
          </w:rPr>
          <w:t>”</w:t>
        </w:r>
      </w:ins>
    </w:p>
    <w:p w14:paraId="3B961754" w14:textId="77777777" w:rsidR="00A369D3" w:rsidRPr="00A369D3" w:rsidRDefault="00A369D3" w:rsidP="00B248AB">
      <w:pPr>
        <w:pStyle w:val="Oformateradtext"/>
        <w:rPr>
          <w:rFonts w:ascii="Times New Roman" w:hAnsi="Times New Roman" w:cs="Times New Roman"/>
          <w:i/>
          <w:iCs/>
          <w:szCs w:val="22"/>
          <w:lang w:val="en-US"/>
          <w:rPrChange w:id="134" w:author="Elin Röös" w:date="2025-08-18T13:32:00Z" w16du:dateUtc="2025-08-18T11:32:00Z">
            <w:rPr>
              <w:rFonts w:ascii="Times New Roman" w:hAnsi="Times New Roman" w:cs="Times New Roman"/>
              <w:szCs w:val="22"/>
              <w:lang w:val="en-US"/>
            </w:rPr>
          </w:rPrChange>
        </w:rPr>
      </w:pPr>
    </w:p>
    <w:p w14:paraId="57E91F3E" w14:textId="77777777" w:rsidR="003E592E" w:rsidRPr="0067634C" w:rsidRDefault="003E592E" w:rsidP="003E592E">
      <w:pPr>
        <w:pStyle w:val="Oformateradtext"/>
        <w:rPr>
          <w:szCs w:val="22"/>
          <w:lang w:val="en-US"/>
        </w:rPr>
      </w:pPr>
      <w:r w:rsidRPr="0067634C">
        <w:rPr>
          <w:szCs w:val="22"/>
          <w:lang w:val="en-US"/>
        </w:rPr>
        <w:t>Lines 81-99: It makes more sense to me to first mention the justification for animal welfare, and then antimicrobial resistance, since the latter is a sub-analysis of the impacts on animal production, while animal welfare is more comprehensive.</w:t>
      </w:r>
    </w:p>
    <w:p w14:paraId="25606D0F" w14:textId="77777777" w:rsidR="003E592E" w:rsidRDefault="00B248AB" w:rsidP="003E592E">
      <w:pPr>
        <w:pStyle w:val="Oformateradtext"/>
        <w:rPr>
          <w:ins w:id="135" w:author="Elin Röös" w:date="2025-08-18T13:41:00Z" w16du:dateUtc="2025-08-18T11:41:00Z"/>
          <w:rFonts w:ascii="Times New Roman" w:hAnsi="Times New Roman" w:cs="Times New Roman"/>
          <w:color w:val="FF0000"/>
          <w:szCs w:val="22"/>
          <w:lang w:val="en-US"/>
        </w:rPr>
      </w:pPr>
      <w:r w:rsidRPr="00B248AB">
        <w:rPr>
          <w:rFonts w:ascii="Times New Roman" w:hAnsi="Times New Roman" w:cs="Times New Roman"/>
          <w:color w:val="FF0000"/>
          <w:szCs w:val="22"/>
          <w:lang w:val="en-US"/>
        </w:rPr>
        <w:t>The order has been changed in accordance with your comment.</w:t>
      </w:r>
    </w:p>
    <w:p w14:paraId="68F143CB" w14:textId="77777777" w:rsidR="003358FA" w:rsidRPr="00B248AB" w:rsidRDefault="003358FA" w:rsidP="003E592E">
      <w:pPr>
        <w:pStyle w:val="Oformateradtext"/>
        <w:rPr>
          <w:rFonts w:ascii="Times New Roman" w:hAnsi="Times New Roman" w:cs="Times New Roman"/>
          <w:color w:val="FF0000"/>
          <w:szCs w:val="22"/>
          <w:lang w:val="en-US"/>
        </w:rPr>
      </w:pPr>
    </w:p>
    <w:p w14:paraId="2E3B518F" w14:textId="06816FF7" w:rsidR="003358FA" w:rsidRPr="0067634C" w:rsidRDefault="003E592E" w:rsidP="003E592E">
      <w:pPr>
        <w:pStyle w:val="Oformateradtext"/>
        <w:rPr>
          <w:szCs w:val="22"/>
          <w:lang w:val="en-US"/>
        </w:rPr>
      </w:pPr>
      <w:r w:rsidRPr="0067634C">
        <w:rPr>
          <w:szCs w:val="22"/>
          <w:lang w:val="en-US"/>
        </w:rPr>
        <w:t>Line 97: I would not mention biodiversity loss since it is underrepresented in sustainability assessments due to the difficulty of measuring it.</w:t>
      </w:r>
    </w:p>
    <w:p w14:paraId="071FCD96" w14:textId="77777777" w:rsidR="003E592E" w:rsidRDefault="00B248AB" w:rsidP="003E592E">
      <w:pPr>
        <w:pStyle w:val="Oformateradtext"/>
        <w:rPr>
          <w:ins w:id="136" w:author="Elin Röös" w:date="2025-08-18T13:41:00Z" w16du:dateUtc="2025-08-18T11:41:00Z"/>
          <w:rFonts w:ascii="Times New Roman" w:hAnsi="Times New Roman" w:cs="Times New Roman"/>
          <w:color w:val="FF0000"/>
          <w:szCs w:val="22"/>
          <w:lang w:val="en-US"/>
        </w:rPr>
      </w:pPr>
      <w:r w:rsidRPr="00B248AB">
        <w:rPr>
          <w:rFonts w:ascii="Times New Roman" w:hAnsi="Times New Roman" w:cs="Times New Roman"/>
          <w:color w:val="FF0000"/>
          <w:szCs w:val="22"/>
          <w:lang w:val="en-US"/>
        </w:rPr>
        <w:t xml:space="preserve">Biodiversity is no longer mentioned. </w:t>
      </w:r>
    </w:p>
    <w:p w14:paraId="46899EE8" w14:textId="77777777" w:rsidR="003358FA" w:rsidRPr="00B248AB" w:rsidRDefault="003358FA" w:rsidP="003E592E">
      <w:pPr>
        <w:pStyle w:val="Oformateradtext"/>
        <w:rPr>
          <w:rFonts w:ascii="Times New Roman" w:hAnsi="Times New Roman" w:cs="Times New Roman"/>
          <w:color w:val="FF0000"/>
          <w:szCs w:val="22"/>
          <w:lang w:val="en-US"/>
        </w:rPr>
      </w:pPr>
    </w:p>
    <w:p w14:paraId="6A1EB7E6" w14:textId="77777777" w:rsidR="003E592E" w:rsidRPr="0067634C" w:rsidRDefault="003E592E" w:rsidP="003E592E">
      <w:pPr>
        <w:pStyle w:val="Oformateradtext"/>
        <w:rPr>
          <w:szCs w:val="22"/>
          <w:lang w:val="en-US"/>
        </w:rPr>
      </w:pPr>
      <w:r w:rsidRPr="0067634C">
        <w:rPr>
          <w:szCs w:val="22"/>
          <w:lang w:val="en-US"/>
        </w:rPr>
        <w:t>Lines 111-113: This part seems detached from the context to me. Add this content after line 99: "...simplistic, such as using the share of organic production..."</w:t>
      </w:r>
    </w:p>
    <w:p w14:paraId="3781EC8A" w14:textId="77777777" w:rsidR="00B248AB" w:rsidRDefault="00B248AB" w:rsidP="00B248AB">
      <w:pPr>
        <w:pStyle w:val="Oformateradtext"/>
        <w:rPr>
          <w:ins w:id="137" w:author="Elin Röös" w:date="2025-08-18T13:41:00Z" w16du:dateUtc="2025-08-18T11:41:00Z"/>
          <w:rFonts w:ascii="Times New Roman" w:hAnsi="Times New Roman" w:cs="Times New Roman"/>
          <w:color w:val="FF0000"/>
          <w:szCs w:val="22"/>
          <w:lang w:val="en-US"/>
        </w:rPr>
      </w:pPr>
      <w:r w:rsidRPr="00B248AB">
        <w:rPr>
          <w:rFonts w:ascii="Times New Roman" w:hAnsi="Times New Roman" w:cs="Times New Roman"/>
          <w:color w:val="FF0000"/>
          <w:szCs w:val="22"/>
          <w:lang w:val="en-US"/>
        </w:rPr>
        <w:t>The order has been changed in accordance with your comment.</w:t>
      </w:r>
    </w:p>
    <w:p w14:paraId="1E4299C5" w14:textId="77777777" w:rsidR="003358FA" w:rsidRPr="00B248AB" w:rsidRDefault="003358FA" w:rsidP="00B248AB">
      <w:pPr>
        <w:pStyle w:val="Oformateradtext"/>
        <w:rPr>
          <w:rFonts w:ascii="Times New Roman" w:hAnsi="Times New Roman" w:cs="Times New Roman"/>
          <w:color w:val="FF0000"/>
          <w:szCs w:val="22"/>
          <w:lang w:val="en-US"/>
        </w:rPr>
      </w:pPr>
    </w:p>
    <w:p w14:paraId="0E5C38E3" w14:textId="77777777" w:rsidR="003E592E" w:rsidRPr="0067634C" w:rsidRDefault="003E592E" w:rsidP="003E592E">
      <w:pPr>
        <w:pStyle w:val="Oformateradtext"/>
        <w:rPr>
          <w:szCs w:val="22"/>
          <w:lang w:val="en-US"/>
        </w:rPr>
      </w:pPr>
      <w:r w:rsidRPr="0067634C">
        <w:rPr>
          <w:szCs w:val="22"/>
          <w:lang w:val="en-US"/>
        </w:rPr>
        <w:t>Lines 136-138: Please modify this sentence, as it undermines your assessment. It should read, "Despite the challenges of data availability, attempts to include these metrics in sustainability assessments are valid and contribute to advancements in scientific methodology in this scarce field."</w:t>
      </w:r>
    </w:p>
    <w:p w14:paraId="02FF0C46" w14:textId="77777777" w:rsidR="003E592E" w:rsidRDefault="00B248AB" w:rsidP="003E592E">
      <w:pPr>
        <w:pStyle w:val="Oformateradtext"/>
        <w:rPr>
          <w:ins w:id="138" w:author="Elin Röös" w:date="2025-08-18T13:42:00Z" w16du:dateUtc="2025-08-18T11:42:00Z"/>
          <w:rFonts w:ascii="Times New Roman" w:hAnsi="Times New Roman" w:cs="Times New Roman"/>
          <w:color w:val="FF0000"/>
          <w:szCs w:val="22"/>
          <w:lang w:val="en-US"/>
        </w:rPr>
      </w:pPr>
      <w:r w:rsidRPr="00B248AB">
        <w:rPr>
          <w:rFonts w:ascii="Times New Roman" w:hAnsi="Times New Roman" w:cs="Times New Roman"/>
          <w:color w:val="FF0000"/>
          <w:szCs w:val="22"/>
          <w:lang w:val="en-US"/>
        </w:rPr>
        <w:t>The sentence has been changed (line</w:t>
      </w:r>
      <w:r>
        <w:rPr>
          <w:rFonts w:ascii="Times New Roman" w:hAnsi="Times New Roman" w:cs="Times New Roman"/>
          <w:color w:val="FF0000"/>
          <w:szCs w:val="22"/>
          <w:lang w:val="en-US"/>
        </w:rPr>
        <w:t xml:space="preserve"> 96-99).</w:t>
      </w:r>
    </w:p>
    <w:p w14:paraId="6DCC5ABA" w14:textId="77777777" w:rsidR="003358FA" w:rsidRDefault="003358FA" w:rsidP="003E592E">
      <w:pPr>
        <w:pStyle w:val="Oformateradtext"/>
        <w:rPr>
          <w:rFonts w:ascii="Times New Roman" w:hAnsi="Times New Roman" w:cs="Times New Roman"/>
          <w:color w:val="FF0000"/>
          <w:szCs w:val="22"/>
          <w:lang w:val="en-US"/>
        </w:rPr>
      </w:pPr>
    </w:p>
    <w:p w14:paraId="0D868890" w14:textId="12889E9D" w:rsidR="00B248AB" w:rsidRPr="003358FA" w:rsidRDefault="003358FA" w:rsidP="00B248AB">
      <w:pPr>
        <w:pStyle w:val="Oformateradtext"/>
        <w:rPr>
          <w:ins w:id="139" w:author="Elin Röös" w:date="2025-08-18T13:42:00Z" w16du:dateUtc="2025-08-18T11:42:00Z"/>
          <w:rFonts w:ascii="Times New Roman" w:hAnsi="Times New Roman" w:cs="Times New Roman"/>
          <w:i/>
          <w:iCs/>
          <w:szCs w:val="22"/>
          <w:lang w:val="en-US"/>
          <w:rPrChange w:id="140" w:author="Elin Röös" w:date="2025-08-18T13:42:00Z" w16du:dateUtc="2025-08-18T11:42:00Z">
            <w:rPr>
              <w:ins w:id="141" w:author="Elin Röös" w:date="2025-08-18T13:42:00Z" w16du:dateUtc="2025-08-18T11:42:00Z"/>
              <w:rFonts w:ascii="Times New Roman" w:hAnsi="Times New Roman" w:cs="Times New Roman"/>
              <w:szCs w:val="22"/>
              <w:lang w:val="en-US"/>
            </w:rPr>
          </w:rPrChange>
        </w:rPr>
      </w:pPr>
      <w:ins w:id="142" w:author="Elin Röös" w:date="2025-08-18T13:42:00Z" w16du:dateUtc="2025-08-18T11:42:00Z">
        <w:r w:rsidRPr="003358FA">
          <w:rPr>
            <w:rFonts w:ascii="Times New Roman" w:hAnsi="Times New Roman" w:cs="Times New Roman"/>
            <w:i/>
            <w:iCs/>
            <w:szCs w:val="22"/>
            <w:lang w:val="en-US"/>
            <w:rPrChange w:id="143" w:author="Elin Röös" w:date="2025-08-18T13:42:00Z" w16du:dateUtc="2025-08-18T11:42:00Z">
              <w:rPr>
                <w:rFonts w:ascii="Times New Roman" w:hAnsi="Times New Roman" w:cs="Times New Roman"/>
                <w:szCs w:val="22"/>
                <w:lang w:val="en-US"/>
              </w:rPr>
            </w:rPrChange>
          </w:rPr>
          <w:t>“</w:t>
        </w:r>
      </w:ins>
      <w:r w:rsidR="00B248AB" w:rsidRPr="003358FA">
        <w:rPr>
          <w:rFonts w:ascii="Times New Roman" w:hAnsi="Times New Roman" w:cs="Times New Roman"/>
          <w:i/>
          <w:iCs/>
          <w:szCs w:val="22"/>
          <w:lang w:val="en-US"/>
          <w:rPrChange w:id="144" w:author="Elin Röös" w:date="2025-08-18T13:42:00Z" w16du:dateUtc="2025-08-18T11:42:00Z">
            <w:rPr>
              <w:rFonts w:ascii="Times New Roman" w:hAnsi="Times New Roman" w:cs="Times New Roman"/>
              <w:szCs w:val="22"/>
              <w:lang w:val="en-US"/>
            </w:rPr>
          </w:rPrChange>
        </w:rPr>
        <w:t>Despite limited data availability, incorporating metrics for animal welfare and antibiotic use into sustainability assessments is both valid and valuable, contributing meaningfully to the advancement of scientific methodologies in this underdeveloped field.</w:t>
      </w:r>
      <w:ins w:id="145" w:author="Elin Röös" w:date="2025-08-18T13:42:00Z" w16du:dateUtc="2025-08-18T11:42:00Z">
        <w:r w:rsidRPr="003358FA">
          <w:rPr>
            <w:rFonts w:ascii="Times New Roman" w:hAnsi="Times New Roman" w:cs="Times New Roman"/>
            <w:i/>
            <w:iCs/>
            <w:szCs w:val="22"/>
            <w:lang w:val="en-US"/>
            <w:rPrChange w:id="146" w:author="Elin Röös" w:date="2025-08-18T13:42:00Z" w16du:dateUtc="2025-08-18T11:42:00Z">
              <w:rPr>
                <w:rFonts w:ascii="Times New Roman" w:hAnsi="Times New Roman" w:cs="Times New Roman"/>
                <w:szCs w:val="22"/>
                <w:lang w:val="en-US"/>
              </w:rPr>
            </w:rPrChange>
          </w:rPr>
          <w:t>”</w:t>
        </w:r>
      </w:ins>
    </w:p>
    <w:p w14:paraId="6EA63263" w14:textId="77777777" w:rsidR="003358FA" w:rsidRPr="00B248AB" w:rsidRDefault="003358FA" w:rsidP="00B248AB">
      <w:pPr>
        <w:pStyle w:val="Oformateradtext"/>
        <w:rPr>
          <w:rFonts w:ascii="Times New Roman" w:hAnsi="Times New Roman" w:cs="Times New Roman"/>
          <w:szCs w:val="22"/>
          <w:lang w:val="en-US"/>
        </w:rPr>
      </w:pPr>
    </w:p>
    <w:p w14:paraId="7D31B974" w14:textId="77777777" w:rsidR="003E592E" w:rsidRPr="0067634C" w:rsidRDefault="003E592E" w:rsidP="003E592E">
      <w:pPr>
        <w:pStyle w:val="Oformateradtext"/>
        <w:rPr>
          <w:szCs w:val="22"/>
          <w:lang w:val="en-US"/>
        </w:rPr>
      </w:pPr>
      <w:r w:rsidRPr="0067634C">
        <w:rPr>
          <w:szCs w:val="22"/>
          <w:lang w:val="en-US"/>
        </w:rPr>
        <w:t>Lines 139-147: You already mentioned the SDGs at the beginning, so including them here seems redundant. I don't see how this paragraph connects to the previous one. I like that you included the research question, but you could provide the motivation through research gaps with citations.</w:t>
      </w:r>
    </w:p>
    <w:p w14:paraId="77A4905F" w14:textId="77777777" w:rsidR="003E592E" w:rsidRDefault="00B248AB" w:rsidP="003E592E">
      <w:pPr>
        <w:pStyle w:val="Oformateradtext"/>
        <w:rPr>
          <w:ins w:id="147" w:author="Elin Röös" w:date="2025-08-18T13:42:00Z" w16du:dateUtc="2025-08-18T11:42:00Z"/>
          <w:rFonts w:ascii="Times New Roman" w:hAnsi="Times New Roman" w:cs="Times New Roman"/>
          <w:color w:val="FF0000"/>
          <w:szCs w:val="22"/>
          <w:lang w:val="en-US"/>
        </w:rPr>
      </w:pPr>
      <w:r w:rsidRPr="00B248AB">
        <w:rPr>
          <w:rFonts w:ascii="Times New Roman" w:hAnsi="Times New Roman" w:cs="Times New Roman"/>
          <w:color w:val="FF0000"/>
          <w:szCs w:val="22"/>
          <w:lang w:val="en-US"/>
        </w:rPr>
        <w:t xml:space="preserve">The Introduction chapter has been </w:t>
      </w:r>
      <w:proofErr w:type="gramStart"/>
      <w:r w:rsidRPr="00B248AB">
        <w:rPr>
          <w:rFonts w:ascii="Times New Roman" w:hAnsi="Times New Roman" w:cs="Times New Roman"/>
          <w:color w:val="FF0000"/>
          <w:szCs w:val="22"/>
          <w:lang w:val="en-US"/>
        </w:rPr>
        <w:t>shortened</w:t>
      </w:r>
      <w:proofErr w:type="gramEnd"/>
      <w:r w:rsidR="008B2FF6">
        <w:rPr>
          <w:rFonts w:ascii="Times New Roman" w:hAnsi="Times New Roman" w:cs="Times New Roman"/>
          <w:color w:val="FF0000"/>
          <w:szCs w:val="22"/>
          <w:lang w:val="en-US"/>
        </w:rPr>
        <w:t xml:space="preserve"> and</w:t>
      </w:r>
      <w:r w:rsidRPr="00B248AB">
        <w:rPr>
          <w:rFonts w:ascii="Times New Roman" w:hAnsi="Times New Roman" w:cs="Times New Roman"/>
          <w:color w:val="FF0000"/>
          <w:szCs w:val="22"/>
          <w:lang w:val="en-US"/>
        </w:rPr>
        <w:t xml:space="preserve"> the order has been changed</w:t>
      </w:r>
      <w:r>
        <w:rPr>
          <w:rFonts w:ascii="Times New Roman" w:hAnsi="Times New Roman" w:cs="Times New Roman"/>
          <w:color w:val="FF0000"/>
          <w:szCs w:val="22"/>
          <w:lang w:val="en-US"/>
        </w:rPr>
        <w:t xml:space="preserve"> and </w:t>
      </w:r>
      <w:r w:rsidR="008B2FF6">
        <w:rPr>
          <w:rFonts w:ascii="Times New Roman" w:hAnsi="Times New Roman" w:cs="Times New Roman"/>
          <w:color w:val="FF0000"/>
          <w:szCs w:val="22"/>
          <w:lang w:val="en-US"/>
        </w:rPr>
        <w:t>w</w:t>
      </w:r>
      <w:r>
        <w:rPr>
          <w:rFonts w:ascii="Times New Roman" w:hAnsi="Times New Roman" w:cs="Times New Roman"/>
          <w:color w:val="FF0000"/>
          <w:szCs w:val="22"/>
          <w:lang w:val="en-US"/>
        </w:rPr>
        <w:t xml:space="preserve">e </w:t>
      </w:r>
      <w:r w:rsidR="008B2FF6">
        <w:rPr>
          <w:rFonts w:ascii="Times New Roman" w:hAnsi="Times New Roman" w:cs="Times New Roman"/>
          <w:color w:val="FF0000"/>
          <w:szCs w:val="22"/>
          <w:lang w:val="en-US"/>
        </w:rPr>
        <w:t xml:space="preserve">think these changes </w:t>
      </w:r>
      <w:proofErr w:type="gramStart"/>
      <w:r w:rsidR="008B2FF6">
        <w:rPr>
          <w:rFonts w:ascii="Times New Roman" w:hAnsi="Times New Roman" w:cs="Times New Roman"/>
          <w:color w:val="FF0000"/>
          <w:szCs w:val="22"/>
          <w:lang w:val="en-US"/>
        </w:rPr>
        <w:t>makes</w:t>
      </w:r>
      <w:proofErr w:type="gramEnd"/>
      <w:r w:rsidR="008B2FF6">
        <w:rPr>
          <w:rFonts w:ascii="Times New Roman" w:hAnsi="Times New Roman" w:cs="Times New Roman"/>
          <w:color w:val="FF0000"/>
          <w:szCs w:val="22"/>
          <w:lang w:val="en-US"/>
        </w:rPr>
        <w:t xml:space="preserve"> </w:t>
      </w:r>
      <w:r w:rsidR="00E109BC">
        <w:rPr>
          <w:rFonts w:ascii="Times New Roman" w:hAnsi="Times New Roman" w:cs="Times New Roman"/>
          <w:color w:val="FF0000"/>
          <w:szCs w:val="22"/>
          <w:lang w:val="en-US"/>
        </w:rPr>
        <w:t xml:space="preserve">research gaps and </w:t>
      </w:r>
      <w:r w:rsidR="008B2FF6">
        <w:rPr>
          <w:rFonts w:ascii="Times New Roman" w:hAnsi="Times New Roman" w:cs="Times New Roman"/>
          <w:color w:val="FF0000"/>
          <w:szCs w:val="22"/>
          <w:lang w:val="en-US"/>
        </w:rPr>
        <w:t>motiv</w:t>
      </w:r>
      <w:r w:rsidR="00E109BC">
        <w:rPr>
          <w:rFonts w:ascii="Times New Roman" w:hAnsi="Times New Roman" w:cs="Times New Roman"/>
          <w:color w:val="FF0000"/>
          <w:szCs w:val="22"/>
          <w:lang w:val="en-US"/>
        </w:rPr>
        <w:t>es</w:t>
      </w:r>
      <w:r w:rsidR="008B2FF6">
        <w:rPr>
          <w:rFonts w:ascii="Times New Roman" w:hAnsi="Times New Roman" w:cs="Times New Roman"/>
          <w:color w:val="FF0000"/>
          <w:szCs w:val="22"/>
          <w:lang w:val="en-US"/>
        </w:rPr>
        <w:t xml:space="preserve"> more visible</w:t>
      </w:r>
      <w:r w:rsidRPr="00B248AB">
        <w:rPr>
          <w:rFonts w:ascii="Times New Roman" w:hAnsi="Times New Roman" w:cs="Times New Roman"/>
          <w:color w:val="FF0000"/>
          <w:szCs w:val="22"/>
          <w:lang w:val="en-US"/>
        </w:rPr>
        <w:t>.</w:t>
      </w:r>
    </w:p>
    <w:p w14:paraId="54C64B19" w14:textId="77777777" w:rsidR="006705CB" w:rsidRPr="00B248AB" w:rsidRDefault="006705CB" w:rsidP="003E592E">
      <w:pPr>
        <w:pStyle w:val="Oformateradtext"/>
        <w:rPr>
          <w:rFonts w:ascii="Times New Roman" w:hAnsi="Times New Roman" w:cs="Times New Roman"/>
          <w:color w:val="FF0000"/>
          <w:szCs w:val="22"/>
          <w:lang w:val="en-US"/>
        </w:rPr>
      </w:pPr>
    </w:p>
    <w:p w14:paraId="7F4388D0" w14:textId="77777777" w:rsidR="003E592E" w:rsidRPr="0067634C" w:rsidRDefault="003E592E" w:rsidP="003E592E">
      <w:pPr>
        <w:pStyle w:val="Oformateradtext"/>
        <w:rPr>
          <w:szCs w:val="22"/>
          <w:lang w:val="en-US"/>
        </w:rPr>
      </w:pPr>
      <w:r w:rsidRPr="0067634C">
        <w:rPr>
          <w:szCs w:val="22"/>
          <w:lang w:val="en-US"/>
        </w:rPr>
        <w:t>Lines 152-156: Add metrics in a) and b) with a semicolon; as it is now, it is a very long and confusing sentence.</w:t>
      </w:r>
    </w:p>
    <w:p w14:paraId="5CE4A0F3" w14:textId="77777777" w:rsidR="003E592E" w:rsidRDefault="00E109BC" w:rsidP="003E592E">
      <w:pPr>
        <w:pStyle w:val="Oformateradtext"/>
        <w:rPr>
          <w:ins w:id="148" w:author="Elin Röös" w:date="2025-08-18T13:42:00Z" w16du:dateUtc="2025-08-18T11:42:00Z"/>
          <w:rFonts w:ascii="Times New Roman" w:hAnsi="Times New Roman" w:cs="Times New Roman"/>
          <w:color w:val="FF0000"/>
          <w:szCs w:val="22"/>
          <w:lang w:val="en-US"/>
        </w:rPr>
      </w:pPr>
      <w:r w:rsidRPr="00E109BC">
        <w:rPr>
          <w:rFonts w:ascii="Times New Roman" w:hAnsi="Times New Roman" w:cs="Times New Roman"/>
          <w:color w:val="FF0000"/>
          <w:szCs w:val="22"/>
          <w:lang w:val="en-US"/>
        </w:rPr>
        <w:t xml:space="preserve">The </w:t>
      </w:r>
      <w:r>
        <w:rPr>
          <w:rFonts w:ascii="Times New Roman" w:hAnsi="Times New Roman" w:cs="Times New Roman"/>
          <w:color w:val="FF0000"/>
          <w:szCs w:val="22"/>
          <w:lang w:val="en-US"/>
        </w:rPr>
        <w:t xml:space="preserve">text and the layout </w:t>
      </w:r>
      <w:r w:rsidRPr="00E109BC">
        <w:rPr>
          <w:rFonts w:ascii="Times New Roman" w:hAnsi="Times New Roman" w:cs="Times New Roman"/>
          <w:color w:val="FF0000"/>
          <w:szCs w:val="22"/>
          <w:lang w:val="en-US"/>
        </w:rPr>
        <w:t>ha</w:t>
      </w:r>
      <w:r>
        <w:rPr>
          <w:rFonts w:ascii="Times New Roman" w:hAnsi="Times New Roman" w:cs="Times New Roman"/>
          <w:color w:val="FF0000"/>
          <w:szCs w:val="22"/>
          <w:lang w:val="en-US"/>
        </w:rPr>
        <w:t>ve</w:t>
      </w:r>
      <w:r w:rsidRPr="00E109BC">
        <w:rPr>
          <w:rFonts w:ascii="Times New Roman" w:hAnsi="Times New Roman" w:cs="Times New Roman"/>
          <w:color w:val="FF0000"/>
          <w:szCs w:val="22"/>
          <w:lang w:val="en-US"/>
        </w:rPr>
        <w:t xml:space="preserve"> been changed (</w:t>
      </w:r>
      <w:r>
        <w:rPr>
          <w:rFonts w:ascii="Times New Roman" w:hAnsi="Times New Roman" w:cs="Times New Roman"/>
          <w:color w:val="FF0000"/>
          <w:szCs w:val="22"/>
          <w:lang w:val="en-US"/>
        </w:rPr>
        <w:t>115-121)</w:t>
      </w:r>
    </w:p>
    <w:p w14:paraId="243CAAC4" w14:textId="77777777" w:rsidR="006705CB" w:rsidRDefault="006705CB" w:rsidP="003E592E">
      <w:pPr>
        <w:pStyle w:val="Oformateradtext"/>
        <w:rPr>
          <w:rFonts w:ascii="Times New Roman" w:hAnsi="Times New Roman" w:cs="Times New Roman"/>
          <w:color w:val="FF0000"/>
          <w:szCs w:val="22"/>
          <w:lang w:val="en-US"/>
        </w:rPr>
      </w:pPr>
    </w:p>
    <w:p w14:paraId="49FF8130" w14:textId="266FC6AB" w:rsidR="00E109BC" w:rsidRPr="006705CB" w:rsidRDefault="006705CB" w:rsidP="00E109BC">
      <w:pPr>
        <w:pStyle w:val="Oformateradtext"/>
        <w:rPr>
          <w:rFonts w:ascii="Times New Roman" w:hAnsi="Times New Roman" w:cs="Times New Roman"/>
          <w:i/>
          <w:iCs/>
          <w:szCs w:val="22"/>
          <w:lang w:val="en-US"/>
          <w:rPrChange w:id="149" w:author="Elin Röös" w:date="2025-08-18T13:42:00Z" w16du:dateUtc="2025-08-18T11:42:00Z">
            <w:rPr>
              <w:rFonts w:ascii="Times New Roman" w:hAnsi="Times New Roman" w:cs="Times New Roman"/>
              <w:szCs w:val="22"/>
              <w:lang w:val="en-US"/>
            </w:rPr>
          </w:rPrChange>
        </w:rPr>
      </w:pPr>
      <w:ins w:id="150" w:author="Elin Röös" w:date="2025-08-18T13:42:00Z" w16du:dateUtc="2025-08-18T11:42:00Z">
        <w:r w:rsidRPr="006705CB">
          <w:rPr>
            <w:rFonts w:ascii="Times New Roman" w:hAnsi="Times New Roman" w:cs="Times New Roman"/>
            <w:i/>
            <w:iCs/>
            <w:szCs w:val="22"/>
            <w:lang w:val="en-US"/>
            <w:rPrChange w:id="151" w:author="Elin Röös" w:date="2025-08-18T13:42:00Z" w16du:dateUtc="2025-08-18T11:42:00Z">
              <w:rPr>
                <w:rFonts w:ascii="Times New Roman" w:hAnsi="Times New Roman" w:cs="Times New Roman"/>
                <w:szCs w:val="22"/>
                <w:lang w:val="en-US"/>
              </w:rPr>
            </w:rPrChange>
          </w:rPr>
          <w:t>“</w:t>
        </w:r>
      </w:ins>
      <w:r w:rsidR="00E109BC" w:rsidRPr="006705CB">
        <w:rPr>
          <w:rFonts w:ascii="Times New Roman" w:hAnsi="Times New Roman" w:cs="Times New Roman"/>
          <w:i/>
          <w:iCs/>
          <w:szCs w:val="22"/>
          <w:lang w:val="en-US"/>
          <w:rPrChange w:id="152" w:author="Elin Röös" w:date="2025-08-18T13:42:00Z" w16du:dateUtc="2025-08-18T11:42:00Z">
            <w:rPr>
              <w:rFonts w:ascii="Times New Roman" w:hAnsi="Times New Roman" w:cs="Times New Roman"/>
              <w:szCs w:val="22"/>
              <w:lang w:val="en-US"/>
            </w:rPr>
          </w:rPrChange>
        </w:rPr>
        <w:t>…proposing the following metrics:</w:t>
      </w:r>
    </w:p>
    <w:p w14:paraId="6A0BF264" w14:textId="77777777" w:rsidR="00E109BC" w:rsidRPr="006705CB" w:rsidRDefault="00E109BC" w:rsidP="00E109BC">
      <w:pPr>
        <w:pStyle w:val="Oformateradtext"/>
        <w:rPr>
          <w:rFonts w:ascii="Times New Roman" w:hAnsi="Times New Roman" w:cs="Times New Roman"/>
          <w:i/>
          <w:iCs/>
          <w:szCs w:val="22"/>
          <w:lang w:val="en-US"/>
          <w:rPrChange w:id="153" w:author="Elin Röös" w:date="2025-08-18T13:42:00Z" w16du:dateUtc="2025-08-18T11:42:00Z">
            <w:rPr>
              <w:rFonts w:ascii="Times New Roman" w:hAnsi="Times New Roman" w:cs="Times New Roman"/>
              <w:szCs w:val="22"/>
              <w:lang w:val="en-US"/>
            </w:rPr>
          </w:rPrChange>
        </w:rPr>
      </w:pPr>
      <w:r w:rsidRPr="006705CB">
        <w:rPr>
          <w:rFonts w:ascii="Times New Roman" w:hAnsi="Times New Roman" w:cs="Times New Roman"/>
          <w:i/>
          <w:iCs/>
          <w:szCs w:val="22"/>
          <w:lang w:val="en-US"/>
          <w:rPrChange w:id="154" w:author="Elin Röös" w:date="2025-08-18T13:42:00Z" w16du:dateUtc="2025-08-18T11:42:00Z">
            <w:rPr>
              <w:rFonts w:ascii="Times New Roman" w:hAnsi="Times New Roman" w:cs="Times New Roman"/>
              <w:szCs w:val="22"/>
              <w:lang w:val="en-US"/>
            </w:rPr>
          </w:rPrChange>
        </w:rPr>
        <w:t>• a set of indices to capture animal welfare issues, based on number of animals needed to produce 1 kg of animal product, animal suffering in the production system and different species’ ability to perceive negative effects of being used by humans</w:t>
      </w:r>
    </w:p>
    <w:p w14:paraId="675ECC01" w14:textId="77777777" w:rsidR="00E109BC" w:rsidRPr="006705CB" w:rsidRDefault="00E109BC" w:rsidP="00E109BC">
      <w:pPr>
        <w:pStyle w:val="Oformateradtext"/>
        <w:rPr>
          <w:rFonts w:ascii="Times New Roman" w:hAnsi="Times New Roman" w:cs="Times New Roman"/>
          <w:i/>
          <w:iCs/>
          <w:szCs w:val="22"/>
          <w:lang w:val="en-US"/>
          <w:rPrChange w:id="155" w:author="Elin Röös" w:date="2025-08-18T13:42:00Z" w16du:dateUtc="2025-08-18T11:42:00Z">
            <w:rPr>
              <w:rFonts w:ascii="Times New Roman" w:hAnsi="Times New Roman" w:cs="Times New Roman"/>
              <w:szCs w:val="22"/>
              <w:lang w:val="en-US"/>
            </w:rPr>
          </w:rPrChange>
        </w:rPr>
      </w:pPr>
      <w:r w:rsidRPr="006705CB">
        <w:rPr>
          <w:rFonts w:ascii="Times New Roman" w:hAnsi="Times New Roman" w:cs="Times New Roman"/>
          <w:i/>
          <w:iCs/>
          <w:szCs w:val="22"/>
          <w:lang w:val="en-US"/>
          <w:rPrChange w:id="156" w:author="Elin Röös" w:date="2025-08-18T13:42:00Z" w16du:dateUtc="2025-08-18T11:42:00Z">
            <w:rPr>
              <w:rFonts w:ascii="Times New Roman" w:hAnsi="Times New Roman" w:cs="Times New Roman"/>
              <w:szCs w:val="22"/>
              <w:lang w:val="en-US"/>
            </w:rPr>
          </w:rPrChange>
        </w:rPr>
        <w:t>• an indicator for antibiotic use, based on national amounts of antibiotics sold for animals and estimated distribution over animal species and total biomass of different species in different countries</w:t>
      </w:r>
    </w:p>
    <w:p w14:paraId="40D3552F" w14:textId="77777777" w:rsidR="006705CB" w:rsidRDefault="006705CB" w:rsidP="003E592E">
      <w:pPr>
        <w:pStyle w:val="Oformateradtext"/>
        <w:rPr>
          <w:ins w:id="157" w:author="Elin Röös" w:date="2025-08-18T13:42:00Z" w16du:dateUtc="2025-08-18T11:42:00Z"/>
          <w:szCs w:val="22"/>
          <w:lang w:val="en-US"/>
        </w:rPr>
      </w:pPr>
    </w:p>
    <w:p w14:paraId="3AC52EDC" w14:textId="6CE24DE6" w:rsidR="003E592E" w:rsidRPr="0067634C" w:rsidRDefault="003E592E" w:rsidP="003E592E">
      <w:pPr>
        <w:pStyle w:val="Oformateradtext"/>
        <w:rPr>
          <w:szCs w:val="22"/>
          <w:lang w:val="en-US"/>
        </w:rPr>
      </w:pPr>
      <w:r w:rsidRPr="0067634C">
        <w:rPr>
          <w:szCs w:val="22"/>
          <w:lang w:val="en-US"/>
        </w:rPr>
        <w:lastRenderedPageBreak/>
        <w:t>Line 162-167: This should come before your objectives and the research question. This is the main gap that your research addresses; how you address it comes after. Please restructure.</w:t>
      </w:r>
    </w:p>
    <w:p w14:paraId="39A3885C" w14:textId="77777777" w:rsidR="003E592E" w:rsidRDefault="00E109BC" w:rsidP="00E109BC">
      <w:pPr>
        <w:pStyle w:val="Oformateradtext"/>
        <w:rPr>
          <w:ins w:id="158" w:author="Elin Röös" w:date="2025-08-18T13:43:00Z" w16du:dateUtc="2025-08-18T11:43:00Z"/>
          <w:rFonts w:ascii="Times New Roman" w:hAnsi="Times New Roman" w:cs="Times New Roman"/>
          <w:color w:val="FF0000"/>
          <w:szCs w:val="22"/>
          <w:lang w:val="en-US"/>
        </w:rPr>
      </w:pPr>
      <w:r w:rsidRPr="00B248AB">
        <w:rPr>
          <w:rFonts w:ascii="Times New Roman" w:hAnsi="Times New Roman" w:cs="Times New Roman"/>
          <w:color w:val="FF0000"/>
          <w:szCs w:val="22"/>
          <w:lang w:val="en-US"/>
        </w:rPr>
        <w:t xml:space="preserve">The Introduction chapter has been </w:t>
      </w:r>
      <w:r>
        <w:rPr>
          <w:rFonts w:ascii="Times New Roman" w:hAnsi="Times New Roman" w:cs="Times New Roman"/>
          <w:color w:val="FF0000"/>
          <w:szCs w:val="22"/>
          <w:lang w:val="en-US"/>
        </w:rPr>
        <w:t>restructured.</w:t>
      </w:r>
    </w:p>
    <w:p w14:paraId="6FEFE847" w14:textId="77777777" w:rsidR="006705CB" w:rsidRPr="0067634C" w:rsidRDefault="006705CB" w:rsidP="00E109BC">
      <w:pPr>
        <w:pStyle w:val="Oformateradtext"/>
        <w:rPr>
          <w:szCs w:val="22"/>
          <w:lang w:val="en-US"/>
        </w:rPr>
      </w:pPr>
    </w:p>
    <w:p w14:paraId="51B3147A" w14:textId="77777777" w:rsidR="003E592E" w:rsidRPr="0067634C" w:rsidRDefault="003E592E" w:rsidP="003E592E">
      <w:pPr>
        <w:pStyle w:val="Oformateradtext"/>
        <w:rPr>
          <w:szCs w:val="22"/>
          <w:lang w:val="en-US"/>
        </w:rPr>
      </w:pPr>
      <w:r w:rsidRPr="0067634C">
        <w:rPr>
          <w:szCs w:val="22"/>
          <w:lang w:val="en-US"/>
        </w:rPr>
        <w:t>Lines 165-167 are unnecessary in my opinion.</w:t>
      </w:r>
    </w:p>
    <w:p w14:paraId="5E256B1A" w14:textId="77777777" w:rsidR="003E592E" w:rsidRPr="00E109BC" w:rsidRDefault="00E109BC" w:rsidP="003E592E">
      <w:pPr>
        <w:pStyle w:val="Oformateradtext"/>
        <w:rPr>
          <w:rFonts w:ascii="Times New Roman" w:hAnsi="Times New Roman" w:cs="Times New Roman"/>
          <w:color w:val="FF0000"/>
          <w:szCs w:val="22"/>
          <w:lang w:val="en-US"/>
        </w:rPr>
      </w:pPr>
      <w:r w:rsidRPr="00E109BC">
        <w:rPr>
          <w:rFonts w:ascii="Times New Roman" w:hAnsi="Times New Roman" w:cs="Times New Roman"/>
          <w:color w:val="FF0000"/>
          <w:szCs w:val="22"/>
          <w:lang w:val="en-US"/>
        </w:rPr>
        <w:t xml:space="preserve">We think these lines are necessary and we now explain </w:t>
      </w:r>
      <w:r>
        <w:rPr>
          <w:rFonts w:ascii="Times New Roman" w:hAnsi="Times New Roman" w:cs="Times New Roman"/>
          <w:color w:val="FF0000"/>
          <w:szCs w:val="22"/>
          <w:lang w:val="en-US"/>
        </w:rPr>
        <w:t xml:space="preserve">better </w:t>
      </w:r>
      <w:r w:rsidRPr="00E109BC">
        <w:rPr>
          <w:rFonts w:ascii="Times New Roman" w:hAnsi="Times New Roman" w:cs="Times New Roman"/>
          <w:color w:val="FF0000"/>
          <w:szCs w:val="22"/>
          <w:lang w:val="en-US"/>
        </w:rPr>
        <w:t>why (line 123-125).</w:t>
      </w:r>
    </w:p>
    <w:p w14:paraId="244D25AC" w14:textId="77777777" w:rsidR="006705CB" w:rsidRDefault="006705CB" w:rsidP="003E592E">
      <w:pPr>
        <w:pStyle w:val="Oformateradtext"/>
        <w:rPr>
          <w:ins w:id="159" w:author="Elin Röös" w:date="2025-08-18T13:43:00Z" w16du:dateUtc="2025-08-18T11:43:00Z"/>
          <w:rFonts w:ascii="Times New Roman" w:hAnsi="Times New Roman" w:cs="Times New Roman"/>
          <w:i/>
          <w:iCs/>
          <w:szCs w:val="22"/>
          <w:lang w:val="en-US"/>
        </w:rPr>
      </w:pPr>
      <w:ins w:id="160" w:author="Elin Röös" w:date="2025-08-18T13:43:00Z" w16du:dateUtc="2025-08-18T11:43:00Z">
        <w:r>
          <w:rPr>
            <w:rFonts w:ascii="Times New Roman" w:hAnsi="Times New Roman" w:cs="Times New Roman"/>
            <w:i/>
            <w:iCs/>
            <w:szCs w:val="22"/>
            <w:lang w:val="en-US"/>
          </w:rPr>
          <w:t>“</w:t>
        </w:r>
      </w:ins>
      <w:r w:rsidR="00E109BC" w:rsidRPr="006705CB">
        <w:rPr>
          <w:rFonts w:ascii="Times New Roman" w:hAnsi="Times New Roman" w:cs="Times New Roman"/>
          <w:i/>
          <w:iCs/>
          <w:szCs w:val="22"/>
          <w:lang w:val="en-US"/>
          <w:rPrChange w:id="161" w:author="Elin Röös" w:date="2025-08-18T13:43:00Z" w16du:dateUtc="2025-08-18T11:43:00Z">
            <w:rPr>
              <w:rFonts w:ascii="Times New Roman" w:hAnsi="Times New Roman" w:cs="Times New Roman"/>
              <w:szCs w:val="22"/>
              <w:lang w:val="en-US"/>
            </w:rPr>
          </w:rPrChange>
        </w:rPr>
        <w:t>To ensure transparency, all input data and calculations are available as spreadsheets, allowing users to adapt metrics or update calculations with more specific data.</w:t>
      </w:r>
      <w:ins w:id="162" w:author="Elin Röös" w:date="2025-08-18T13:43:00Z" w16du:dateUtc="2025-08-18T11:43:00Z">
        <w:r>
          <w:rPr>
            <w:rFonts w:ascii="Times New Roman" w:hAnsi="Times New Roman" w:cs="Times New Roman"/>
            <w:i/>
            <w:iCs/>
            <w:szCs w:val="22"/>
            <w:lang w:val="en-US"/>
          </w:rPr>
          <w:t>”</w:t>
        </w:r>
      </w:ins>
    </w:p>
    <w:p w14:paraId="5C8ABC08" w14:textId="4008951C" w:rsidR="00E109BC" w:rsidRPr="006705CB" w:rsidRDefault="00E109BC" w:rsidP="003E592E">
      <w:pPr>
        <w:pStyle w:val="Oformateradtext"/>
        <w:rPr>
          <w:rFonts w:ascii="Times New Roman" w:hAnsi="Times New Roman" w:cs="Times New Roman"/>
          <w:i/>
          <w:iCs/>
          <w:szCs w:val="22"/>
          <w:lang w:val="en-US"/>
          <w:rPrChange w:id="163" w:author="Elin Röös" w:date="2025-08-18T13:43:00Z" w16du:dateUtc="2025-08-18T11:43:00Z">
            <w:rPr>
              <w:rFonts w:ascii="Times New Roman" w:hAnsi="Times New Roman" w:cs="Times New Roman"/>
              <w:szCs w:val="22"/>
              <w:lang w:val="en-US"/>
            </w:rPr>
          </w:rPrChange>
        </w:rPr>
      </w:pPr>
      <w:r w:rsidRPr="006705CB">
        <w:rPr>
          <w:rFonts w:ascii="Times New Roman" w:hAnsi="Times New Roman" w:cs="Times New Roman"/>
          <w:i/>
          <w:iCs/>
          <w:szCs w:val="22"/>
          <w:lang w:val="en-US"/>
          <w:rPrChange w:id="164" w:author="Elin Röös" w:date="2025-08-18T13:43:00Z" w16du:dateUtc="2025-08-18T11:43:00Z">
            <w:rPr>
              <w:rFonts w:ascii="Times New Roman" w:hAnsi="Times New Roman" w:cs="Times New Roman"/>
              <w:szCs w:val="22"/>
              <w:lang w:val="en-US"/>
            </w:rPr>
          </w:rPrChange>
        </w:rPr>
        <w:t xml:space="preserve"> </w:t>
      </w:r>
    </w:p>
    <w:p w14:paraId="515C54D9" w14:textId="77777777" w:rsidR="003E592E" w:rsidRPr="0067634C" w:rsidRDefault="003E592E" w:rsidP="003E592E">
      <w:pPr>
        <w:pStyle w:val="Oformateradtext"/>
        <w:rPr>
          <w:szCs w:val="22"/>
          <w:lang w:val="en-US"/>
        </w:rPr>
      </w:pPr>
      <w:r w:rsidRPr="0067634C">
        <w:rPr>
          <w:szCs w:val="22"/>
          <w:lang w:val="en-US"/>
        </w:rPr>
        <w:t>Background and Theory:</w:t>
      </w:r>
    </w:p>
    <w:p w14:paraId="5E2FEFC8" w14:textId="77777777" w:rsidR="003E592E" w:rsidRPr="0067634C" w:rsidRDefault="003E592E" w:rsidP="003E592E">
      <w:pPr>
        <w:pStyle w:val="Oformateradtext"/>
        <w:rPr>
          <w:szCs w:val="22"/>
          <w:lang w:val="en-US"/>
        </w:rPr>
      </w:pPr>
      <w:r w:rsidRPr="0067634C">
        <w:rPr>
          <w:szCs w:val="22"/>
          <w:lang w:val="en-US"/>
        </w:rPr>
        <w:t>A lot more information is provided. I still think it should be fine-tuned further and unnecessary wording removed.</w:t>
      </w:r>
    </w:p>
    <w:p w14:paraId="700EBB86" w14:textId="77777777" w:rsidR="003E592E" w:rsidRDefault="00E109BC" w:rsidP="003E592E">
      <w:pPr>
        <w:pStyle w:val="Oformateradtext"/>
        <w:rPr>
          <w:ins w:id="165" w:author="Elin Röös" w:date="2025-08-18T13:43:00Z" w16du:dateUtc="2025-08-18T11:43:00Z"/>
          <w:rFonts w:ascii="Times New Roman" w:hAnsi="Times New Roman" w:cs="Times New Roman"/>
          <w:color w:val="FF0000"/>
          <w:szCs w:val="22"/>
          <w:lang w:val="en-US"/>
        </w:rPr>
      </w:pPr>
      <w:r w:rsidRPr="00E109BC">
        <w:rPr>
          <w:rFonts w:ascii="Times New Roman" w:hAnsi="Times New Roman" w:cs="Times New Roman"/>
          <w:color w:val="FF0000"/>
          <w:szCs w:val="22"/>
          <w:lang w:val="en-US"/>
        </w:rPr>
        <w:t>We have edited the text</w:t>
      </w:r>
      <w:r>
        <w:rPr>
          <w:rFonts w:ascii="Times New Roman" w:hAnsi="Times New Roman" w:cs="Times New Roman"/>
          <w:color w:val="FF0000"/>
          <w:szCs w:val="22"/>
          <w:lang w:val="en-US"/>
        </w:rPr>
        <w:t xml:space="preserve"> according to your comments below</w:t>
      </w:r>
      <w:r w:rsidRPr="00E109BC">
        <w:rPr>
          <w:rFonts w:ascii="Times New Roman" w:hAnsi="Times New Roman" w:cs="Times New Roman"/>
          <w:color w:val="FF0000"/>
          <w:szCs w:val="22"/>
          <w:lang w:val="en-US"/>
        </w:rPr>
        <w:t xml:space="preserve">. </w:t>
      </w:r>
    </w:p>
    <w:p w14:paraId="48FF243F" w14:textId="77777777" w:rsidR="006705CB" w:rsidRPr="00E109BC" w:rsidRDefault="006705CB" w:rsidP="003E592E">
      <w:pPr>
        <w:pStyle w:val="Oformateradtext"/>
        <w:rPr>
          <w:rFonts w:ascii="Times New Roman" w:hAnsi="Times New Roman" w:cs="Times New Roman"/>
          <w:color w:val="FF0000"/>
          <w:szCs w:val="22"/>
          <w:lang w:val="en-US"/>
        </w:rPr>
      </w:pPr>
    </w:p>
    <w:p w14:paraId="003CE4CA" w14:textId="77777777" w:rsidR="00CE6CAD" w:rsidRDefault="003E592E" w:rsidP="003E592E">
      <w:pPr>
        <w:pStyle w:val="Oformateradtext"/>
        <w:rPr>
          <w:szCs w:val="22"/>
          <w:lang w:val="en-US"/>
        </w:rPr>
      </w:pPr>
      <w:r w:rsidRPr="0067634C">
        <w:rPr>
          <w:szCs w:val="22"/>
          <w:lang w:val="en-US"/>
        </w:rPr>
        <w:t xml:space="preserve">Lines 264-272: Is it necessary to explain each indicator in detail? </w:t>
      </w:r>
    </w:p>
    <w:p w14:paraId="3B21DC72" w14:textId="77777777" w:rsidR="00CE6CAD" w:rsidRDefault="00CE6CAD" w:rsidP="003E592E">
      <w:pPr>
        <w:pStyle w:val="Oformateradtext"/>
        <w:rPr>
          <w:rFonts w:ascii="Times New Roman" w:hAnsi="Times New Roman" w:cs="Times New Roman"/>
          <w:color w:val="FF0000"/>
          <w:szCs w:val="22"/>
          <w:lang w:val="en-US"/>
        </w:rPr>
      </w:pPr>
      <w:r w:rsidRPr="00593ECB">
        <w:rPr>
          <w:rFonts w:ascii="Times New Roman" w:hAnsi="Times New Roman" w:cs="Times New Roman"/>
          <w:color w:val="FF0000"/>
          <w:szCs w:val="22"/>
          <w:lang w:val="en-US"/>
        </w:rPr>
        <w:t>The description of indices presented by Scherer et al has been shortened</w:t>
      </w:r>
      <w:r>
        <w:rPr>
          <w:rFonts w:ascii="Times New Roman" w:hAnsi="Times New Roman" w:cs="Times New Roman"/>
          <w:color w:val="FF0000"/>
          <w:szCs w:val="22"/>
          <w:lang w:val="en-US"/>
        </w:rPr>
        <w:t xml:space="preserve"> (line 216-220)</w:t>
      </w:r>
    </w:p>
    <w:p w14:paraId="4BE6FD1A" w14:textId="77777777" w:rsidR="006705CB" w:rsidRDefault="006705CB" w:rsidP="003E592E">
      <w:pPr>
        <w:pStyle w:val="Oformateradtext"/>
        <w:rPr>
          <w:ins w:id="166" w:author="Elin Röös" w:date="2025-08-18T13:44:00Z" w16du:dateUtc="2025-08-18T11:44:00Z"/>
          <w:rFonts w:ascii="Times New Roman" w:hAnsi="Times New Roman" w:cs="Times New Roman"/>
          <w:i/>
          <w:iCs/>
          <w:szCs w:val="22"/>
          <w:lang w:val="en-US"/>
        </w:rPr>
      </w:pPr>
    </w:p>
    <w:p w14:paraId="1D12CAB3" w14:textId="0F806673" w:rsidR="00CE6CAD" w:rsidRPr="006705CB" w:rsidRDefault="006705CB" w:rsidP="003E592E">
      <w:pPr>
        <w:pStyle w:val="Oformateradtext"/>
        <w:rPr>
          <w:rFonts w:ascii="Times New Roman" w:hAnsi="Times New Roman" w:cs="Times New Roman"/>
          <w:i/>
          <w:iCs/>
          <w:szCs w:val="22"/>
          <w:lang w:val="en-US"/>
          <w:rPrChange w:id="167" w:author="Elin Röös" w:date="2025-08-18T13:44:00Z" w16du:dateUtc="2025-08-18T11:44:00Z">
            <w:rPr>
              <w:rFonts w:ascii="Times New Roman" w:hAnsi="Times New Roman" w:cs="Times New Roman"/>
              <w:szCs w:val="22"/>
              <w:lang w:val="en-US"/>
            </w:rPr>
          </w:rPrChange>
        </w:rPr>
      </w:pPr>
      <w:ins w:id="168" w:author="Elin Röös" w:date="2025-08-18T13:44:00Z" w16du:dateUtc="2025-08-18T11:44:00Z">
        <w:r>
          <w:rPr>
            <w:rFonts w:ascii="Times New Roman" w:hAnsi="Times New Roman" w:cs="Times New Roman"/>
            <w:i/>
            <w:iCs/>
            <w:szCs w:val="22"/>
            <w:lang w:val="en-US"/>
          </w:rPr>
          <w:t>“</w:t>
        </w:r>
      </w:ins>
      <w:r w:rsidR="00CE6CAD" w:rsidRPr="006705CB">
        <w:rPr>
          <w:rFonts w:ascii="Times New Roman" w:hAnsi="Times New Roman" w:cs="Times New Roman"/>
          <w:i/>
          <w:iCs/>
          <w:szCs w:val="22"/>
          <w:lang w:val="en-US"/>
          <w:rPrChange w:id="169" w:author="Elin Röös" w:date="2025-08-18T13:44:00Z" w16du:dateUtc="2025-08-18T11:44:00Z">
            <w:rPr>
              <w:rFonts w:ascii="Times New Roman" w:hAnsi="Times New Roman" w:cs="Times New Roman"/>
              <w:szCs w:val="22"/>
              <w:lang w:val="en-US"/>
            </w:rPr>
          </w:rPrChange>
        </w:rPr>
        <w:t>Scherer et al. (2018) developed a framework for integrating animal welfare in LCSA across species. They proposed three different indicators of animal welfare loss: animal life years suffered (ALYS), loss of animal lives (AL), and loss of morally adjusted animal lives (MAL). In MAL, Scherer et al. (2018) took animals’ moral value (denoting “intelligence and self-awareness” of different species) into account.</w:t>
      </w:r>
      <w:ins w:id="170" w:author="Elin Röös" w:date="2025-08-18T13:44:00Z" w16du:dateUtc="2025-08-18T11:44:00Z">
        <w:r>
          <w:rPr>
            <w:rFonts w:ascii="Times New Roman" w:hAnsi="Times New Roman" w:cs="Times New Roman"/>
            <w:i/>
            <w:iCs/>
            <w:szCs w:val="22"/>
            <w:lang w:val="en-US"/>
          </w:rPr>
          <w:t>”</w:t>
        </w:r>
      </w:ins>
      <w:r w:rsidR="00CE6CAD" w:rsidRPr="006705CB">
        <w:rPr>
          <w:rFonts w:ascii="Times New Roman" w:hAnsi="Times New Roman" w:cs="Times New Roman"/>
          <w:i/>
          <w:iCs/>
          <w:szCs w:val="22"/>
          <w:lang w:val="en-US"/>
          <w:rPrChange w:id="171" w:author="Elin Röös" w:date="2025-08-18T13:44:00Z" w16du:dateUtc="2025-08-18T11:44:00Z">
            <w:rPr>
              <w:rFonts w:ascii="Times New Roman" w:hAnsi="Times New Roman" w:cs="Times New Roman"/>
              <w:szCs w:val="22"/>
              <w:lang w:val="en-US"/>
            </w:rPr>
          </w:rPrChange>
        </w:rPr>
        <w:t xml:space="preserve">  </w:t>
      </w:r>
    </w:p>
    <w:p w14:paraId="657AB2F8" w14:textId="77777777" w:rsidR="006705CB" w:rsidRDefault="006705CB" w:rsidP="00CE6CAD">
      <w:pPr>
        <w:pStyle w:val="Oformateradtext"/>
        <w:rPr>
          <w:ins w:id="172" w:author="Elin Röös" w:date="2025-08-18T13:44:00Z" w16du:dateUtc="2025-08-18T11:44:00Z"/>
          <w:szCs w:val="22"/>
          <w:lang w:val="en-US"/>
        </w:rPr>
      </w:pPr>
    </w:p>
    <w:p w14:paraId="74F6E940" w14:textId="601374F5" w:rsidR="00CE6CAD" w:rsidRPr="0067634C" w:rsidRDefault="003E592E" w:rsidP="00CE6CAD">
      <w:pPr>
        <w:pStyle w:val="Oformateradtext"/>
        <w:rPr>
          <w:szCs w:val="22"/>
          <w:lang w:val="en-US"/>
        </w:rPr>
      </w:pPr>
      <w:r w:rsidRPr="0067634C">
        <w:rPr>
          <w:szCs w:val="22"/>
          <w:lang w:val="en-US"/>
        </w:rPr>
        <w:t xml:space="preserve">Here, demonstrate that you have read the necessary literature </w:t>
      </w:r>
      <w:r w:rsidR="00CE6CAD" w:rsidRPr="0067634C">
        <w:rPr>
          <w:szCs w:val="22"/>
          <w:lang w:val="en-US"/>
        </w:rPr>
        <w:t xml:space="preserve">and can critically evaluate the assessments conducted by others, including </w:t>
      </w:r>
      <w:proofErr w:type="gramStart"/>
      <w:r w:rsidR="00CE6CAD" w:rsidRPr="0067634C">
        <w:rPr>
          <w:szCs w:val="22"/>
          <w:lang w:val="en-US"/>
        </w:rPr>
        <w:t>what they</w:t>
      </w:r>
      <w:proofErr w:type="gramEnd"/>
      <w:r w:rsidR="00CE6CAD" w:rsidRPr="0067634C">
        <w:rPr>
          <w:szCs w:val="22"/>
          <w:lang w:val="en-US"/>
        </w:rPr>
        <w:t xml:space="preserve"> advanced and what gaps remain.</w:t>
      </w:r>
    </w:p>
    <w:p w14:paraId="3F5F2D3E" w14:textId="44DE7CC9" w:rsidR="00593ECB" w:rsidRDefault="00593ECB" w:rsidP="003E592E">
      <w:pPr>
        <w:pStyle w:val="Oformateradtext"/>
        <w:rPr>
          <w:ins w:id="173" w:author="Elin Röös" w:date="2025-08-18T13:45:00Z" w16du:dateUtc="2025-08-18T11:45:00Z"/>
          <w:rFonts w:ascii="Times New Roman" w:hAnsi="Times New Roman" w:cs="Times New Roman"/>
          <w:color w:val="FF0000"/>
          <w:szCs w:val="22"/>
          <w:lang w:val="en-US"/>
        </w:rPr>
      </w:pPr>
      <w:r w:rsidRPr="00593ECB">
        <w:rPr>
          <w:rFonts w:ascii="Times New Roman" w:hAnsi="Times New Roman" w:cs="Times New Roman"/>
          <w:color w:val="FF0000"/>
          <w:szCs w:val="22"/>
          <w:lang w:val="en-US"/>
        </w:rPr>
        <w:t>We have high</w:t>
      </w:r>
      <w:del w:id="174" w:author="Elin Röös" w:date="2025-08-18T13:45:00Z" w16du:dateUtc="2025-08-18T11:45:00Z">
        <w:r w:rsidRPr="00593ECB" w:rsidDel="006705CB">
          <w:rPr>
            <w:rFonts w:ascii="Times New Roman" w:hAnsi="Times New Roman" w:cs="Times New Roman"/>
            <w:color w:val="FF0000"/>
            <w:szCs w:val="22"/>
            <w:lang w:val="en-US"/>
          </w:rPr>
          <w:delText>-</w:delText>
        </w:r>
      </w:del>
      <w:r w:rsidRPr="00593ECB">
        <w:rPr>
          <w:rFonts w:ascii="Times New Roman" w:hAnsi="Times New Roman" w:cs="Times New Roman"/>
          <w:color w:val="FF0000"/>
          <w:szCs w:val="22"/>
          <w:lang w:val="en-US"/>
        </w:rPr>
        <w:t>lighted th</w:t>
      </w:r>
      <w:r w:rsidR="00CE6CAD">
        <w:rPr>
          <w:rFonts w:ascii="Times New Roman" w:hAnsi="Times New Roman" w:cs="Times New Roman"/>
          <w:color w:val="FF0000"/>
          <w:szCs w:val="22"/>
          <w:lang w:val="en-US"/>
        </w:rPr>
        <w:t>at we follow the</w:t>
      </w:r>
      <w:ins w:id="175" w:author="Elin Röös" w:date="2025-08-18T13:47:00Z" w16du:dateUtc="2025-08-18T11:47:00Z">
        <w:r w:rsidR="006705CB">
          <w:rPr>
            <w:rFonts w:ascii="Times New Roman" w:hAnsi="Times New Roman" w:cs="Times New Roman"/>
            <w:color w:val="FF0000"/>
            <w:szCs w:val="22"/>
            <w:lang w:val="en-US"/>
          </w:rPr>
          <w:t xml:space="preserve"> recent state-of-the art</w:t>
        </w:r>
      </w:ins>
      <w:r w:rsidR="00CE6CAD">
        <w:rPr>
          <w:rFonts w:ascii="Times New Roman" w:hAnsi="Times New Roman" w:cs="Times New Roman"/>
          <w:color w:val="FF0000"/>
          <w:szCs w:val="22"/>
          <w:lang w:val="en-US"/>
        </w:rPr>
        <w:t xml:space="preserve"> </w:t>
      </w:r>
      <w:r w:rsidRPr="00593ECB">
        <w:rPr>
          <w:rFonts w:ascii="Times New Roman" w:hAnsi="Times New Roman" w:cs="Times New Roman"/>
          <w:color w:val="FF0000"/>
          <w:szCs w:val="22"/>
          <w:lang w:val="en-US"/>
        </w:rPr>
        <w:t xml:space="preserve">framework of Richter et al (2024) </w:t>
      </w:r>
      <w:r>
        <w:rPr>
          <w:rFonts w:ascii="Times New Roman" w:hAnsi="Times New Roman" w:cs="Times New Roman"/>
          <w:color w:val="FF0000"/>
          <w:szCs w:val="22"/>
          <w:lang w:val="en-US"/>
        </w:rPr>
        <w:t xml:space="preserve">(line </w:t>
      </w:r>
      <w:r w:rsidR="009514C3">
        <w:rPr>
          <w:rFonts w:ascii="Times New Roman" w:hAnsi="Times New Roman" w:cs="Times New Roman"/>
          <w:color w:val="FF0000"/>
          <w:szCs w:val="22"/>
          <w:lang w:val="en-US"/>
        </w:rPr>
        <w:t>222</w:t>
      </w:r>
      <w:r>
        <w:rPr>
          <w:rFonts w:ascii="Times New Roman" w:hAnsi="Times New Roman" w:cs="Times New Roman"/>
          <w:color w:val="FF0000"/>
          <w:szCs w:val="22"/>
          <w:lang w:val="en-US"/>
        </w:rPr>
        <w:t>-</w:t>
      </w:r>
      <w:r w:rsidR="009514C3">
        <w:rPr>
          <w:rFonts w:ascii="Times New Roman" w:hAnsi="Times New Roman" w:cs="Times New Roman"/>
          <w:color w:val="FF0000"/>
          <w:szCs w:val="22"/>
          <w:lang w:val="en-US"/>
        </w:rPr>
        <w:t>224</w:t>
      </w:r>
      <w:r>
        <w:rPr>
          <w:rFonts w:ascii="Times New Roman" w:hAnsi="Times New Roman" w:cs="Times New Roman"/>
          <w:color w:val="FF0000"/>
          <w:szCs w:val="22"/>
          <w:lang w:val="en-US"/>
        </w:rPr>
        <w:t>)</w:t>
      </w:r>
      <w:r w:rsidRPr="00593ECB">
        <w:rPr>
          <w:rFonts w:ascii="Times New Roman" w:hAnsi="Times New Roman" w:cs="Times New Roman"/>
          <w:color w:val="FF0000"/>
          <w:szCs w:val="22"/>
          <w:lang w:val="en-US"/>
        </w:rPr>
        <w:t xml:space="preserve">. </w:t>
      </w:r>
      <w:ins w:id="176" w:author="Elin Röös" w:date="2025-08-18T13:46:00Z" w16du:dateUtc="2025-08-18T11:46:00Z">
        <w:r w:rsidR="006705CB">
          <w:rPr>
            <w:rFonts w:ascii="Times New Roman" w:hAnsi="Times New Roman" w:cs="Times New Roman"/>
            <w:color w:val="FF0000"/>
            <w:szCs w:val="22"/>
            <w:lang w:val="en-US"/>
          </w:rPr>
          <w:t xml:space="preserve">Richter et </w:t>
        </w:r>
      </w:ins>
      <w:ins w:id="177" w:author="Elin Röös" w:date="2025-08-18T13:47:00Z" w16du:dateUtc="2025-08-18T11:47:00Z">
        <w:r w:rsidR="006705CB">
          <w:rPr>
            <w:rFonts w:ascii="Times New Roman" w:hAnsi="Times New Roman" w:cs="Times New Roman"/>
            <w:color w:val="FF0000"/>
            <w:szCs w:val="22"/>
            <w:lang w:val="en-US"/>
          </w:rPr>
          <w:t xml:space="preserve">al. (2024) builds on an </w:t>
        </w:r>
      </w:ins>
      <w:ins w:id="178" w:author="Elin Röös" w:date="2025-08-18T13:47:00Z">
        <w:r w:rsidR="006705CB" w:rsidRPr="006705CB">
          <w:rPr>
            <w:rFonts w:ascii="Times New Roman" w:hAnsi="Times New Roman" w:cs="Times New Roman"/>
            <w:color w:val="FF0000"/>
            <w:szCs w:val="22"/>
            <w:lang w:val="en-GB"/>
            <w:rPrChange w:id="179" w:author="Elin Röös" w:date="2025-08-18T13:47:00Z" w16du:dateUtc="2025-08-18T11:47:00Z">
              <w:rPr>
                <w:rFonts w:ascii="Times New Roman" w:hAnsi="Times New Roman" w:cs="Times New Roman"/>
                <w:color w:val="FF0000"/>
                <w:szCs w:val="22"/>
              </w:rPr>
            </w:rPrChange>
          </w:rPr>
          <w:t>integrative literature review</w:t>
        </w:r>
      </w:ins>
      <w:ins w:id="180" w:author="Elin Röös" w:date="2025-08-18T13:47:00Z" w16du:dateUtc="2025-08-18T11:47:00Z">
        <w:r w:rsidR="006705CB">
          <w:rPr>
            <w:rFonts w:ascii="Times New Roman" w:hAnsi="Times New Roman" w:cs="Times New Roman"/>
            <w:color w:val="FF0000"/>
            <w:szCs w:val="22"/>
            <w:lang w:val="en-GB"/>
          </w:rPr>
          <w:t xml:space="preserve"> of the relevant literature and by building on this we </w:t>
        </w:r>
      </w:ins>
      <w:ins w:id="181" w:author="Elin Röös" w:date="2025-08-18T13:48:00Z" w16du:dateUtc="2025-08-18T11:48:00Z">
        <w:r w:rsidR="006705CB">
          <w:rPr>
            <w:rFonts w:ascii="Times New Roman" w:hAnsi="Times New Roman" w:cs="Times New Roman"/>
            <w:color w:val="FF0000"/>
            <w:szCs w:val="22"/>
            <w:lang w:val="en-GB"/>
          </w:rPr>
          <w:t>below that we can claim that we are using the latest knowledge when advancing the methods for including animal welfare in sustainability assessments. We write:</w:t>
        </w:r>
      </w:ins>
    </w:p>
    <w:p w14:paraId="153C7D8B" w14:textId="77777777" w:rsidR="006705CB" w:rsidRPr="00593ECB" w:rsidRDefault="006705CB" w:rsidP="003E592E">
      <w:pPr>
        <w:pStyle w:val="Oformateradtext"/>
        <w:rPr>
          <w:rFonts w:ascii="Times New Roman" w:hAnsi="Times New Roman" w:cs="Times New Roman"/>
          <w:color w:val="FF0000"/>
          <w:szCs w:val="22"/>
          <w:lang w:val="en-US"/>
        </w:rPr>
      </w:pPr>
    </w:p>
    <w:p w14:paraId="41577A11" w14:textId="4DB93186" w:rsidR="00593ECB" w:rsidRDefault="006705CB" w:rsidP="003E592E">
      <w:pPr>
        <w:pStyle w:val="Oformateradtext"/>
        <w:rPr>
          <w:ins w:id="182" w:author="Elin Röös" w:date="2025-08-18T13:49:00Z" w16du:dateUtc="2025-08-18T11:49:00Z"/>
          <w:rFonts w:ascii="Times New Roman" w:hAnsi="Times New Roman" w:cs="Times New Roman"/>
          <w:i/>
          <w:iCs/>
          <w:szCs w:val="22"/>
          <w:lang w:val="en-US"/>
        </w:rPr>
      </w:pPr>
      <w:ins w:id="183" w:author="Elin Röös" w:date="2025-08-18T13:49:00Z" w16du:dateUtc="2025-08-18T11:49:00Z">
        <w:r w:rsidRPr="006705CB">
          <w:rPr>
            <w:rFonts w:ascii="Times New Roman" w:hAnsi="Times New Roman" w:cs="Times New Roman"/>
            <w:i/>
            <w:iCs/>
            <w:szCs w:val="22"/>
            <w:lang w:val="en-US"/>
            <w:rPrChange w:id="184" w:author="Elin Röös" w:date="2025-08-18T13:49:00Z" w16du:dateUtc="2025-08-18T11:49:00Z">
              <w:rPr>
                <w:rFonts w:ascii="Times New Roman" w:hAnsi="Times New Roman" w:cs="Times New Roman"/>
                <w:szCs w:val="22"/>
                <w:lang w:val="en-US"/>
              </w:rPr>
            </w:rPrChange>
          </w:rPr>
          <w:t>“</w:t>
        </w:r>
      </w:ins>
      <w:r w:rsidR="00593ECB" w:rsidRPr="006705CB">
        <w:rPr>
          <w:rFonts w:ascii="Times New Roman" w:hAnsi="Times New Roman" w:cs="Times New Roman"/>
          <w:i/>
          <w:iCs/>
          <w:szCs w:val="22"/>
          <w:lang w:val="en-US"/>
          <w:rPrChange w:id="185" w:author="Elin Röös" w:date="2025-08-18T13:49:00Z" w16du:dateUtc="2025-08-18T11:49:00Z">
            <w:rPr>
              <w:rFonts w:ascii="Times New Roman" w:hAnsi="Times New Roman" w:cs="Times New Roman"/>
              <w:szCs w:val="22"/>
              <w:lang w:val="en-US"/>
            </w:rPr>
          </w:rPrChange>
        </w:rPr>
        <w:t>Our animal welfare indices are (as far as we know) the first indices presented with clear references, step by step, to the framework of Richter et al. (2024).</w:t>
      </w:r>
      <w:ins w:id="186" w:author="Elin Röös" w:date="2025-08-18T13:48:00Z" w16du:dateUtc="2025-08-18T11:48:00Z">
        <w:r w:rsidRPr="006705CB">
          <w:rPr>
            <w:rFonts w:ascii="Times New Roman" w:hAnsi="Times New Roman" w:cs="Times New Roman"/>
            <w:i/>
            <w:iCs/>
            <w:szCs w:val="22"/>
            <w:lang w:val="en-US"/>
            <w:rPrChange w:id="187" w:author="Elin Röös" w:date="2025-08-18T13:49:00Z" w16du:dateUtc="2025-08-18T11:49:00Z">
              <w:rPr>
                <w:rFonts w:ascii="Times New Roman" w:hAnsi="Times New Roman" w:cs="Times New Roman"/>
                <w:szCs w:val="22"/>
                <w:lang w:val="en-US"/>
              </w:rPr>
            </w:rPrChange>
          </w:rPr>
          <w:t>”</w:t>
        </w:r>
      </w:ins>
    </w:p>
    <w:p w14:paraId="44EC22EF" w14:textId="77777777" w:rsidR="006705CB" w:rsidRPr="006705CB" w:rsidRDefault="006705CB" w:rsidP="003E592E">
      <w:pPr>
        <w:pStyle w:val="Oformateradtext"/>
        <w:rPr>
          <w:rFonts w:ascii="Times New Roman" w:hAnsi="Times New Roman" w:cs="Times New Roman"/>
          <w:i/>
          <w:iCs/>
          <w:szCs w:val="22"/>
          <w:lang w:val="en-US"/>
          <w:rPrChange w:id="188" w:author="Elin Röös" w:date="2025-08-18T13:49:00Z" w16du:dateUtc="2025-08-18T11:49:00Z">
            <w:rPr>
              <w:rFonts w:ascii="Times New Roman" w:hAnsi="Times New Roman" w:cs="Times New Roman"/>
              <w:szCs w:val="22"/>
              <w:lang w:val="en-US"/>
            </w:rPr>
          </w:rPrChange>
        </w:rPr>
      </w:pPr>
    </w:p>
    <w:p w14:paraId="53F2B025" w14:textId="77777777" w:rsidR="003E592E" w:rsidRDefault="00593ECB" w:rsidP="003E592E">
      <w:pPr>
        <w:pStyle w:val="Oformateradtext"/>
        <w:rPr>
          <w:ins w:id="189" w:author="Elin Röös" w:date="2025-08-18T13:48:00Z" w16du:dateUtc="2025-08-18T11:48:00Z"/>
          <w:rFonts w:ascii="Times New Roman" w:hAnsi="Times New Roman" w:cs="Times New Roman"/>
          <w:color w:val="FF0000"/>
          <w:szCs w:val="22"/>
          <w:lang w:val="en-US"/>
        </w:rPr>
      </w:pPr>
      <w:r>
        <w:rPr>
          <w:rFonts w:ascii="Times New Roman" w:hAnsi="Times New Roman" w:cs="Times New Roman"/>
          <w:color w:val="FF0000"/>
          <w:szCs w:val="22"/>
          <w:lang w:val="en-US"/>
        </w:rPr>
        <w:t xml:space="preserve">and </w:t>
      </w:r>
      <w:r w:rsidR="00CE6CAD">
        <w:rPr>
          <w:rFonts w:ascii="Times New Roman" w:hAnsi="Times New Roman" w:cs="Times New Roman"/>
          <w:color w:val="FF0000"/>
          <w:szCs w:val="22"/>
          <w:lang w:val="en-US"/>
        </w:rPr>
        <w:t xml:space="preserve">added </w:t>
      </w:r>
      <w:r>
        <w:rPr>
          <w:rFonts w:ascii="Times New Roman" w:hAnsi="Times New Roman" w:cs="Times New Roman"/>
          <w:color w:val="FF0000"/>
          <w:szCs w:val="22"/>
          <w:lang w:val="en-US"/>
        </w:rPr>
        <w:t>a paragraph at the end of this sub-chapter (line 289-293)</w:t>
      </w:r>
      <w:r w:rsidR="00CE6CAD">
        <w:rPr>
          <w:rFonts w:ascii="Times New Roman" w:hAnsi="Times New Roman" w:cs="Times New Roman"/>
          <w:color w:val="FF0000"/>
          <w:szCs w:val="22"/>
          <w:lang w:val="en-US"/>
        </w:rPr>
        <w:t xml:space="preserve">, including an additional diet assessment by </w:t>
      </w:r>
      <w:proofErr w:type="spellStart"/>
      <w:r w:rsidR="00CE6CAD">
        <w:rPr>
          <w:rFonts w:ascii="Times New Roman" w:hAnsi="Times New Roman" w:cs="Times New Roman"/>
          <w:color w:val="FF0000"/>
          <w:szCs w:val="22"/>
          <w:lang w:val="en-US"/>
        </w:rPr>
        <w:t>Allenden</w:t>
      </w:r>
      <w:proofErr w:type="spellEnd"/>
      <w:r w:rsidR="00CE6CAD">
        <w:rPr>
          <w:rFonts w:ascii="Times New Roman" w:hAnsi="Times New Roman" w:cs="Times New Roman"/>
          <w:color w:val="FF0000"/>
          <w:szCs w:val="22"/>
          <w:lang w:val="en-US"/>
        </w:rPr>
        <w:t xml:space="preserve"> et al</w:t>
      </w:r>
      <w:r w:rsidRPr="00593ECB">
        <w:rPr>
          <w:rFonts w:ascii="Times New Roman" w:hAnsi="Times New Roman" w:cs="Times New Roman"/>
          <w:color w:val="FF0000"/>
          <w:szCs w:val="22"/>
          <w:lang w:val="en-US"/>
        </w:rPr>
        <w:t xml:space="preserve">. </w:t>
      </w:r>
    </w:p>
    <w:p w14:paraId="2DDC7AC4" w14:textId="77777777" w:rsidR="006705CB" w:rsidRDefault="006705CB" w:rsidP="003E592E">
      <w:pPr>
        <w:pStyle w:val="Oformateradtext"/>
        <w:rPr>
          <w:rFonts w:ascii="Times New Roman" w:hAnsi="Times New Roman" w:cs="Times New Roman"/>
          <w:color w:val="FF0000"/>
          <w:szCs w:val="22"/>
          <w:lang w:val="en-US"/>
        </w:rPr>
      </w:pPr>
    </w:p>
    <w:p w14:paraId="205C70B5" w14:textId="33A8FD4C" w:rsidR="00593ECB" w:rsidRPr="006705CB" w:rsidRDefault="006705CB" w:rsidP="00593ECB">
      <w:pPr>
        <w:pStyle w:val="Oformateradtext"/>
        <w:rPr>
          <w:ins w:id="190" w:author="Elin Röös" w:date="2025-08-18T13:49:00Z" w16du:dateUtc="2025-08-18T11:49:00Z"/>
          <w:rFonts w:ascii="Times New Roman" w:hAnsi="Times New Roman" w:cs="Times New Roman"/>
          <w:i/>
          <w:iCs/>
          <w:szCs w:val="22"/>
          <w:lang w:val="en-US"/>
          <w:rPrChange w:id="191" w:author="Elin Röös" w:date="2025-08-18T13:49:00Z" w16du:dateUtc="2025-08-18T11:49:00Z">
            <w:rPr>
              <w:ins w:id="192" w:author="Elin Röös" w:date="2025-08-18T13:49:00Z" w16du:dateUtc="2025-08-18T11:49:00Z"/>
              <w:rFonts w:ascii="Times New Roman" w:hAnsi="Times New Roman" w:cs="Times New Roman"/>
              <w:szCs w:val="22"/>
              <w:lang w:val="en-US"/>
            </w:rPr>
          </w:rPrChange>
        </w:rPr>
      </w:pPr>
      <w:ins w:id="193" w:author="Elin Röös" w:date="2025-08-18T13:49:00Z" w16du:dateUtc="2025-08-18T11:49:00Z">
        <w:r>
          <w:rPr>
            <w:rFonts w:ascii="Times New Roman" w:hAnsi="Times New Roman" w:cs="Times New Roman"/>
            <w:i/>
            <w:iCs/>
            <w:szCs w:val="22"/>
            <w:lang w:val="en-US"/>
          </w:rPr>
          <w:t>“</w:t>
        </w:r>
      </w:ins>
      <w:r w:rsidR="00593ECB" w:rsidRPr="006705CB">
        <w:rPr>
          <w:rFonts w:ascii="Times New Roman" w:hAnsi="Times New Roman" w:cs="Times New Roman"/>
          <w:i/>
          <w:iCs/>
          <w:szCs w:val="22"/>
          <w:lang w:val="en-US"/>
          <w:rPrChange w:id="194" w:author="Elin Röös" w:date="2025-08-18T13:49:00Z" w16du:dateUtc="2025-08-18T11:49:00Z">
            <w:rPr>
              <w:rFonts w:ascii="Times New Roman" w:hAnsi="Times New Roman" w:cs="Times New Roman"/>
              <w:szCs w:val="22"/>
              <w:lang w:val="en-US"/>
            </w:rPr>
          </w:rPrChange>
        </w:rPr>
        <w:t xml:space="preserve">Three comprehensive sustainability assessments of diets were recently performed by Scherer et al. (2019), Paris et al. (2022) and </w:t>
      </w:r>
      <w:proofErr w:type="spellStart"/>
      <w:r w:rsidR="00593ECB" w:rsidRPr="006705CB">
        <w:rPr>
          <w:rFonts w:ascii="Times New Roman" w:hAnsi="Times New Roman" w:cs="Times New Roman"/>
          <w:i/>
          <w:iCs/>
          <w:szCs w:val="22"/>
          <w:lang w:val="en-US"/>
          <w:rPrChange w:id="195" w:author="Elin Röös" w:date="2025-08-18T13:49:00Z" w16du:dateUtc="2025-08-18T11:49:00Z">
            <w:rPr>
              <w:rFonts w:ascii="Times New Roman" w:hAnsi="Times New Roman" w:cs="Times New Roman"/>
              <w:szCs w:val="22"/>
              <w:lang w:val="en-US"/>
            </w:rPr>
          </w:rPrChange>
        </w:rPr>
        <w:t>Allenden</w:t>
      </w:r>
      <w:proofErr w:type="spellEnd"/>
      <w:r w:rsidR="00593ECB" w:rsidRPr="006705CB">
        <w:rPr>
          <w:rFonts w:ascii="Times New Roman" w:hAnsi="Times New Roman" w:cs="Times New Roman"/>
          <w:i/>
          <w:iCs/>
          <w:szCs w:val="22"/>
          <w:lang w:val="en-US"/>
          <w:rPrChange w:id="196" w:author="Elin Röös" w:date="2025-08-18T13:49:00Z" w16du:dateUtc="2025-08-18T11:49:00Z">
            <w:rPr>
              <w:rFonts w:ascii="Times New Roman" w:hAnsi="Times New Roman" w:cs="Times New Roman"/>
              <w:szCs w:val="22"/>
              <w:lang w:val="en-US"/>
            </w:rPr>
          </w:rPrChange>
        </w:rPr>
        <w:t xml:space="preserve"> et al. (2022). They used ALYS, AL and MAL developed by Scherer et al. (2018). </w:t>
      </w:r>
      <w:proofErr w:type="gramStart"/>
      <w:r w:rsidR="00593ECB" w:rsidRPr="006705CB">
        <w:rPr>
          <w:rFonts w:ascii="Times New Roman" w:hAnsi="Times New Roman" w:cs="Times New Roman"/>
          <w:i/>
          <w:iCs/>
          <w:szCs w:val="22"/>
          <w:lang w:val="en-US"/>
          <w:rPrChange w:id="197" w:author="Elin Röös" w:date="2025-08-18T13:49:00Z" w16du:dateUtc="2025-08-18T11:49:00Z">
            <w:rPr>
              <w:rFonts w:ascii="Times New Roman" w:hAnsi="Times New Roman" w:cs="Times New Roman"/>
              <w:szCs w:val="22"/>
              <w:lang w:val="en-US"/>
            </w:rPr>
          </w:rPrChange>
        </w:rPr>
        <w:t>Thus</w:t>
      </w:r>
      <w:proofErr w:type="gramEnd"/>
      <w:r w:rsidR="00593ECB" w:rsidRPr="006705CB">
        <w:rPr>
          <w:rFonts w:ascii="Times New Roman" w:hAnsi="Times New Roman" w:cs="Times New Roman"/>
          <w:i/>
          <w:iCs/>
          <w:szCs w:val="22"/>
          <w:lang w:val="en-US"/>
          <w:rPrChange w:id="198" w:author="Elin Röös" w:date="2025-08-18T13:49:00Z" w16du:dateUtc="2025-08-18T11:49:00Z">
            <w:rPr>
              <w:rFonts w:ascii="Times New Roman" w:hAnsi="Times New Roman" w:cs="Times New Roman"/>
              <w:szCs w:val="22"/>
              <w:lang w:val="en-US"/>
            </w:rPr>
          </w:rPrChange>
        </w:rPr>
        <w:t xml:space="preserve"> they were all based on only one indicator of animals’ life quality and a moral value calculated from scarce physiological data. Furthermore, the number of included species was limited, especially for wild animals.</w:t>
      </w:r>
      <w:ins w:id="199" w:author="Elin Röös" w:date="2025-08-18T13:49:00Z" w16du:dateUtc="2025-08-18T11:49:00Z">
        <w:r>
          <w:rPr>
            <w:rFonts w:ascii="Times New Roman" w:hAnsi="Times New Roman" w:cs="Times New Roman"/>
            <w:i/>
            <w:iCs/>
            <w:szCs w:val="22"/>
            <w:lang w:val="en-US"/>
          </w:rPr>
          <w:t>”</w:t>
        </w:r>
      </w:ins>
    </w:p>
    <w:p w14:paraId="5924D1FE" w14:textId="77777777" w:rsidR="006705CB" w:rsidRPr="00593ECB" w:rsidRDefault="006705CB" w:rsidP="00593ECB">
      <w:pPr>
        <w:pStyle w:val="Oformateradtext"/>
        <w:rPr>
          <w:rFonts w:ascii="Times New Roman" w:hAnsi="Times New Roman" w:cs="Times New Roman"/>
          <w:szCs w:val="22"/>
          <w:lang w:val="en-US"/>
        </w:rPr>
      </w:pPr>
    </w:p>
    <w:p w14:paraId="155C8D7F" w14:textId="77777777" w:rsidR="003E592E" w:rsidRPr="0067634C" w:rsidRDefault="003E592E" w:rsidP="003E592E">
      <w:pPr>
        <w:pStyle w:val="Oformateradtext"/>
        <w:rPr>
          <w:szCs w:val="22"/>
          <w:lang w:val="en-US"/>
        </w:rPr>
      </w:pPr>
      <w:r w:rsidRPr="0067634C">
        <w:rPr>
          <w:szCs w:val="22"/>
          <w:lang w:val="en-US"/>
        </w:rPr>
        <w:t>Methods:</w:t>
      </w:r>
    </w:p>
    <w:p w14:paraId="1AAD0E64" w14:textId="77777777" w:rsidR="003E592E" w:rsidRPr="0067634C" w:rsidRDefault="003E592E" w:rsidP="003E592E">
      <w:pPr>
        <w:pStyle w:val="Oformateradtext"/>
        <w:rPr>
          <w:szCs w:val="22"/>
          <w:lang w:val="en-US"/>
        </w:rPr>
      </w:pPr>
      <w:r w:rsidRPr="0067634C">
        <w:rPr>
          <w:szCs w:val="22"/>
          <w:lang w:val="en-US"/>
        </w:rPr>
        <w:t>On lines 430-432, you describe what your animal welfare metrics consider. However, when I see the three indices listed here, I am not sure if the above criteria are included in all metrics or which metrics include which criteria. Please clarify.</w:t>
      </w:r>
    </w:p>
    <w:p w14:paraId="7C0DD037" w14:textId="77777777" w:rsidR="003E592E" w:rsidRDefault="00CE6CAD" w:rsidP="003E592E">
      <w:pPr>
        <w:pStyle w:val="Oformateradtext"/>
        <w:rPr>
          <w:ins w:id="200" w:author="Elin Röös" w:date="2025-08-18T13:49:00Z" w16du:dateUtc="2025-08-18T11:49:00Z"/>
          <w:rFonts w:ascii="Times New Roman" w:hAnsi="Times New Roman" w:cs="Times New Roman"/>
          <w:color w:val="FF0000"/>
          <w:szCs w:val="22"/>
          <w:lang w:val="en-US"/>
        </w:rPr>
      </w:pPr>
      <w:r w:rsidRPr="00CE6CAD">
        <w:rPr>
          <w:rFonts w:ascii="Times New Roman" w:hAnsi="Times New Roman" w:cs="Times New Roman"/>
          <w:color w:val="FF0000"/>
          <w:szCs w:val="22"/>
          <w:lang w:val="en-US"/>
        </w:rPr>
        <w:t>This has been clarified (line 374-380)</w:t>
      </w:r>
    </w:p>
    <w:p w14:paraId="2BCD280E" w14:textId="77777777" w:rsidR="006705CB" w:rsidRPr="00CE6CAD" w:rsidRDefault="006705CB" w:rsidP="003E592E">
      <w:pPr>
        <w:pStyle w:val="Oformateradtext"/>
        <w:rPr>
          <w:rFonts w:ascii="Times New Roman" w:hAnsi="Times New Roman" w:cs="Times New Roman"/>
          <w:color w:val="FF0000"/>
          <w:szCs w:val="22"/>
          <w:lang w:val="en-US"/>
        </w:rPr>
      </w:pPr>
    </w:p>
    <w:p w14:paraId="38F9CF88" w14:textId="7B8DB4C3" w:rsidR="00CE6CAD" w:rsidRDefault="006705CB" w:rsidP="00CE6CAD">
      <w:pPr>
        <w:pStyle w:val="Oformateradtext"/>
        <w:rPr>
          <w:ins w:id="201" w:author="Elin Röös" w:date="2025-08-18T13:49:00Z" w16du:dateUtc="2025-08-18T11:49:00Z"/>
          <w:rFonts w:ascii="Times New Roman" w:hAnsi="Times New Roman" w:cs="Times New Roman"/>
          <w:i/>
          <w:iCs/>
          <w:szCs w:val="22"/>
          <w:lang w:val="en-US"/>
        </w:rPr>
      </w:pPr>
      <w:ins w:id="202" w:author="Elin Röös" w:date="2025-08-18T13:49:00Z" w16du:dateUtc="2025-08-18T11:49:00Z">
        <w:r>
          <w:rPr>
            <w:rFonts w:ascii="Times New Roman" w:hAnsi="Times New Roman" w:cs="Times New Roman"/>
            <w:i/>
            <w:iCs/>
            <w:szCs w:val="22"/>
            <w:lang w:val="en-US"/>
          </w:rPr>
          <w:t>“</w:t>
        </w:r>
      </w:ins>
      <w:r w:rsidR="00CE6CAD" w:rsidRPr="006705CB">
        <w:rPr>
          <w:rFonts w:ascii="Times New Roman" w:hAnsi="Times New Roman" w:cs="Times New Roman"/>
          <w:i/>
          <w:iCs/>
          <w:szCs w:val="22"/>
          <w:lang w:val="en-US"/>
          <w:rPrChange w:id="203" w:author="Elin Röös" w:date="2025-08-18T13:49:00Z" w16du:dateUtc="2025-08-18T11:49:00Z">
            <w:rPr>
              <w:rFonts w:ascii="Times New Roman" w:hAnsi="Times New Roman" w:cs="Times New Roman"/>
              <w:szCs w:val="22"/>
              <w:lang w:val="en-US"/>
            </w:rPr>
          </w:rPrChange>
        </w:rPr>
        <w:t>PAALA and PAALYS consider 1) the number of involved animals to produce 1 kg of raw commodity (e.g. kg of bone-free meat, eggs, peeled shrimps or milk, 2) these animals’ ability to perceive negative effects of being used by humans, and 3) a judgement of the quality of the production system expressed as the suffering that animals are exposed to in the typical production system... ALYS considers the number of involved animals and suffering, but not animals’ ability.</w:t>
      </w:r>
      <w:ins w:id="204" w:author="Elin Röös" w:date="2025-08-18T13:49:00Z" w16du:dateUtc="2025-08-18T11:49:00Z">
        <w:r>
          <w:rPr>
            <w:rFonts w:ascii="Times New Roman" w:hAnsi="Times New Roman" w:cs="Times New Roman"/>
            <w:i/>
            <w:iCs/>
            <w:szCs w:val="22"/>
            <w:lang w:val="en-US"/>
          </w:rPr>
          <w:t>”</w:t>
        </w:r>
      </w:ins>
    </w:p>
    <w:p w14:paraId="01AF395D" w14:textId="77777777" w:rsidR="006705CB" w:rsidRPr="006705CB" w:rsidRDefault="006705CB" w:rsidP="00CE6CAD">
      <w:pPr>
        <w:pStyle w:val="Oformateradtext"/>
        <w:rPr>
          <w:rFonts w:ascii="Times New Roman" w:hAnsi="Times New Roman" w:cs="Times New Roman"/>
          <w:i/>
          <w:iCs/>
          <w:szCs w:val="22"/>
          <w:lang w:val="en-US"/>
          <w:rPrChange w:id="205" w:author="Elin Röös" w:date="2025-08-18T13:49:00Z" w16du:dateUtc="2025-08-18T11:49:00Z">
            <w:rPr>
              <w:rFonts w:ascii="Times New Roman" w:hAnsi="Times New Roman" w:cs="Times New Roman"/>
              <w:szCs w:val="22"/>
              <w:lang w:val="en-US"/>
            </w:rPr>
          </w:rPrChange>
        </w:rPr>
      </w:pPr>
    </w:p>
    <w:p w14:paraId="629B707E" w14:textId="77777777" w:rsidR="003E592E" w:rsidRPr="0067634C" w:rsidRDefault="003E592E" w:rsidP="003E592E">
      <w:pPr>
        <w:pStyle w:val="Oformateradtext"/>
        <w:rPr>
          <w:szCs w:val="22"/>
          <w:lang w:val="en-US"/>
        </w:rPr>
      </w:pPr>
      <w:r w:rsidRPr="0067634C">
        <w:rPr>
          <w:szCs w:val="22"/>
          <w:lang w:val="en-US"/>
        </w:rPr>
        <w:lastRenderedPageBreak/>
        <w:t xml:space="preserve">Lines 456-457: Which animals? Please include </w:t>
      </w:r>
    </w:p>
    <w:p w14:paraId="003774AF" w14:textId="77777777" w:rsidR="003E592E" w:rsidRDefault="00CE6CAD" w:rsidP="003E592E">
      <w:pPr>
        <w:pStyle w:val="Oformateradtext"/>
        <w:rPr>
          <w:ins w:id="206" w:author="Elin Röös" w:date="2025-08-18T13:50:00Z" w16du:dateUtc="2025-08-18T11:50:00Z"/>
          <w:rFonts w:ascii="Times New Roman" w:hAnsi="Times New Roman" w:cs="Times New Roman"/>
          <w:color w:val="FF0000"/>
          <w:szCs w:val="22"/>
          <w:lang w:val="en-US"/>
        </w:rPr>
      </w:pPr>
      <w:r w:rsidRPr="00703E33">
        <w:rPr>
          <w:rFonts w:ascii="Times New Roman" w:hAnsi="Times New Roman" w:cs="Times New Roman"/>
          <w:color w:val="FF0000"/>
          <w:szCs w:val="22"/>
          <w:lang w:val="en-US"/>
        </w:rPr>
        <w:t>The animals are now included (line 407-409)</w:t>
      </w:r>
    </w:p>
    <w:p w14:paraId="164584FD" w14:textId="77777777" w:rsidR="00DF5BF5" w:rsidRPr="00703E33" w:rsidRDefault="00DF5BF5" w:rsidP="003E592E">
      <w:pPr>
        <w:pStyle w:val="Oformateradtext"/>
        <w:rPr>
          <w:rFonts w:ascii="Times New Roman" w:hAnsi="Times New Roman" w:cs="Times New Roman"/>
          <w:color w:val="FF0000"/>
          <w:szCs w:val="22"/>
          <w:lang w:val="en-US"/>
        </w:rPr>
      </w:pPr>
    </w:p>
    <w:p w14:paraId="6A84080E" w14:textId="420FCF86" w:rsidR="00CE6CAD" w:rsidRDefault="00DF5BF5" w:rsidP="00703E33">
      <w:pPr>
        <w:pStyle w:val="Oformateradtext"/>
        <w:rPr>
          <w:ins w:id="207" w:author="Elin Röös" w:date="2025-08-18T13:50:00Z" w16du:dateUtc="2025-08-18T11:50:00Z"/>
          <w:rFonts w:ascii="Times New Roman" w:hAnsi="Times New Roman" w:cs="Times New Roman"/>
          <w:i/>
          <w:iCs/>
          <w:szCs w:val="22"/>
          <w:lang w:val="en-US"/>
        </w:rPr>
      </w:pPr>
      <w:ins w:id="208" w:author="Elin Röös" w:date="2025-08-18T13:50:00Z" w16du:dateUtc="2025-08-18T11:50:00Z">
        <w:r>
          <w:rPr>
            <w:rFonts w:ascii="Times New Roman" w:hAnsi="Times New Roman" w:cs="Times New Roman"/>
            <w:i/>
            <w:iCs/>
            <w:szCs w:val="22"/>
            <w:lang w:val="en-US"/>
          </w:rPr>
          <w:t>“</w:t>
        </w:r>
      </w:ins>
      <w:r w:rsidR="00703E33" w:rsidRPr="00DF5BF5">
        <w:rPr>
          <w:rFonts w:ascii="Times New Roman" w:hAnsi="Times New Roman" w:cs="Times New Roman"/>
          <w:i/>
          <w:iCs/>
          <w:szCs w:val="22"/>
          <w:lang w:val="en-US"/>
          <w:rPrChange w:id="209" w:author="Elin Röös" w:date="2025-08-18T13:50:00Z" w16du:dateUtc="2025-08-18T11:50:00Z">
            <w:rPr>
              <w:rFonts w:ascii="Times New Roman" w:hAnsi="Times New Roman" w:cs="Times New Roman"/>
              <w:szCs w:val="22"/>
              <w:lang w:val="en-US"/>
            </w:rPr>
          </w:rPrChange>
        </w:rPr>
        <w:t xml:space="preserve">The indices are presented for major animal products (from cattle, pig, poultry, sheep, rabbit, horse, farmed salmon, blue mussel, wild fish, shrimp, octopus, wild ruminants, wild boar, wild rabbit, mealworm and </w:t>
      </w:r>
      <w:proofErr w:type="gramStart"/>
      <w:r w:rsidR="00703E33" w:rsidRPr="00DF5BF5">
        <w:rPr>
          <w:rFonts w:ascii="Times New Roman" w:hAnsi="Times New Roman" w:cs="Times New Roman"/>
          <w:i/>
          <w:iCs/>
          <w:szCs w:val="22"/>
          <w:lang w:val="en-US"/>
          <w:rPrChange w:id="210" w:author="Elin Röös" w:date="2025-08-18T13:50:00Z" w16du:dateUtc="2025-08-18T11:50:00Z">
            <w:rPr>
              <w:rFonts w:ascii="Times New Roman" w:hAnsi="Times New Roman" w:cs="Times New Roman"/>
              <w:szCs w:val="22"/>
              <w:lang w:val="en-US"/>
            </w:rPr>
          </w:rPrChange>
        </w:rPr>
        <w:t>honey bee</w:t>
      </w:r>
      <w:proofErr w:type="gramEnd"/>
      <w:r w:rsidR="00703E33" w:rsidRPr="00DF5BF5">
        <w:rPr>
          <w:rFonts w:ascii="Times New Roman" w:hAnsi="Times New Roman" w:cs="Times New Roman"/>
          <w:i/>
          <w:iCs/>
          <w:szCs w:val="22"/>
          <w:lang w:val="en-US"/>
          <w:rPrChange w:id="211" w:author="Elin Röös" w:date="2025-08-18T13:50:00Z" w16du:dateUtc="2025-08-18T11:50:00Z">
            <w:rPr>
              <w:rFonts w:ascii="Times New Roman" w:hAnsi="Times New Roman" w:cs="Times New Roman"/>
              <w:szCs w:val="22"/>
              <w:lang w:val="en-US"/>
            </w:rPr>
          </w:rPrChange>
        </w:rPr>
        <w:t>)</w:t>
      </w:r>
      <w:ins w:id="212" w:author="Elin Röös" w:date="2025-08-18T13:50:00Z" w16du:dateUtc="2025-08-18T11:50:00Z">
        <w:r>
          <w:rPr>
            <w:rFonts w:ascii="Times New Roman" w:hAnsi="Times New Roman" w:cs="Times New Roman"/>
            <w:i/>
            <w:iCs/>
            <w:szCs w:val="22"/>
            <w:lang w:val="en-US"/>
          </w:rPr>
          <w:t>”</w:t>
        </w:r>
      </w:ins>
    </w:p>
    <w:p w14:paraId="4E21C92D" w14:textId="77777777" w:rsidR="00DF5BF5" w:rsidRPr="00DF5BF5" w:rsidRDefault="00DF5BF5" w:rsidP="00703E33">
      <w:pPr>
        <w:pStyle w:val="Oformateradtext"/>
        <w:rPr>
          <w:rFonts w:ascii="Times New Roman" w:hAnsi="Times New Roman" w:cs="Times New Roman"/>
          <w:i/>
          <w:iCs/>
          <w:szCs w:val="22"/>
          <w:lang w:val="en-US"/>
          <w:rPrChange w:id="213" w:author="Elin Röös" w:date="2025-08-18T13:50:00Z" w16du:dateUtc="2025-08-18T11:50:00Z">
            <w:rPr>
              <w:rFonts w:ascii="Times New Roman" w:hAnsi="Times New Roman" w:cs="Times New Roman"/>
              <w:szCs w:val="22"/>
              <w:lang w:val="en-US"/>
            </w:rPr>
          </w:rPrChange>
        </w:rPr>
      </w:pPr>
    </w:p>
    <w:p w14:paraId="663600EA" w14:textId="77777777" w:rsidR="003E592E" w:rsidRPr="0067634C" w:rsidRDefault="003E592E" w:rsidP="003E592E">
      <w:pPr>
        <w:pStyle w:val="Oformateradtext"/>
        <w:rPr>
          <w:szCs w:val="22"/>
          <w:lang w:val="en-US"/>
        </w:rPr>
      </w:pPr>
      <w:r w:rsidRPr="0067634C">
        <w:rPr>
          <w:szCs w:val="22"/>
          <w:lang w:val="en-US"/>
        </w:rPr>
        <w:t>Line 466-467: It is unnecessary to mention this. Describe only the dimension and what it measures.</w:t>
      </w:r>
    </w:p>
    <w:p w14:paraId="40CDF496" w14:textId="77777777" w:rsidR="003E592E" w:rsidRDefault="00703E33" w:rsidP="003E592E">
      <w:pPr>
        <w:pStyle w:val="Oformateradtext"/>
        <w:rPr>
          <w:ins w:id="214" w:author="Elin Röös" w:date="2025-08-18T13:50:00Z" w16du:dateUtc="2025-08-18T11:50:00Z"/>
          <w:rFonts w:ascii="Times New Roman" w:hAnsi="Times New Roman" w:cs="Times New Roman"/>
          <w:color w:val="FF0000"/>
          <w:szCs w:val="22"/>
          <w:lang w:val="en-US"/>
        </w:rPr>
      </w:pPr>
      <w:r w:rsidRPr="00703E33">
        <w:rPr>
          <w:rFonts w:ascii="Times New Roman" w:hAnsi="Times New Roman" w:cs="Times New Roman"/>
          <w:color w:val="FF0000"/>
          <w:szCs w:val="22"/>
          <w:lang w:val="en-US"/>
        </w:rPr>
        <w:t xml:space="preserve">It is important to give </w:t>
      </w:r>
      <w:r w:rsidR="009514C3">
        <w:rPr>
          <w:rFonts w:ascii="Times New Roman" w:hAnsi="Times New Roman" w:cs="Times New Roman"/>
          <w:color w:val="FF0000"/>
          <w:szCs w:val="22"/>
          <w:lang w:val="en-US"/>
        </w:rPr>
        <w:t>a</w:t>
      </w:r>
      <w:r w:rsidRPr="00703E33">
        <w:rPr>
          <w:rFonts w:ascii="Times New Roman" w:hAnsi="Times New Roman" w:cs="Times New Roman"/>
          <w:color w:val="FF0000"/>
          <w:szCs w:val="22"/>
          <w:lang w:val="en-US"/>
        </w:rPr>
        <w:t xml:space="preserve"> reference for the number of affected animals since the number influences the results. The sentence has been changed (line 418-419).</w:t>
      </w:r>
    </w:p>
    <w:p w14:paraId="27682277" w14:textId="77777777" w:rsidR="00DF5BF5" w:rsidRDefault="00DF5BF5" w:rsidP="003E592E">
      <w:pPr>
        <w:pStyle w:val="Oformateradtext"/>
        <w:rPr>
          <w:rFonts w:ascii="Times New Roman" w:hAnsi="Times New Roman" w:cs="Times New Roman"/>
          <w:color w:val="FF0000"/>
          <w:szCs w:val="22"/>
          <w:lang w:val="en-US"/>
        </w:rPr>
      </w:pPr>
    </w:p>
    <w:p w14:paraId="382D07B1" w14:textId="2B1E2D54" w:rsidR="00703E33" w:rsidRDefault="00DF5BF5" w:rsidP="00703E33">
      <w:pPr>
        <w:pStyle w:val="Oformateradtext"/>
        <w:rPr>
          <w:ins w:id="215" w:author="Elin Röös" w:date="2025-08-18T13:50:00Z" w16du:dateUtc="2025-08-18T11:50:00Z"/>
          <w:rFonts w:ascii="Times New Roman" w:hAnsi="Times New Roman" w:cs="Times New Roman"/>
          <w:i/>
          <w:iCs/>
          <w:color w:val="000000" w:themeColor="text1"/>
          <w:szCs w:val="22"/>
          <w:lang w:val="en-US"/>
        </w:rPr>
      </w:pPr>
      <w:ins w:id="216" w:author="Elin Röös" w:date="2025-08-18T13:50:00Z" w16du:dateUtc="2025-08-18T11:50:00Z">
        <w:r>
          <w:rPr>
            <w:rFonts w:ascii="Times New Roman" w:hAnsi="Times New Roman" w:cs="Times New Roman"/>
            <w:i/>
            <w:iCs/>
            <w:color w:val="000000" w:themeColor="text1"/>
            <w:szCs w:val="22"/>
            <w:lang w:val="en-US"/>
          </w:rPr>
          <w:t>“</w:t>
        </w:r>
      </w:ins>
      <w:r w:rsidR="00703E33" w:rsidRPr="00DF5BF5">
        <w:rPr>
          <w:rFonts w:ascii="Times New Roman" w:hAnsi="Times New Roman" w:cs="Times New Roman"/>
          <w:i/>
          <w:iCs/>
          <w:color w:val="000000" w:themeColor="text1"/>
          <w:szCs w:val="22"/>
          <w:lang w:val="en-US"/>
          <w:rPrChange w:id="217" w:author="Elin Röös" w:date="2025-08-18T13:50:00Z" w16du:dateUtc="2025-08-18T11:50:00Z">
            <w:rPr>
              <w:rFonts w:ascii="Times New Roman" w:hAnsi="Times New Roman" w:cs="Times New Roman"/>
              <w:color w:val="000000" w:themeColor="text1"/>
              <w:szCs w:val="22"/>
              <w:lang w:val="en-US"/>
            </w:rPr>
          </w:rPrChange>
        </w:rPr>
        <w:t>The number of affected animals to produce 1 kg of animal product for different species in the nine countries was based on Röös et al., 2025.</w:t>
      </w:r>
      <w:ins w:id="218" w:author="Elin Röös" w:date="2025-08-18T13:50:00Z" w16du:dateUtc="2025-08-18T11:50:00Z">
        <w:r>
          <w:rPr>
            <w:rFonts w:ascii="Times New Roman" w:hAnsi="Times New Roman" w:cs="Times New Roman"/>
            <w:i/>
            <w:iCs/>
            <w:color w:val="000000" w:themeColor="text1"/>
            <w:szCs w:val="22"/>
            <w:lang w:val="en-US"/>
          </w:rPr>
          <w:t>”</w:t>
        </w:r>
      </w:ins>
    </w:p>
    <w:p w14:paraId="0365298F" w14:textId="77777777" w:rsidR="00DF5BF5" w:rsidRPr="00DF5BF5" w:rsidRDefault="00DF5BF5" w:rsidP="00703E33">
      <w:pPr>
        <w:pStyle w:val="Oformateradtext"/>
        <w:rPr>
          <w:rFonts w:ascii="Times New Roman" w:hAnsi="Times New Roman" w:cs="Times New Roman"/>
          <w:i/>
          <w:iCs/>
          <w:color w:val="000000" w:themeColor="text1"/>
          <w:szCs w:val="22"/>
          <w:lang w:val="en-US"/>
          <w:rPrChange w:id="219" w:author="Elin Röös" w:date="2025-08-18T13:50:00Z" w16du:dateUtc="2025-08-18T11:50:00Z">
            <w:rPr>
              <w:rFonts w:ascii="Times New Roman" w:hAnsi="Times New Roman" w:cs="Times New Roman"/>
              <w:color w:val="000000" w:themeColor="text1"/>
              <w:szCs w:val="22"/>
              <w:lang w:val="en-US"/>
            </w:rPr>
          </w:rPrChange>
        </w:rPr>
      </w:pPr>
    </w:p>
    <w:p w14:paraId="328CEC0A" w14:textId="77777777" w:rsidR="003E592E" w:rsidRPr="0067634C" w:rsidRDefault="003E592E" w:rsidP="003E592E">
      <w:pPr>
        <w:pStyle w:val="Oformateradtext"/>
        <w:rPr>
          <w:szCs w:val="22"/>
          <w:lang w:val="en-US"/>
        </w:rPr>
      </w:pPr>
      <w:r w:rsidRPr="0067634C">
        <w:rPr>
          <w:szCs w:val="22"/>
          <w:lang w:val="en-US"/>
        </w:rPr>
        <w:t>On Line 469-470, it would be better to say that you applied weights to reduce the magnitude of this dimension due to ethical issues.</w:t>
      </w:r>
    </w:p>
    <w:p w14:paraId="63481432" w14:textId="77777777" w:rsidR="00703E33" w:rsidRDefault="00703E33" w:rsidP="003E592E">
      <w:pPr>
        <w:pStyle w:val="Oformateradtext"/>
        <w:rPr>
          <w:ins w:id="220" w:author="Elin Röös" w:date="2025-08-18T13:51:00Z" w16du:dateUtc="2025-08-18T11:51:00Z"/>
          <w:rFonts w:ascii="Times New Roman" w:hAnsi="Times New Roman" w:cs="Times New Roman"/>
          <w:color w:val="FF0000"/>
          <w:szCs w:val="22"/>
          <w:lang w:val="en-US"/>
        </w:rPr>
      </w:pPr>
      <w:r w:rsidRPr="00703E33">
        <w:rPr>
          <w:rFonts w:ascii="Times New Roman" w:hAnsi="Times New Roman" w:cs="Times New Roman"/>
          <w:color w:val="FF0000"/>
          <w:szCs w:val="22"/>
          <w:lang w:val="en-US"/>
        </w:rPr>
        <w:t xml:space="preserve">We prefer to </w:t>
      </w:r>
      <w:r>
        <w:rPr>
          <w:rFonts w:ascii="Times New Roman" w:hAnsi="Times New Roman" w:cs="Times New Roman"/>
          <w:color w:val="FF0000"/>
          <w:szCs w:val="22"/>
          <w:lang w:val="en-US"/>
        </w:rPr>
        <w:t xml:space="preserve">keep the equations </w:t>
      </w:r>
      <w:r w:rsidR="009514C3">
        <w:rPr>
          <w:rFonts w:ascii="Times New Roman" w:hAnsi="Times New Roman" w:cs="Times New Roman"/>
          <w:color w:val="FF0000"/>
          <w:szCs w:val="22"/>
          <w:lang w:val="en-US"/>
        </w:rPr>
        <w:t>‘</w:t>
      </w:r>
      <w:r>
        <w:rPr>
          <w:rFonts w:ascii="Times New Roman" w:hAnsi="Times New Roman" w:cs="Times New Roman"/>
          <w:color w:val="FF0000"/>
          <w:szCs w:val="22"/>
          <w:lang w:val="en-US"/>
        </w:rPr>
        <w:t>sim</w:t>
      </w:r>
      <w:r w:rsidR="00431D6C">
        <w:rPr>
          <w:rFonts w:ascii="Times New Roman" w:hAnsi="Times New Roman" w:cs="Times New Roman"/>
          <w:color w:val="FF0000"/>
          <w:szCs w:val="22"/>
          <w:lang w:val="en-US"/>
        </w:rPr>
        <w:t>p</w:t>
      </w:r>
      <w:r>
        <w:rPr>
          <w:rFonts w:ascii="Times New Roman" w:hAnsi="Times New Roman" w:cs="Times New Roman"/>
          <w:color w:val="FF0000"/>
          <w:szCs w:val="22"/>
          <w:lang w:val="en-US"/>
        </w:rPr>
        <w:t>le and straight forward’, i.e. number affected x ability x suffering</w:t>
      </w:r>
      <w:r w:rsidR="00431D6C">
        <w:rPr>
          <w:rFonts w:ascii="Times New Roman" w:hAnsi="Times New Roman" w:cs="Times New Roman"/>
          <w:color w:val="FF0000"/>
          <w:szCs w:val="22"/>
          <w:lang w:val="en-US"/>
        </w:rPr>
        <w:t xml:space="preserve">, and thus we want to </w:t>
      </w:r>
      <w:r w:rsidRPr="00703E33">
        <w:rPr>
          <w:rFonts w:ascii="Times New Roman" w:hAnsi="Times New Roman" w:cs="Times New Roman"/>
          <w:color w:val="FF0000"/>
          <w:szCs w:val="22"/>
          <w:lang w:val="en-US"/>
        </w:rPr>
        <w:t>describe it as an adjustment rather than a weighting.</w:t>
      </w:r>
    </w:p>
    <w:p w14:paraId="6D0799F6" w14:textId="77777777" w:rsidR="00DF5BF5" w:rsidRPr="00703E33" w:rsidRDefault="00DF5BF5" w:rsidP="003E592E">
      <w:pPr>
        <w:pStyle w:val="Oformateradtext"/>
        <w:rPr>
          <w:rFonts w:ascii="Times New Roman" w:hAnsi="Times New Roman" w:cs="Times New Roman"/>
          <w:color w:val="FF0000"/>
          <w:szCs w:val="22"/>
          <w:lang w:val="en-US"/>
        </w:rPr>
      </w:pPr>
    </w:p>
    <w:p w14:paraId="5F3BB6D3" w14:textId="77777777" w:rsidR="00431D6C" w:rsidRDefault="003E592E" w:rsidP="003E592E">
      <w:pPr>
        <w:pStyle w:val="Oformateradtext"/>
        <w:rPr>
          <w:szCs w:val="22"/>
          <w:lang w:val="en-US"/>
        </w:rPr>
      </w:pPr>
      <w:r w:rsidRPr="0067634C">
        <w:rPr>
          <w:szCs w:val="22"/>
          <w:lang w:val="en-US"/>
        </w:rPr>
        <w:t xml:space="preserve">Lines 473-476: I understand the reasoning behind this decision, but it is a limitation that could discredit your analysis. You need to provide a solid justification </w:t>
      </w:r>
    </w:p>
    <w:p w14:paraId="10E1B5BD" w14:textId="77777777" w:rsidR="00431D6C" w:rsidRPr="00431D6C" w:rsidRDefault="00431D6C" w:rsidP="00431D6C">
      <w:pPr>
        <w:pStyle w:val="Oformateradtext"/>
        <w:rPr>
          <w:rFonts w:ascii="Times New Roman" w:hAnsi="Times New Roman" w:cs="Times New Roman"/>
          <w:color w:val="FF0000"/>
          <w:szCs w:val="22"/>
          <w:lang w:val="en-US"/>
        </w:rPr>
      </w:pPr>
      <w:r w:rsidRPr="00431D6C">
        <w:rPr>
          <w:rFonts w:ascii="Times New Roman" w:hAnsi="Times New Roman" w:cs="Times New Roman"/>
          <w:color w:val="FF0000"/>
          <w:szCs w:val="22"/>
          <w:lang w:val="en-US"/>
        </w:rPr>
        <w:t>We believe sub-chapter 2.1 Ethical perspectives on animal sourced food will help the reader here. The justification is described on line 419-420</w:t>
      </w:r>
    </w:p>
    <w:p w14:paraId="265483E2" w14:textId="77777777" w:rsidR="00DF5BF5" w:rsidRPr="00DF5BF5" w:rsidRDefault="00DF5BF5" w:rsidP="00431D6C">
      <w:pPr>
        <w:pStyle w:val="Oformateradtext"/>
        <w:rPr>
          <w:ins w:id="221" w:author="Elin Röös" w:date="2025-08-18T13:51:00Z" w16du:dateUtc="2025-08-18T11:51:00Z"/>
          <w:rFonts w:ascii="Times New Roman" w:hAnsi="Times New Roman" w:cs="Times New Roman"/>
          <w:i/>
          <w:iCs/>
          <w:szCs w:val="22"/>
          <w:lang w:val="en-US"/>
          <w:rPrChange w:id="222" w:author="Elin Röös" w:date="2025-08-18T13:51:00Z" w16du:dateUtc="2025-08-18T11:51:00Z">
            <w:rPr>
              <w:ins w:id="223" w:author="Elin Röös" w:date="2025-08-18T13:51:00Z" w16du:dateUtc="2025-08-18T11:51:00Z"/>
              <w:rFonts w:ascii="Times New Roman" w:hAnsi="Times New Roman" w:cs="Times New Roman"/>
              <w:szCs w:val="22"/>
              <w:lang w:val="en-US"/>
            </w:rPr>
          </w:rPrChange>
        </w:rPr>
      </w:pPr>
    </w:p>
    <w:p w14:paraId="3E05DB84" w14:textId="28D95E18" w:rsidR="00431D6C" w:rsidRPr="00DF5BF5" w:rsidRDefault="00DF5BF5" w:rsidP="00431D6C">
      <w:pPr>
        <w:pStyle w:val="Oformateradtext"/>
        <w:rPr>
          <w:rFonts w:ascii="Times New Roman" w:hAnsi="Times New Roman" w:cs="Times New Roman"/>
          <w:i/>
          <w:iCs/>
          <w:szCs w:val="22"/>
          <w:lang w:val="en-US"/>
          <w:rPrChange w:id="224" w:author="Elin Röös" w:date="2025-08-18T13:51:00Z" w16du:dateUtc="2025-08-18T11:51:00Z">
            <w:rPr>
              <w:rFonts w:ascii="Times New Roman" w:hAnsi="Times New Roman" w:cs="Times New Roman"/>
              <w:szCs w:val="22"/>
              <w:lang w:val="en-US"/>
            </w:rPr>
          </w:rPrChange>
        </w:rPr>
      </w:pPr>
      <w:commentRangeStart w:id="225"/>
      <w:ins w:id="226" w:author="Elin Röös" w:date="2025-08-18T13:51:00Z" w16du:dateUtc="2025-08-18T11:51:00Z">
        <w:r w:rsidRPr="00DF5BF5">
          <w:rPr>
            <w:rFonts w:ascii="Times New Roman" w:hAnsi="Times New Roman" w:cs="Times New Roman"/>
            <w:i/>
            <w:iCs/>
            <w:szCs w:val="22"/>
            <w:lang w:val="en-US"/>
            <w:rPrChange w:id="227" w:author="Elin Röös" w:date="2025-08-18T13:51:00Z" w16du:dateUtc="2025-08-18T11:51:00Z">
              <w:rPr>
                <w:rFonts w:ascii="Times New Roman" w:hAnsi="Times New Roman" w:cs="Times New Roman"/>
                <w:szCs w:val="22"/>
                <w:lang w:val="en-US"/>
              </w:rPr>
            </w:rPrChange>
          </w:rPr>
          <w:t>“</w:t>
        </w:r>
      </w:ins>
      <w:r w:rsidR="00431D6C" w:rsidRPr="00DF5BF5">
        <w:rPr>
          <w:rFonts w:ascii="Times New Roman" w:hAnsi="Times New Roman" w:cs="Times New Roman"/>
          <w:i/>
          <w:iCs/>
          <w:szCs w:val="22"/>
          <w:lang w:val="en-US"/>
          <w:rPrChange w:id="228" w:author="Elin Röös" w:date="2025-08-18T13:51:00Z" w16du:dateUtc="2025-08-18T11:51:00Z">
            <w:rPr>
              <w:rFonts w:ascii="Times New Roman" w:hAnsi="Times New Roman" w:cs="Times New Roman"/>
              <w:szCs w:val="22"/>
              <w:lang w:val="en-US"/>
            </w:rPr>
          </w:rPrChange>
        </w:rPr>
        <w:t>Number of animals (lives) per functional unit can be an ethical issue but it is not necessarily an animal welfare issue per se.</w:t>
      </w:r>
      <w:ins w:id="229" w:author="Elin Röös" w:date="2025-08-18T13:51:00Z" w16du:dateUtc="2025-08-18T11:51:00Z">
        <w:r w:rsidRPr="00DF5BF5">
          <w:rPr>
            <w:rFonts w:ascii="Times New Roman" w:hAnsi="Times New Roman" w:cs="Times New Roman"/>
            <w:i/>
            <w:iCs/>
            <w:szCs w:val="22"/>
            <w:lang w:val="en-US"/>
            <w:rPrChange w:id="230" w:author="Elin Röös" w:date="2025-08-18T13:51:00Z" w16du:dateUtc="2025-08-18T11:51:00Z">
              <w:rPr>
                <w:rFonts w:ascii="Times New Roman" w:hAnsi="Times New Roman" w:cs="Times New Roman"/>
                <w:szCs w:val="22"/>
                <w:lang w:val="en-US"/>
              </w:rPr>
            </w:rPrChange>
          </w:rPr>
          <w:t>”</w:t>
        </w:r>
      </w:ins>
      <w:commentRangeEnd w:id="225"/>
      <w:ins w:id="231" w:author="Elin Röös" w:date="2025-08-18T13:53:00Z" w16du:dateUtc="2025-08-18T11:53:00Z">
        <w:r>
          <w:rPr>
            <w:rStyle w:val="Kommentarsreferens"/>
            <w:rFonts w:asciiTheme="minorHAnsi" w:hAnsiTheme="minorHAnsi"/>
            <w:lang w:eastAsia="en-US"/>
          </w:rPr>
          <w:commentReference w:id="225"/>
        </w:r>
      </w:ins>
    </w:p>
    <w:p w14:paraId="3FFDC306" w14:textId="77777777" w:rsidR="00DF5BF5" w:rsidRDefault="00DF5BF5" w:rsidP="003E592E">
      <w:pPr>
        <w:pStyle w:val="Oformateradtext"/>
        <w:rPr>
          <w:ins w:id="232" w:author="Elin Röös" w:date="2025-08-18T13:51:00Z" w16du:dateUtc="2025-08-18T11:51:00Z"/>
          <w:szCs w:val="22"/>
          <w:lang w:val="en-US"/>
        </w:rPr>
      </w:pPr>
    </w:p>
    <w:p w14:paraId="01C33837" w14:textId="70E944B5" w:rsidR="00431D6C" w:rsidRDefault="003E592E" w:rsidP="003E592E">
      <w:pPr>
        <w:pStyle w:val="Oformateradtext"/>
        <w:rPr>
          <w:ins w:id="233" w:author="Elin Röös" w:date="2025-08-18T13:53:00Z" w16du:dateUtc="2025-08-18T11:53:00Z"/>
          <w:szCs w:val="22"/>
          <w:lang w:val="en-US"/>
        </w:rPr>
      </w:pPr>
      <w:r w:rsidRPr="0067634C">
        <w:rPr>
          <w:szCs w:val="22"/>
          <w:lang w:val="en-US"/>
        </w:rPr>
        <w:t xml:space="preserve">and adequately discuss the limitations in the discussion section. </w:t>
      </w:r>
    </w:p>
    <w:p w14:paraId="6397C3FF" w14:textId="77777777" w:rsidR="00DF5BF5" w:rsidRDefault="00DF5BF5" w:rsidP="003E592E">
      <w:pPr>
        <w:pStyle w:val="Oformateradtext"/>
        <w:rPr>
          <w:szCs w:val="22"/>
          <w:lang w:val="en-US"/>
        </w:rPr>
      </w:pPr>
    </w:p>
    <w:p w14:paraId="3950409E" w14:textId="77777777" w:rsidR="00431D6C" w:rsidRDefault="009514C3" w:rsidP="00431D6C">
      <w:pPr>
        <w:pStyle w:val="Oformateradtext"/>
        <w:rPr>
          <w:rFonts w:ascii="Times New Roman" w:hAnsi="Times New Roman" w:cs="Times New Roman"/>
          <w:color w:val="FF0000"/>
          <w:szCs w:val="22"/>
          <w:lang w:val="en-US"/>
        </w:rPr>
      </w:pPr>
      <w:r>
        <w:rPr>
          <w:rFonts w:ascii="Times New Roman" w:hAnsi="Times New Roman" w:cs="Times New Roman"/>
          <w:color w:val="FF0000"/>
          <w:szCs w:val="22"/>
          <w:lang w:val="en-US"/>
        </w:rPr>
        <w:t>I</w:t>
      </w:r>
      <w:r w:rsidR="00431D6C">
        <w:rPr>
          <w:rFonts w:ascii="Times New Roman" w:hAnsi="Times New Roman" w:cs="Times New Roman"/>
          <w:color w:val="FF0000"/>
          <w:szCs w:val="22"/>
          <w:lang w:val="en-US"/>
        </w:rPr>
        <w:t>t is discussed (</w:t>
      </w:r>
      <w:r w:rsidR="00431D6C" w:rsidRPr="00A26136">
        <w:rPr>
          <w:rFonts w:ascii="Times New Roman" w:hAnsi="Times New Roman" w:cs="Times New Roman"/>
          <w:color w:val="FF0000"/>
          <w:szCs w:val="22"/>
          <w:lang w:val="en-US"/>
        </w:rPr>
        <w:t xml:space="preserve">line </w:t>
      </w:r>
      <w:r w:rsidR="00431D6C">
        <w:rPr>
          <w:rFonts w:ascii="Times New Roman" w:hAnsi="Times New Roman" w:cs="Times New Roman"/>
          <w:color w:val="FF0000"/>
          <w:szCs w:val="22"/>
          <w:lang w:val="en-US"/>
        </w:rPr>
        <w:t>75</w:t>
      </w:r>
      <w:r>
        <w:rPr>
          <w:rFonts w:ascii="Times New Roman" w:hAnsi="Times New Roman" w:cs="Times New Roman"/>
          <w:color w:val="FF0000"/>
          <w:szCs w:val="22"/>
          <w:lang w:val="en-US"/>
        </w:rPr>
        <w:t>8</w:t>
      </w:r>
      <w:r w:rsidR="00431D6C">
        <w:rPr>
          <w:rFonts w:ascii="Times New Roman" w:hAnsi="Times New Roman" w:cs="Times New Roman"/>
          <w:color w:val="FF0000"/>
          <w:szCs w:val="22"/>
          <w:lang w:val="en-US"/>
        </w:rPr>
        <w:t>-76</w:t>
      </w:r>
      <w:r>
        <w:rPr>
          <w:rFonts w:ascii="Times New Roman" w:hAnsi="Times New Roman" w:cs="Times New Roman"/>
          <w:color w:val="FF0000"/>
          <w:szCs w:val="22"/>
          <w:lang w:val="en-US"/>
        </w:rPr>
        <w:t>3</w:t>
      </w:r>
      <w:r w:rsidR="00431D6C">
        <w:rPr>
          <w:rFonts w:ascii="Times New Roman" w:hAnsi="Times New Roman" w:cs="Times New Roman"/>
          <w:color w:val="FF0000"/>
          <w:szCs w:val="22"/>
          <w:lang w:val="en-US"/>
        </w:rPr>
        <w:t>)</w:t>
      </w:r>
    </w:p>
    <w:p w14:paraId="4349DC33" w14:textId="77777777" w:rsidR="00DF5BF5" w:rsidRPr="00DF5BF5" w:rsidRDefault="00DF5BF5" w:rsidP="00431D6C">
      <w:pPr>
        <w:pStyle w:val="Oformateradtext"/>
        <w:rPr>
          <w:ins w:id="234" w:author="Elin Röös" w:date="2025-08-18T13:55:00Z" w16du:dateUtc="2025-08-18T11:55:00Z"/>
          <w:rFonts w:ascii="Times New Roman" w:hAnsi="Times New Roman" w:cs="Times New Roman"/>
          <w:i/>
          <w:iCs/>
          <w:szCs w:val="22"/>
          <w:lang w:val="en-US"/>
          <w:rPrChange w:id="235" w:author="Elin Röös" w:date="2025-08-18T13:56:00Z" w16du:dateUtc="2025-08-18T11:56:00Z">
            <w:rPr>
              <w:ins w:id="236" w:author="Elin Röös" w:date="2025-08-18T13:55:00Z" w16du:dateUtc="2025-08-18T11:55:00Z"/>
              <w:rFonts w:ascii="Times New Roman" w:hAnsi="Times New Roman" w:cs="Times New Roman"/>
              <w:szCs w:val="22"/>
              <w:lang w:val="en-US"/>
            </w:rPr>
          </w:rPrChange>
        </w:rPr>
      </w:pPr>
    </w:p>
    <w:p w14:paraId="56CBAE70" w14:textId="2802EB9F" w:rsidR="00431D6C" w:rsidRDefault="00DF5BF5" w:rsidP="00431D6C">
      <w:pPr>
        <w:pStyle w:val="Oformateradtext"/>
        <w:rPr>
          <w:ins w:id="237" w:author="Elin Röös" w:date="2025-08-18T13:56:00Z" w16du:dateUtc="2025-08-18T11:56:00Z"/>
          <w:rFonts w:ascii="Times New Roman" w:hAnsi="Times New Roman" w:cs="Times New Roman"/>
          <w:i/>
          <w:iCs/>
          <w:szCs w:val="22"/>
          <w:lang w:val="en-US"/>
        </w:rPr>
      </w:pPr>
      <w:ins w:id="238" w:author="Elin Röös" w:date="2025-08-18T13:55:00Z" w16du:dateUtc="2025-08-18T11:55:00Z">
        <w:r w:rsidRPr="00DF5BF5">
          <w:rPr>
            <w:rFonts w:ascii="Times New Roman" w:hAnsi="Times New Roman" w:cs="Times New Roman"/>
            <w:i/>
            <w:iCs/>
            <w:szCs w:val="22"/>
            <w:lang w:val="en-US"/>
            <w:rPrChange w:id="239" w:author="Elin Röös" w:date="2025-08-18T13:56:00Z" w16du:dateUtc="2025-08-18T11:56:00Z">
              <w:rPr>
                <w:rFonts w:ascii="Times New Roman" w:hAnsi="Times New Roman" w:cs="Times New Roman"/>
                <w:szCs w:val="22"/>
                <w:lang w:val="en-US"/>
              </w:rPr>
            </w:rPrChange>
          </w:rPr>
          <w:t>“</w:t>
        </w:r>
      </w:ins>
      <w:r w:rsidR="00431D6C" w:rsidRPr="00DF5BF5">
        <w:rPr>
          <w:rFonts w:ascii="Times New Roman" w:hAnsi="Times New Roman" w:cs="Times New Roman"/>
          <w:i/>
          <w:iCs/>
          <w:szCs w:val="22"/>
          <w:lang w:val="en-US"/>
          <w:rPrChange w:id="240" w:author="Elin Röös" w:date="2025-08-18T13:56:00Z" w16du:dateUtc="2025-08-18T11:56:00Z">
            <w:rPr>
              <w:rFonts w:ascii="Times New Roman" w:hAnsi="Times New Roman" w:cs="Times New Roman"/>
              <w:szCs w:val="22"/>
              <w:lang w:val="en-US"/>
            </w:rPr>
          </w:rPrChange>
        </w:rPr>
        <w:t>The deviation between respondents w</w:t>
      </w:r>
      <w:r w:rsidR="009514C3" w:rsidRPr="00DF5BF5">
        <w:rPr>
          <w:rFonts w:ascii="Times New Roman" w:hAnsi="Times New Roman" w:cs="Times New Roman"/>
          <w:i/>
          <w:iCs/>
          <w:szCs w:val="22"/>
          <w:lang w:val="en-US"/>
          <w:rPrChange w:id="241" w:author="Elin Röös" w:date="2025-08-18T13:56:00Z" w16du:dateUtc="2025-08-18T11:56:00Z">
            <w:rPr>
              <w:rFonts w:ascii="Times New Roman" w:hAnsi="Times New Roman" w:cs="Times New Roman"/>
              <w:szCs w:val="22"/>
              <w:lang w:val="en-US"/>
            </w:rPr>
          </w:rPrChange>
        </w:rPr>
        <w:t>as</w:t>
      </w:r>
      <w:r w:rsidR="00431D6C" w:rsidRPr="00DF5BF5">
        <w:rPr>
          <w:rFonts w:ascii="Times New Roman" w:hAnsi="Times New Roman" w:cs="Times New Roman"/>
          <w:i/>
          <w:iCs/>
          <w:szCs w:val="22"/>
          <w:lang w:val="en-US"/>
          <w:rPrChange w:id="242" w:author="Elin Röös" w:date="2025-08-18T13:56:00Z" w16du:dateUtc="2025-08-18T11:56:00Z">
            <w:rPr>
              <w:rFonts w:ascii="Times New Roman" w:hAnsi="Times New Roman" w:cs="Times New Roman"/>
              <w:szCs w:val="22"/>
              <w:lang w:val="en-US"/>
            </w:rPr>
          </w:rPrChange>
        </w:rPr>
        <w:t xml:space="preserve"> larger for the ‘small’ animals, i.e. meal worm, </w:t>
      </w:r>
      <w:proofErr w:type="gramStart"/>
      <w:r w:rsidR="00431D6C" w:rsidRPr="00DF5BF5">
        <w:rPr>
          <w:rFonts w:ascii="Times New Roman" w:hAnsi="Times New Roman" w:cs="Times New Roman"/>
          <w:i/>
          <w:iCs/>
          <w:szCs w:val="22"/>
          <w:lang w:val="en-US"/>
          <w:rPrChange w:id="243" w:author="Elin Röös" w:date="2025-08-18T13:56:00Z" w16du:dateUtc="2025-08-18T11:56:00Z">
            <w:rPr>
              <w:rFonts w:ascii="Times New Roman" w:hAnsi="Times New Roman" w:cs="Times New Roman"/>
              <w:szCs w:val="22"/>
              <w:lang w:val="en-US"/>
            </w:rPr>
          </w:rPrChange>
        </w:rPr>
        <w:t>honey bee</w:t>
      </w:r>
      <w:proofErr w:type="gramEnd"/>
      <w:r w:rsidR="00431D6C" w:rsidRPr="00DF5BF5">
        <w:rPr>
          <w:rFonts w:ascii="Times New Roman" w:hAnsi="Times New Roman" w:cs="Times New Roman"/>
          <w:i/>
          <w:iCs/>
          <w:szCs w:val="22"/>
          <w:lang w:val="en-US"/>
          <w:rPrChange w:id="244" w:author="Elin Röös" w:date="2025-08-18T13:56:00Z" w16du:dateUtc="2025-08-18T11:56:00Z">
            <w:rPr>
              <w:rFonts w:ascii="Times New Roman" w:hAnsi="Times New Roman" w:cs="Times New Roman"/>
              <w:szCs w:val="22"/>
              <w:lang w:val="en-US"/>
            </w:rPr>
          </w:rPrChange>
        </w:rPr>
        <w:t>, blue mussel and shrimp (see SM4), for which the numbers were adjusted, as compared to mammals and birds. The adjustment of numbers could thus partly be seen as an adjustment based on uncertainty. Richter et al. (2024) state that different weights could “reflect empirical uncertainties about whether animal species fulfil relevant criteria for moral consideration”</w:t>
      </w:r>
      <w:ins w:id="245" w:author="Elin Röös" w:date="2025-08-18T13:56:00Z" w16du:dateUtc="2025-08-18T11:56:00Z">
        <w:r w:rsidRPr="00DF5BF5">
          <w:rPr>
            <w:rFonts w:ascii="Times New Roman" w:hAnsi="Times New Roman" w:cs="Times New Roman"/>
            <w:i/>
            <w:iCs/>
            <w:szCs w:val="22"/>
            <w:lang w:val="en-US"/>
            <w:rPrChange w:id="246" w:author="Elin Röös" w:date="2025-08-18T13:56:00Z" w16du:dateUtc="2025-08-18T11:56:00Z">
              <w:rPr>
                <w:rFonts w:ascii="Times New Roman" w:hAnsi="Times New Roman" w:cs="Times New Roman"/>
                <w:szCs w:val="22"/>
                <w:lang w:val="en-US"/>
              </w:rPr>
            </w:rPrChange>
          </w:rPr>
          <w:t>”</w:t>
        </w:r>
      </w:ins>
    </w:p>
    <w:p w14:paraId="21855ED3" w14:textId="77777777" w:rsidR="00DF5BF5" w:rsidRPr="00DF5BF5" w:rsidRDefault="00DF5BF5" w:rsidP="00431D6C">
      <w:pPr>
        <w:pStyle w:val="Oformateradtext"/>
        <w:rPr>
          <w:rFonts w:ascii="Times New Roman" w:hAnsi="Times New Roman" w:cs="Times New Roman"/>
          <w:i/>
          <w:iCs/>
          <w:szCs w:val="22"/>
          <w:lang w:val="en-US"/>
          <w:rPrChange w:id="247" w:author="Elin Röös" w:date="2025-08-18T13:56:00Z" w16du:dateUtc="2025-08-18T11:56:00Z">
            <w:rPr>
              <w:rFonts w:ascii="Times New Roman" w:hAnsi="Times New Roman" w:cs="Times New Roman"/>
              <w:szCs w:val="22"/>
              <w:lang w:val="en-US"/>
            </w:rPr>
          </w:rPrChange>
        </w:rPr>
      </w:pPr>
    </w:p>
    <w:p w14:paraId="5EEFE2A4" w14:textId="77777777" w:rsidR="003E592E" w:rsidRPr="0067634C" w:rsidRDefault="003E592E" w:rsidP="003E592E">
      <w:pPr>
        <w:pStyle w:val="Oformateradtext"/>
        <w:rPr>
          <w:szCs w:val="22"/>
          <w:lang w:val="en-US"/>
        </w:rPr>
      </w:pPr>
      <w:r w:rsidRPr="0067634C">
        <w:rPr>
          <w:szCs w:val="22"/>
          <w:lang w:val="en-US"/>
        </w:rPr>
        <w:t>Developing regression equations could have been a better alternative.</w:t>
      </w:r>
    </w:p>
    <w:p w14:paraId="33D69342" w14:textId="77777777" w:rsidR="003E592E" w:rsidRPr="00431D6C" w:rsidRDefault="009514C3" w:rsidP="003E592E">
      <w:pPr>
        <w:pStyle w:val="Oformateradtext"/>
        <w:rPr>
          <w:rFonts w:ascii="Times New Roman" w:hAnsi="Times New Roman" w:cs="Times New Roman"/>
          <w:color w:val="FF0000"/>
          <w:szCs w:val="22"/>
          <w:lang w:val="en-US"/>
        </w:rPr>
      </w:pPr>
      <w:r>
        <w:rPr>
          <w:rFonts w:ascii="Times New Roman" w:hAnsi="Times New Roman" w:cs="Times New Roman"/>
          <w:color w:val="FF0000"/>
          <w:szCs w:val="22"/>
          <w:lang w:val="en-US"/>
        </w:rPr>
        <w:t>A</w:t>
      </w:r>
      <w:r w:rsidR="00431D6C" w:rsidRPr="00431D6C">
        <w:rPr>
          <w:rFonts w:ascii="Times New Roman" w:hAnsi="Times New Roman" w:cs="Times New Roman"/>
          <w:color w:val="FF0000"/>
          <w:szCs w:val="22"/>
          <w:lang w:val="en-US"/>
        </w:rPr>
        <w:t xml:space="preserve"> regression equation might </w:t>
      </w:r>
      <w:r w:rsidR="00431D6C">
        <w:rPr>
          <w:rFonts w:ascii="Times New Roman" w:hAnsi="Times New Roman" w:cs="Times New Roman"/>
          <w:color w:val="FF0000"/>
          <w:szCs w:val="22"/>
          <w:lang w:val="en-US"/>
        </w:rPr>
        <w:t xml:space="preserve">seem </w:t>
      </w:r>
      <w:r w:rsidR="00431D6C" w:rsidRPr="00431D6C">
        <w:rPr>
          <w:rFonts w:ascii="Times New Roman" w:hAnsi="Times New Roman" w:cs="Times New Roman"/>
          <w:color w:val="FF0000"/>
          <w:szCs w:val="22"/>
          <w:lang w:val="en-US"/>
        </w:rPr>
        <w:t xml:space="preserve">more ‘scientific’ but the arbitrary issue would be the same – what should the regression equation be based on? </w:t>
      </w:r>
    </w:p>
    <w:p w14:paraId="3144F8AF" w14:textId="77777777" w:rsidR="00DF5BF5" w:rsidRDefault="00DF5BF5" w:rsidP="003E592E">
      <w:pPr>
        <w:pStyle w:val="Oformateradtext"/>
        <w:rPr>
          <w:ins w:id="248" w:author="Elin Röös" w:date="2025-08-18T13:56:00Z" w16du:dateUtc="2025-08-18T11:56:00Z"/>
          <w:szCs w:val="22"/>
          <w:lang w:val="en-US"/>
        </w:rPr>
      </w:pPr>
    </w:p>
    <w:p w14:paraId="49DC111C" w14:textId="5E6DB1A5" w:rsidR="006B2159" w:rsidRDefault="003E592E" w:rsidP="003E592E">
      <w:pPr>
        <w:pStyle w:val="Oformateradtext"/>
        <w:rPr>
          <w:szCs w:val="22"/>
          <w:lang w:val="en-US"/>
        </w:rPr>
      </w:pPr>
      <w:r w:rsidRPr="0067634C">
        <w:rPr>
          <w:szCs w:val="22"/>
          <w:lang w:val="en-US"/>
        </w:rPr>
        <w:t xml:space="preserve">Lines 483-485 should be discussed properly. </w:t>
      </w:r>
    </w:p>
    <w:p w14:paraId="1A89399D" w14:textId="77777777" w:rsidR="006B2159" w:rsidRDefault="006B2159" w:rsidP="003E592E">
      <w:pPr>
        <w:pStyle w:val="Oformateradtext"/>
        <w:rPr>
          <w:rFonts w:ascii="Times New Roman" w:hAnsi="Times New Roman" w:cs="Times New Roman"/>
          <w:color w:val="FF0000"/>
          <w:szCs w:val="22"/>
          <w:lang w:val="en-US"/>
        </w:rPr>
      </w:pPr>
      <w:r w:rsidRPr="006B2159">
        <w:rPr>
          <w:rFonts w:ascii="Times New Roman" w:hAnsi="Times New Roman" w:cs="Times New Roman"/>
          <w:color w:val="FF0000"/>
          <w:szCs w:val="22"/>
          <w:lang w:val="en-US"/>
        </w:rPr>
        <w:t xml:space="preserve">It is now further discussed (line </w:t>
      </w:r>
      <w:r w:rsidR="007521F1">
        <w:rPr>
          <w:rFonts w:ascii="Times New Roman" w:hAnsi="Times New Roman" w:cs="Times New Roman"/>
          <w:color w:val="FF0000"/>
          <w:szCs w:val="22"/>
          <w:lang w:val="en-US"/>
        </w:rPr>
        <w:t xml:space="preserve">753-755 and </w:t>
      </w:r>
      <w:r w:rsidR="002D61C3">
        <w:rPr>
          <w:rFonts w:ascii="Times New Roman" w:hAnsi="Times New Roman" w:cs="Times New Roman"/>
          <w:color w:val="FF0000"/>
          <w:szCs w:val="22"/>
          <w:lang w:val="en-US"/>
        </w:rPr>
        <w:t>771-772)</w:t>
      </w:r>
    </w:p>
    <w:p w14:paraId="14F03805" w14:textId="77777777" w:rsidR="00DF5BF5" w:rsidRPr="00DF5BF5" w:rsidRDefault="00DF5BF5" w:rsidP="002D61C3">
      <w:pPr>
        <w:pStyle w:val="Oformateradtext"/>
        <w:rPr>
          <w:ins w:id="249" w:author="Elin Röös" w:date="2025-08-18T13:56:00Z" w16du:dateUtc="2025-08-18T11:56:00Z"/>
          <w:rFonts w:ascii="Times New Roman" w:hAnsi="Times New Roman" w:cs="Times New Roman"/>
          <w:i/>
          <w:iCs/>
          <w:szCs w:val="22"/>
          <w:lang w:val="en-US"/>
          <w:rPrChange w:id="250" w:author="Elin Röös" w:date="2025-08-18T13:57:00Z" w16du:dateUtc="2025-08-18T11:57:00Z">
            <w:rPr>
              <w:ins w:id="251" w:author="Elin Röös" w:date="2025-08-18T13:56:00Z" w16du:dateUtc="2025-08-18T11:56:00Z"/>
              <w:rFonts w:ascii="Times New Roman" w:hAnsi="Times New Roman" w:cs="Times New Roman"/>
              <w:szCs w:val="22"/>
              <w:lang w:val="en-US"/>
            </w:rPr>
          </w:rPrChange>
        </w:rPr>
      </w:pPr>
    </w:p>
    <w:p w14:paraId="1D73F8BB" w14:textId="34E4106E" w:rsidR="007521F1" w:rsidRPr="00DF5BF5" w:rsidRDefault="00DF5BF5" w:rsidP="002D61C3">
      <w:pPr>
        <w:pStyle w:val="Oformateradtext"/>
        <w:rPr>
          <w:rFonts w:ascii="Times New Roman" w:hAnsi="Times New Roman" w:cs="Times New Roman"/>
          <w:i/>
          <w:iCs/>
          <w:szCs w:val="22"/>
          <w:lang w:val="en-US"/>
          <w:rPrChange w:id="252" w:author="Elin Röös" w:date="2025-08-18T13:57:00Z" w16du:dateUtc="2025-08-18T11:57:00Z">
            <w:rPr>
              <w:rFonts w:ascii="Times New Roman" w:hAnsi="Times New Roman" w:cs="Times New Roman"/>
              <w:szCs w:val="22"/>
              <w:lang w:val="en-US"/>
            </w:rPr>
          </w:rPrChange>
        </w:rPr>
      </w:pPr>
      <w:ins w:id="253" w:author="Elin Röös" w:date="2025-08-18T13:57:00Z" w16du:dateUtc="2025-08-18T11:57:00Z">
        <w:r w:rsidRPr="00DF5BF5">
          <w:rPr>
            <w:rFonts w:ascii="Times New Roman" w:hAnsi="Times New Roman" w:cs="Times New Roman"/>
            <w:i/>
            <w:iCs/>
            <w:szCs w:val="22"/>
            <w:lang w:val="en-US"/>
            <w:rPrChange w:id="254" w:author="Elin Röös" w:date="2025-08-18T13:57:00Z" w16du:dateUtc="2025-08-18T11:57:00Z">
              <w:rPr>
                <w:rFonts w:ascii="Times New Roman" w:hAnsi="Times New Roman" w:cs="Times New Roman"/>
                <w:szCs w:val="22"/>
                <w:lang w:val="en-US"/>
              </w:rPr>
            </w:rPrChange>
          </w:rPr>
          <w:t>“</w:t>
        </w:r>
      </w:ins>
      <w:r w:rsidR="007521F1" w:rsidRPr="00DF5BF5">
        <w:rPr>
          <w:rFonts w:ascii="Times New Roman" w:hAnsi="Times New Roman" w:cs="Times New Roman"/>
          <w:i/>
          <w:iCs/>
          <w:szCs w:val="22"/>
          <w:lang w:val="en-US"/>
          <w:rPrChange w:id="255" w:author="Elin Röös" w:date="2025-08-18T13:57:00Z" w16du:dateUtc="2025-08-18T11:57:00Z">
            <w:rPr>
              <w:rFonts w:ascii="Times New Roman" w:hAnsi="Times New Roman" w:cs="Times New Roman"/>
              <w:szCs w:val="22"/>
              <w:lang w:val="en-US"/>
            </w:rPr>
          </w:rPrChange>
        </w:rPr>
        <w:t xml:space="preserve">The scale (summing up to 110 000 points) could potentially have influenced the results, but the respondents were told that they could give less than 1 point to one or several species. One respondent gave 0 points to honeybees (SM4). </w:t>
      </w:r>
      <w:del w:id="256" w:author="Elin Röös" w:date="2025-08-18T13:56:00Z" w16du:dateUtc="2025-08-18T11:56:00Z">
        <w:r w:rsidR="007521F1" w:rsidRPr="00DF5BF5" w:rsidDel="00DF5BF5">
          <w:rPr>
            <w:rFonts w:ascii="Times New Roman" w:hAnsi="Times New Roman" w:cs="Times New Roman"/>
            <w:i/>
            <w:iCs/>
            <w:szCs w:val="22"/>
            <w:lang w:val="en-US"/>
            <w:rPrChange w:id="257" w:author="Elin Röös" w:date="2025-08-18T13:57:00Z" w16du:dateUtc="2025-08-18T11:57:00Z">
              <w:rPr>
                <w:rFonts w:ascii="Times New Roman" w:hAnsi="Times New Roman" w:cs="Times New Roman"/>
                <w:szCs w:val="22"/>
                <w:lang w:val="en-US"/>
              </w:rPr>
            </w:rPrChange>
          </w:rPr>
          <w:delText xml:space="preserve"> </w:delText>
        </w:r>
      </w:del>
      <w:r w:rsidR="007521F1" w:rsidRPr="00DF5BF5">
        <w:rPr>
          <w:rFonts w:ascii="Times New Roman" w:hAnsi="Times New Roman" w:cs="Times New Roman"/>
          <w:i/>
          <w:iCs/>
          <w:szCs w:val="22"/>
          <w:lang w:val="en-US"/>
          <w:rPrChange w:id="258" w:author="Elin Röös" w:date="2025-08-18T13:57:00Z" w16du:dateUtc="2025-08-18T11:57:00Z">
            <w:rPr>
              <w:rFonts w:ascii="Times New Roman" w:hAnsi="Times New Roman" w:cs="Times New Roman"/>
              <w:szCs w:val="22"/>
              <w:lang w:val="en-US"/>
            </w:rPr>
          </w:rPrChange>
        </w:rPr>
        <w:t xml:space="preserve">  </w:t>
      </w:r>
    </w:p>
    <w:p w14:paraId="0519D65C" w14:textId="3390731B" w:rsidR="006B2159" w:rsidRPr="00DF5BF5" w:rsidRDefault="002D61C3" w:rsidP="002D61C3">
      <w:pPr>
        <w:pStyle w:val="Oformateradtext"/>
        <w:rPr>
          <w:ins w:id="259" w:author="Elin Röös" w:date="2025-08-18T13:57:00Z" w16du:dateUtc="2025-08-18T11:57:00Z"/>
          <w:rFonts w:ascii="Times New Roman" w:hAnsi="Times New Roman" w:cs="Times New Roman"/>
          <w:i/>
          <w:iCs/>
          <w:szCs w:val="22"/>
          <w:lang w:val="en-US"/>
          <w:rPrChange w:id="260" w:author="Elin Röös" w:date="2025-08-18T13:57:00Z" w16du:dateUtc="2025-08-18T11:57:00Z">
            <w:rPr>
              <w:ins w:id="261" w:author="Elin Röös" w:date="2025-08-18T13:57:00Z" w16du:dateUtc="2025-08-18T11:57:00Z"/>
              <w:rFonts w:ascii="Times New Roman" w:hAnsi="Times New Roman" w:cs="Times New Roman"/>
              <w:szCs w:val="22"/>
              <w:lang w:val="en-US"/>
            </w:rPr>
          </w:rPrChange>
        </w:rPr>
      </w:pPr>
      <w:r w:rsidRPr="00DF5BF5">
        <w:rPr>
          <w:rFonts w:ascii="Times New Roman" w:hAnsi="Times New Roman" w:cs="Times New Roman"/>
          <w:i/>
          <w:iCs/>
          <w:szCs w:val="22"/>
          <w:lang w:val="en-US"/>
          <w:rPrChange w:id="262" w:author="Elin Röös" w:date="2025-08-18T13:57:00Z" w16du:dateUtc="2025-08-18T11:57:00Z">
            <w:rPr>
              <w:rFonts w:ascii="Times New Roman" w:hAnsi="Times New Roman" w:cs="Times New Roman"/>
              <w:szCs w:val="22"/>
              <w:lang w:val="en-US"/>
            </w:rPr>
          </w:rPrChange>
        </w:rPr>
        <w:t>It would be interesting to use the questionnaire to a larger group of experts and study associations between their research area and their distribution of points.</w:t>
      </w:r>
      <w:ins w:id="263" w:author="Elin Röös" w:date="2025-08-18T13:57:00Z" w16du:dateUtc="2025-08-18T11:57:00Z">
        <w:r w:rsidR="00DF5BF5" w:rsidRPr="00DF5BF5">
          <w:rPr>
            <w:rFonts w:ascii="Times New Roman" w:hAnsi="Times New Roman" w:cs="Times New Roman"/>
            <w:i/>
            <w:iCs/>
            <w:szCs w:val="22"/>
            <w:lang w:val="en-US"/>
            <w:rPrChange w:id="264" w:author="Elin Röös" w:date="2025-08-18T13:57:00Z" w16du:dateUtc="2025-08-18T11:57:00Z">
              <w:rPr>
                <w:rFonts w:ascii="Times New Roman" w:hAnsi="Times New Roman" w:cs="Times New Roman"/>
                <w:szCs w:val="22"/>
                <w:lang w:val="en-US"/>
              </w:rPr>
            </w:rPrChange>
          </w:rPr>
          <w:t>”</w:t>
        </w:r>
      </w:ins>
    </w:p>
    <w:p w14:paraId="6DC27DCA" w14:textId="77777777" w:rsidR="00DF5BF5" w:rsidRPr="007521F1" w:rsidRDefault="00DF5BF5" w:rsidP="002D61C3">
      <w:pPr>
        <w:pStyle w:val="Oformateradtext"/>
        <w:rPr>
          <w:rFonts w:ascii="Times New Roman" w:hAnsi="Times New Roman" w:cs="Times New Roman"/>
          <w:szCs w:val="22"/>
          <w:lang w:val="en-US"/>
        </w:rPr>
      </w:pPr>
    </w:p>
    <w:p w14:paraId="10B8AC97" w14:textId="0ED4DD68" w:rsidR="00DF5BF5" w:rsidRPr="0067634C" w:rsidRDefault="003E592E" w:rsidP="003E592E">
      <w:pPr>
        <w:pStyle w:val="Oformateradtext"/>
        <w:rPr>
          <w:szCs w:val="22"/>
          <w:lang w:val="en-US"/>
        </w:rPr>
      </w:pPr>
      <w:r w:rsidRPr="0067634C">
        <w:rPr>
          <w:szCs w:val="22"/>
          <w:lang w:val="en-US"/>
        </w:rPr>
        <w:t>The allocation of points is subjective and reflects human perception of animal suffering. This approach has limitations that should be addressed in the discussion.</w:t>
      </w:r>
    </w:p>
    <w:p w14:paraId="29C2C24B" w14:textId="77777777" w:rsidR="00DF5BF5" w:rsidRDefault="006B2159" w:rsidP="006B2159">
      <w:pPr>
        <w:pStyle w:val="Oformateradtext"/>
        <w:rPr>
          <w:ins w:id="265" w:author="Elin Röös" w:date="2025-08-18T13:57:00Z" w16du:dateUtc="2025-08-18T11:57:00Z"/>
          <w:rFonts w:ascii="Times New Roman" w:hAnsi="Times New Roman" w:cs="Times New Roman"/>
          <w:color w:val="FF0000"/>
          <w:szCs w:val="22"/>
          <w:lang w:val="en-US"/>
        </w:rPr>
      </w:pPr>
      <w:r>
        <w:rPr>
          <w:rFonts w:ascii="Times New Roman" w:hAnsi="Times New Roman" w:cs="Times New Roman"/>
          <w:color w:val="FF0000"/>
          <w:szCs w:val="22"/>
          <w:lang w:val="en-US"/>
        </w:rPr>
        <w:t>As described above, the questionnaire method is discussed in the Discussion chapter.</w:t>
      </w:r>
    </w:p>
    <w:p w14:paraId="1F32CA1A" w14:textId="0BDFF4E6" w:rsidR="006B2159" w:rsidRDefault="006B2159" w:rsidP="006B2159">
      <w:pPr>
        <w:pStyle w:val="Oformateradtext"/>
        <w:rPr>
          <w:lang w:val="en-GB"/>
        </w:rPr>
      </w:pPr>
      <w:r>
        <w:rPr>
          <w:rFonts w:ascii="Times New Roman" w:hAnsi="Times New Roman" w:cs="Times New Roman"/>
          <w:color w:val="FF0000"/>
          <w:szCs w:val="22"/>
          <w:lang w:val="en-US"/>
        </w:rPr>
        <w:t xml:space="preserve"> </w:t>
      </w:r>
    </w:p>
    <w:p w14:paraId="7A800808" w14:textId="77777777" w:rsidR="007521F1" w:rsidRDefault="003E592E" w:rsidP="003E592E">
      <w:pPr>
        <w:pStyle w:val="Oformateradtext"/>
        <w:rPr>
          <w:szCs w:val="22"/>
          <w:lang w:val="en-US"/>
        </w:rPr>
      </w:pPr>
      <w:r w:rsidRPr="0067634C">
        <w:rPr>
          <w:szCs w:val="22"/>
          <w:lang w:val="en-US"/>
        </w:rPr>
        <w:lastRenderedPageBreak/>
        <w:t xml:space="preserve">Lines 542-544: All arbitrary assumptions must be discussed as limitations. </w:t>
      </w:r>
    </w:p>
    <w:p w14:paraId="1CC10AC7" w14:textId="77777777" w:rsidR="00336A81" w:rsidRPr="00336A81" w:rsidRDefault="00336A81" w:rsidP="00336A81">
      <w:pPr>
        <w:pStyle w:val="Oformateradtext"/>
        <w:rPr>
          <w:rFonts w:ascii="Times New Roman" w:hAnsi="Times New Roman" w:cs="Times New Roman"/>
          <w:color w:val="FF0000"/>
          <w:szCs w:val="22"/>
          <w:lang w:val="en-US"/>
        </w:rPr>
      </w:pPr>
      <w:r w:rsidRPr="00336A81">
        <w:rPr>
          <w:rFonts w:ascii="Times New Roman" w:hAnsi="Times New Roman" w:cs="Times New Roman"/>
          <w:color w:val="FF0000"/>
          <w:szCs w:val="22"/>
          <w:lang w:val="en-US"/>
        </w:rPr>
        <w:t xml:space="preserve">Arbitrary assumptions are motivated in the text and this one is now discussed (line 869-874). </w:t>
      </w:r>
    </w:p>
    <w:p w14:paraId="7ECE6AB1" w14:textId="77777777" w:rsidR="00DF5BF5" w:rsidRDefault="00DF5BF5" w:rsidP="00336A81">
      <w:pPr>
        <w:pStyle w:val="Oformateradtext"/>
        <w:rPr>
          <w:ins w:id="266" w:author="Elin Röös" w:date="2025-08-18T13:57:00Z" w16du:dateUtc="2025-08-18T11:57:00Z"/>
          <w:rFonts w:ascii="Times New Roman" w:hAnsi="Times New Roman" w:cs="Times New Roman"/>
          <w:szCs w:val="22"/>
          <w:lang w:val="en-US"/>
        </w:rPr>
      </w:pPr>
    </w:p>
    <w:p w14:paraId="34C72F1D" w14:textId="626FF045" w:rsidR="007521F1" w:rsidRDefault="00DF5BF5" w:rsidP="00336A81">
      <w:pPr>
        <w:pStyle w:val="Oformateradtext"/>
        <w:rPr>
          <w:ins w:id="267" w:author="Elin Röös" w:date="2025-08-18T13:57:00Z" w16du:dateUtc="2025-08-18T11:57:00Z"/>
          <w:rFonts w:ascii="Times New Roman" w:hAnsi="Times New Roman" w:cs="Times New Roman"/>
          <w:i/>
          <w:iCs/>
          <w:szCs w:val="22"/>
          <w:lang w:val="en-US"/>
        </w:rPr>
      </w:pPr>
      <w:ins w:id="268" w:author="Elin Röös" w:date="2025-08-18T13:57:00Z" w16du:dateUtc="2025-08-18T11:57:00Z">
        <w:r>
          <w:rPr>
            <w:rFonts w:ascii="Times New Roman" w:hAnsi="Times New Roman" w:cs="Times New Roman"/>
            <w:i/>
            <w:iCs/>
            <w:szCs w:val="22"/>
            <w:lang w:val="en-US"/>
          </w:rPr>
          <w:t>“</w:t>
        </w:r>
      </w:ins>
      <w:r w:rsidR="00336A81" w:rsidRPr="00DF5BF5">
        <w:rPr>
          <w:rFonts w:ascii="Times New Roman" w:hAnsi="Times New Roman" w:cs="Times New Roman"/>
          <w:i/>
          <w:iCs/>
          <w:szCs w:val="22"/>
          <w:lang w:val="en-US"/>
          <w:rPrChange w:id="269" w:author="Elin Röös" w:date="2025-08-18T13:57:00Z" w16du:dateUtc="2025-08-18T11:57:00Z">
            <w:rPr>
              <w:rFonts w:ascii="Times New Roman" w:hAnsi="Times New Roman" w:cs="Times New Roman"/>
              <w:szCs w:val="22"/>
              <w:lang w:val="en-US"/>
            </w:rPr>
          </w:rPrChange>
        </w:rPr>
        <w:t xml:space="preserve">An example of ‘missing’ data concerns suffering for honeybees. </w:t>
      </w:r>
      <w:proofErr w:type="gramStart"/>
      <w:r w:rsidR="00336A81" w:rsidRPr="00DF5BF5">
        <w:rPr>
          <w:rFonts w:ascii="Times New Roman" w:hAnsi="Times New Roman" w:cs="Times New Roman"/>
          <w:i/>
          <w:iCs/>
          <w:szCs w:val="22"/>
          <w:lang w:val="en-US"/>
          <w:rPrChange w:id="270" w:author="Elin Röös" w:date="2025-08-18T13:57:00Z" w16du:dateUtc="2025-08-18T11:57:00Z">
            <w:rPr>
              <w:rFonts w:ascii="Times New Roman" w:hAnsi="Times New Roman" w:cs="Times New Roman"/>
              <w:szCs w:val="22"/>
              <w:lang w:val="en-US"/>
            </w:rPr>
          </w:rPrChange>
        </w:rPr>
        <w:t>Honey bees</w:t>
      </w:r>
      <w:proofErr w:type="gramEnd"/>
      <w:r w:rsidR="00336A81" w:rsidRPr="00DF5BF5">
        <w:rPr>
          <w:rFonts w:ascii="Times New Roman" w:hAnsi="Times New Roman" w:cs="Times New Roman"/>
          <w:i/>
          <w:iCs/>
          <w:szCs w:val="22"/>
          <w:lang w:val="en-US"/>
          <w:rPrChange w:id="271" w:author="Elin Röös" w:date="2025-08-18T13:57:00Z" w16du:dateUtc="2025-08-18T11:57:00Z">
            <w:rPr>
              <w:rFonts w:ascii="Times New Roman" w:hAnsi="Times New Roman" w:cs="Times New Roman"/>
              <w:szCs w:val="22"/>
              <w:lang w:val="en-US"/>
            </w:rPr>
          </w:rPrChange>
        </w:rPr>
        <w:t xml:space="preserve"> are not slaughtered and we found no data on individual mortality or disease frequency and lack of space seems irrelevant. Suffering is multiplied with the other components of the animal welfare indices and thus a suffering-value of zero is not an option. We handled this pragmatically by giving honeybees an arbitrary short slaughter duration – would it have been better to exclude honey from the diet assessment?</w:t>
      </w:r>
      <w:ins w:id="272" w:author="Elin Röös" w:date="2025-08-18T13:57:00Z" w16du:dateUtc="2025-08-18T11:57:00Z">
        <w:r>
          <w:rPr>
            <w:rFonts w:ascii="Times New Roman" w:hAnsi="Times New Roman" w:cs="Times New Roman"/>
            <w:i/>
            <w:iCs/>
            <w:szCs w:val="22"/>
            <w:lang w:val="en-US"/>
          </w:rPr>
          <w:t>”</w:t>
        </w:r>
      </w:ins>
    </w:p>
    <w:p w14:paraId="0DE5402B" w14:textId="77777777" w:rsidR="00DF5BF5" w:rsidRPr="00DF5BF5" w:rsidRDefault="00DF5BF5" w:rsidP="00336A81">
      <w:pPr>
        <w:pStyle w:val="Oformateradtext"/>
        <w:rPr>
          <w:rFonts w:ascii="Times New Roman" w:hAnsi="Times New Roman" w:cs="Times New Roman"/>
          <w:i/>
          <w:iCs/>
          <w:szCs w:val="22"/>
          <w:lang w:val="en-US"/>
          <w:rPrChange w:id="273" w:author="Elin Röös" w:date="2025-08-18T13:57:00Z" w16du:dateUtc="2025-08-18T11:57:00Z">
            <w:rPr>
              <w:rFonts w:ascii="Times New Roman" w:hAnsi="Times New Roman" w:cs="Times New Roman"/>
              <w:szCs w:val="22"/>
              <w:lang w:val="en-US"/>
            </w:rPr>
          </w:rPrChange>
        </w:rPr>
      </w:pPr>
    </w:p>
    <w:p w14:paraId="58673590" w14:textId="77777777" w:rsidR="003E592E" w:rsidRPr="0067634C" w:rsidRDefault="003E592E" w:rsidP="003E592E">
      <w:pPr>
        <w:pStyle w:val="Oformateradtext"/>
        <w:rPr>
          <w:szCs w:val="22"/>
          <w:lang w:val="en-US"/>
        </w:rPr>
      </w:pPr>
      <w:r w:rsidRPr="0067634C">
        <w:rPr>
          <w:szCs w:val="22"/>
          <w:lang w:val="en-US"/>
        </w:rPr>
        <w:t>Another point is that if this is irrelevant, why include 0.5 minutes?</w:t>
      </w:r>
    </w:p>
    <w:p w14:paraId="0A7EC0D7" w14:textId="77777777" w:rsidR="003E592E" w:rsidRPr="00336A81" w:rsidRDefault="00336A81" w:rsidP="003E592E">
      <w:pPr>
        <w:pStyle w:val="Oformateradtext"/>
        <w:rPr>
          <w:rFonts w:ascii="Times New Roman" w:hAnsi="Times New Roman" w:cs="Times New Roman"/>
          <w:color w:val="FF0000"/>
          <w:szCs w:val="22"/>
          <w:lang w:val="en-US"/>
        </w:rPr>
      </w:pPr>
      <w:r w:rsidRPr="00336A81">
        <w:rPr>
          <w:rFonts w:ascii="Times New Roman" w:hAnsi="Times New Roman" w:cs="Times New Roman"/>
          <w:color w:val="FF0000"/>
          <w:szCs w:val="22"/>
          <w:lang w:val="en-US"/>
        </w:rPr>
        <w:t>See the answer above.</w:t>
      </w:r>
    </w:p>
    <w:p w14:paraId="5628D4EE" w14:textId="77777777" w:rsidR="00DF5BF5" w:rsidRDefault="00DF5BF5" w:rsidP="003E592E">
      <w:pPr>
        <w:pStyle w:val="Oformateradtext"/>
        <w:rPr>
          <w:ins w:id="274" w:author="Elin Röös" w:date="2025-08-18T13:57:00Z" w16du:dateUtc="2025-08-18T11:57:00Z"/>
          <w:szCs w:val="22"/>
          <w:lang w:val="en-US"/>
        </w:rPr>
      </w:pPr>
    </w:p>
    <w:p w14:paraId="3BB89E52" w14:textId="186AD98E" w:rsidR="003E592E" w:rsidRPr="0067634C" w:rsidRDefault="003E592E" w:rsidP="003E592E">
      <w:pPr>
        <w:pStyle w:val="Oformateradtext"/>
        <w:rPr>
          <w:szCs w:val="22"/>
          <w:lang w:val="en-US"/>
        </w:rPr>
      </w:pPr>
      <w:r w:rsidRPr="0067634C">
        <w:rPr>
          <w:szCs w:val="22"/>
          <w:lang w:val="en-US"/>
        </w:rPr>
        <w:t>Lines 545-546: Why don't you include the slaughter duration of salmon, especially since salmon are cultured worldwide and you should be able to find data on it?</w:t>
      </w:r>
    </w:p>
    <w:p w14:paraId="349E7BB1" w14:textId="77777777" w:rsidR="003C612B" w:rsidRPr="003C612B" w:rsidRDefault="003C612B" w:rsidP="003E592E">
      <w:pPr>
        <w:pStyle w:val="Oformateradtext"/>
        <w:rPr>
          <w:color w:val="FF0000"/>
          <w:szCs w:val="22"/>
          <w:lang w:val="en-US"/>
        </w:rPr>
      </w:pPr>
      <w:r w:rsidRPr="003C612B">
        <w:rPr>
          <w:rFonts w:ascii="Times New Roman" w:hAnsi="Times New Roman" w:cs="Times New Roman"/>
          <w:color w:val="FF0000"/>
          <w:szCs w:val="22"/>
          <w:lang w:val="en-US"/>
        </w:rPr>
        <w:t xml:space="preserve">We do include slaughter duration for salmon (6 h) and </w:t>
      </w:r>
      <w:r w:rsidR="009514C3">
        <w:rPr>
          <w:rFonts w:ascii="Times New Roman" w:hAnsi="Times New Roman" w:cs="Times New Roman"/>
          <w:color w:val="FF0000"/>
          <w:szCs w:val="22"/>
          <w:lang w:val="en-US"/>
        </w:rPr>
        <w:t>present this duration</w:t>
      </w:r>
      <w:r w:rsidRPr="003C612B">
        <w:rPr>
          <w:rFonts w:ascii="Times New Roman" w:hAnsi="Times New Roman" w:cs="Times New Roman"/>
          <w:color w:val="FF0000"/>
          <w:szCs w:val="22"/>
          <w:lang w:val="en-US"/>
        </w:rPr>
        <w:t xml:space="preserve"> in SM1. The six hours include transport from the aquaculture facility to the slaughter plant and the actual slaughter. We do not include the resting period between arrival to the slaughter plant and actual slaughter. This is described on line 497-498</w:t>
      </w:r>
    </w:p>
    <w:p w14:paraId="3EFC0F37" w14:textId="36A4F7BB" w:rsidR="003C612B" w:rsidRPr="00DF5BF5" w:rsidRDefault="00DF5BF5" w:rsidP="003E592E">
      <w:pPr>
        <w:pStyle w:val="Oformateradtext"/>
        <w:rPr>
          <w:rFonts w:ascii="Times New Roman" w:hAnsi="Times New Roman" w:cs="Times New Roman"/>
          <w:i/>
          <w:iCs/>
          <w:szCs w:val="22"/>
          <w:lang w:val="en-US"/>
          <w:rPrChange w:id="275" w:author="Elin Röös" w:date="2025-08-18T13:58:00Z" w16du:dateUtc="2025-08-18T11:58:00Z">
            <w:rPr>
              <w:rFonts w:ascii="Times New Roman" w:hAnsi="Times New Roman" w:cs="Times New Roman"/>
              <w:szCs w:val="22"/>
              <w:lang w:val="en-US"/>
            </w:rPr>
          </w:rPrChange>
        </w:rPr>
      </w:pPr>
      <w:ins w:id="276" w:author="Elin Röös" w:date="2025-08-18T13:58:00Z" w16du:dateUtc="2025-08-18T11:58:00Z">
        <w:r>
          <w:rPr>
            <w:rFonts w:ascii="Times New Roman" w:hAnsi="Times New Roman" w:cs="Times New Roman"/>
            <w:i/>
            <w:iCs/>
            <w:szCs w:val="22"/>
            <w:lang w:val="en-US"/>
          </w:rPr>
          <w:t>“</w:t>
        </w:r>
      </w:ins>
      <w:r w:rsidR="003C612B" w:rsidRPr="00DF5BF5">
        <w:rPr>
          <w:rFonts w:ascii="Times New Roman" w:hAnsi="Times New Roman" w:cs="Times New Roman"/>
          <w:i/>
          <w:iCs/>
          <w:szCs w:val="22"/>
          <w:lang w:val="en-US"/>
          <w:rPrChange w:id="277" w:author="Elin Röös" w:date="2025-08-18T13:58:00Z" w16du:dateUtc="2025-08-18T11:58:00Z">
            <w:rPr>
              <w:rFonts w:ascii="Times New Roman" w:hAnsi="Times New Roman" w:cs="Times New Roman"/>
              <w:szCs w:val="22"/>
              <w:lang w:val="en-US"/>
            </w:rPr>
          </w:rPrChange>
        </w:rPr>
        <w:t>Salmons’ slaughter duration includes transport and the actual slaughter, but not the resting period at the slaughterhouse.</w:t>
      </w:r>
      <w:ins w:id="278" w:author="Elin Röös" w:date="2025-08-18T13:58:00Z" w16du:dateUtc="2025-08-18T11:58:00Z">
        <w:r>
          <w:rPr>
            <w:rFonts w:ascii="Times New Roman" w:hAnsi="Times New Roman" w:cs="Times New Roman"/>
            <w:i/>
            <w:iCs/>
            <w:szCs w:val="22"/>
            <w:lang w:val="en-US"/>
          </w:rPr>
          <w:t>”</w:t>
        </w:r>
      </w:ins>
      <w:r w:rsidR="003C612B" w:rsidRPr="00DF5BF5">
        <w:rPr>
          <w:rFonts w:ascii="Times New Roman" w:hAnsi="Times New Roman" w:cs="Times New Roman"/>
          <w:i/>
          <w:iCs/>
          <w:szCs w:val="22"/>
          <w:lang w:val="en-US"/>
          <w:rPrChange w:id="279" w:author="Elin Röös" w:date="2025-08-18T13:58:00Z" w16du:dateUtc="2025-08-18T11:58:00Z">
            <w:rPr>
              <w:rFonts w:ascii="Times New Roman" w:hAnsi="Times New Roman" w:cs="Times New Roman"/>
              <w:szCs w:val="22"/>
              <w:lang w:val="en-US"/>
            </w:rPr>
          </w:rPrChange>
        </w:rPr>
        <w:t xml:space="preserve">  </w:t>
      </w:r>
    </w:p>
    <w:p w14:paraId="19A872F4" w14:textId="77777777" w:rsidR="00DF5BF5" w:rsidRDefault="00DF5BF5" w:rsidP="003E592E">
      <w:pPr>
        <w:pStyle w:val="Oformateradtext"/>
        <w:rPr>
          <w:ins w:id="280" w:author="Elin Röös" w:date="2025-08-18T13:58:00Z" w16du:dateUtc="2025-08-18T11:58:00Z"/>
          <w:rFonts w:cs="Arial"/>
          <w:szCs w:val="22"/>
          <w:lang w:val="en-US"/>
        </w:rPr>
      </w:pPr>
    </w:p>
    <w:p w14:paraId="66E0899E" w14:textId="5E450A49" w:rsidR="003E592E" w:rsidRPr="003C612B" w:rsidRDefault="003E592E" w:rsidP="003E592E">
      <w:pPr>
        <w:pStyle w:val="Oformateradtext"/>
        <w:rPr>
          <w:rFonts w:cs="Arial"/>
          <w:szCs w:val="22"/>
          <w:lang w:val="en-US"/>
        </w:rPr>
      </w:pPr>
      <w:r w:rsidRPr="003C612B">
        <w:rPr>
          <w:rFonts w:cs="Arial"/>
          <w:szCs w:val="22"/>
          <w:lang w:val="en-US"/>
        </w:rPr>
        <w:t>Item 3.2:</w:t>
      </w:r>
    </w:p>
    <w:p w14:paraId="4F0C6E08" w14:textId="77777777" w:rsidR="003E592E" w:rsidRDefault="003E592E" w:rsidP="003E592E">
      <w:pPr>
        <w:pStyle w:val="Oformateradtext"/>
        <w:rPr>
          <w:szCs w:val="22"/>
          <w:lang w:val="en-US"/>
        </w:rPr>
      </w:pPr>
      <w:r w:rsidRPr="0067634C">
        <w:rPr>
          <w:szCs w:val="22"/>
          <w:lang w:val="en-US"/>
        </w:rPr>
        <w:t>For the reproducibility of your study, I think this section deserves more fine-tuning. Some of the numbers are given in paragraphs that are difficult to follow. I suggest organizing them in a table with the main animals, antibiotic use assumptions, and data sources. In the main text, explain what the indicator measures and justify some assumptions.</w:t>
      </w:r>
    </w:p>
    <w:p w14:paraId="5B7405D7" w14:textId="77777777" w:rsidR="00DF5BF5" w:rsidRDefault="003C612B" w:rsidP="00F97A8D">
      <w:pPr>
        <w:pStyle w:val="Oformateradtext"/>
        <w:rPr>
          <w:ins w:id="281" w:author="Elin Röös" w:date="2025-08-18T13:59:00Z" w16du:dateUtc="2025-08-18T11:59:00Z"/>
          <w:rFonts w:ascii="Times New Roman" w:hAnsi="Times New Roman" w:cs="Times New Roman"/>
          <w:color w:val="FF0000"/>
          <w:szCs w:val="22"/>
          <w:lang w:val="en-US"/>
        </w:rPr>
      </w:pPr>
      <w:r w:rsidRPr="00F97A8D">
        <w:rPr>
          <w:rFonts w:ascii="Times New Roman" w:hAnsi="Times New Roman" w:cs="Times New Roman"/>
          <w:color w:val="FF0000"/>
          <w:szCs w:val="22"/>
          <w:lang w:val="en-US"/>
        </w:rPr>
        <w:t xml:space="preserve">Thank you for this suggestion. The sub-chapter has been changed and now it includes two tables. The first table </w:t>
      </w:r>
      <w:r w:rsidR="00F97A8D">
        <w:rPr>
          <w:rFonts w:ascii="Times New Roman" w:hAnsi="Times New Roman" w:cs="Times New Roman"/>
          <w:color w:val="FF0000"/>
          <w:szCs w:val="22"/>
          <w:lang w:val="en-US"/>
        </w:rPr>
        <w:t xml:space="preserve">(line 530) </w:t>
      </w:r>
      <w:r w:rsidRPr="00F97A8D">
        <w:rPr>
          <w:rFonts w:ascii="Times New Roman" w:hAnsi="Times New Roman" w:cs="Times New Roman"/>
          <w:color w:val="FF0000"/>
          <w:szCs w:val="22"/>
          <w:lang w:val="en-US"/>
        </w:rPr>
        <w:t xml:space="preserve">describes </w:t>
      </w:r>
    </w:p>
    <w:p w14:paraId="123E592B" w14:textId="77777777" w:rsidR="00DF5BF5" w:rsidRPr="00DF5BF5" w:rsidRDefault="00DF5BF5" w:rsidP="00F97A8D">
      <w:pPr>
        <w:pStyle w:val="Oformateradtext"/>
        <w:rPr>
          <w:ins w:id="282" w:author="Elin Röös" w:date="2025-08-18T13:59:00Z" w16du:dateUtc="2025-08-18T11:59:00Z"/>
          <w:rFonts w:ascii="Times New Roman" w:hAnsi="Times New Roman" w:cs="Times New Roman"/>
          <w:i/>
          <w:iCs/>
          <w:color w:val="FF0000"/>
          <w:szCs w:val="22"/>
          <w:lang w:val="en-US"/>
          <w:rPrChange w:id="283" w:author="Elin Röös" w:date="2025-08-18T13:59:00Z" w16du:dateUtc="2025-08-18T11:59:00Z">
            <w:rPr>
              <w:ins w:id="284" w:author="Elin Röös" w:date="2025-08-18T13:59:00Z" w16du:dateUtc="2025-08-18T11:59:00Z"/>
              <w:rFonts w:ascii="Times New Roman" w:hAnsi="Times New Roman" w:cs="Times New Roman"/>
              <w:color w:val="FF0000"/>
              <w:szCs w:val="22"/>
              <w:lang w:val="en-US"/>
            </w:rPr>
          </w:rPrChange>
        </w:rPr>
      </w:pPr>
    </w:p>
    <w:p w14:paraId="5D4990D8" w14:textId="77777777" w:rsidR="00DF5BF5" w:rsidRPr="00DF5BF5" w:rsidRDefault="00DF5BF5" w:rsidP="00F97A8D">
      <w:pPr>
        <w:pStyle w:val="Oformateradtext"/>
        <w:rPr>
          <w:ins w:id="285" w:author="Elin Röös" w:date="2025-08-18T13:59:00Z" w16du:dateUtc="2025-08-18T11:59:00Z"/>
          <w:rFonts w:ascii="Times New Roman" w:hAnsi="Times New Roman" w:cs="Times New Roman"/>
          <w:i/>
          <w:iCs/>
          <w:szCs w:val="22"/>
          <w:lang w:val="en-US"/>
          <w:rPrChange w:id="286" w:author="Elin Röös" w:date="2025-08-18T13:59:00Z" w16du:dateUtc="2025-08-18T11:59:00Z">
            <w:rPr>
              <w:ins w:id="287" w:author="Elin Röös" w:date="2025-08-18T13:59:00Z" w16du:dateUtc="2025-08-18T11:59:00Z"/>
              <w:rFonts w:ascii="Times New Roman" w:hAnsi="Times New Roman" w:cs="Times New Roman"/>
              <w:szCs w:val="22"/>
              <w:lang w:val="en-US"/>
            </w:rPr>
          </w:rPrChange>
        </w:rPr>
      </w:pPr>
      <w:ins w:id="288" w:author="Elin Röös" w:date="2025-08-18T13:59:00Z" w16du:dateUtc="2025-08-18T11:59:00Z">
        <w:r w:rsidRPr="00DF5BF5">
          <w:rPr>
            <w:rFonts w:ascii="Times New Roman" w:hAnsi="Times New Roman" w:cs="Times New Roman"/>
            <w:i/>
            <w:iCs/>
            <w:color w:val="FF0000"/>
            <w:szCs w:val="22"/>
            <w:lang w:val="en-US"/>
            <w:rPrChange w:id="289" w:author="Elin Röös" w:date="2025-08-18T13:59:00Z" w16du:dateUtc="2025-08-18T11:59:00Z">
              <w:rPr>
                <w:rFonts w:ascii="Times New Roman" w:hAnsi="Times New Roman" w:cs="Times New Roman"/>
                <w:color w:val="FF0000"/>
                <w:szCs w:val="22"/>
                <w:lang w:val="en-US"/>
              </w:rPr>
            </w:rPrChange>
          </w:rPr>
          <w:t>“</w:t>
        </w:r>
      </w:ins>
      <w:r w:rsidR="003C612B" w:rsidRPr="00DF5BF5">
        <w:rPr>
          <w:rFonts w:ascii="Times New Roman" w:hAnsi="Times New Roman" w:cs="Times New Roman"/>
          <w:i/>
          <w:iCs/>
          <w:szCs w:val="22"/>
          <w:lang w:val="en-US"/>
          <w:rPrChange w:id="290" w:author="Elin Röös" w:date="2025-08-18T13:59:00Z" w16du:dateUtc="2025-08-18T11:59:00Z">
            <w:rPr>
              <w:rFonts w:ascii="Times New Roman" w:hAnsi="Times New Roman" w:cs="Times New Roman"/>
              <w:szCs w:val="22"/>
              <w:lang w:val="en-US"/>
            </w:rPr>
          </w:rPrChange>
        </w:rPr>
        <w:t xml:space="preserve">Average amount of antibiotics for different species presented in the literature and </w:t>
      </w:r>
      <w:proofErr w:type="spellStart"/>
      <w:r w:rsidR="003C612B" w:rsidRPr="00DF5BF5">
        <w:rPr>
          <w:rFonts w:ascii="Times New Roman" w:hAnsi="Times New Roman" w:cs="Times New Roman"/>
          <w:i/>
          <w:iCs/>
          <w:szCs w:val="22"/>
          <w:lang w:val="en-US"/>
          <w:rPrChange w:id="291" w:author="Elin Röös" w:date="2025-08-18T13:59:00Z" w16du:dateUtc="2025-08-18T11:59:00Z">
            <w:rPr>
              <w:rFonts w:ascii="Times New Roman" w:hAnsi="Times New Roman" w:cs="Times New Roman"/>
              <w:szCs w:val="22"/>
              <w:lang w:val="en-US"/>
            </w:rPr>
          </w:rPrChange>
        </w:rPr>
        <w:t>standardised</w:t>
      </w:r>
      <w:proofErr w:type="spellEnd"/>
      <w:r w:rsidR="003C612B" w:rsidRPr="00DF5BF5">
        <w:rPr>
          <w:rFonts w:ascii="Times New Roman" w:hAnsi="Times New Roman" w:cs="Times New Roman"/>
          <w:i/>
          <w:iCs/>
          <w:szCs w:val="22"/>
          <w:lang w:val="en-US"/>
          <w:rPrChange w:id="292" w:author="Elin Röös" w:date="2025-08-18T13:59:00Z" w16du:dateUtc="2025-08-18T11:59:00Z">
            <w:rPr>
              <w:rFonts w:ascii="Times New Roman" w:hAnsi="Times New Roman" w:cs="Times New Roman"/>
              <w:szCs w:val="22"/>
              <w:lang w:val="en-US"/>
            </w:rPr>
          </w:rPrChange>
        </w:rPr>
        <w:t xml:space="preserve"> values used for adjustment of production, in mg per PCU.</w:t>
      </w:r>
      <w:ins w:id="293" w:author="Elin Röös" w:date="2025-08-18T13:59:00Z" w16du:dateUtc="2025-08-18T11:59:00Z">
        <w:r w:rsidRPr="00DF5BF5">
          <w:rPr>
            <w:rFonts w:ascii="Times New Roman" w:hAnsi="Times New Roman" w:cs="Times New Roman"/>
            <w:i/>
            <w:iCs/>
            <w:szCs w:val="22"/>
            <w:lang w:val="en-US"/>
            <w:rPrChange w:id="294" w:author="Elin Röös" w:date="2025-08-18T13:59:00Z" w16du:dateUtc="2025-08-18T11:59:00Z">
              <w:rPr>
                <w:rFonts w:ascii="Times New Roman" w:hAnsi="Times New Roman" w:cs="Times New Roman"/>
                <w:szCs w:val="22"/>
                <w:lang w:val="en-US"/>
              </w:rPr>
            </w:rPrChange>
          </w:rPr>
          <w:t>”</w:t>
        </w:r>
      </w:ins>
      <w:r w:rsidR="00F97A8D" w:rsidRPr="00DF5BF5">
        <w:rPr>
          <w:rFonts w:ascii="Times New Roman" w:hAnsi="Times New Roman" w:cs="Times New Roman"/>
          <w:i/>
          <w:iCs/>
          <w:szCs w:val="22"/>
          <w:lang w:val="en-US"/>
          <w:rPrChange w:id="295" w:author="Elin Röös" w:date="2025-08-18T13:59:00Z" w16du:dateUtc="2025-08-18T11:59:00Z">
            <w:rPr>
              <w:rFonts w:ascii="Times New Roman" w:hAnsi="Times New Roman" w:cs="Times New Roman"/>
              <w:szCs w:val="22"/>
              <w:lang w:val="en-US"/>
            </w:rPr>
          </w:rPrChange>
        </w:rPr>
        <w:t xml:space="preserve"> </w:t>
      </w:r>
    </w:p>
    <w:p w14:paraId="3983189B" w14:textId="77777777" w:rsidR="00DF5BF5" w:rsidRDefault="00DF5BF5" w:rsidP="00F97A8D">
      <w:pPr>
        <w:pStyle w:val="Oformateradtext"/>
        <w:rPr>
          <w:ins w:id="296" w:author="Elin Röös" w:date="2025-08-18T13:59:00Z" w16du:dateUtc="2025-08-18T11:59:00Z"/>
          <w:rFonts w:ascii="Times New Roman" w:hAnsi="Times New Roman" w:cs="Times New Roman"/>
          <w:szCs w:val="22"/>
          <w:lang w:val="en-US"/>
        </w:rPr>
      </w:pPr>
    </w:p>
    <w:p w14:paraId="046E4174" w14:textId="77777777" w:rsidR="00DF5BF5" w:rsidRDefault="00F97A8D" w:rsidP="00F97A8D">
      <w:pPr>
        <w:pStyle w:val="Oformateradtext"/>
        <w:rPr>
          <w:ins w:id="297" w:author="Elin Röös" w:date="2025-08-18T13:59:00Z" w16du:dateUtc="2025-08-18T11:59:00Z"/>
          <w:rFonts w:ascii="Times New Roman" w:hAnsi="Times New Roman" w:cs="Times New Roman"/>
          <w:color w:val="FF0000"/>
          <w:szCs w:val="22"/>
          <w:lang w:val="en-US"/>
        </w:rPr>
      </w:pPr>
      <w:r w:rsidRPr="00F97A8D">
        <w:rPr>
          <w:rFonts w:ascii="Times New Roman" w:hAnsi="Times New Roman" w:cs="Times New Roman"/>
          <w:color w:val="FF0000"/>
          <w:szCs w:val="22"/>
          <w:lang w:val="en-US"/>
        </w:rPr>
        <w:t xml:space="preserve">The second table (line 538) describes </w:t>
      </w:r>
    </w:p>
    <w:p w14:paraId="20090727" w14:textId="77777777" w:rsidR="00DF5BF5" w:rsidRDefault="00DF5BF5" w:rsidP="00F97A8D">
      <w:pPr>
        <w:pStyle w:val="Oformateradtext"/>
        <w:rPr>
          <w:ins w:id="298" w:author="Elin Röös" w:date="2025-08-18T13:59:00Z" w16du:dateUtc="2025-08-18T11:59:00Z"/>
          <w:rFonts w:ascii="Times New Roman" w:hAnsi="Times New Roman" w:cs="Times New Roman"/>
          <w:color w:val="FF0000"/>
          <w:szCs w:val="22"/>
          <w:lang w:val="en-US"/>
        </w:rPr>
      </w:pPr>
    </w:p>
    <w:p w14:paraId="2AE5F782" w14:textId="5E10028A" w:rsidR="003C612B" w:rsidRPr="00DF5BF5" w:rsidRDefault="00DF5BF5" w:rsidP="00F97A8D">
      <w:pPr>
        <w:pStyle w:val="Oformateradtext"/>
        <w:rPr>
          <w:ins w:id="299" w:author="Elin Röös" w:date="2025-08-18T13:59:00Z" w16du:dateUtc="2025-08-18T11:59:00Z"/>
          <w:rFonts w:ascii="Times New Roman" w:hAnsi="Times New Roman" w:cs="Times New Roman"/>
          <w:i/>
          <w:iCs/>
          <w:szCs w:val="22"/>
          <w:lang w:val="en-US"/>
          <w:rPrChange w:id="300" w:author="Elin Röös" w:date="2025-08-18T13:59:00Z" w16du:dateUtc="2025-08-18T11:59:00Z">
            <w:rPr>
              <w:ins w:id="301" w:author="Elin Röös" w:date="2025-08-18T13:59:00Z" w16du:dateUtc="2025-08-18T11:59:00Z"/>
              <w:rFonts w:ascii="Times New Roman" w:hAnsi="Times New Roman" w:cs="Times New Roman"/>
              <w:szCs w:val="22"/>
              <w:lang w:val="en-US"/>
            </w:rPr>
          </w:rPrChange>
        </w:rPr>
      </w:pPr>
      <w:ins w:id="302" w:author="Elin Röös" w:date="2025-08-18T13:59:00Z" w16du:dateUtc="2025-08-18T11:59:00Z">
        <w:r w:rsidRPr="00DF5BF5">
          <w:rPr>
            <w:rFonts w:ascii="Times New Roman" w:hAnsi="Times New Roman" w:cs="Times New Roman"/>
            <w:i/>
            <w:iCs/>
            <w:color w:val="FF0000"/>
            <w:szCs w:val="22"/>
            <w:lang w:val="en-US"/>
            <w:rPrChange w:id="303" w:author="Elin Röös" w:date="2025-08-18T13:59:00Z" w16du:dateUtc="2025-08-18T11:59:00Z">
              <w:rPr>
                <w:rFonts w:ascii="Times New Roman" w:hAnsi="Times New Roman" w:cs="Times New Roman"/>
                <w:color w:val="FF0000"/>
                <w:szCs w:val="22"/>
                <w:lang w:val="en-US"/>
              </w:rPr>
            </w:rPrChange>
          </w:rPr>
          <w:t>“</w:t>
        </w:r>
      </w:ins>
      <w:r w:rsidR="00F97A8D" w:rsidRPr="00DF5BF5">
        <w:rPr>
          <w:rFonts w:ascii="Times New Roman" w:hAnsi="Times New Roman" w:cs="Times New Roman"/>
          <w:i/>
          <w:iCs/>
          <w:szCs w:val="22"/>
          <w:lang w:val="en-US"/>
          <w:rPrChange w:id="304" w:author="Elin Röös" w:date="2025-08-18T13:59:00Z" w16du:dateUtc="2025-08-18T11:59:00Z">
            <w:rPr>
              <w:rFonts w:ascii="Times New Roman" w:hAnsi="Times New Roman" w:cs="Times New Roman"/>
              <w:szCs w:val="22"/>
              <w:lang w:val="en-US"/>
            </w:rPr>
          </w:rPrChange>
        </w:rPr>
        <w:t>Total biomass in Population Corrected Units (PCU) per country and proportion of biomass for different species (ESVAC, 2023), reported total sale of antibiotics (mg per PCU) during 2022 (ESVAC, 2023) and ratio between the reported sale and the sale adjusted1 for distribution of biomass over species.</w:t>
      </w:r>
      <w:ins w:id="305" w:author="Elin Röös" w:date="2025-08-18T13:59:00Z" w16du:dateUtc="2025-08-18T11:59:00Z">
        <w:r w:rsidRPr="00DF5BF5">
          <w:rPr>
            <w:rFonts w:ascii="Times New Roman" w:hAnsi="Times New Roman" w:cs="Times New Roman"/>
            <w:i/>
            <w:iCs/>
            <w:szCs w:val="22"/>
            <w:lang w:val="en-US"/>
            <w:rPrChange w:id="306" w:author="Elin Röös" w:date="2025-08-18T13:59:00Z" w16du:dateUtc="2025-08-18T11:59:00Z">
              <w:rPr>
                <w:rFonts w:ascii="Times New Roman" w:hAnsi="Times New Roman" w:cs="Times New Roman"/>
                <w:szCs w:val="22"/>
                <w:lang w:val="en-US"/>
              </w:rPr>
            </w:rPrChange>
          </w:rPr>
          <w:t>”</w:t>
        </w:r>
      </w:ins>
    </w:p>
    <w:p w14:paraId="448BB61C" w14:textId="77777777" w:rsidR="00DF5BF5" w:rsidRDefault="00DF5BF5" w:rsidP="00F97A8D">
      <w:pPr>
        <w:pStyle w:val="Oformateradtext"/>
        <w:rPr>
          <w:rFonts w:ascii="Times New Roman" w:hAnsi="Times New Roman" w:cs="Times New Roman"/>
          <w:szCs w:val="22"/>
          <w:lang w:val="en-US"/>
        </w:rPr>
      </w:pPr>
    </w:p>
    <w:p w14:paraId="5354FE75" w14:textId="77777777" w:rsidR="00F97A8D" w:rsidRDefault="00F97A8D" w:rsidP="00F97A8D">
      <w:pPr>
        <w:pStyle w:val="Oformateradtext"/>
        <w:rPr>
          <w:ins w:id="307" w:author="Elin Röös" w:date="2025-08-18T13:59:00Z" w16du:dateUtc="2025-08-18T11:59:00Z"/>
          <w:rFonts w:ascii="Times New Roman" w:hAnsi="Times New Roman" w:cs="Times New Roman"/>
          <w:color w:val="FF0000"/>
          <w:szCs w:val="22"/>
          <w:lang w:val="en-US"/>
        </w:rPr>
      </w:pPr>
      <w:r w:rsidRPr="00F97A8D">
        <w:rPr>
          <w:rFonts w:ascii="Times New Roman" w:hAnsi="Times New Roman" w:cs="Times New Roman"/>
          <w:color w:val="FF0000"/>
          <w:szCs w:val="22"/>
          <w:lang w:val="en-US"/>
        </w:rPr>
        <w:t xml:space="preserve">A new </w:t>
      </w:r>
      <w:r w:rsidR="00CF61C4">
        <w:rPr>
          <w:rFonts w:ascii="Times New Roman" w:hAnsi="Times New Roman" w:cs="Times New Roman"/>
          <w:color w:val="FF0000"/>
          <w:szCs w:val="22"/>
          <w:lang w:val="en-US"/>
        </w:rPr>
        <w:t>comment</w:t>
      </w:r>
      <w:r w:rsidRPr="00F97A8D">
        <w:rPr>
          <w:rFonts w:ascii="Times New Roman" w:hAnsi="Times New Roman" w:cs="Times New Roman"/>
          <w:color w:val="FF0000"/>
          <w:szCs w:val="22"/>
          <w:lang w:val="en-US"/>
        </w:rPr>
        <w:t xml:space="preserve"> that hopefully helps the reader to understand what we have done has been added to the text (line 554-556)</w:t>
      </w:r>
    </w:p>
    <w:p w14:paraId="3B12C332" w14:textId="77777777" w:rsidR="00DF5BF5" w:rsidRPr="00F97A8D" w:rsidRDefault="00DF5BF5" w:rsidP="00F97A8D">
      <w:pPr>
        <w:pStyle w:val="Oformateradtext"/>
        <w:rPr>
          <w:rFonts w:ascii="Times New Roman" w:hAnsi="Times New Roman" w:cs="Times New Roman"/>
          <w:color w:val="FF0000"/>
          <w:szCs w:val="22"/>
          <w:lang w:val="en-US"/>
        </w:rPr>
      </w:pPr>
    </w:p>
    <w:p w14:paraId="7EB2AC3C" w14:textId="015D8553" w:rsidR="00F97A8D" w:rsidRPr="00DF5BF5" w:rsidRDefault="00DF5BF5" w:rsidP="00F97A8D">
      <w:pPr>
        <w:pStyle w:val="Oformateradtext"/>
        <w:rPr>
          <w:rFonts w:ascii="Times New Roman" w:hAnsi="Times New Roman" w:cs="Times New Roman"/>
          <w:i/>
          <w:iCs/>
          <w:szCs w:val="22"/>
          <w:lang w:val="en-US"/>
          <w:rPrChange w:id="308" w:author="Elin Röös" w:date="2025-08-18T13:59:00Z" w16du:dateUtc="2025-08-18T11:59:00Z">
            <w:rPr>
              <w:rFonts w:ascii="Times New Roman" w:hAnsi="Times New Roman" w:cs="Times New Roman"/>
              <w:szCs w:val="22"/>
              <w:lang w:val="en-US"/>
            </w:rPr>
          </w:rPrChange>
        </w:rPr>
      </w:pPr>
      <w:ins w:id="309" w:author="Elin Röös" w:date="2025-08-18T13:59:00Z" w16du:dateUtc="2025-08-18T11:59:00Z">
        <w:r>
          <w:rPr>
            <w:rFonts w:ascii="Times New Roman" w:hAnsi="Times New Roman" w:cs="Times New Roman"/>
            <w:i/>
            <w:iCs/>
            <w:szCs w:val="22"/>
            <w:lang w:val="en-US"/>
          </w:rPr>
          <w:t>“</w:t>
        </w:r>
      </w:ins>
      <w:r w:rsidR="00F97A8D" w:rsidRPr="00DF5BF5">
        <w:rPr>
          <w:rFonts w:ascii="Times New Roman" w:hAnsi="Times New Roman" w:cs="Times New Roman"/>
          <w:i/>
          <w:iCs/>
          <w:szCs w:val="22"/>
          <w:lang w:val="en-US"/>
          <w:rPrChange w:id="310" w:author="Elin Röös" w:date="2025-08-18T13:59:00Z" w16du:dateUtc="2025-08-18T11:59:00Z">
            <w:rPr>
              <w:rFonts w:ascii="Times New Roman" w:hAnsi="Times New Roman" w:cs="Times New Roman"/>
              <w:szCs w:val="22"/>
              <w:lang w:val="en-US"/>
            </w:rPr>
          </w:rPrChange>
        </w:rPr>
        <w:t xml:space="preserve">For a country like France, with a ratio of total sale per expected sale close to 1 (0.97), the antibiotic use-indicator for different species is close to the </w:t>
      </w:r>
      <w:proofErr w:type="spellStart"/>
      <w:r w:rsidR="00F97A8D" w:rsidRPr="00DF5BF5">
        <w:rPr>
          <w:rFonts w:ascii="Times New Roman" w:hAnsi="Times New Roman" w:cs="Times New Roman"/>
          <w:i/>
          <w:iCs/>
          <w:szCs w:val="22"/>
          <w:lang w:val="en-US"/>
          <w:rPrChange w:id="311" w:author="Elin Röös" w:date="2025-08-18T13:59:00Z" w16du:dateUtc="2025-08-18T11:59:00Z">
            <w:rPr>
              <w:rFonts w:ascii="Times New Roman" w:hAnsi="Times New Roman" w:cs="Times New Roman"/>
              <w:szCs w:val="22"/>
              <w:lang w:val="en-US"/>
            </w:rPr>
          </w:rPrChange>
        </w:rPr>
        <w:t>standardised</w:t>
      </w:r>
      <w:proofErr w:type="spellEnd"/>
      <w:r w:rsidR="00F97A8D" w:rsidRPr="00DF5BF5">
        <w:rPr>
          <w:rFonts w:ascii="Times New Roman" w:hAnsi="Times New Roman" w:cs="Times New Roman"/>
          <w:i/>
          <w:iCs/>
          <w:szCs w:val="22"/>
          <w:lang w:val="en-US"/>
          <w:rPrChange w:id="312" w:author="Elin Röös" w:date="2025-08-18T13:59:00Z" w16du:dateUtc="2025-08-18T11:59:00Z">
            <w:rPr>
              <w:rFonts w:ascii="Times New Roman" w:hAnsi="Times New Roman" w:cs="Times New Roman"/>
              <w:szCs w:val="22"/>
              <w:lang w:val="en-US"/>
            </w:rPr>
          </w:rPrChange>
        </w:rPr>
        <w:t xml:space="preserve"> values.</w:t>
      </w:r>
      <w:ins w:id="313" w:author="Elin Röös" w:date="2025-08-18T13:59:00Z" w16du:dateUtc="2025-08-18T11:59:00Z">
        <w:r>
          <w:rPr>
            <w:rFonts w:ascii="Times New Roman" w:hAnsi="Times New Roman" w:cs="Times New Roman"/>
            <w:i/>
            <w:iCs/>
            <w:szCs w:val="22"/>
            <w:lang w:val="en-US"/>
          </w:rPr>
          <w:t>”</w:t>
        </w:r>
      </w:ins>
      <w:r w:rsidR="00F97A8D" w:rsidRPr="00DF5BF5">
        <w:rPr>
          <w:rFonts w:ascii="Times New Roman" w:hAnsi="Times New Roman" w:cs="Times New Roman"/>
          <w:i/>
          <w:iCs/>
          <w:szCs w:val="22"/>
          <w:lang w:val="en-US"/>
          <w:rPrChange w:id="314" w:author="Elin Röös" w:date="2025-08-18T13:59:00Z" w16du:dateUtc="2025-08-18T11:59:00Z">
            <w:rPr>
              <w:rFonts w:ascii="Times New Roman" w:hAnsi="Times New Roman" w:cs="Times New Roman"/>
              <w:szCs w:val="22"/>
              <w:lang w:val="en-US"/>
            </w:rPr>
          </w:rPrChange>
        </w:rPr>
        <w:t xml:space="preserve">  </w:t>
      </w:r>
    </w:p>
    <w:p w14:paraId="773B0AC8" w14:textId="77777777" w:rsidR="00DF5BF5" w:rsidRDefault="00DF5BF5" w:rsidP="003E592E">
      <w:pPr>
        <w:pStyle w:val="Oformateradtext"/>
        <w:rPr>
          <w:ins w:id="315" w:author="Elin Röös" w:date="2025-08-18T13:59:00Z" w16du:dateUtc="2025-08-18T11:59:00Z"/>
          <w:szCs w:val="22"/>
          <w:lang w:val="en-US"/>
        </w:rPr>
      </w:pPr>
    </w:p>
    <w:p w14:paraId="278682EB" w14:textId="4CBC84AF" w:rsidR="003E592E" w:rsidRPr="0067634C" w:rsidRDefault="003E592E" w:rsidP="003E592E">
      <w:pPr>
        <w:pStyle w:val="Oformateradtext"/>
        <w:rPr>
          <w:szCs w:val="22"/>
          <w:lang w:val="en-US"/>
        </w:rPr>
      </w:pPr>
      <w:r w:rsidRPr="0067634C">
        <w:rPr>
          <w:szCs w:val="22"/>
          <w:lang w:val="en-US"/>
        </w:rPr>
        <w:t>Line 648: indicated per capita and year</w:t>
      </w:r>
    </w:p>
    <w:p w14:paraId="6E59346E" w14:textId="77777777" w:rsidR="003E592E" w:rsidRDefault="00F97A8D" w:rsidP="003E592E">
      <w:pPr>
        <w:pStyle w:val="Oformateradtext"/>
        <w:rPr>
          <w:rFonts w:ascii="Times New Roman" w:hAnsi="Times New Roman" w:cs="Times New Roman"/>
          <w:color w:val="FF0000"/>
          <w:szCs w:val="22"/>
          <w:lang w:val="en-US"/>
        </w:rPr>
      </w:pPr>
      <w:r w:rsidRPr="00F97A8D">
        <w:rPr>
          <w:rFonts w:ascii="Times New Roman" w:hAnsi="Times New Roman" w:cs="Times New Roman"/>
          <w:color w:val="FF0000"/>
          <w:szCs w:val="22"/>
          <w:lang w:val="en-US"/>
        </w:rPr>
        <w:t xml:space="preserve">This is now indicated </w:t>
      </w:r>
      <w:r>
        <w:rPr>
          <w:rFonts w:ascii="Times New Roman" w:hAnsi="Times New Roman" w:cs="Times New Roman"/>
          <w:color w:val="FF0000"/>
          <w:szCs w:val="22"/>
          <w:lang w:val="en-US"/>
        </w:rPr>
        <w:t xml:space="preserve">on page 2 </w:t>
      </w:r>
      <w:r w:rsidRPr="00F97A8D">
        <w:rPr>
          <w:rFonts w:ascii="Times New Roman" w:hAnsi="Times New Roman" w:cs="Times New Roman"/>
          <w:color w:val="FF0000"/>
          <w:szCs w:val="22"/>
          <w:lang w:val="en-US"/>
        </w:rPr>
        <w:t>in SM3a.</w:t>
      </w:r>
    </w:p>
    <w:p w14:paraId="084B1F57" w14:textId="77777777" w:rsidR="00DF5BF5" w:rsidRDefault="00DF5BF5" w:rsidP="003E592E">
      <w:pPr>
        <w:pStyle w:val="Oformateradtext"/>
        <w:rPr>
          <w:ins w:id="316" w:author="Elin Röös" w:date="2025-08-18T13:59:00Z" w16du:dateUtc="2025-08-18T11:59:00Z"/>
          <w:rFonts w:ascii="Times New Roman" w:hAnsi="Times New Roman" w:cs="Times New Roman"/>
          <w:szCs w:val="22"/>
          <w:lang w:val="en-US"/>
        </w:rPr>
      </w:pPr>
    </w:p>
    <w:p w14:paraId="6F3D4F9A" w14:textId="36CE8B01" w:rsidR="00F97A8D" w:rsidRDefault="00DF5BF5" w:rsidP="003E592E">
      <w:pPr>
        <w:pStyle w:val="Oformateradtext"/>
        <w:rPr>
          <w:ins w:id="317" w:author="Elin Röös" w:date="2025-08-18T14:00:00Z" w16du:dateUtc="2025-08-18T12:00:00Z"/>
          <w:rFonts w:ascii="Times New Roman" w:hAnsi="Times New Roman" w:cs="Times New Roman"/>
          <w:i/>
          <w:iCs/>
          <w:szCs w:val="22"/>
          <w:lang w:val="en-US"/>
        </w:rPr>
      </w:pPr>
      <w:ins w:id="318" w:author="Elin Röös" w:date="2025-08-18T14:00:00Z" w16du:dateUtc="2025-08-18T12:00:00Z">
        <w:r>
          <w:rPr>
            <w:rFonts w:ascii="Times New Roman" w:hAnsi="Times New Roman" w:cs="Times New Roman"/>
            <w:i/>
            <w:iCs/>
            <w:szCs w:val="22"/>
            <w:lang w:val="en-US"/>
          </w:rPr>
          <w:t>“</w:t>
        </w:r>
      </w:ins>
      <w:r w:rsidR="00F97A8D" w:rsidRPr="00DF5BF5">
        <w:rPr>
          <w:rFonts w:ascii="Times New Roman" w:hAnsi="Times New Roman" w:cs="Times New Roman"/>
          <w:i/>
          <w:iCs/>
          <w:szCs w:val="22"/>
          <w:lang w:val="en-US"/>
          <w:rPrChange w:id="319" w:author="Elin Röös" w:date="2025-08-18T14:00:00Z" w16du:dateUtc="2025-08-18T12:00:00Z">
            <w:rPr>
              <w:rFonts w:ascii="Times New Roman" w:hAnsi="Times New Roman" w:cs="Times New Roman"/>
              <w:szCs w:val="22"/>
              <w:lang w:val="en-US"/>
            </w:rPr>
          </w:rPrChange>
        </w:rPr>
        <w:t>…the consumption of animal products in the average human diets of Ireland, Italy and Poland was assessed with data from the FAO Food Balance Sheets for per capita and year food supply (FAO, 2023).</w:t>
      </w:r>
      <w:ins w:id="320" w:author="Elin Röös" w:date="2025-08-18T14:00:00Z" w16du:dateUtc="2025-08-18T12:00:00Z">
        <w:r>
          <w:rPr>
            <w:rFonts w:ascii="Times New Roman" w:hAnsi="Times New Roman" w:cs="Times New Roman"/>
            <w:i/>
            <w:iCs/>
            <w:szCs w:val="22"/>
            <w:lang w:val="en-US"/>
          </w:rPr>
          <w:t>”</w:t>
        </w:r>
      </w:ins>
    </w:p>
    <w:p w14:paraId="68A0EF72" w14:textId="77777777" w:rsidR="00DF5BF5" w:rsidRPr="00DF5BF5" w:rsidRDefault="00DF5BF5" w:rsidP="003E592E">
      <w:pPr>
        <w:pStyle w:val="Oformateradtext"/>
        <w:rPr>
          <w:rFonts w:ascii="Times New Roman" w:hAnsi="Times New Roman" w:cs="Times New Roman"/>
          <w:i/>
          <w:iCs/>
          <w:szCs w:val="22"/>
          <w:lang w:val="en-US"/>
          <w:rPrChange w:id="321" w:author="Elin Röös" w:date="2025-08-18T14:00:00Z" w16du:dateUtc="2025-08-18T12:00:00Z">
            <w:rPr>
              <w:rFonts w:ascii="Times New Roman" w:hAnsi="Times New Roman" w:cs="Times New Roman"/>
              <w:szCs w:val="22"/>
              <w:lang w:val="en-US"/>
            </w:rPr>
          </w:rPrChange>
        </w:rPr>
      </w:pPr>
    </w:p>
    <w:p w14:paraId="1E23B9AA" w14:textId="77777777" w:rsidR="003E592E" w:rsidRPr="0067634C" w:rsidRDefault="003E592E" w:rsidP="003E592E">
      <w:pPr>
        <w:pStyle w:val="Oformateradtext"/>
        <w:rPr>
          <w:szCs w:val="22"/>
          <w:lang w:val="en-US"/>
        </w:rPr>
      </w:pPr>
      <w:r w:rsidRPr="0067634C">
        <w:rPr>
          <w:szCs w:val="22"/>
          <w:lang w:val="en-US"/>
        </w:rPr>
        <w:t>Items 3.3 and 3.4 should be removed from the main text and placed in the supplementary materials.</w:t>
      </w:r>
    </w:p>
    <w:p w14:paraId="5B9665D4" w14:textId="77777777" w:rsidR="00F97A8D" w:rsidRPr="00F97A8D" w:rsidRDefault="00F97A8D" w:rsidP="00F97A8D">
      <w:pPr>
        <w:pStyle w:val="Oformateradtext"/>
        <w:rPr>
          <w:rFonts w:ascii="Times New Roman" w:hAnsi="Times New Roman" w:cs="Times New Roman"/>
          <w:color w:val="FF0000"/>
          <w:szCs w:val="22"/>
          <w:lang w:val="en-US"/>
        </w:rPr>
      </w:pPr>
      <w:r w:rsidRPr="00F97A8D">
        <w:rPr>
          <w:rFonts w:ascii="Times New Roman" w:hAnsi="Times New Roman" w:cs="Times New Roman"/>
          <w:color w:val="FF0000"/>
          <w:szCs w:val="22"/>
          <w:lang w:val="en-US"/>
        </w:rPr>
        <w:t xml:space="preserve">Items 3.3 and 3.4 </w:t>
      </w:r>
      <w:r>
        <w:rPr>
          <w:rFonts w:ascii="Times New Roman" w:hAnsi="Times New Roman" w:cs="Times New Roman"/>
          <w:color w:val="FF0000"/>
          <w:szCs w:val="22"/>
          <w:lang w:val="en-US"/>
        </w:rPr>
        <w:t>are now</w:t>
      </w:r>
      <w:r w:rsidRPr="00F97A8D">
        <w:rPr>
          <w:rFonts w:ascii="Times New Roman" w:hAnsi="Times New Roman" w:cs="Times New Roman"/>
          <w:color w:val="FF0000"/>
          <w:szCs w:val="22"/>
          <w:lang w:val="en-US"/>
        </w:rPr>
        <w:t xml:space="preserve"> placed in the supplementary materials.</w:t>
      </w:r>
    </w:p>
    <w:p w14:paraId="33CD6343" w14:textId="77777777" w:rsidR="003E592E" w:rsidRPr="0067634C" w:rsidRDefault="003E592E" w:rsidP="003E592E">
      <w:pPr>
        <w:pStyle w:val="Oformateradtext"/>
        <w:rPr>
          <w:szCs w:val="22"/>
          <w:lang w:val="en-US"/>
        </w:rPr>
      </w:pPr>
      <w:r w:rsidRPr="0067634C">
        <w:rPr>
          <w:szCs w:val="22"/>
          <w:lang w:val="en-US"/>
        </w:rPr>
        <w:lastRenderedPageBreak/>
        <w:t>Discussion:</w:t>
      </w:r>
    </w:p>
    <w:p w14:paraId="6965D4BC" w14:textId="77777777" w:rsidR="003E592E" w:rsidRPr="0067634C" w:rsidRDefault="003E592E" w:rsidP="003E592E">
      <w:pPr>
        <w:pStyle w:val="Oformateradtext"/>
        <w:rPr>
          <w:szCs w:val="22"/>
          <w:lang w:val="en-US"/>
        </w:rPr>
      </w:pPr>
      <w:r w:rsidRPr="0067634C">
        <w:rPr>
          <w:szCs w:val="22"/>
          <w:lang w:val="en-US"/>
        </w:rPr>
        <w:t>Include here how this tool could improve these conditions at the production level and increase consumer awareness of animal impact disclosures.</w:t>
      </w:r>
    </w:p>
    <w:p w14:paraId="029F1082" w14:textId="77777777" w:rsidR="003E592E" w:rsidRPr="004B1006" w:rsidRDefault="00F97A8D" w:rsidP="003E592E">
      <w:pPr>
        <w:pStyle w:val="Oformateradtext"/>
        <w:rPr>
          <w:rFonts w:ascii="Times New Roman" w:hAnsi="Times New Roman" w:cs="Times New Roman"/>
          <w:color w:val="FF0000"/>
          <w:szCs w:val="22"/>
          <w:lang w:val="en-US"/>
        </w:rPr>
      </w:pPr>
      <w:r w:rsidRPr="004B1006">
        <w:rPr>
          <w:rFonts w:ascii="Times New Roman" w:hAnsi="Times New Roman" w:cs="Times New Roman"/>
          <w:color w:val="FF0000"/>
          <w:szCs w:val="22"/>
          <w:lang w:val="en-US"/>
        </w:rPr>
        <w:t xml:space="preserve">This is now included (line </w:t>
      </w:r>
      <w:r w:rsidR="004B1006" w:rsidRPr="004B1006">
        <w:rPr>
          <w:rFonts w:ascii="Times New Roman" w:hAnsi="Times New Roman" w:cs="Times New Roman"/>
          <w:color w:val="FF0000"/>
          <w:szCs w:val="22"/>
          <w:lang w:val="en-US"/>
        </w:rPr>
        <w:t>710-713)</w:t>
      </w:r>
    </w:p>
    <w:p w14:paraId="73287DC5" w14:textId="77777777" w:rsidR="003E121C" w:rsidRDefault="003E121C" w:rsidP="003E592E">
      <w:pPr>
        <w:pStyle w:val="Oformateradtext"/>
        <w:rPr>
          <w:ins w:id="322" w:author="Elin Röös" w:date="2025-08-18T14:00:00Z" w16du:dateUtc="2025-08-18T12:00:00Z"/>
          <w:rFonts w:ascii="Times New Roman" w:hAnsi="Times New Roman" w:cs="Times New Roman"/>
          <w:szCs w:val="22"/>
          <w:lang w:val="en-GB"/>
        </w:rPr>
      </w:pPr>
    </w:p>
    <w:p w14:paraId="2B490765" w14:textId="7EC5EFD6" w:rsidR="00F97A8D" w:rsidRPr="00784482" w:rsidRDefault="00784482" w:rsidP="003E592E">
      <w:pPr>
        <w:pStyle w:val="Oformateradtext"/>
        <w:rPr>
          <w:ins w:id="323" w:author="Elin Röös" w:date="2025-08-18T14:01:00Z" w16du:dateUtc="2025-08-18T12:01:00Z"/>
          <w:rFonts w:ascii="Times New Roman" w:hAnsi="Times New Roman" w:cs="Times New Roman"/>
          <w:i/>
          <w:iCs/>
          <w:szCs w:val="22"/>
          <w:lang w:val="en-GB"/>
          <w:rPrChange w:id="324" w:author="Elin Röös" w:date="2025-08-18T14:01:00Z" w16du:dateUtc="2025-08-18T12:01:00Z">
            <w:rPr>
              <w:ins w:id="325" w:author="Elin Röös" w:date="2025-08-18T14:01:00Z" w16du:dateUtc="2025-08-18T12:01:00Z"/>
              <w:rFonts w:ascii="Times New Roman" w:hAnsi="Times New Roman" w:cs="Times New Roman"/>
              <w:szCs w:val="22"/>
              <w:lang w:val="en-GB"/>
            </w:rPr>
          </w:rPrChange>
        </w:rPr>
      </w:pPr>
      <w:ins w:id="326" w:author="Elin Röös" w:date="2025-08-18T14:01:00Z" w16du:dateUtc="2025-08-18T12:01:00Z">
        <w:r>
          <w:rPr>
            <w:rFonts w:ascii="Times New Roman" w:hAnsi="Times New Roman" w:cs="Times New Roman"/>
            <w:i/>
            <w:iCs/>
            <w:szCs w:val="22"/>
            <w:lang w:val="en-GB"/>
          </w:rPr>
          <w:t>“</w:t>
        </w:r>
      </w:ins>
      <w:del w:id="327" w:author="Elin Röös" w:date="2025-08-18T14:01:00Z" w16du:dateUtc="2025-08-18T12:01:00Z">
        <w:r w:rsidR="004B1006" w:rsidRPr="00784482" w:rsidDel="00784482">
          <w:rPr>
            <w:rFonts w:ascii="Times New Roman" w:hAnsi="Times New Roman" w:cs="Times New Roman"/>
            <w:i/>
            <w:iCs/>
            <w:szCs w:val="22"/>
            <w:lang w:val="en-GB"/>
            <w:rPrChange w:id="328" w:author="Elin Röös" w:date="2025-08-18T14:01:00Z" w16du:dateUtc="2025-08-18T12:01:00Z">
              <w:rPr>
                <w:rFonts w:ascii="Times New Roman" w:hAnsi="Times New Roman" w:cs="Times New Roman"/>
                <w:szCs w:val="22"/>
                <w:lang w:val="en-GB"/>
              </w:rPr>
            </w:rPrChange>
          </w:rPr>
          <w:delText>Never the less</w:delText>
        </w:r>
      </w:del>
      <w:ins w:id="329" w:author="Elin Röös" w:date="2025-08-18T14:01:00Z" w16du:dateUtc="2025-08-18T12:01:00Z">
        <w:r w:rsidRPr="00784482">
          <w:rPr>
            <w:rFonts w:ascii="Times New Roman" w:hAnsi="Times New Roman" w:cs="Times New Roman"/>
            <w:i/>
            <w:iCs/>
            <w:szCs w:val="22"/>
            <w:lang w:val="en-GB"/>
          </w:rPr>
          <w:t>Nevertheless</w:t>
        </w:r>
      </w:ins>
      <w:r w:rsidR="004B1006" w:rsidRPr="00784482">
        <w:rPr>
          <w:rFonts w:ascii="Times New Roman" w:hAnsi="Times New Roman" w:cs="Times New Roman"/>
          <w:i/>
          <w:iCs/>
          <w:szCs w:val="22"/>
          <w:lang w:val="en-GB"/>
          <w:rPrChange w:id="330" w:author="Elin Röös" w:date="2025-08-18T14:01:00Z" w16du:dateUtc="2025-08-18T12:01:00Z">
            <w:rPr>
              <w:rFonts w:ascii="Times New Roman" w:hAnsi="Times New Roman" w:cs="Times New Roman"/>
              <w:szCs w:val="22"/>
              <w:lang w:val="en-GB"/>
            </w:rPr>
          </w:rPrChange>
        </w:rPr>
        <w:t>, diet assessments performed with our metrics could motivate the industry to improve livestock production systems. Likewise, diet assessments could increase consumers’ awareness of the consequences of their diets for animal welfare and threats to human health.</w:t>
      </w:r>
      <w:ins w:id="331" w:author="Elin Röös" w:date="2025-08-18T14:01:00Z" w16du:dateUtc="2025-08-18T12:01:00Z">
        <w:r>
          <w:rPr>
            <w:rFonts w:ascii="Times New Roman" w:hAnsi="Times New Roman" w:cs="Times New Roman"/>
            <w:i/>
            <w:iCs/>
            <w:szCs w:val="22"/>
            <w:lang w:val="en-GB"/>
          </w:rPr>
          <w:t>”</w:t>
        </w:r>
      </w:ins>
    </w:p>
    <w:p w14:paraId="3EEFE791" w14:textId="77777777" w:rsidR="00784482" w:rsidRPr="004B1006" w:rsidRDefault="00784482" w:rsidP="003E592E">
      <w:pPr>
        <w:pStyle w:val="Oformateradtext"/>
        <w:rPr>
          <w:rFonts w:ascii="Times New Roman" w:hAnsi="Times New Roman" w:cs="Times New Roman"/>
          <w:szCs w:val="22"/>
          <w:lang w:val="en-GB"/>
        </w:rPr>
      </w:pPr>
    </w:p>
    <w:p w14:paraId="2BAD8211" w14:textId="77777777" w:rsidR="003E592E" w:rsidRPr="0067634C" w:rsidRDefault="003E592E" w:rsidP="003E592E">
      <w:pPr>
        <w:pStyle w:val="Oformateradtext"/>
        <w:rPr>
          <w:szCs w:val="22"/>
          <w:lang w:val="en-US"/>
        </w:rPr>
      </w:pPr>
      <w:r w:rsidRPr="0067634C">
        <w:rPr>
          <w:szCs w:val="22"/>
          <w:lang w:val="en-US"/>
        </w:rPr>
        <w:t>It is essential that you specify the limitations of your work. Some possible limitations include subjectiveness of the questionnaire and arbitrary weighting.</w:t>
      </w:r>
    </w:p>
    <w:p w14:paraId="3A637E86" w14:textId="77777777" w:rsidR="003E592E" w:rsidRDefault="004B1006" w:rsidP="003E592E">
      <w:pPr>
        <w:pStyle w:val="Oformateradtext"/>
        <w:rPr>
          <w:ins w:id="332" w:author="Elin Röös" w:date="2025-08-18T14:04:00Z" w16du:dateUtc="2025-08-18T12:04:00Z"/>
          <w:rFonts w:ascii="Times New Roman" w:hAnsi="Times New Roman" w:cs="Times New Roman"/>
          <w:color w:val="FF0000"/>
          <w:szCs w:val="22"/>
          <w:lang w:val="en-US"/>
        </w:rPr>
      </w:pPr>
      <w:r w:rsidRPr="004B1006">
        <w:rPr>
          <w:rFonts w:ascii="Times New Roman" w:hAnsi="Times New Roman" w:cs="Times New Roman"/>
          <w:color w:val="FF0000"/>
          <w:szCs w:val="22"/>
          <w:lang w:val="en-US"/>
        </w:rPr>
        <w:t xml:space="preserve">These points are now further discussed, as described above. </w:t>
      </w:r>
    </w:p>
    <w:p w14:paraId="7CEE2979" w14:textId="77777777" w:rsidR="00784482" w:rsidRPr="004B1006" w:rsidRDefault="00784482" w:rsidP="003E592E">
      <w:pPr>
        <w:pStyle w:val="Oformateradtext"/>
        <w:rPr>
          <w:rFonts w:ascii="Times New Roman" w:hAnsi="Times New Roman" w:cs="Times New Roman"/>
          <w:color w:val="FF0000"/>
          <w:szCs w:val="22"/>
          <w:lang w:val="en-US"/>
        </w:rPr>
      </w:pPr>
    </w:p>
    <w:p w14:paraId="15F9A4F0" w14:textId="77777777" w:rsidR="003E592E" w:rsidRPr="0067634C" w:rsidRDefault="003E592E" w:rsidP="003E592E">
      <w:pPr>
        <w:pStyle w:val="Oformateradtext"/>
        <w:rPr>
          <w:szCs w:val="22"/>
          <w:lang w:val="en-US"/>
        </w:rPr>
      </w:pPr>
      <w:r w:rsidRPr="0067634C">
        <w:rPr>
          <w:szCs w:val="22"/>
          <w:lang w:val="en-US"/>
        </w:rPr>
        <w:t>Lines 873-876: Adjusting in accordance with ethical principles introduces subjectivity to your score, which has limitations in terms of scientifically standardized metrics. This is something we lack in animal welfare metrics.</w:t>
      </w:r>
    </w:p>
    <w:p w14:paraId="1A909629" w14:textId="77777777" w:rsidR="00540220" w:rsidRDefault="004B1006" w:rsidP="004B1006">
      <w:pPr>
        <w:pStyle w:val="Oformateradtext"/>
        <w:rPr>
          <w:ins w:id="333" w:author="Elin Röös" w:date="2025-08-18T14:09:00Z" w16du:dateUtc="2025-08-18T12:09:00Z"/>
          <w:rFonts w:ascii="Times New Roman" w:hAnsi="Times New Roman" w:cs="Times New Roman"/>
          <w:color w:val="FF0000"/>
          <w:szCs w:val="22"/>
          <w:lang w:val="en-US"/>
        </w:rPr>
      </w:pPr>
      <w:r w:rsidRPr="004B1006">
        <w:rPr>
          <w:rFonts w:ascii="Times New Roman" w:hAnsi="Times New Roman" w:cs="Times New Roman"/>
          <w:color w:val="FF0000"/>
          <w:szCs w:val="22"/>
          <w:lang w:val="en-US"/>
        </w:rPr>
        <w:t xml:space="preserve">As </w:t>
      </w:r>
      <w:r>
        <w:rPr>
          <w:rFonts w:ascii="Times New Roman" w:hAnsi="Times New Roman" w:cs="Times New Roman"/>
          <w:color w:val="FF0000"/>
          <w:szCs w:val="22"/>
          <w:lang w:val="en-US"/>
        </w:rPr>
        <w:t>written in the discussion</w:t>
      </w:r>
      <w:r w:rsidR="008E54F0">
        <w:rPr>
          <w:rFonts w:ascii="Times New Roman" w:hAnsi="Times New Roman" w:cs="Times New Roman"/>
          <w:color w:val="FF0000"/>
          <w:szCs w:val="22"/>
          <w:lang w:val="en-US"/>
        </w:rPr>
        <w:t xml:space="preserve"> (line 729-730)</w:t>
      </w:r>
      <w:ins w:id="334" w:author="Elin Röös" w:date="2025-08-18T14:08:00Z" w16du:dateUtc="2025-08-18T12:08:00Z">
        <w:r w:rsidR="00540220">
          <w:rPr>
            <w:rFonts w:ascii="Times New Roman" w:hAnsi="Times New Roman" w:cs="Times New Roman"/>
            <w:color w:val="FF0000"/>
            <w:szCs w:val="22"/>
            <w:lang w:val="en-US"/>
          </w:rPr>
          <w:t>:</w:t>
        </w:r>
      </w:ins>
    </w:p>
    <w:p w14:paraId="79998804" w14:textId="77777777" w:rsidR="00540220" w:rsidRDefault="00540220" w:rsidP="004B1006">
      <w:pPr>
        <w:pStyle w:val="Oformateradtext"/>
        <w:rPr>
          <w:ins w:id="335" w:author="Elin Röös" w:date="2025-08-18T14:09:00Z" w16du:dateUtc="2025-08-18T12:09:00Z"/>
          <w:rFonts w:ascii="Times New Roman" w:hAnsi="Times New Roman" w:cs="Times New Roman"/>
          <w:color w:val="FF0000"/>
          <w:szCs w:val="22"/>
          <w:lang w:val="en-US"/>
        </w:rPr>
      </w:pPr>
    </w:p>
    <w:p w14:paraId="04A0F992" w14:textId="77777777" w:rsidR="00540220" w:rsidRPr="00540220" w:rsidRDefault="004B1006" w:rsidP="004B1006">
      <w:pPr>
        <w:pStyle w:val="Oformateradtext"/>
        <w:rPr>
          <w:ins w:id="336" w:author="Elin Röös" w:date="2025-08-18T14:09:00Z" w16du:dateUtc="2025-08-18T12:09:00Z"/>
          <w:rFonts w:ascii="Times New Roman" w:hAnsi="Times New Roman" w:cs="Times New Roman"/>
          <w:i/>
          <w:iCs/>
          <w:szCs w:val="22"/>
          <w:lang w:val="en-US"/>
          <w:rPrChange w:id="337" w:author="Elin Röös" w:date="2025-08-18T14:09:00Z" w16du:dateUtc="2025-08-18T12:09:00Z">
            <w:rPr>
              <w:ins w:id="338" w:author="Elin Röös" w:date="2025-08-18T14:09:00Z" w16du:dateUtc="2025-08-18T12:09:00Z"/>
              <w:rFonts w:ascii="Times New Roman" w:hAnsi="Times New Roman" w:cs="Times New Roman"/>
              <w:szCs w:val="22"/>
              <w:lang w:val="en-US"/>
            </w:rPr>
          </w:rPrChange>
        </w:rPr>
      </w:pPr>
      <w:r w:rsidRPr="00540220">
        <w:rPr>
          <w:rFonts w:ascii="Times New Roman" w:hAnsi="Times New Roman" w:cs="Times New Roman"/>
          <w:i/>
          <w:iCs/>
          <w:color w:val="FF0000"/>
          <w:szCs w:val="22"/>
          <w:lang w:val="en-US"/>
          <w:rPrChange w:id="339" w:author="Elin Röös" w:date="2025-08-18T14:09:00Z" w16du:dateUtc="2025-08-18T12:09:00Z">
            <w:rPr>
              <w:rFonts w:ascii="Times New Roman" w:hAnsi="Times New Roman" w:cs="Times New Roman"/>
              <w:color w:val="FF0000"/>
              <w:szCs w:val="22"/>
              <w:lang w:val="en-US"/>
            </w:rPr>
          </w:rPrChange>
        </w:rPr>
        <w:t xml:space="preserve"> “</w:t>
      </w:r>
      <w:r w:rsidRPr="00540220">
        <w:rPr>
          <w:rFonts w:ascii="Times New Roman" w:hAnsi="Times New Roman" w:cs="Times New Roman"/>
          <w:i/>
          <w:iCs/>
          <w:szCs w:val="22"/>
          <w:lang w:val="en-US"/>
          <w:rPrChange w:id="340" w:author="Elin Röös" w:date="2025-08-18T14:09:00Z" w16du:dateUtc="2025-08-18T12:09:00Z">
            <w:rPr>
              <w:rFonts w:ascii="Times New Roman" w:hAnsi="Times New Roman" w:cs="Times New Roman"/>
              <w:szCs w:val="22"/>
              <w:lang w:val="en-US"/>
            </w:rPr>
          </w:rPrChange>
        </w:rPr>
        <w:t>To what degree the number of animal lives is relevant varies between individuals and ethical perspectives</w:t>
      </w:r>
      <w:r w:rsidRPr="00540220">
        <w:rPr>
          <w:rFonts w:ascii="Times New Roman" w:hAnsi="Times New Roman" w:cs="Times New Roman"/>
          <w:i/>
          <w:iCs/>
          <w:color w:val="FF0000"/>
          <w:szCs w:val="22"/>
          <w:lang w:val="en-US"/>
          <w:rPrChange w:id="341" w:author="Elin Röös" w:date="2025-08-18T14:09:00Z" w16du:dateUtc="2025-08-18T12:09:00Z">
            <w:rPr>
              <w:rFonts w:ascii="Times New Roman" w:hAnsi="Times New Roman" w:cs="Times New Roman"/>
              <w:color w:val="FF0000"/>
              <w:szCs w:val="22"/>
              <w:lang w:val="en-US"/>
            </w:rPr>
          </w:rPrChange>
        </w:rPr>
        <w:t>”</w:t>
      </w:r>
      <w:r w:rsidR="00CF61C4" w:rsidRPr="00540220">
        <w:rPr>
          <w:rFonts w:ascii="Times New Roman" w:hAnsi="Times New Roman" w:cs="Times New Roman"/>
          <w:i/>
          <w:iCs/>
          <w:color w:val="FF0000"/>
          <w:szCs w:val="22"/>
          <w:lang w:val="en-US"/>
          <w:rPrChange w:id="342" w:author="Elin Röös" w:date="2025-08-18T14:09:00Z" w16du:dateUtc="2025-08-18T12:09:00Z">
            <w:rPr>
              <w:rFonts w:ascii="Times New Roman" w:hAnsi="Times New Roman" w:cs="Times New Roman"/>
              <w:color w:val="FF0000"/>
              <w:szCs w:val="22"/>
              <w:lang w:val="en-US"/>
            </w:rPr>
          </w:rPrChange>
        </w:rPr>
        <w:t>,</w:t>
      </w:r>
      <w:r w:rsidRPr="00540220">
        <w:rPr>
          <w:rFonts w:ascii="Times New Roman" w:hAnsi="Times New Roman" w:cs="Times New Roman"/>
          <w:i/>
          <w:iCs/>
          <w:szCs w:val="22"/>
          <w:lang w:val="en-US"/>
          <w:rPrChange w:id="343" w:author="Elin Röös" w:date="2025-08-18T14:09:00Z" w16du:dateUtc="2025-08-18T12:09:00Z">
            <w:rPr>
              <w:rFonts w:ascii="Times New Roman" w:hAnsi="Times New Roman" w:cs="Times New Roman"/>
              <w:szCs w:val="22"/>
              <w:lang w:val="en-US"/>
            </w:rPr>
          </w:rPrChange>
        </w:rPr>
        <w:t xml:space="preserve"> </w:t>
      </w:r>
    </w:p>
    <w:p w14:paraId="30D40851" w14:textId="77777777" w:rsidR="00540220" w:rsidRDefault="00540220" w:rsidP="004B1006">
      <w:pPr>
        <w:pStyle w:val="Oformateradtext"/>
        <w:rPr>
          <w:ins w:id="344" w:author="Elin Röös" w:date="2025-08-18T14:09:00Z" w16du:dateUtc="2025-08-18T12:09:00Z"/>
          <w:rFonts w:ascii="Times New Roman" w:hAnsi="Times New Roman" w:cs="Times New Roman"/>
          <w:szCs w:val="22"/>
          <w:lang w:val="en-US"/>
        </w:rPr>
      </w:pPr>
    </w:p>
    <w:p w14:paraId="3E022C30" w14:textId="77777777" w:rsidR="00540220" w:rsidRDefault="008E54F0" w:rsidP="004B1006">
      <w:pPr>
        <w:pStyle w:val="Oformateradtext"/>
        <w:rPr>
          <w:ins w:id="345" w:author="Elin Röös" w:date="2025-08-18T14:09:00Z" w16du:dateUtc="2025-08-18T12:09:00Z"/>
          <w:rFonts w:ascii="Times New Roman" w:hAnsi="Times New Roman" w:cs="Times New Roman"/>
          <w:color w:val="FF0000"/>
          <w:szCs w:val="22"/>
          <w:lang w:val="en-US"/>
        </w:rPr>
      </w:pPr>
      <w:r w:rsidRPr="008E54F0">
        <w:rPr>
          <w:rFonts w:ascii="Times New Roman" w:hAnsi="Times New Roman" w:cs="Times New Roman"/>
          <w:color w:val="FF0000"/>
          <w:szCs w:val="22"/>
          <w:lang w:val="en-US"/>
        </w:rPr>
        <w:t xml:space="preserve">but </w:t>
      </w:r>
      <w:r w:rsidR="00CF61C4">
        <w:rPr>
          <w:rFonts w:ascii="Times New Roman" w:hAnsi="Times New Roman" w:cs="Times New Roman"/>
          <w:color w:val="FF0000"/>
          <w:szCs w:val="22"/>
          <w:lang w:val="en-US"/>
        </w:rPr>
        <w:t>number of involved animals</w:t>
      </w:r>
      <w:r w:rsidRPr="008E54F0">
        <w:rPr>
          <w:rFonts w:ascii="Times New Roman" w:hAnsi="Times New Roman" w:cs="Times New Roman"/>
          <w:color w:val="FF0000"/>
          <w:szCs w:val="22"/>
          <w:lang w:val="en-US"/>
        </w:rPr>
        <w:t xml:space="preserve"> must be handled in diet assessments since we eat food from many different species. </w:t>
      </w:r>
      <w:r>
        <w:rPr>
          <w:rFonts w:ascii="Times New Roman" w:hAnsi="Times New Roman" w:cs="Times New Roman"/>
          <w:color w:val="FF0000"/>
          <w:szCs w:val="22"/>
          <w:lang w:val="en-US"/>
        </w:rPr>
        <w:t xml:space="preserve">Richter et al (2024) states that the “difficult normative questions of inter-individual and inter-species weighting as well as valuing affected lives … need to be explored. </w:t>
      </w:r>
      <w:r w:rsidR="004B1006" w:rsidRPr="008E54F0">
        <w:rPr>
          <w:rFonts w:ascii="Times New Roman" w:hAnsi="Times New Roman" w:cs="Times New Roman"/>
          <w:color w:val="FF0000"/>
          <w:szCs w:val="22"/>
          <w:lang w:val="en-US"/>
        </w:rPr>
        <w:t>In the discussion</w:t>
      </w:r>
      <w:r w:rsidRPr="008E54F0">
        <w:rPr>
          <w:rFonts w:ascii="Times New Roman" w:hAnsi="Times New Roman" w:cs="Times New Roman"/>
          <w:color w:val="FF0000"/>
          <w:szCs w:val="22"/>
          <w:lang w:val="en-US"/>
        </w:rPr>
        <w:t xml:space="preserve"> (line </w:t>
      </w:r>
      <w:r>
        <w:rPr>
          <w:rFonts w:ascii="Times New Roman" w:hAnsi="Times New Roman" w:cs="Times New Roman"/>
          <w:color w:val="FF0000"/>
          <w:szCs w:val="22"/>
          <w:lang w:val="en-US"/>
        </w:rPr>
        <w:t>73</w:t>
      </w:r>
      <w:r w:rsidR="00CF61C4">
        <w:rPr>
          <w:rFonts w:ascii="Times New Roman" w:hAnsi="Times New Roman" w:cs="Times New Roman"/>
          <w:color w:val="FF0000"/>
          <w:szCs w:val="22"/>
          <w:lang w:val="en-US"/>
        </w:rPr>
        <w:t>0</w:t>
      </w:r>
      <w:r>
        <w:rPr>
          <w:rFonts w:ascii="Times New Roman" w:hAnsi="Times New Roman" w:cs="Times New Roman"/>
          <w:color w:val="FF0000"/>
          <w:szCs w:val="22"/>
          <w:lang w:val="en-US"/>
        </w:rPr>
        <w:t>-733),</w:t>
      </w:r>
      <w:r w:rsidR="004B1006" w:rsidRPr="004B1006">
        <w:rPr>
          <w:rFonts w:ascii="Times New Roman" w:hAnsi="Times New Roman" w:cs="Times New Roman"/>
          <w:color w:val="FF0000"/>
          <w:szCs w:val="22"/>
          <w:lang w:val="en-US"/>
        </w:rPr>
        <w:t xml:space="preserve"> we encourage readers to use the excel sheet in SM1, </w:t>
      </w:r>
      <w:proofErr w:type="gramStart"/>
      <w:r w:rsidR="004B1006" w:rsidRPr="004B1006">
        <w:rPr>
          <w:rFonts w:ascii="Times New Roman" w:hAnsi="Times New Roman" w:cs="Times New Roman"/>
          <w:color w:val="FF0000"/>
          <w:szCs w:val="22"/>
          <w:lang w:val="en-US"/>
        </w:rPr>
        <w:t>in order to</w:t>
      </w:r>
      <w:proofErr w:type="gramEnd"/>
      <w:r w:rsidR="004B1006" w:rsidRPr="004B1006">
        <w:rPr>
          <w:rFonts w:ascii="Times New Roman" w:hAnsi="Times New Roman" w:cs="Times New Roman"/>
          <w:color w:val="FF0000"/>
          <w:szCs w:val="22"/>
          <w:lang w:val="en-US"/>
        </w:rPr>
        <w:t xml:space="preserve"> see </w:t>
      </w:r>
    </w:p>
    <w:p w14:paraId="3708B8EF" w14:textId="77777777" w:rsidR="00540220" w:rsidRDefault="00540220" w:rsidP="004B1006">
      <w:pPr>
        <w:pStyle w:val="Oformateradtext"/>
        <w:rPr>
          <w:ins w:id="346" w:author="Elin Röös" w:date="2025-08-18T14:09:00Z" w16du:dateUtc="2025-08-18T12:09:00Z"/>
          <w:rFonts w:ascii="Times New Roman" w:hAnsi="Times New Roman" w:cs="Times New Roman"/>
          <w:color w:val="FF0000"/>
          <w:szCs w:val="22"/>
          <w:lang w:val="en-US"/>
        </w:rPr>
      </w:pPr>
    </w:p>
    <w:p w14:paraId="0AAF6F83" w14:textId="77777777" w:rsidR="00540220" w:rsidRPr="00540220" w:rsidRDefault="004B1006" w:rsidP="004B1006">
      <w:pPr>
        <w:pStyle w:val="Oformateradtext"/>
        <w:rPr>
          <w:ins w:id="347" w:author="Elin Röös" w:date="2025-08-18T14:09:00Z" w16du:dateUtc="2025-08-18T12:09:00Z"/>
          <w:rFonts w:ascii="Times New Roman" w:hAnsi="Times New Roman" w:cs="Times New Roman"/>
          <w:i/>
          <w:iCs/>
          <w:szCs w:val="22"/>
          <w:lang w:val="en-US"/>
          <w:rPrChange w:id="348" w:author="Elin Röös" w:date="2025-08-18T14:09:00Z" w16du:dateUtc="2025-08-18T12:09:00Z">
            <w:rPr>
              <w:ins w:id="349" w:author="Elin Röös" w:date="2025-08-18T14:09:00Z" w16du:dateUtc="2025-08-18T12:09:00Z"/>
              <w:rFonts w:ascii="Times New Roman" w:hAnsi="Times New Roman" w:cs="Times New Roman"/>
              <w:szCs w:val="22"/>
              <w:lang w:val="en-US"/>
            </w:rPr>
          </w:rPrChange>
        </w:rPr>
      </w:pPr>
      <w:r w:rsidRPr="00540220">
        <w:rPr>
          <w:rFonts w:ascii="Times New Roman" w:hAnsi="Times New Roman" w:cs="Times New Roman"/>
          <w:i/>
          <w:iCs/>
          <w:color w:val="FF0000"/>
          <w:szCs w:val="22"/>
          <w:lang w:val="en-US"/>
          <w:rPrChange w:id="350" w:author="Elin Röös" w:date="2025-08-18T14:09:00Z" w16du:dateUtc="2025-08-18T12:09:00Z">
            <w:rPr>
              <w:rFonts w:ascii="Times New Roman" w:hAnsi="Times New Roman" w:cs="Times New Roman"/>
              <w:color w:val="FF0000"/>
              <w:szCs w:val="22"/>
              <w:lang w:val="en-US"/>
            </w:rPr>
          </w:rPrChange>
        </w:rPr>
        <w:t>“</w:t>
      </w:r>
      <w:proofErr w:type="gramStart"/>
      <w:r w:rsidRPr="00540220">
        <w:rPr>
          <w:rFonts w:ascii="Times New Roman" w:hAnsi="Times New Roman" w:cs="Times New Roman"/>
          <w:i/>
          <w:iCs/>
          <w:szCs w:val="22"/>
          <w:lang w:val="en-US"/>
          <w:rPrChange w:id="351" w:author="Elin Röös" w:date="2025-08-18T14:09:00Z" w16du:dateUtc="2025-08-18T12:09:00Z">
            <w:rPr>
              <w:rFonts w:ascii="Times New Roman" w:hAnsi="Times New Roman" w:cs="Times New Roman"/>
              <w:szCs w:val="22"/>
              <w:lang w:val="en-US"/>
            </w:rPr>
          </w:rPrChange>
        </w:rPr>
        <w:t>the</w:t>
      </w:r>
      <w:proofErr w:type="gramEnd"/>
      <w:r w:rsidRPr="00540220">
        <w:rPr>
          <w:rFonts w:ascii="Times New Roman" w:hAnsi="Times New Roman" w:cs="Times New Roman"/>
          <w:i/>
          <w:iCs/>
          <w:szCs w:val="22"/>
          <w:lang w:val="en-US"/>
          <w:rPrChange w:id="352" w:author="Elin Röös" w:date="2025-08-18T14:09:00Z" w16du:dateUtc="2025-08-18T12:09:00Z">
            <w:rPr>
              <w:rFonts w:ascii="Times New Roman" w:hAnsi="Times New Roman" w:cs="Times New Roman"/>
              <w:szCs w:val="22"/>
              <w:lang w:val="en-US"/>
            </w:rPr>
          </w:rPrChange>
        </w:rPr>
        <w:t xml:space="preserve"> consequence of taking away our adjustment of number affected for ‘very small’ animals in the PAALA index, or the consequence of an adjustment of number affected also for ‘rather small’ animals like chickens and rabbits.</w:t>
      </w:r>
      <w:r w:rsidRPr="00540220">
        <w:rPr>
          <w:rFonts w:ascii="Times New Roman" w:hAnsi="Times New Roman" w:cs="Times New Roman"/>
          <w:i/>
          <w:iCs/>
          <w:color w:val="FF0000"/>
          <w:szCs w:val="22"/>
          <w:lang w:val="en-US"/>
          <w:rPrChange w:id="353" w:author="Elin Röös" w:date="2025-08-18T14:09:00Z" w16du:dateUtc="2025-08-18T12:09:00Z">
            <w:rPr>
              <w:rFonts w:ascii="Times New Roman" w:hAnsi="Times New Roman" w:cs="Times New Roman"/>
              <w:color w:val="FF0000"/>
              <w:szCs w:val="22"/>
              <w:lang w:val="en-US"/>
            </w:rPr>
          </w:rPrChange>
        </w:rPr>
        <w:t>”</w:t>
      </w:r>
      <w:r w:rsidRPr="00540220">
        <w:rPr>
          <w:rFonts w:ascii="Times New Roman" w:hAnsi="Times New Roman" w:cs="Times New Roman"/>
          <w:i/>
          <w:iCs/>
          <w:szCs w:val="22"/>
          <w:lang w:val="en-US"/>
          <w:rPrChange w:id="354" w:author="Elin Röös" w:date="2025-08-18T14:09:00Z" w16du:dateUtc="2025-08-18T12:09:00Z">
            <w:rPr>
              <w:rFonts w:ascii="Times New Roman" w:hAnsi="Times New Roman" w:cs="Times New Roman"/>
              <w:szCs w:val="22"/>
              <w:lang w:val="en-US"/>
            </w:rPr>
          </w:rPrChange>
        </w:rPr>
        <w:t xml:space="preserve"> </w:t>
      </w:r>
    </w:p>
    <w:p w14:paraId="3C7AA005" w14:textId="77777777" w:rsidR="00540220" w:rsidRDefault="00540220" w:rsidP="004B1006">
      <w:pPr>
        <w:pStyle w:val="Oformateradtext"/>
        <w:rPr>
          <w:ins w:id="355" w:author="Elin Röös" w:date="2025-08-18T14:09:00Z" w16du:dateUtc="2025-08-18T12:09:00Z"/>
          <w:rFonts w:ascii="Times New Roman" w:hAnsi="Times New Roman" w:cs="Times New Roman"/>
          <w:szCs w:val="22"/>
          <w:lang w:val="en-US"/>
        </w:rPr>
      </w:pPr>
    </w:p>
    <w:p w14:paraId="25393EE4" w14:textId="0FD01321" w:rsidR="003E592E" w:rsidRPr="00540220" w:rsidRDefault="008E54F0" w:rsidP="004B1006">
      <w:pPr>
        <w:pStyle w:val="Oformateradtext"/>
        <w:rPr>
          <w:rFonts w:ascii="Times New Roman" w:hAnsi="Times New Roman" w:cs="Times New Roman"/>
          <w:szCs w:val="22"/>
          <w:lang w:val="en-US"/>
          <w:rPrChange w:id="356" w:author="Elin Röös" w:date="2025-08-18T14:09:00Z" w16du:dateUtc="2025-08-18T12:09:00Z">
            <w:rPr>
              <w:rFonts w:ascii="Times New Roman" w:hAnsi="Times New Roman" w:cs="Times New Roman"/>
              <w:color w:val="FF0000"/>
              <w:szCs w:val="22"/>
              <w:lang w:val="en-US"/>
            </w:rPr>
          </w:rPrChange>
        </w:rPr>
      </w:pPr>
      <w:r w:rsidRPr="008E54F0">
        <w:rPr>
          <w:rFonts w:ascii="Times New Roman" w:hAnsi="Times New Roman" w:cs="Times New Roman"/>
          <w:color w:val="FF0000"/>
          <w:szCs w:val="22"/>
          <w:lang w:val="en-US"/>
        </w:rPr>
        <w:t xml:space="preserve">The excel sheet could </w:t>
      </w:r>
      <w:r w:rsidR="00C563BF">
        <w:rPr>
          <w:rFonts w:ascii="Times New Roman" w:hAnsi="Times New Roman" w:cs="Times New Roman"/>
          <w:color w:val="FF0000"/>
          <w:szCs w:val="22"/>
          <w:lang w:val="en-US"/>
        </w:rPr>
        <w:t xml:space="preserve">for example </w:t>
      </w:r>
      <w:r w:rsidRPr="008E54F0">
        <w:rPr>
          <w:rFonts w:ascii="Times New Roman" w:hAnsi="Times New Roman" w:cs="Times New Roman"/>
          <w:color w:val="FF0000"/>
          <w:szCs w:val="22"/>
          <w:lang w:val="en-US"/>
        </w:rPr>
        <w:t xml:space="preserve">be used at scientific workshops as a base for discussions that maybe lead to </w:t>
      </w:r>
      <w:r w:rsidR="00C563BF">
        <w:rPr>
          <w:rFonts w:ascii="Times New Roman" w:hAnsi="Times New Roman" w:cs="Times New Roman"/>
          <w:color w:val="FF0000"/>
          <w:szCs w:val="22"/>
          <w:lang w:val="en-US"/>
        </w:rPr>
        <w:t xml:space="preserve">increased </w:t>
      </w:r>
      <w:r w:rsidRPr="008E54F0">
        <w:rPr>
          <w:rFonts w:ascii="Times New Roman" w:hAnsi="Times New Roman" w:cs="Times New Roman"/>
          <w:color w:val="FF0000"/>
          <w:szCs w:val="22"/>
          <w:lang w:val="en-US"/>
        </w:rPr>
        <w:t xml:space="preserve">consensus among experts in animal science and veterinary medicine. </w:t>
      </w:r>
      <w:r w:rsidR="00C563BF">
        <w:rPr>
          <w:rFonts w:ascii="Times New Roman" w:hAnsi="Times New Roman" w:cs="Times New Roman"/>
          <w:color w:val="FF0000"/>
          <w:szCs w:val="22"/>
          <w:lang w:val="en-US"/>
        </w:rPr>
        <w:t xml:space="preserve">Being transparent, showing all data, calculations and references, is our way to handle the “subjectivity” in a scientific way. </w:t>
      </w:r>
      <w:r w:rsidRPr="008E54F0">
        <w:rPr>
          <w:rFonts w:ascii="Times New Roman" w:hAnsi="Times New Roman" w:cs="Times New Roman"/>
          <w:color w:val="FF0000"/>
          <w:szCs w:val="22"/>
          <w:lang w:val="en-US"/>
        </w:rPr>
        <w:t xml:space="preserve">   </w:t>
      </w:r>
      <w:r w:rsidR="004B1006" w:rsidRPr="008E54F0">
        <w:rPr>
          <w:rFonts w:ascii="Times New Roman" w:hAnsi="Times New Roman" w:cs="Times New Roman"/>
          <w:color w:val="FF0000"/>
          <w:szCs w:val="22"/>
          <w:lang w:val="en-US"/>
        </w:rPr>
        <w:t xml:space="preserve"> </w:t>
      </w:r>
    </w:p>
    <w:p w14:paraId="202E710B" w14:textId="77777777" w:rsidR="009C1EDC" w:rsidRPr="0067634C" w:rsidRDefault="009C1EDC">
      <w:pPr>
        <w:rPr>
          <w:lang w:val="en-US"/>
        </w:rPr>
      </w:pPr>
    </w:p>
    <w:sectPr w:rsidR="009C1EDC" w:rsidRPr="0067634C">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 w:author="Elin Röös" w:date="2025-08-18T13:27:00Z" w:initials="ER">
    <w:p w14:paraId="2345EE52" w14:textId="77777777" w:rsidR="009D6200" w:rsidRDefault="009D6200" w:rsidP="009D6200">
      <w:pPr>
        <w:pStyle w:val="Kommentarer"/>
      </w:pPr>
      <w:r>
        <w:rPr>
          <w:rStyle w:val="Kommentarsreferens"/>
        </w:rPr>
        <w:annotationRef/>
      </w:r>
      <w:r>
        <w:t>Förstår inte riktigt varför detta står här. Ta bort?</w:t>
      </w:r>
    </w:p>
  </w:comment>
  <w:comment w:id="225" w:author="Elin Röös" w:date="2025-08-18T13:53:00Z" w:initials="ER">
    <w:p w14:paraId="538F4EE0" w14:textId="77777777" w:rsidR="00DF5BF5" w:rsidRDefault="00DF5BF5" w:rsidP="00DF5BF5">
      <w:pPr>
        <w:pStyle w:val="Kommentarer"/>
      </w:pPr>
      <w:r>
        <w:rPr>
          <w:rStyle w:val="Kommentarsreferens"/>
        </w:rPr>
        <w:annotationRef/>
      </w:r>
      <w:r>
        <w:t>Rädd för att detta kan väcka frågan om varför det då är med öht. Kan vi inte hänvisa till att vi nu utökat vår motivering till detta och tydligare pekar på konsekvenserna + diskuterar detta i diskussionen?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45EE52" w15:done="0"/>
  <w15:commentEx w15:paraId="538F4EE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C265D4" w16cex:dateUtc="2025-08-18T11:27:00Z"/>
  <w16cex:commentExtensible w16cex:durableId="5BDD21B0" w16cex:dateUtc="2025-08-18T11: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45EE52" w16cid:durableId="56C265D4"/>
  <w16cid:commentId w16cid:paraId="538F4EE0" w16cid:durableId="5BDD21B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in Röös">
    <w15:presenceInfo w15:providerId="AD" w15:userId="S::elin.roos@slu.se::cba22b96-ba66-4a82-a248-f4a722382a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trackRevisions/>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592E"/>
    <w:rsid w:val="0001500B"/>
    <w:rsid w:val="000C329F"/>
    <w:rsid w:val="0010231A"/>
    <w:rsid w:val="00192B8C"/>
    <w:rsid w:val="001D4DB8"/>
    <w:rsid w:val="002A4A75"/>
    <w:rsid w:val="002D61C3"/>
    <w:rsid w:val="003358FA"/>
    <w:rsid w:val="00336A81"/>
    <w:rsid w:val="003C612B"/>
    <w:rsid w:val="003E121C"/>
    <w:rsid w:val="003E592E"/>
    <w:rsid w:val="00431D6C"/>
    <w:rsid w:val="004B1006"/>
    <w:rsid w:val="00540220"/>
    <w:rsid w:val="00562C52"/>
    <w:rsid w:val="00593ECB"/>
    <w:rsid w:val="006705CB"/>
    <w:rsid w:val="0067634C"/>
    <w:rsid w:val="006B2159"/>
    <w:rsid w:val="00703E33"/>
    <w:rsid w:val="0071589B"/>
    <w:rsid w:val="007521F1"/>
    <w:rsid w:val="00784482"/>
    <w:rsid w:val="008B2FF6"/>
    <w:rsid w:val="008E54F0"/>
    <w:rsid w:val="0094481D"/>
    <w:rsid w:val="009514C3"/>
    <w:rsid w:val="009C1EDC"/>
    <w:rsid w:val="009D6200"/>
    <w:rsid w:val="00A26136"/>
    <w:rsid w:val="00A369D3"/>
    <w:rsid w:val="00B114D6"/>
    <w:rsid w:val="00B248AB"/>
    <w:rsid w:val="00C563BF"/>
    <w:rsid w:val="00CB75E5"/>
    <w:rsid w:val="00CE6CAD"/>
    <w:rsid w:val="00CF61C4"/>
    <w:rsid w:val="00DF5BF5"/>
    <w:rsid w:val="00E109BC"/>
    <w:rsid w:val="00F97A8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E9941"/>
  <w15:chartTrackingRefBased/>
  <w15:docId w15:val="{2EDB8880-5F0B-4119-934A-65BC428E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Oformateradtext">
    <w:name w:val="Plain Text"/>
    <w:basedOn w:val="Normal"/>
    <w:link w:val="OformateradtextChar"/>
    <w:uiPriority w:val="99"/>
    <w:semiHidden/>
    <w:unhideWhenUsed/>
    <w:rsid w:val="003E592E"/>
    <w:pPr>
      <w:spacing w:after="0" w:line="240" w:lineRule="auto"/>
    </w:pPr>
    <w:rPr>
      <w:rFonts w:ascii="Arial" w:hAnsi="Arial"/>
      <w:szCs w:val="21"/>
      <w:lang w:eastAsia="sv-SE"/>
    </w:rPr>
  </w:style>
  <w:style w:type="character" w:customStyle="1" w:styleId="OformateradtextChar">
    <w:name w:val="Oformaterad text Char"/>
    <w:basedOn w:val="Standardstycketeckensnitt"/>
    <w:link w:val="Oformateradtext"/>
    <w:uiPriority w:val="99"/>
    <w:semiHidden/>
    <w:rsid w:val="003E592E"/>
    <w:rPr>
      <w:rFonts w:ascii="Arial" w:hAnsi="Arial"/>
      <w:szCs w:val="21"/>
      <w:lang w:eastAsia="sv-SE"/>
    </w:rPr>
  </w:style>
  <w:style w:type="paragraph" w:styleId="Revision">
    <w:name w:val="Revision"/>
    <w:hidden/>
    <w:uiPriority w:val="99"/>
    <w:semiHidden/>
    <w:rsid w:val="009D6200"/>
    <w:pPr>
      <w:spacing w:after="0" w:line="240" w:lineRule="auto"/>
    </w:pPr>
  </w:style>
  <w:style w:type="character" w:styleId="Kommentarsreferens">
    <w:name w:val="annotation reference"/>
    <w:basedOn w:val="Standardstycketeckensnitt"/>
    <w:uiPriority w:val="99"/>
    <w:semiHidden/>
    <w:unhideWhenUsed/>
    <w:rsid w:val="009D6200"/>
    <w:rPr>
      <w:sz w:val="16"/>
      <w:szCs w:val="16"/>
    </w:rPr>
  </w:style>
  <w:style w:type="paragraph" w:styleId="Kommentarer">
    <w:name w:val="annotation text"/>
    <w:basedOn w:val="Normal"/>
    <w:link w:val="KommentarerChar"/>
    <w:uiPriority w:val="99"/>
    <w:unhideWhenUsed/>
    <w:rsid w:val="009D6200"/>
    <w:pPr>
      <w:spacing w:line="240" w:lineRule="auto"/>
    </w:pPr>
    <w:rPr>
      <w:sz w:val="20"/>
      <w:szCs w:val="20"/>
    </w:rPr>
  </w:style>
  <w:style w:type="character" w:customStyle="1" w:styleId="KommentarerChar">
    <w:name w:val="Kommentarer Char"/>
    <w:basedOn w:val="Standardstycketeckensnitt"/>
    <w:link w:val="Kommentarer"/>
    <w:uiPriority w:val="99"/>
    <w:rsid w:val="009D6200"/>
    <w:rPr>
      <w:sz w:val="20"/>
      <w:szCs w:val="20"/>
    </w:rPr>
  </w:style>
  <w:style w:type="paragraph" w:styleId="Kommentarsmne">
    <w:name w:val="annotation subject"/>
    <w:basedOn w:val="Kommentarer"/>
    <w:next w:val="Kommentarer"/>
    <w:link w:val="KommentarsmneChar"/>
    <w:uiPriority w:val="99"/>
    <w:semiHidden/>
    <w:unhideWhenUsed/>
    <w:rsid w:val="009D6200"/>
    <w:rPr>
      <w:b/>
      <w:bCs/>
    </w:rPr>
  </w:style>
  <w:style w:type="character" w:customStyle="1" w:styleId="KommentarsmneChar">
    <w:name w:val="Kommentarsämne Char"/>
    <w:basedOn w:val="KommentarerChar"/>
    <w:link w:val="Kommentarsmne"/>
    <w:uiPriority w:val="99"/>
    <w:semiHidden/>
    <w:rsid w:val="009D620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25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4188</Words>
  <Characters>22200</Characters>
  <Application>Microsoft Office Word</Application>
  <DocSecurity>0</DocSecurity>
  <Lines>185</Lines>
  <Paragraphs>52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Lotta Rydhmer</dc:creator>
  <cp:keywords/>
  <dc:description/>
  <cp:lastModifiedBy>Elin Röös</cp:lastModifiedBy>
  <cp:revision>8</cp:revision>
  <dcterms:created xsi:type="dcterms:W3CDTF">2025-08-18T06:12:00Z</dcterms:created>
  <dcterms:modified xsi:type="dcterms:W3CDTF">2025-08-18T12:09:00Z</dcterms:modified>
</cp:coreProperties>
</file>