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E6212" w14:textId="63AA61B0" w:rsidR="004B0659" w:rsidRPr="00217E4C" w:rsidRDefault="004B0659" w:rsidP="002513B9">
      <w:pPr>
        <w:spacing w:line="240" w:lineRule="auto"/>
        <w:rPr>
          <w:rFonts w:cs="Times New Roman"/>
          <w:sz w:val="36"/>
          <w:szCs w:val="36"/>
          <w:lang w:val="en-GB"/>
        </w:rPr>
      </w:pPr>
      <w:r w:rsidRPr="00217E4C">
        <w:rPr>
          <w:rFonts w:cs="Times New Roman"/>
          <w:sz w:val="36"/>
          <w:szCs w:val="36"/>
          <w:lang w:val="en-GB"/>
        </w:rPr>
        <w:t xml:space="preserve">Advancing </w:t>
      </w:r>
      <w:r w:rsidR="00915257">
        <w:rPr>
          <w:rFonts w:cs="Times New Roman"/>
          <w:sz w:val="36"/>
          <w:szCs w:val="36"/>
          <w:lang w:val="en-GB"/>
        </w:rPr>
        <w:t>i</w:t>
      </w:r>
      <w:r w:rsidR="00915257" w:rsidRPr="00217E4C">
        <w:rPr>
          <w:rFonts w:cs="Times New Roman"/>
          <w:sz w:val="36"/>
          <w:szCs w:val="36"/>
          <w:lang w:val="en-GB"/>
        </w:rPr>
        <w:t xml:space="preserve">ndicators </w:t>
      </w:r>
      <w:r w:rsidRPr="00217E4C">
        <w:rPr>
          <w:rFonts w:cs="Times New Roman"/>
          <w:sz w:val="36"/>
          <w:szCs w:val="36"/>
          <w:lang w:val="en-GB"/>
        </w:rPr>
        <w:t xml:space="preserve">for </w:t>
      </w:r>
      <w:r w:rsidR="00915257">
        <w:rPr>
          <w:rFonts w:cs="Times New Roman"/>
          <w:sz w:val="36"/>
          <w:szCs w:val="36"/>
          <w:lang w:val="en-GB"/>
        </w:rPr>
        <w:t>a</w:t>
      </w:r>
      <w:r w:rsidR="00915257" w:rsidRPr="00217E4C">
        <w:rPr>
          <w:rFonts w:cs="Times New Roman"/>
          <w:sz w:val="36"/>
          <w:szCs w:val="36"/>
          <w:lang w:val="en-GB"/>
        </w:rPr>
        <w:t xml:space="preserve">nimal </w:t>
      </w:r>
      <w:r w:rsidR="00915257">
        <w:rPr>
          <w:rFonts w:cs="Times New Roman"/>
          <w:sz w:val="36"/>
          <w:szCs w:val="36"/>
          <w:lang w:val="en-GB"/>
        </w:rPr>
        <w:t>w</w:t>
      </w:r>
      <w:r w:rsidR="00915257" w:rsidRPr="00217E4C">
        <w:rPr>
          <w:rFonts w:cs="Times New Roman"/>
          <w:sz w:val="36"/>
          <w:szCs w:val="36"/>
          <w:lang w:val="en-GB"/>
        </w:rPr>
        <w:t xml:space="preserve">elfare </w:t>
      </w:r>
      <w:r w:rsidRPr="00217E4C">
        <w:rPr>
          <w:rFonts w:cs="Times New Roman"/>
          <w:sz w:val="36"/>
          <w:szCs w:val="36"/>
          <w:lang w:val="en-GB"/>
        </w:rPr>
        <w:t xml:space="preserve">and </w:t>
      </w:r>
      <w:r w:rsidR="00915257">
        <w:rPr>
          <w:rFonts w:cs="Times New Roman"/>
          <w:sz w:val="36"/>
          <w:szCs w:val="36"/>
          <w:lang w:val="en-GB"/>
        </w:rPr>
        <w:t>a</w:t>
      </w:r>
      <w:r w:rsidR="00915257" w:rsidRPr="00217E4C">
        <w:rPr>
          <w:rFonts w:cs="Times New Roman"/>
          <w:sz w:val="36"/>
          <w:szCs w:val="36"/>
          <w:lang w:val="en-GB"/>
        </w:rPr>
        <w:t xml:space="preserve">ntibiotic </w:t>
      </w:r>
      <w:r w:rsidR="00915257">
        <w:rPr>
          <w:rFonts w:cs="Times New Roman"/>
          <w:sz w:val="36"/>
          <w:szCs w:val="36"/>
          <w:lang w:val="en-GB"/>
        </w:rPr>
        <w:t>u</w:t>
      </w:r>
      <w:r w:rsidR="00915257" w:rsidRPr="00217E4C">
        <w:rPr>
          <w:rFonts w:cs="Times New Roman"/>
          <w:sz w:val="36"/>
          <w:szCs w:val="36"/>
          <w:lang w:val="en-GB"/>
        </w:rPr>
        <w:t xml:space="preserve">se </w:t>
      </w:r>
      <w:r w:rsidRPr="00217E4C">
        <w:rPr>
          <w:rFonts w:cs="Times New Roman"/>
          <w:sz w:val="36"/>
          <w:szCs w:val="36"/>
          <w:lang w:val="en-GB"/>
        </w:rPr>
        <w:t xml:space="preserve">in </w:t>
      </w:r>
      <w:r w:rsidR="00915257">
        <w:rPr>
          <w:rFonts w:cs="Times New Roman"/>
          <w:sz w:val="36"/>
          <w:szCs w:val="36"/>
          <w:lang w:val="en-GB"/>
        </w:rPr>
        <w:t>s</w:t>
      </w:r>
      <w:r w:rsidR="00915257" w:rsidRPr="00217E4C">
        <w:rPr>
          <w:rFonts w:cs="Times New Roman"/>
          <w:sz w:val="36"/>
          <w:szCs w:val="36"/>
          <w:lang w:val="en-GB"/>
        </w:rPr>
        <w:t xml:space="preserve">ustainability </w:t>
      </w:r>
      <w:r w:rsidR="00915257">
        <w:rPr>
          <w:rFonts w:cs="Times New Roman"/>
          <w:sz w:val="36"/>
          <w:szCs w:val="36"/>
          <w:lang w:val="en-GB"/>
        </w:rPr>
        <w:t>a</w:t>
      </w:r>
      <w:r w:rsidR="00915257" w:rsidRPr="00217E4C">
        <w:rPr>
          <w:rFonts w:cs="Times New Roman"/>
          <w:sz w:val="36"/>
          <w:szCs w:val="36"/>
          <w:lang w:val="en-GB"/>
        </w:rPr>
        <w:t xml:space="preserve">ssessments </w:t>
      </w:r>
      <w:r w:rsidR="006735B9" w:rsidRPr="00217E4C">
        <w:rPr>
          <w:rFonts w:cs="Times New Roman"/>
          <w:sz w:val="36"/>
          <w:szCs w:val="36"/>
          <w:lang w:val="en-GB"/>
        </w:rPr>
        <w:t xml:space="preserve">of </w:t>
      </w:r>
      <w:r w:rsidR="00915257">
        <w:rPr>
          <w:rFonts w:cs="Times New Roman"/>
          <w:sz w:val="36"/>
          <w:szCs w:val="36"/>
          <w:lang w:val="en-GB"/>
        </w:rPr>
        <w:t>d</w:t>
      </w:r>
      <w:r w:rsidR="00915257" w:rsidRPr="00217E4C">
        <w:rPr>
          <w:rFonts w:cs="Times New Roman"/>
          <w:sz w:val="36"/>
          <w:szCs w:val="36"/>
          <w:lang w:val="en-GB"/>
        </w:rPr>
        <w:t>iets</w:t>
      </w:r>
    </w:p>
    <w:p w14:paraId="39EADC05" w14:textId="5276BC77" w:rsidR="00E5797C" w:rsidRPr="002513B9" w:rsidRDefault="00915257" w:rsidP="002513B9">
      <w:pPr>
        <w:spacing w:line="240" w:lineRule="auto"/>
        <w:rPr>
          <w:szCs w:val="24"/>
          <w:vertAlign w:val="superscript"/>
        </w:rPr>
      </w:pPr>
      <w:r w:rsidRPr="002513B9">
        <w:rPr>
          <w:szCs w:val="24"/>
        </w:rPr>
        <w:t xml:space="preserve">Lotta </w:t>
      </w:r>
      <w:r w:rsidR="00E5797C" w:rsidRPr="002513B9">
        <w:rPr>
          <w:szCs w:val="24"/>
        </w:rPr>
        <w:t>Rydhmer</w:t>
      </w:r>
      <w:r w:rsidRPr="002513B9">
        <w:rPr>
          <w:szCs w:val="24"/>
        </w:rPr>
        <w:t xml:space="preserve"> </w:t>
      </w:r>
      <w:r w:rsidRPr="002513B9">
        <w:rPr>
          <w:szCs w:val="24"/>
          <w:vertAlign w:val="superscript"/>
        </w:rPr>
        <w:t>a,</w:t>
      </w:r>
      <w:r w:rsidRPr="002513B9">
        <w:rPr>
          <w:szCs w:val="24"/>
        </w:rPr>
        <w:t>*,</w:t>
      </w:r>
      <w:r w:rsidR="00E5797C" w:rsidRPr="002513B9">
        <w:rPr>
          <w:szCs w:val="24"/>
        </w:rPr>
        <w:t xml:space="preserve"> </w:t>
      </w:r>
      <w:r w:rsidRPr="002513B9">
        <w:rPr>
          <w:szCs w:val="24"/>
        </w:rPr>
        <w:t xml:space="preserve">Elin </w:t>
      </w:r>
      <w:r w:rsidR="00E5797C" w:rsidRPr="002513B9">
        <w:rPr>
          <w:szCs w:val="24"/>
        </w:rPr>
        <w:t>Röös</w:t>
      </w:r>
      <w:r w:rsidRPr="002513B9">
        <w:rPr>
          <w:szCs w:val="24"/>
        </w:rPr>
        <w:t xml:space="preserve"> </w:t>
      </w:r>
      <w:r w:rsidRPr="002513B9">
        <w:rPr>
          <w:szCs w:val="24"/>
          <w:vertAlign w:val="superscript"/>
        </w:rPr>
        <w:t>b</w:t>
      </w:r>
    </w:p>
    <w:p w14:paraId="02078E93" w14:textId="321D31B7" w:rsidR="00E5797C" w:rsidRPr="002513B9" w:rsidRDefault="00915257" w:rsidP="002513B9">
      <w:pPr>
        <w:spacing w:line="240" w:lineRule="auto"/>
        <w:rPr>
          <w:szCs w:val="24"/>
          <w:vertAlign w:val="superscript"/>
          <w:lang w:val="en-GB"/>
        </w:rPr>
      </w:pPr>
      <w:r w:rsidRPr="002513B9">
        <w:rPr>
          <w:szCs w:val="24"/>
          <w:vertAlign w:val="superscript"/>
          <w:lang w:val="en-GB"/>
        </w:rPr>
        <w:t xml:space="preserve">a </w:t>
      </w:r>
      <w:r w:rsidRPr="002513B9">
        <w:rPr>
          <w:szCs w:val="24"/>
          <w:lang w:val="en-GB"/>
        </w:rPr>
        <w:t xml:space="preserve">Department </w:t>
      </w:r>
      <w:r w:rsidR="49FF5CCA" w:rsidRPr="002513B9">
        <w:rPr>
          <w:szCs w:val="24"/>
          <w:lang w:val="en-GB"/>
        </w:rPr>
        <w:t>of Animal Biosciences, Swedish University of Agricultural Sciences, Box 7023, 750 07 Uppsala, Sweden</w:t>
      </w:r>
      <w:r w:rsidRPr="002513B9">
        <w:rPr>
          <w:szCs w:val="24"/>
          <w:lang w:val="en-GB"/>
        </w:rPr>
        <w:t xml:space="preserve"> </w:t>
      </w:r>
    </w:p>
    <w:p w14:paraId="76F5604F" w14:textId="250919B1" w:rsidR="00E5797C" w:rsidRPr="002513B9" w:rsidRDefault="00915257" w:rsidP="002513B9">
      <w:pPr>
        <w:spacing w:line="240" w:lineRule="auto"/>
        <w:rPr>
          <w:rFonts w:eastAsiaTheme="minorEastAsia"/>
          <w:szCs w:val="24"/>
          <w:lang w:val="en-GB"/>
        </w:rPr>
      </w:pPr>
      <w:r w:rsidRPr="002513B9">
        <w:rPr>
          <w:szCs w:val="24"/>
          <w:vertAlign w:val="superscript"/>
          <w:lang w:val="en-GB"/>
        </w:rPr>
        <w:t xml:space="preserve">b </w:t>
      </w:r>
      <w:r w:rsidRPr="002513B9">
        <w:rPr>
          <w:szCs w:val="24"/>
          <w:lang w:val="en-GB"/>
        </w:rPr>
        <w:t xml:space="preserve">Department </w:t>
      </w:r>
      <w:r w:rsidR="00E5797C" w:rsidRPr="002513B9">
        <w:rPr>
          <w:szCs w:val="24"/>
          <w:lang w:val="en-GB"/>
        </w:rPr>
        <w:t>of Energy and Technology, Swedish University of Agricultural Sciences</w:t>
      </w:r>
      <w:r w:rsidR="00E5797C" w:rsidRPr="002513B9">
        <w:rPr>
          <w:rFonts w:eastAsiaTheme="minorEastAsia"/>
          <w:szCs w:val="24"/>
          <w:lang w:val="en-GB"/>
        </w:rPr>
        <w:t>, Box 7013, 750 07 Uppsala, Sweden</w:t>
      </w:r>
      <w:r w:rsidRPr="002513B9">
        <w:rPr>
          <w:rFonts w:eastAsiaTheme="minorEastAsia"/>
          <w:szCs w:val="24"/>
          <w:lang w:val="en-GB"/>
        </w:rPr>
        <w:t xml:space="preserve"> </w:t>
      </w:r>
    </w:p>
    <w:p w14:paraId="5A57E384" w14:textId="020156E5" w:rsidR="00915257" w:rsidRPr="002513B9" w:rsidRDefault="00915257" w:rsidP="002513B9">
      <w:pPr>
        <w:spacing w:line="240" w:lineRule="auto"/>
        <w:rPr>
          <w:rFonts w:eastAsiaTheme="minorEastAsia"/>
          <w:szCs w:val="24"/>
          <w:lang w:val="en-GB"/>
        </w:rPr>
      </w:pPr>
      <w:r w:rsidRPr="002513B9">
        <w:rPr>
          <w:rFonts w:eastAsiaTheme="minorEastAsia"/>
          <w:szCs w:val="24"/>
          <w:lang w:val="en-GB"/>
        </w:rPr>
        <w:t>* Corresponding author.</w:t>
      </w:r>
    </w:p>
    <w:p w14:paraId="7C8400AF" w14:textId="1C72C5DD" w:rsidR="00915257" w:rsidRPr="002513B9" w:rsidRDefault="00915257" w:rsidP="002513B9">
      <w:pPr>
        <w:spacing w:line="240" w:lineRule="auto"/>
        <w:rPr>
          <w:szCs w:val="24"/>
          <w:vertAlign w:val="superscript"/>
          <w:lang w:val="en-GB"/>
        </w:rPr>
      </w:pPr>
      <w:r w:rsidRPr="002513B9">
        <w:rPr>
          <w:rFonts w:eastAsiaTheme="minorEastAsia"/>
          <w:szCs w:val="24"/>
          <w:lang w:val="en-GB"/>
        </w:rPr>
        <w:t xml:space="preserve">E-mail addresses: </w:t>
      </w:r>
      <w:r w:rsidRPr="002513B9">
        <w:rPr>
          <w:szCs w:val="24"/>
          <w:lang w:val="en-US"/>
        </w:rPr>
        <w:t>Lotta.Rydhmer@slu.se</w:t>
      </w:r>
      <w:r w:rsidRPr="002513B9">
        <w:rPr>
          <w:szCs w:val="24"/>
          <w:lang w:val="en-GB"/>
        </w:rPr>
        <w:t xml:space="preserve">, </w:t>
      </w:r>
      <w:r w:rsidRPr="002513B9">
        <w:rPr>
          <w:szCs w:val="24"/>
          <w:lang w:val="en-US"/>
        </w:rPr>
        <w:t>Elin.Roos@slu.se</w:t>
      </w:r>
    </w:p>
    <w:p w14:paraId="086F4E0F" w14:textId="2486D763" w:rsidR="00915257" w:rsidRPr="002513B9" w:rsidRDefault="00915257" w:rsidP="002513B9">
      <w:pPr>
        <w:spacing w:line="240" w:lineRule="auto"/>
        <w:rPr>
          <w:szCs w:val="24"/>
          <w:vertAlign w:val="superscript"/>
          <w:lang w:val="en-GB"/>
        </w:rPr>
      </w:pPr>
    </w:p>
    <w:p w14:paraId="3E7CBEC6" w14:textId="692B5777" w:rsidR="00E5797C" w:rsidRPr="002513B9" w:rsidRDefault="00E5797C" w:rsidP="002513B9">
      <w:pPr>
        <w:spacing w:line="240" w:lineRule="auto"/>
        <w:rPr>
          <w:b/>
          <w:szCs w:val="24"/>
          <w:lang w:val="en-GB"/>
        </w:rPr>
      </w:pPr>
      <w:r w:rsidRPr="002513B9">
        <w:rPr>
          <w:b/>
          <w:szCs w:val="24"/>
          <w:lang w:val="en-GB"/>
        </w:rPr>
        <w:t>Abstract</w:t>
      </w:r>
    </w:p>
    <w:p w14:paraId="38EECC12" w14:textId="60348657" w:rsidR="00774FF8" w:rsidRPr="002513B9" w:rsidRDefault="003A7F06" w:rsidP="002513B9">
      <w:pPr>
        <w:spacing w:line="240" w:lineRule="auto"/>
        <w:rPr>
          <w:rFonts w:eastAsia="Times New Roman" w:cs="Times New Roman"/>
          <w:color w:val="000000" w:themeColor="text1"/>
          <w:szCs w:val="24"/>
          <w:lang w:val="en-GB"/>
        </w:rPr>
      </w:pPr>
      <w:r>
        <w:rPr>
          <w:lang w:val="en-GB"/>
        </w:rPr>
        <w:t xml:space="preserve">Assessment of the sustainability of </w:t>
      </w:r>
      <w:r w:rsidRPr="00387946">
        <w:rPr>
          <w:lang w:val="en-GB"/>
        </w:rPr>
        <w:t>diet</w:t>
      </w:r>
      <w:r>
        <w:rPr>
          <w:lang w:val="en-GB"/>
        </w:rPr>
        <w:t>s</w:t>
      </w:r>
      <w:r w:rsidRPr="00387946">
        <w:rPr>
          <w:lang w:val="en-GB"/>
        </w:rPr>
        <w:t xml:space="preserve"> typically include the diet’s impact on the environment, using indicators such as the carbon, water and land footprint</w:t>
      </w:r>
      <w:r w:rsidR="00363498">
        <w:rPr>
          <w:lang w:val="en-GB"/>
        </w:rPr>
        <w:t xml:space="preserve">. However, there are other crucial sustainability aspects </w:t>
      </w:r>
      <w:r w:rsidR="00144A3D">
        <w:rPr>
          <w:lang w:val="en-GB"/>
        </w:rPr>
        <w:t>including animal welfare and the use of antibiotics.</w:t>
      </w:r>
      <w:r w:rsidRPr="00387946">
        <w:rPr>
          <w:lang w:val="en-GB"/>
        </w:rPr>
        <w:t xml:space="preserve"> </w:t>
      </w:r>
      <w:r w:rsidR="5B5A985F" w:rsidRPr="002513B9">
        <w:rPr>
          <w:rFonts w:eastAsia="Times New Roman" w:cs="Times New Roman"/>
          <w:color w:val="000000" w:themeColor="text1"/>
          <w:szCs w:val="24"/>
          <w:lang w:val="en-GB"/>
        </w:rPr>
        <w:t xml:space="preserve">This study </w:t>
      </w:r>
      <w:ins w:id="0" w:author="Elin Röös" w:date="2025-05-18T09:02:00Z">
        <w:r w:rsidR="00D97EFA">
          <w:rPr>
            <w:rFonts w:eastAsia="Times New Roman" w:cs="Times New Roman"/>
            <w:color w:val="000000" w:themeColor="text1"/>
            <w:szCs w:val="24"/>
            <w:lang w:val="en-GB"/>
          </w:rPr>
          <w:t xml:space="preserve">contributes to the improvement of </w:t>
        </w:r>
      </w:ins>
      <w:del w:id="1" w:author="Elin Röös" w:date="2025-05-18T09:02:00Z">
        <w:r w:rsidR="00144A3D" w:rsidDel="00D97EFA">
          <w:rPr>
            <w:rFonts w:eastAsia="Times New Roman" w:cs="Times New Roman"/>
            <w:color w:val="000000" w:themeColor="text1"/>
            <w:szCs w:val="24"/>
            <w:lang w:val="en-GB"/>
          </w:rPr>
          <w:delText xml:space="preserve">helps </w:delText>
        </w:r>
        <w:r w:rsidR="5B5A985F" w:rsidRPr="002513B9" w:rsidDel="00D97EFA">
          <w:rPr>
            <w:rFonts w:eastAsia="Times New Roman" w:cs="Times New Roman"/>
            <w:color w:val="000000" w:themeColor="text1"/>
            <w:szCs w:val="24"/>
            <w:lang w:val="en-GB"/>
          </w:rPr>
          <w:delText xml:space="preserve">advance </w:delText>
        </w:r>
      </w:del>
      <w:r w:rsidR="5B5A985F" w:rsidRPr="002513B9">
        <w:rPr>
          <w:rFonts w:eastAsia="Times New Roman" w:cs="Times New Roman"/>
          <w:color w:val="000000" w:themeColor="text1"/>
          <w:szCs w:val="24"/>
          <w:lang w:val="en-GB"/>
        </w:rPr>
        <w:t xml:space="preserve">sustainability assessments of food systems by </w:t>
      </w:r>
      <w:commentRangeStart w:id="2"/>
      <w:commentRangeStart w:id="3"/>
      <w:del w:id="4" w:author="Elin Röös" w:date="2025-05-18T09:00:00Z">
        <w:r w:rsidR="00762C9E" w:rsidDel="00D97EFA">
          <w:rPr>
            <w:rFonts w:eastAsia="Times New Roman" w:cs="Times New Roman"/>
            <w:color w:val="000000" w:themeColor="text1"/>
            <w:szCs w:val="24"/>
            <w:lang w:val="en-GB"/>
          </w:rPr>
          <w:delText>suggesting</w:delText>
        </w:r>
        <w:r w:rsidR="00762C9E" w:rsidRPr="002513B9" w:rsidDel="00D97EFA">
          <w:rPr>
            <w:rFonts w:eastAsia="Times New Roman" w:cs="Times New Roman"/>
            <w:color w:val="000000" w:themeColor="text1"/>
            <w:szCs w:val="24"/>
            <w:lang w:val="en-GB"/>
          </w:rPr>
          <w:delText xml:space="preserve"> </w:delText>
        </w:r>
        <w:r w:rsidR="5B5A985F" w:rsidRPr="002513B9" w:rsidDel="00D97EFA">
          <w:rPr>
            <w:rFonts w:eastAsia="Times New Roman" w:cs="Times New Roman"/>
            <w:color w:val="000000" w:themeColor="text1"/>
            <w:szCs w:val="24"/>
            <w:lang w:val="en-GB"/>
          </w:rPr>
          <w:delText xml:space="preserve">novel </w:delText>
        </w:r>
      </w:del>
      <w:ins w:id="5" w:author="Elin Röös" w:date="2025-05-18T09:00:00Z">
        <w:r w:rsidR="00D97EFA">
          <w:rPr>
            <w:rFonts w:eastAsia="Times New Roman" w:cs="Times New Roman"/>
            <w:color w:val="000000" w:themeColor="text1"/>
            <w:szCs w:val="24"/>
            <w:lang w:val="en-GB"/>
          </w:rPr>
          <w:t>advancing</w:t>
        </w:r>
      </w:ins>
      <w:ins w:id="6" w:author="Lotta Rydhmer" w:date="2025-05-15T09:14:00Z">
        <w:r w:rsidR="000258EA" w:rsidRPr="002513B9">
          <w:rPr>
            <w:rFonts w:eastAsia="Times New Roman" w:cs="Times New Roman"/>
            <w:color w:val="000000" w:themeColor="text1"/>
            <w:szCs w:val="24"/>
            <w:lang w:val="en-GB"/>
          </w:rPr>
          <w:t xml:space="preserve"> </w:t>
        </w:r>
      </w:ins>
      <w:r w:rsidR="5B5A985F" w:rsidRPr="002513B9">
        <w:rPr>
          <w:rFonts w:eastAsia="Times New Roman" w:cs="Times New Roman"/>
          <w:color w:val="000000" w:themeColor="text1"/>
          <w:szCs w:val="24"/>
          <w:lang w:val="en-GB"/>
        </w:rPr>
        <w:t xml:space="preserve">indices </w:t>
      </w:r>
      <w:commentRangeEnd w:id="2"/>
      <w:r w:rsidR="00D97EFA">
        <w:rPr>
          <w:rStyle w:val="Kommentarsreferens"/>
        </w:rPr>
        <w:commentReference w:id="2"/>
      </w:r>
      <w:commentRangeEnd w:id="3"/>
      <w:r w:rsidR="00D3311C">
        <w:rPr>
          <w:rStyle w:val="Kommentarsreferens"/>
        </w:rPr>
        <w:commentReference w:id="3"/>
      </w:r>
      <w:r w:rsidR="5B5A985F" w:rsidRPr="002513B9">
        <w:rPr>
          <w:rFonts w:eastAsia="Times New Roman" w:cs="Times New Roman"/>
          <w:color w:val="000000" w:themeColor="text1"/>
          <w:szCs w:val="24"/>
          <w:lang w:val="en-GB"/>
        </w:rPr>
        <w:t xml:space="preserve">for animal welfare and antibiotic use, complementing traditional environmental indicators such as the carbon footprint. The proposed animal welfare index reflects the number of animals affected per kilogram of animal product, the animals' cognitive ability to experience negative effects, and the quality of the production system, including disease frequency and space limitations. </w:t>
      </w:r>
      <w:del w:id="7" w:author="Lotta Rydhmer" w:date="2025-05-15T09:15:00Z">
        <w:r w:rsidR="5B5A985F" w:rsidRPr="002513B9" w:rsidDel="000258EA">
          <w:rPr>
            <w:rFonts w:eastAsia="Times New Roman" w:cs="Times New Roman"/>
            <w:color w:val="000000" w:themeColor="text1"/>
            <w:szCs w:val="24"/>
            <w:lang w:val="en-GB"/>
          </w:rPr>
          <w:delText>Additionally, an</w:delText>
        </w:r>
      </w:del>
      <w:ins w:id="8" w:author="Lotta Rydhmer" w:date="2025-05-15T09:15:00Z">
        <w:r w:rsidR="000258EA">
          <w:rPr>
            <w:rFonts w:eastAsia="Times New Roman" w:cs="Times New Roman"/>
            <w:color w:val="000000" w:themeColor="text1"/>
            <w:szCs w:val="24"/>
            <w:lang w:val="en-GB"/>
          </w:rPr>
          <w:t>The proposed</w:t>
        </w:r>
      </w:ins>
      <w:r w:rsidR="5B5A985F" w:rsidRPr="002513B9">
        <w:rPr>
          <w:rFonts w:eastAsia="Times New Roman" w:cs="Times New Roman"/>
          <w:color w:val="000000" w:themeColor="text1"/>
          <w:szCs w:val="24"/>
          <w:lang w:val="en-GB"/>
        </w:rPr>
        <w:t xml:space="preserve"> antibiotic use </w:t>
      </w:r>
      <w:del w:id="9" w:author="Elin Röös" w:date="2025-05-18T09:04:00Z">
        <w:r w:rsidR="5B5A985F" w:rsidRPr="002513B9" w:rsidDel="00D97EFA">
          <w:rPr>
            <w:rFonts w:eastAsia="Times New Roman" w:cs="Times New Roman"/>
            <w:color w:val="000000" w:themeColor="text1"/>
            <w:szCs w:val="24"/>
            <w:lang w:val="en-GB"/>
          </w:rPr>
          <w:delText xml:space="preserve">index </w:delText>
        </w:r>
      </w:del>
      <w:ins w:id="10" w:author="Elin Röös" w:date="2025-05-18T09:04:00Z">
        <w:r w:rsidR="00D97EFA">
          <w:rPr>
            <w:rFonts w:eastAsia="Times New Roman" w:cs="Times New Roman"/>
            <w:color w:val="000000" w:themeColor="text1"/>
            <w:szCs w:val="24"/>
            <w:lang w:val="en-GB"/>
          </w:rPr>
          <w:t>indicator</w:t>
        </w:r>
        <w:r w:rsidR="00D97EFA" w:rsidRPr="002513B9">
          <w:rPr>
            <w:rFonts w:eastAsia="Times New Roman" w:cs="Times New Roman"/>
            <w:color w:val="000000" w:themeColor="text1"/>
            <w:szCs w:val="24"/>
            <w:lang w:val="en-GB"/>
          </w:rPr>
          <w:t xml:space="preserve"> </w:t>
        </w:r>
      </w:ins>
      <w:r w:rsidR="5B5A985F" w:rsidRPr="002513B9">
        <w:rPr>
          <w:rFonts w:eastAsia="Times New Roman" w:cs="Times New Roman"/>
          <w:color w:val="000000" w:themeColor="text1"/>
          <w:szCs w:val="24"/>
          <w:lang w:val="en-GB"/>
        </w:rPr>
        <w:t xml:space="preserve">was developed based on national sales data, adjusted for species-specific differences. The indices were applied to a range of animal products commonly consumed in a set of European countries, revealing substantial variations in </w:t>
      </w:r>
      <w:r w:rsidR="5B5A985F" w:rsidRPr="006F01FD">
        <w:rPr>
          <w:rFonts w:eastAsia="Times New Roman" w:cs="Times New Roman"/>
          <w:color w:val="000000" w:themeColor="text1"/>
          <w:szCs w:val="24"/>
          <w:highlight w:val="yellow"/>
          <w:lang w:val="en-GB"/>
          <w:rPrChange w:id="11" w:author="Lotta Rydhmer" w:date="2025-05-16T01:40:00Z">
            <w:rPr>
              <w:rFonts w:eastAsia="Times New Roman" w:cs="Times New Roman"/>
              <w:color w:val="000000" w:themeColor="text1"/>
              <w:szCs w:val="24"/>
              <w:lang w:val="en-GB"/>
            </w:rPr>
          </w:rPrChange>
        </w:rPr>
        <w:t>welfare loss</w:t>
      </w:r>
      <w:r w:rsidR="5B5A985F" w:rsidRPr="002513B9">
        <w:rPr>
          <w:rFonts w:eastAsia="Times New Roman" w:cs="Times New Roman"/>
          <w:color w:val="000000" w:themeColor="text1"/>
          <w:szCs w:val="24"/>
          <w:lang w:val="en-GB"/>
        </w:rPr>
        <w:t xml:space="preserve"> and antibiotic use across species and production systems. For example, rabbit and chicken production showed high welfare loss per kilogram of meat due to the number of animals affected and the relatively poor conditions in intensive farming systems. Meanwhile, meat from cattle and wild-caught species had lower welfare loss per kilogram, attributed to the larger body mass of these animals and less </w:t>
      </w:r>
      <w:r w:rsidR="5B5A985F" w:rsidRPr="006F01FD">
        <w:rPr>
          <w:rFonts w:eastAsia="Times New Roman" w:cs="Times New Roman"/>
          <w:color w:val="000000" w:themeColor="text1"/>
          <w:szCs w:val="24"/>
          <w:highlight w:val="yellow"/>
          <w:lang w:val="en-GB"/>
          <w:rPrChange w:id="12" w:author="Lotta Rydhmer" w:date="2025-05-16T01:40:00Z">
            <w:rPr>
              <w:rFonts w:eastAsia="Times New Roman" w:cs="Times New Roman"/>
              <w:color w:val="000000" w:themeColor="text1"/>
              <w:szCs w:val="24"/>
              <w:lang w:val="en-GB"/>
            </w:rPr>
          </w:rPrChange>
        </w:rPr>
        <w:t>suffering</w:t>
      </w:r>
      <w:r w:rsidR="5B5A985F" w:rsidRPr="002513B9">
        <w:rPr>
          <w:rFonts w:eastAsia="Times New Roman" w:cs="Times New Roman"/>
          <w:color w:val="000000" w:themeColor="text1"/>
          <w:szCs w:val="24"/>
          <w:lang w:val="en-GB"/>
        </w:rPr>
        <w:t xml:space="preserve"> in production. These indices offer a comprehensive tool for evaluating trade-offs between animal welfare, antibiotic use, and environmental sustainability in food production.</w:t>
      </w:r>
    </w:p>
    <w:p w14:paraId="307879EF" w14:textId="3EC76AF7" w:rsidR="00E5797C" w:rsidRPr="002513B9" w:rsidRDefault="5B5A985F" w:rsidP="002513B9">
      <w:pPr>
        <w:spacing w:line="240" w:lineRule="auto"/>
        <w:rPr>
          <w:szCs w:val="24"/>
          <w:lang w:val="en-GB"/>
        </w:rPr>
      </w:pPr>
      <w:r w:rsidRPr="002513B9">
        <w:rPr>
          <w:i/>
          <w:szCs w:val="24"/>
          <w:lang w:val="en-GB"/>
        </w:rPr>
        <w:t>Keywords:</w:t>
      </w:r>
      <w:r w:rsidRPr="002513B9">
        <w:rPr>
          <w:szCs w:val="24"/>
          <w:lang w:val="en-GB"/>
        </w:rPr>
        <w:t xml:space="preserve"> Livestock sustainability, antimicrobial resistance, food ethics, environmental trade-offs, animal </w:t>
      </w:r>
      <w:r w:rsidR="00635D63" w:rsidRPr="002513B9">
        <w:rPr>
          <w:szCs w:val="24"/>
          <w:lang w:val="en-GB"/>
        </w:rPr>
        <w:t xml:space="preserve">production </w:t>
      </w:r>
      <w:r w:rsidRPr="002513B9">
        <w:rPr>
          <w:szCs w:val="24"/>
          <w:lang w:val="en-GB"/>
        </w:rPr>
        <w:t>impacts</w:t>
      </w:r>
    </w:p>
    <w:p w14:paraId="50757786" w14:textId="77777777" w:rsidR="00142BCA" w:rsidRDefault="00142BCA">
      <w:pPr>
        <w:spacing w:line="259" w:lineRule="auto"/>
        <w:jc w:val="left"/>
        <w:rPr>
          <w:rFonts w:eastAsiaTheme="majorEastAsia" w:cstheme="majorBidi"/>
          <w:sz w:val="32"/>
          <w:szCs w:val="32"/>
          <w:lang w:val="en-GB"/>
        </w:rPr>
      </w:pPr>
      <w:r>
        <w:rPr>
          <w:lang w:val="en-GB"/>
        </w:rPr>
        <w:br w:type="page"/>
      </w:r>
    </w:p>
    <w:p w14:paraId="6832E77F" w14:textId="39BADB22" w:rsidR="00E5797C" w:rsidRPr="00387946" w:rsidRDefault="00E5797C" w:rsidP="002513B9">
      <w:pPr>
        <w:pStyle w:val="Rubrik1"/>
        <w:spacing w:line="240" w:lineRule="auto"/>
        <w:rPr>
          <w:lang w:val="en-GB"/>
        </w:rPr>
      </w:pPr>
      <w:r w:rsidRPr="00387946">
        <w:rPr>
          <w:lang w:val="en-GB"/>
        </w:rPr>
        <w:lastRenderedPageBreak/>
        <w:t>1. Introduction</w:t>
      </w:r>
    </w:p>
    <w:p w14:paraId="313FA311" w14:textId="65F024BB" w:rsidR="00D3311C" w:rsidDel="00DF7C87" w:rsidRDefault="00D3311C" w:rsidP="00D3311C">
      <w:pPr>
        <w:spacing w:line="276" w:lineRule="auto"/>
        <w:rPr>
          <w:ins w:id="13" w:author="Lotta Rydhmer" w:date="2025-05-21T16:06:00Z"/>
          <w:del w:id="14" w:author="Elin Röös" w:date="2025-05-25T19:28:00Z" w16du:dateUtc="2025-05-25T17:28:00Z"/>
          <w:lang w:val="en-GB"/>
        </w:rPr>
      </w:pPr>
      <w:ins w:id="15" w:author="Lotta Rydhmer" w:date="2025-05-21T16:06:00Z">
        <w:r>
          <w:rPr>
            <w:lang w:val="en-GB"/>
          </w:rPr>
          <w:t>Ideally, a broad sustainability assessment of food consumption should cover UN’s all 17 sustainable development goals</w:t>
        </w:r>
      </w:ins>
      <w:ins w:id="16" w:author="Elin Röös" w:date="2025-05-26T08:22:00Z" w16du:dateUtc="2025-05-26T06:22:00Z">
        <w:r w:rsidR="00955614">
          <w:rPr>
            <w:lang w:val="en-GB"/>
          </w:rPr>
          <w:t xml:space="preserve"> (SDGs)</w:t>
        </w:r>
      </w:ins>
      <w:ins w:id="17" w:author="Lotta Rydhmer" w:date="2025-05-21T16:06:00Z">
        <w:r>
          <w:rPr>
            <w:lang w:val="en-GB"/>
          </w:rPr>
          <w:t xml:space="preserve">. </w:t>
        </w:r>
        <w:del w:id="18" w:author="Elin Röös" w:date="2025-05-25T19:28:00Z" w16du:dateUtc="2025-05-25T17:28:00Z">
          <w:r w:rsidDel="00DF7C87">
            <w:rPr>
              <w:lang w:val="en-GB"/>
            </w:rPr>
            <w:delText xml:space="preserve">Here we contribute by developing indicators for two social aspects: animal welfare and use of antibiotics in animal production. </w:delText>
          </w:r>
          <w:r w:rsidRPr="008740C8" w:rsidDel="00DF7C87">
            <w:rPr>
              <w:lang w:val="en-GB"/>
            </w:rPr>
            <w:delText>They are relevant for assessment of food consumption since animal sourced products is a large part of many consumers’ diet</w:delText>
          </w:r>
          <w:r w:rsidDel="00DF7C87">
            <w:rPr>
              <w:lang w:val="en-GB"/>
            </w:rPr>
            <w:delText>; t</w:delText>
          </w:r>
          <w:r w:rsidRPr="008740C8" w:rsidDel="00DF7C87">
            <w:rPr>
              <w:lang w:val="en-GB"/>
            </w:rPr>
            <w:delText>he global average consumption of animal sourced food has been estimated to 230 g/day and person (Miller et al., 2022).</w:delText>
          </w:r>
          <w:r w:rsidDel="00DF7C87">
            <w:rPr>
              <w:lang w:val="en-GB"/>
            </w:rPr>
            <w:delText xml:space="preserve"> We combine these two social aspects with climate impact which is one of the most acute environmental issues (</w:delText>
          </w:r>
          <w:r w:rsidRPr="00620F46" w:rsidDel="00DF7C87">
            <w:rPr>
              <w:highlight w:val="green"/>
              <w:lang w:val="en-GB"/>
              <w:rPrChange w:id="19" w:author="Lotta Rydhmer" w:date="2025-05-22T22:39:00Z">
                <w:rPr>
                  <w:lang w:val="en-GB"/>
                </w:rPr>
              </w:rPrChange>
            </w:rPr>
            <w:delText>ref</w:delText>
          </w:r>
          <w:r w:rsidDel="00DF7C87">
            <w:rPr>
              <w:lang w:val="en-GB"/>
            </w:rPr>
            <w:delText xml:space="preserve">). </w:delText>
          </w:r>
        </w:del>
      </w:ins>
    </w:p>
    <w:p w14:paraId="0A765425" w14:textId="0A3AA376" w:rsidR="00945322" w:rsidRDefault="00A55659" w:rsidP="00EE4730">
      <w:pPr>
        <w:spacing w:line="276" w:lineRule="auto"/>
        <w:rPr>
          <w:ins w:id="20" w:author="Lotta Rydhmer" w:date="2025-05-15T11:23:00Z"/>
          <w:lang w:val="en-GB"/>
        </w:rPr>
      </w:pPr>
      <w:commentRangeStart w:id="21"/>
      <w:commentRangeEnd w:id="21"/>
      <w:del w:id="22" w:author="Lotta Rydhmer" w:date="2025-05-21T16:09:00Z">
        <w:r w:rsidDel="00D3311C">
          <w:rPr>
            <w:rStyle w:val="Kommentarsreferens"/>
          </w:rPr>
          <w:commentReference w:id="21"/>
        </w:r>
      </w:del>
      <w:commentRangeStart w:id="23"/>
      <w:commentRangeEnd w:id="23"/>
      <w:r w:rsidR="00DD73C8">
        <w:rPr>
          <w:rStyle w:val="Kommentarsreferens"/>
        </w:rPr>
        <w:commentReference w:id="23"/>
      </w:r>
      <w:moveToRangeStart w:id="24" w:author="Lotta Rydhmer" w:date="2025-05-15T11:19:00Z" w:name="move198200411"/>
      <w:moveTo w:id="25" w:author="Lotta Rydhmer" w:date="2025-05-15T11:19:00Z">
        <w:r w:rsidR="00945322" w:rsidRPr="00387946">
          <w:rPr>
            <w:lang w:val="en-GB"/>
          </w:rPr>
          <w:t xml:space="preserve">So far, </w:t>
        </w:r>
      </w:moveTo>
      <w:ins w:id="26" w:author="Lotta Rydhmer" w:date="2025-05-15T11:20:00Z">
        <w:r w:rsidR="00945322">
          <w:rPr>
            <w:lang w:val="en-GB"/>
          </w:rPr>
          <w:t xml:space="preserve">most </w:t>
        </w:r>
      </w:ins>
      <w:ins w:id="27" w:author="Elin Röös" w:date="2025-05-25T19:28:00Z" w16du:dateUtc="2025-05-25T17:28:00Z">
        <w:r w:rsidR="00DF7C87">
          <w:rPr>
            <w:lang w:val="en-GB"/>
          </w:rPr>
          <w:t xml:space="preserve">sustainability </w:t>
        </w:r>
      </w:ins>
      <w:moveTo w:id="28" w:author="Lotta Rydhmer" w:date="2025-05-15T11:19:00Z">
        <w:del w:id="29" w:author="Elin Röös" w:date="2025-05-25T19:28:00Z" w16du:dateUtc="2025-05-25T17:28:00Z">
          <w:r w:rsidR="00945322" w:rsidRPr="00387946" w:rsidDel="00DF7C87">
            <w:rPr>
              <w:lang w:val="en-GB"/>
            </w:rPr>
            <w:delText xml:space="preserve">diet </w:delText>
          </w:r>
        </w:del>
        <w:r w:rsidR="00945322" w:rsidRPr="00387946">
          <w:rPr>
            <w:lang w:val="en-GB"/>
          </w:rPr>
          <w:t>assessments</w:t>
        </w:r>
      </w:moveTo>
      <w:ins w:id="30" w:author="Elin Röös" w:date="2025-05-25T19:28:00Z" w16du:dateUtc="2025-05-25T17:28:00Z">
        <w:r w:rsidR="00DF7C87">
          <w:rPr>
            <w:lang w:val="en-GB"/>
          </w:rPr>
          <w:t xml:space="preserve"> of diets</w:t>
        </w:r>
      </w:ins>
      <w:moveTo w:id="31" w:author="Lotta Rydhmer" w:date="2025-05-15T11:19:00Z">
        <w:r w:rsidR="00945322" w:rsidRPr="00387946">
          <w:rPr>
            <w:lang w:val="en-GB"/>
          </w:rPr>
          <w:t xml:space="preserve"> </w:t>
        </w:r>
        <w:del w:id="32" w:author="Lotta Rydhmer" w:date="2025-05-15T11:20:00Z">
          <w:r w:rsidR="00945322" w:rsidRPr="00387946" w:rsidDel="00945322">
            <w:rPr>
              <w:lang w:val="en-GB"/>
            </w:rPr>
            <w:delText xml:space="preserve">typically </w:delText>
          </w:r>
        </w:del>
      </w:moveTo>
      <w:ins w:id="33" w:author="Lotta Rydhmer" w:date="2025-05-15T11:20:00Z">
        <w:del w:id="34" w:author="Elin Röös" w:date="2025-05-25T19:29:00Z" w16du:dateUtc="2025-05-25T17:29:00Z">
          <w:r w:rsidR="00945322" w:rsidDel="00DF7C87">
            <w:rPr>
              <w:lang w:val="en-GB"/>
            </w:rPr>
            <w:delText>cove</w:delText>
          </w:r>
        </w:del>
      </w:ins>
      <w:ins w:id="35" w:author="Elin Röös" w:date="2025-05-25T19:29:00Z" w16du:dateUtc="2025-05-25T17:29:00Z">
        <w:r w:rsidR="00DF7C87">
          <w:rPr>
            <w:lang w:val="en-GB"/>
          </w:rPr>
          <w:t>are limited to</w:t>
        </w:r>
      </w:ins>
      <w:ins w:id="36" w:author="Lotta Rydhmer" w:date="2025-05-15T11:20:00Z">
        <w:del w:id="37" w:author="Elin Röös" w:date="2025-05-25T19:29:00Z" w16du:dateUtc="2025-05-25T17:29:00Z">
          <w:r w:rsidR="00945322" w:rsidDel="00DF7C87">
            <w:rPr>
              <w:lang w:val="en-GB"/>
            </w:rPr>
            <w:delText>r</w:delText>
          </w:r>
        </w:del>
        <w:r w:rsidR="00945322">
          <w:rPr>
            <w:lang w:val="en-GB"/>
          </w:rPr>
          <w:t xml:space="preserve"> </w:t>
        </w:r>
      </w:ins>
      <w:moveTo w:id="38" w:author="Lotta Rydhmer" w:date="2025-05-15T11:19:00Z">
        <w:del w:id="39" w:author="Lotta Rydhmer" w:date="2025-05-15T11:20:00Z">
          <w:r w:rsidR="00945322" w:rsidRPr="00387946" w:rsidDel="00945322">
            <w:rPr>
              <w:lang w:val="en-GB"/>
            </w:rPr>
            <w:delText xml:space="preserve">include </w:delText>
          </w:r>
        </w:del>
        <w:r w:rsidR="00945322" w:rsidRPr="00387946">
          <w:rPr>
            <w:lang w:val="en-GB"/>
          </w:rPr>
          <w:t xml:space="preserve">the diet’s impact on the environment, using indicators such as the carbon, water and land footprint (Harrison </w:t>
        </w:r>
        <w:r w:rsidR="00945322" w:rsidRPr="004726BA">
          <w:rPr>
            <w:i/>
            <w:iCs/>
            <w:lang w:val="en-GB"/>
          </w:rPr>
          <w:t>et al.</w:t>
        </w:r>
        <w:r w:rsidR="00945322" w:rsidRPr="00635D63">
          <w:rPr>
            <w:lang w:val="en-GB"/>
          </w:rPr>
          <w:t>,</w:t>
        </w:r>
        <w:r w:rsidR="00945322" w:rsidRPr="00387946">
          <w:rPr>
            <w:lang w:val="en-GB"/>
          </w:rPr>
          <w:t xml:space="preserve"> 2022)</w:t>
        </w:r>
      </w:moveTo>
      <w:moveToRangeEnd w:id="24"/>
      <w:ins w:id="40" w:author="Lotta Rydhmer" w:date="2025-05-15T11:20:00Z">
        <w:r w:rsidR="00945322">
          <w:rPr>
            <w:lang w:val="en-GB"/>
          </w:rPr>
          <w:t>. Those that deal with social aspect</w:t>
        </w:r>
      </w:ins>
      <w:ins w:id="41" w:author="Lotta Rydhmer" w:date="2025-05-15T11:21:00Z">
        <w:r w:rsidR="00945322">
          <w:rPr>
            <w:lang w:val="en-GB"/>
          </w:rPr>
          <w:t>s</w:t>
        </w:r>
      </w:ins>
      <w:ins w:id="42" w:author="Lotta Rydhmer" w:date="2025-05-15T11:20:00Z">
        <w:r w:rsidR="00945322">
          <w:rPr>
            <w:lang w:val="en-GB"/>
          </w:rPr>
          <w:t xml:space="preserve"> often focus on human health </w:t>
        </w:r>
      </w:ins>
      <w:moveToRangeStart w:id="43" w:author="Lotta Rydhmer" w:date="2025-05-15T11:21:00Z" w:name="move198200495"/>
      <w:del w:id="44" w:author="Lotta Rydhmer" w:date="2025-05-15T11:21:00Z">
        <w:r w:rsidR="00945322" w:rsidRPr="00945322" w:rsidDel="00945322">
          <w:rPr>
            <w:lang w:val="en-GB"/>
          </w:rPr>
          <w:delText xml:space="preserve">and on health </w:delText>
        </w:r>
      </w:del>
      <w:r w:rsidR="00945322" w:rsidRPr="00945322">
        <w:rPr>
          <w:lang w:val="en-GB"/>
        </w:rPr>
        <w:t>by assessing how a set of diet related risk factors (e.g. high consumption of red meat) are likely to affect mortality and disease burden (Springman et al., 2020)</w:t>
      </w:r>
      <w:ins w:id="45" w:author="Elin Röös" w:date="2025-05-26T08:23:00Z" w16du:dateUtc="2025-05-26T06:23:00Z">
        <w:r w:rsidR="00955614">
          <w:rPr>
            <w:lang w:val="en-GB"/>
          </w:rPr>
          <w:t xml:space="preserve"> or how diets fulfil nutrient recommendations (ref)</w:t>
        </w:r>
      </w:ins>
      <w:r w:rsidR="00945322" w:rsidRPr="00945322">
        <w:rPr>
          <w:lang w:val="en-GB"/>
        </w:rPr>
        <w:t>.</w:t>
      </w:r>
      <w:moveToRangeEnd w:id="43"/>
      <w:ins w:id="46" w:author="Lotta Rydhmer" w:date="2025-05-15T11:23:00Z">
        <w:r w:rsidR="00945322" w:rsidRPr="00945322">
          <w:rPr>
            <w:lang w:val="en-GB"/>
          </w:rPr>
          <w:t xml:space="preserve"> </w:t>
        </w:r>
      </w:ins>
      <w:moveToRangeStart w:id="47" w:author="Lotta Rydhmer" w:date="2025-05-15T11:23:00Z" w:name="move198200600"/>
      <w:moveTo w:id="48" w:author="Lotta Rydhmer" w:date="2025-05-15T11:23:00Z">
        <w:r w:rsidR="00945322" w:rsidRPr="00217E4C">
          <w:rPr>
            <w:lang w:val="en-GB"/>
          </w:rPr>
          <w:t>The interest in sustainability assessments covering more than environmental and human health is</w:t>
        </w:r>
      </w:moveTo>
      <w:ins w:id="49" w:author="Lotta Rydhmer" w:date="2025-05-15T11:23:00Z">
        <w:r w:rsidR="00945322">
          <w:rPr>
            <w:lang w:val="en-GB"/>
          </w:rPr>
          <w:t>, however,</w:t>
        </w:r>
      </w:ins>
      <w:moveTo w:id="50" w:author="Lotta Rydhmer" w:date="2025-05-15T11:23:00Z">
        <w:r w:rsidR="00945322" w:rsidRPr="00217E4C">
          <w:rPr>
            <w:lang w:val="en-GB"/>
          </w:rPr>
          <w:t xml:space="preserve"> growing (</w:t>
        </w:r>
        <w:proofErr w:type="spellStart"/>
        <w:r w:rsidR="00945322" w:rsidRPr="00217E4C">
          <w:rPr>
            <w:lang w:val="en-GB"/>
          </w:rPr>
          <w:t>Hebinck</w:t>
        </w:r>
        <w:proofErr w:type="spellEnd"/>
        <w:r w:rsidR="00945322" w:rsidRPr="00217E4C">
          <w:rPr>
            <w:lang w:val="en-GB"/>
          </w:rPr>
          <w:t xml:space="preserve"> </w:t>
        </w:r>
        <w:r w:rsidR="00945322" w:rsidRPr="004726BA">
          <w:rPr>
            <w:i/>
            <w:iCs/>
            <w:lang w:val="en-GB"/>
          </w:rPr>
          <w:t>et al.</w:t>
        </w:r>
        <w:r w:rsidR="00945322" w:rsidRPr="00635D63">
          <w:rPr>
            <w:lang w:val="en-GB"/>
          </w:rPr>
          <w:t xml:space="preserve">, </w:t>
        </w:r>
        <w:r w:rsidR="00945322" w:rsidRPr="00217E4C">
          <w:rPr>
            <w:lang w:val="en-GB"/>
          </w:rPr>
          <w:t xml:space="preserve">2021; Lanzoni </w:t>
        </w:r>
        <w:r w:rsidR="00945322" w:rsidRPr="004726BA">
          <w:rPr>
            <w:i/>
            <w:iCs/>
            <w:lang w:val="en-GB"/>
          </w:rPr>
          <w:t>et al.</w:t>
        </w:r>
        <w:r w:rsidR="00945322" w:rsidRPr="00635D63">
          <w:rPr>
            <w:lang w:val="en-GB"/>
          </w:rPr>
          <w:t>,</w:t>
        </w:r>
        <w:r w:rsidR="00945322" w:rsidRPr="00217E4C">
          <w:rPr>
            <w:lang w:val="en-GB"/>
          </w:rPr>
          <w:t xml:space="preserve"> 2023</w:t>
        </w:r>
        <w:r w:rsidR="00945322">
          <w:rPr>
            <w:lang w:val="en-GB"/>
          </w:rPr>
          <w:t xml:space="preserve">; Richter </w:t>
        </w:r>
        <w:r w:rsidR="00945322" w:rsidRPr="00C44EC8">
          <w:rPr>
            <w:i/>
            <w:iCs/>
            <w:lang w:val="en-GB"/>
          </w:rPr>
          <w:t>et al.</w:t>
        </w:r>
        <w:r w:rsidR="00945322">
          <w:rPr>
            <w:lang w:val="en-GB"/>
          </w:rPr>
          <w:t>, 2024</w:t>
        </w:r>
        <w:r w:rsidR="00945322" w:rsidRPr="00217E4C">
          <w:rPr>
            <w:lang w:val="en-GB"/>
          </w:rPr>
          <w:t>).</w:t>
        </w:r>
      </w:moveTo>
      <w:moveToRangeEnd w:id="47"/>
      <w:ins w:id="51" w:author="Lotta Rydhmer" w:date="2025-05-15T11:23:00Z">
        <w:r w:rsidR="00945322">
          <w:rPr>
            <w:lang w:val="en-GB"/>
          </w:rPr>
          <w:t xml:space="preserve"> </w:t>
        </w:r>
      </w:ins>
      <w:ins w:id="52" w:author="Lotta Rydhmer" w:date="2025-05-15T09:20:00Z">
        <w:r w:rsidR="00077877">
          <w:rPr>
            <w:lang w:val="en-GB"/>
          </w:rPr>
          <w:t xml:space="preserve">Results from </w:t>
        </w:r>
      </w:ins>
      <w:ins w:id="53" w:author="Elin Röös" w:date="2025-05-25T19:30:00Z" w16du:dateUtc="2025-05-25T17:30:00Z">
        <w:r w:rsidR="00DF7C87">
          <w:rPr>
            <w:lang w:val="en-GB"/>
          </w:rPr>
          <w:t xml:space="preserve">such assessments are important </w:t>
        </w:r>
      </w:ins>
      <w:ins w:id="54" w:author="Lotta Rydhmer" w:date="2025-05-15T09:20:00Z">
        <w:del w:id="55" w:author="Elin Röös" w:date="2025-05-25T19:30:00Z" w16du:dateUtc="2025-05-25T17:30:00Z">
          <w:r w:rsidR="00077877" w:rsidDel="00DF7C87">
            <w:rPr>
              <w:lang w:val="en-GB"/>
            </w:rPr>
            <w:delText>m</w:delText>
          </w:r>
        </w:del>
      </w:ins>
      <w:del w:id="56" w:author="Elin Röös" w:date="2025-05-25T19:30:00Z" w16du:dateUtc="2025-05-25T17:30:00Z">
        <w:r w:rsidR="2C34456E" w:rsidRPr="00387946" w:rsidDel="00DF7C87">
          <w:rPr>
            <w:lang w:val="en-GB"/>
          </w:rPr>
          <w:delText>Modelling diets’ impact on humans, animals and nature, can</w:delText>
        </w:r>
      </w:del>
      <w:ins w:id="57" w:author="Elin Röös" w:date="2025-05-25T19:30:00Z" w16du:dateUtc="2025-05-25T17:30:00Z">
        <w:r w:rsidR="00DF7C87">
          <w:rPr>
            <w:lang w:val="en-GB"/>
          </w:rPr>
          <w:t>to</w:t>
        </w:r>
      </w:ins>
      <w:r w:rsidR="2C34456E" w:rsidRPr="00387946">
        <w:rPr>
          <w:lang w:val="en-GB"/>
        </w:rPr>
        <w:t xml:space="preserve"> give politicians and consumers a scientific base for </w:t>
      </w:r>
      <w:ins w:id="58" w:author="Lotta Rydhmer" w:date="2025-05-15T11:23:00Z">
        <w:r w:rsidR="00945322">
          <w:rPr>
            <w:lang w:val="en-GB"/>
          </w:rPr>
          <w:t xml:space="preserve">more holistic </w:t>
        </w:r>
      </w:ins>
      <w:r w:rsidR="2C34456E" w:rsidRPr="00387946">
        <w:rPr>
          <w:lang w:val="en-GB"/>
        </w:rPr>
        <w:t xml:space="preserve">decisions concerning food choices. </w:t>
      </w:r>
    </w:p>
    <w:p w14:paraId="795F3A50" w14:textId="66A8DDE1" w:rsidR="005B3124" w:rsidRPr="00217E4C" w:rsidDel="003F282F" w:rsidRDefault="2C34456E" w:rsidP="00EE4730">
      <w:pPr>
        <w:spacing w:line="276" w:lineRule="auto"/>
        <w:rPr>
          <w:del w:id="59" w:author="Lotta Rydhmer" w:date="2025-05-15T11:26:00Z"/>
          <w:lang w:val="en-GB"/>
        </w:rPr>
      </w:pPr>
      <w:del w:id="60" w:author="Lotta Rydhmer" w:date="2025-05-15T16:59:00Z">
        <w:r w:rsidRPr="00387946" w:rsidDel="005A5169">
          <w:rPr>
            <w:lang w:val="en-GB"/>
          </w:rPr>
          <w:delText xml:space="preserve">Commonly, such diet assessments are performed by multiplying the amount of certain foods or commodities in the diet with the per kg impact of each food or commodity as measured by a set of indicators. Thereafter the impact of all foods is summed up resulting in a total impact of the diet. </w:delText>
        </w:r>
      </w:del>
      <w:moveFromRangeStart w:id="61" w:author="Lotta Rydhmer" w:date="2025-05-15T11:19:00Z" w:name="move198200411"/>
      <w:moveFrom w:id="62" w:author="Lotta Rydhmer" w:date="2025-05-15T11:19:00Z">
        <w:del w:id="63" w:author="Lotta Rydhmer" w:date="2025-05-15T11:26:00Z">
          <w:r w:rsidRPr="00387946" w:rsidDel="003F282F">
            <w:rPr>
              <w:lang w:val="en-GB"/>
            </w:rPr>
            <w:delText xml:space="preserve">So far, diet assessments typically include the diet’s impact on the environment, using indicators such as the carbon, water and land footprint (Harrison </w:delText>
          </w:r>
          <w:r w:rsidR="004726BA" w:rsidRPr="004726BA" w:rsidDel="003F282F">
            <w:rPr>
              <w:i/>
              <w:iCs/>
              <w:lang w:val="en-GB"/>
            </w:rPr>
            <w:delText>et al.</w:delText>
          </w:r>
          <w:r w:rsidRPr="00635D63" w:rsidDel="003F282F">
            <w:rPr>
              <w:lang w:val="en-GB"/>
            </w:rPr>
            <w:delText>,</w:delText>
          </w:r>
          <w:r w:rsidRPr="00387946" w:rsidDel="003F282F">
            <w:rPr>
              <w:lang w:val="en-GB"/>
            </w:rPr>
            <w:delText xml:space="preserve"> 2022) </w:delText>
          </w:r>
        </w:del>
      </w:moveFrom>
      <w:moveFromRangeStart w:id="64" w:author="Lotta Rydhmer" w:date="2025-05-15T11:21:00Z" w:name="move198200495"/>
      <w:moveFromRangeEnd w:id="61"/>
      <w:moveFrom w:id="65" w:author="Lotta Rydhmer" w:date="2025-05-15T11:21:00Z">
        <w:del w:id="66" w:author="Lotta Rydhmer" w:date="2025-05-15T11:26:00Z">
          <w:r w:rsidRPr="00387946" w:rsidDel="003F282F">
            <w:rPr>
              <w:lang w:val="en-GB"/>
            </w:rPr>
            <w:delText>and on health by assessing how a set of diet related risk factors (</w:delText>
          </w:r>
          <w:r w:rsidR="00891363" w:rsidRPr="00891363" w:rsidDel="003F282F">
            <w:rPr>
              <w:i/>
              <w:lang w:val="en-GB"/>
            </w:rPr>
            <w:delText>e.g.</w:delText>
          </w:r>
          <w:r w:rsidRPr="00387946" w:rsidDel="003F282F">
            <w:rPr>
              <w:lang w:val="en-GB"/>
            </w:rPr>
            <w:delText xml:space="preserve"> high consumption of red meat) are likely to affect mortality and disease burden (Springman </w:delText>
          </w:r>
          <w:r w:rsidR="004726BA" w:rsidRPr="004726BA" w:rsidDel="003F282F">
            <w:rPr>
              <w:i/>
              <w:iCs/>
              <w:lang w:val="en-GB"/>
            </w:rPr>
            <w:delText>et al.</w:delText>
          </w:r>
          <w:r w:rsidRPr="00635D63" w:rsidDel="003F282F">
            <w:rPr>
              <w:lang w:val="en-GB"/>
            </w:rPr>
            <w:delText>,</w:delText>
          </w:r>
          <w:r w:rsidRPr="00387946" w:rsidDel="003F282F">
            <w:rPr>
              <w:lang w:val="en-GB"/>
            </w:rPr>
            <w:delText xml:space="preserve"> 2020). </w:delText>
          </w:r>
        </w:del>
      </w:moveFrom>
      <w:moveFromRangeEnd w:id="64"/>
    </w:p>
    <w:p w14:paraId="64F4C769" w14:textId="07F14689" w:rsidR="00746DDD" w:rsidRPr="00387946" w:rsidDel="008740C8" w:rsidRDefault="5B5A985F" w:rsidP="00EE4730">
      <w:pPr>
        <w:spacing w:line="276" w:lineRule="auto"/>
        <w:rPr>
          <w:del w:id="67" w:author="Lotta Rydhmer" w:date="2025-05-15T22:06:00Z"/>
          <w:lang w:val="en-GB"/>
        </w:rPr>
      </w:pPr>
      <w:moveFromRangeStart w:id="68" w:author="Lotta Rydhmer" w:date="2025-05-15T11:23:00Z" w:name="move198200600"/>
      <w:moveFrom w:id="69" w:author="Lotta Rydhmer" w:date="2025-05-15T11:23:00Z">
        <w:r w:rsidRPr="00217E4C" w:rsidDel="00945322">
          <w:rPr>
            <w:lang w:val="en-GB"/>
          </w:rPr>
          <w:t xml:space="preserve">The interest in sustainability assessments covering more than environmental and human health is growing (Hebinck </w:t>
        </w:r>
        <w:r w:rsidR="004726BA" w:rsidRPr="004726BA" w:rsidDel="00945322">
          <w:rPr>
            <w:i/>
            <w:iCs/>
            <w:lang w:val="en-GB"/>
          </w:rPr>
          <w:t>et al.</w:t>
        </w:r>
        <w:r w:rsidRPr="00635D63" w:rsidDel="00945322">
          <w:rPr>
            <w:lang w:val="en-GB"/>
          </w:rPr>
          <w:t xml:space="preserve">, </w:t>
        </w:r>
        <w:r w:rsidRPr="00217E4C" w:rsidDel="00945322">
          <w:rPr>
            <w:lang w:val="en-GB"/>
          </w:rPr>
          <w:t xml:space="preserve">2021; Lanzoni </w:t>
        </w:r>
        <w:r w:rsidR="004726BA" w:rsidRPr="004726BA" w:rsidDel="00945322">
          <w:rPr>
            <w:i/>
            <w:iCs/>
            <w:lang w:val="en-GB"/>
          </w:rPr>
          <w:t>et al.</w:t>
        </w:r>
        <w:r w:rsidRPr="00635D63" w:rsidDel="00945322">
          <w:rPr>
            <w:lang w:val="en-GB"/>
          </w:rPr>
          <w:t>,</w:t>
        </w:r>
        <w:r w:rsidRPr="00217E4C" w:rsidDel="00945322">
          <w:rPr>
            <w:lang w:val="en-GB"/>
          </w:rPr>
          <w:t xml:space="preserve"> 2023</w:t>
        </w:r>
        <w:r w:rsidR="008054C9" w:rsidDel="00945322">
          <w:rPr>
            <w:lang w:val="en-GB"/>
          </w:rPr>
          <w:t xml:space="preserve">; </w:t>
        </w:r>
        <w:r w:rsidR="00730A92" w:rsidDel="00945322">
          <w:rPr>
            <w:lang w:val="en-GB"/>
          </w:rPr>
          <w:t>Richter</w:t>
        </w:r>
        <w:r w:rsidR="005C039F" w:rsidDel="00945322">
          <w:rPr>
            <w:lang w:val="en-GB"/>
          </w:rPr>
          <w:t xml:space="preserve"> </w:t>
        </w:r>
        <w:r w:rsidR="005C039F" w:rsidRPr="00C44EC8" w:rsidDel="00945322">
          <w:rPr>
            <w:i/>
            <w:iCs/>
            <w:lang w:val="en-GB"/>
          </w:rPr>
          <w:t>et al.</w:t>
        </w:r>
        <w:r w:rsidR="005C039F" w:rsidDel="00945322">
          <w:rPr>
            <w:lang w:val="en-GB"/>
          </w:rPr>
          <w:t>, 2024</w:t>
        </w:r>
        <w:r w:rsidRPr="00217E4C" w:rsidDel="00945322">
          <w:rPr>
            <w:lang w:val="en-GB"/>
          </w:rPr>
          <w:t xml:space="preserve">). </w:t>
        </w:r>
      </w:moveFrom>
      <w:moveFromRangeEnd w:id="68"/>
      <w:del w:id="70" w:author="Elin Röös" w:date="2025-05-26T08:24:00Z" w16du:dateUtc="2025-05-26T06:24:00Z">
        <w:r w:rsidRPr="00387946" w:rsidDel="00955614">
          <w:rPr>
            <w:lang w:val="en-GB"/>
          </w:rPr>
          <w:delText xml:space="preserve">Social sustainability aspects of consumption cover, for example the diet’s impact on health and wellbeing going beyond the </w:delText>
        </w:r>
      </w:del>
      <w:ins w:id="71" w:author="Lotta Rydhmer" w:date="2025-05-15T11:31:00Z">
        <w:del w:id="72" w:author="Elin Röös" w:date="2025-05-26T08:24:00Z" w16du:dateUtc="2025-05-26T06:24:00Z">
          <w:r w:rsidR="003F282F" w:rsidDel="00955614">
            <w:rPr>
              <w:lang w:val="en-GB"/>
            </w:rPr>
            <w:delText xml:space="preserve">direct </w:delText>
          </w:r>
        </w:del>
      </w:ins>
      <w:del w:id="73" w:author="Elin Röös" w:date="2025-05-26T08:24:00Z" w16du:dateUtc="2025-05-26T06:24:00Z">
        <w:r w:rsidRPr="00387946" w:rsidDel="00955614">
          <w:rPr>
            <w:lang w:val="en-GB"/>
          </w:rPr>
          <w:delText xml:space="preserve">human health impacts </w:delText>
        </w:r>
      </w:del>
      <w:ins w:id="74" w:author="Lotta Rydhmer" w:date="2025-05-15T11:31:00Z">
        <w:del w:id="75" w:author="Elin Röös" w:date="2025-05-26T08:24:00Z" w16du:dateUtc="2025-05-26T06:24:00Z">
          <w:r w:rsidR="003F282F" w:rsidDel="00955614">
            <w:rPr>
              <w:lang w:val="en-GB"/>
            </w:rPr>
            <w:delText>on human health</w:delText>
          </w:r>
        </w:del>
      </w:ins>
      <w:ins w:id="76" w:author="Lotta Rydhmer" w:date="2025-05-15T11:32:00Z">
        <w:del w:id="77" w:author="Elin Röös" w:date="2025-05-26T08:24:00Z" w16du:dateUtc="2025-05-26T06:24:00Z">
          <w:r w:rsidR="003F282F" w:rsidDel="00955614">
            <w:rPr>
              <w:lang w:val="en-GB"/>
            </w:rPr>
            <w:delText xml:space="preserve"> </w:delText>
          </w:r>
        </w:del>
      </w:ins>
      <w:del w:id="78" w:author="Elin Röös" w:date="2025-05-26T08:24:00Z" w16du:dateUtc="2025-05-26T06:24:00Z">
        <w:r w:rsidRPr="00387946" w:rsidDel="00955614">
          <w:rPr>
            <w:lang w:val="en-GB"/>
          </w:rPr>
          <w:delText>of ingesting different types of foods</w:delText>
        </w:r>
      </w:del>
      <w:ins w:id="79" w:author="Lotta Rydhmer" w:date="2025-05-15T11:31:00Z">
        <w:del w:id="80" w:author="Elin Röös" w:date="2025-05-26T08:24:00Z" w16du:dateUtc="2025-05-26T06:24:00Z">
          <w:r w:rsidR="003F282F" w:rsidDel="00955614">
            <w:rPr>
              <w:lang w:val="en-GB"/>
            </w:rPr>
            <w:delText>.</w:delText>
          </w:r>
        </w:del>
      </w:ins>
      <w:ins w:id="81" w:author="Elin Röös" w:date="2025-05-26T08:24:00Z" w16du:dateUtc="2025-05-26T06:24:00Z">
        <w:r w:rsidR="00955614">
          <w:rPr>
            <w:lang w:val="en-GB"/>
          </w:rPr>
          <w:t>One growing concern it the development of resistance to antibiotics.</w:t>
        </w:r>
      </w:ins>
      <w:ins w:id="82" w:author="Lotta Rydhmer" w:date="2025-05-15T11:31:00Z">
        <w:r w:rsidR="003F282F">
          <w:rPr>
            <w:lang w:val="en-GB"/>
          </w:rPr>
          <w:t xml:space="preserve"> </w:t>
        </w:r>
      </w:ins>
      <w:del w:id="83" w:author="Lotta Rydhmer" w:date="2025-05-15T11:33:00Z">
        <w:r w:rsidRPr="00387946" w:rsidDel="003F282F">
          <w:rPr>
            <w:lang w:val="en-GB"/>
          </w:rPr>
          <w:delText xml:space="preserve">, including </w:delText>
        </w:r>
      </w:del>
      <w:del w:id="84" w:author="Lotta Rydhmer" w:date="2025-05-15T22:06:00Z">
        <w:r w:rsidRPr="00387946" w:rsidDel="008740C8">
          <w:rPr>
            <w:lang w:val="en-GB"/>
          </w:rPr>
          <w:delText>food productions’ contribution to antibiotic resistance</w:delText>
        </w:r>
      </w:del>
      <w:del w:id="85" w:author="Lotta Rydhmer" w:date="2025-05-15T20:51:00Z">
        <w:r w:rsidRPr="00387946" w:rsidDel="00951EC9">
          <w:rPr>
            <w:lang w:val="en-GB"/>
          </w:rPr>
          <w:delText>.</w:delText>
        </w:r>
      </w:del>
      <w:del w:id="86" w:author="Lotta Rydhmer" w:date="2025-05-15T11:36:00Z">
        <w:r w:rsidRPr="00387946" w:rsidDel="003F282F">
          <w:rPr>
            <w:lang w:val="en-GB"/>
          </w:rPr>
          <w:delText xml:space="preserve"> </w:delText>
        </w:r>
      </w:del>
      <w:del w:id="87" w:author="Lotta Rydhmer" w:date="2025-05-15T22:06:00Z">
        <w:r w:rsidRPr="00387946" w:rsidDel="008740C8">
          <w:rPr>
            <w:lang w:val="en-GB"/>
          </w:rPr>
          <w:delText xml:space="preserve"> </w:delText>
        </w:r>
      </w:del>
    </w:p>
    <w:p w14:paraId="182A7461" w14:textId="43C2396F" w:rsidR="001A555B" w:rsidRDefault="000602CA" w:rsidP="00EE4730">
      <w:pPr>
        <w:spacing w:line="276" w:lineRule="auto"/>
        <w:rPr>
          <w:ins w:id="88" w:author="Lotta Rydhmer" w:date="2025-05-15T15:16:00Z"/>
          <w:lang w:val="en-GB"/>
        </w:rPr>
      </w:pPr>
      <w:commentRangeStart w:id="89"/>
      <w:ins w:id="90" w:author="Elin Röös" w:date="2025-05-18T17:32:00Z">
        <w:del w:id="91" w:author="Lotta Rydhmer" w:date="2025-05-21T16:06:00Z">
          <w:r w:rsidDel="00D3311C">
            <w:rPr>
              <w:lang w:val="en-GB"/>
            </w:rPr>
            <w:delText xml:space="preserve">Here </w:delText>
          </w:r>
          <w:commentRangeEnd w:id="89"/>
          <w:r w:rsidR="00AF15F3" w:rsidDel="00D3311C">
            <w:rPr>
              <w:rStyle w:val="Kommentarsreferens"/>
            </w:rPr>
            <w:commentReference w:id="89"/>
          </w:r>
          <w:r w:rsidDel="00D3311C">
            <w:rPr>
              <w:lang w:val="en-GB"/>
            </w:rPr>
            <w:delText>we</w:delText>
          </w:r>
        </w:del>
      </w:ins>
      <w:ins w:id="92" w:author="Lotta Rydhmer" w:date="2025-05-15T15:15:00Z">
        <w:r w:rsidR="001A555B">
          <w:rPr>
            <w:lang w:val="en-GB"/>
          </w:rPr>
          <w:t xml:space="preserve">Antibiotics </w:t>
        </w:r>
      </w:ins>
      <w:ins w:id="93" w:author="Lotta Rydhmer" w:date="2025-05-15T22:09:00Z">
        <w:r w:rsidR="008740C8">
          <w:rPr>
            <w:lang w:val="en-GB"/>
          </w:rPr>
          <w:t xml:space="preserve">(against bacteria) </w:t>
        </w:r>
      </w:ins>
      <w:ins w:id="94" w:author="Lotta Rydhmer" w:date="2025-05-15T15:15:00Z">
        <w:r w:rsidR="001A555B">
          <w:rPr>
            <w:lang w:val="en-GB"/>
          </w:rPr>
          <w:t>and other a</w:t>
        </w:r>
      </w:ins>
      <w:del w:id="95" w:author="Lotta Rydhmer" w:date="2025-05-15T15:15:00Z">
        <w:r w:rsidR="5B5A985F" w:rsidRPr="00387946" w:rsidDel="001A555B">
          <w:rPr>
            <w:lang w:val="en-GB"/>
          </w:rPr>
          <w:delText>A</w:delText>
        </w:r>
      </w:del>
      <w:r w:rsidR="5B5A985F" w:rsidRPr="00387946">
        <w:rPr>
          <w:lang w:val="en-GB"/>
        </w:rPr>
        <w:t xml:space="preserve">ntimicrobials are used to cure and to prevent infections in humans and animals, and in some countries also for </w:t>
      </w:r>
      <w:ins w:id="96" w:author="Lotta Rydhmer" w:date="2025-05-15T22:10:00Z">
        <w:r w:rsidR="008740C8">
          <w:rPr>
            <w:lang w:val="en-GB"/>
          </w:rPr>
          <w:t xml:space="preserve">farm </w:t>
        </w:r>
      </w:ins>
      <w:r w:rsidR="5B5A985F" w:rsidRPr="00387946">
        <w:rPr>
          <w:lang w:val="en-GB"/>
        </w:rPr>
        <w:t>animal growth promotion. All use of antimicrobials increases the risk of microbes developing resistance</w:t>
      </w:r>
      <w:del w:id="97" w:author="Lotta Rydhmer" w:date="2025-05-22T22:40:00Z">
        <w:r w:rsidR="5B5A985F" w:rsidRPr="00387946" w:rsidDel="00620F46">
          <w:rPr>
            <w:lang w:val="en-GB"/>
          </w:rPr>
          <w:delText xml:space="preserve"> to antimicrobials</w:delText>
        </w:r>
      </w:del>
      <w:r w:rsidR="5B5A985F" w:rsidRPr="00387946">
        <w:rPr>
          <w:lang w:val="en-GB"/>
        </w:rPr>
        <w:t xml:space="preserve">. Antimicrobial resistance occurs naturally but develops faster when antimicrobial pharmaceuticals are used. EU’s Farm to Fork strategy (EC, 2020) states that antimicrobial resistance is linked to excessive and inappropriate use of antimicrobials in animal and human healthcare. The EU commission therefore takes actions to </w:t>
      </w:r>
      <w:ins w:id="98" w:author="Lotta Rydhmer" w:date="2025-05-15T15:17:00Z">
        <w:r w:rsidR="004F4C76">
          <w:rPr>
            <w:lang w:val="en-GB"/>
          </w:rPr>
          <w:t xml:space="preserve">avoid overuse and to </w:t>
        </w:r>
      </w:ins>
      <w:r w:rsidR="5B5A985F" w:rsidRPr="00387946">
        <w:rPr>
          <w:lang w:val="en-GB"/>
        </w:rPr>
        <w:t>reduce overall EU sales of antimicrobials for farmed animals and in aquaculture</w:t>
      </w:r>
      <w:ins w:id="99" w:author="Lotta Rydhmer" w:date="2025-05-15T22:11:00Z">
        <w:r w:rsidR="000E11F1">
          <w:rPr>
            <w:lang w:val="en-GB"/>
          </w:rPr>
          <w:t>. A</w:t>
        </w:r>
      </w:ins>
      <w:del w:id="100" w:author="Lotta Rydhmer" w:date="2025-05-15T22:11:00Z">
        <w:r w:rsidR="5B5A985F" w:rsidRPr="00387946" w:rsidDel="000E11F1">
          <w:rPr>
            <w:lang w:val="en-GB"/>
          </w:rPr>
          <w:delText>, but a</w:delText>
        </w:r>
      </w:del>
      <w:r w:rsidR="5B5A985F" w:rsidRPr="00387946">
        <w:rPr>
          <w:lang w:val="en-GB"/>
        </w:rPr>
        <w:t xml:space="preserve"> greater volume of antimicrobials is still sold to treat disease in food-producing animals than in humans (EEA, 2024). </w:t>
      </w:r>
    </w:p>
    <w:p w14:paraId="5BEBE49F" w14:textId="15592699" w:rsidR="00746DDD" w:rsidRPr="00387946" w:rsidRDefault="5B5A985F" w:rsidP="00EE4730">
      <w:pPr>
        <w:spacing w:line="276" w:lineRule="auto"/>
        <w:rPr>
          <w:lang w:val="en-GB"/>
        </w:rPr>
      </w:pPr>
      <w:r w:rsidRPr="00387946">
        <w:rPr>
          <w:lang w:val="en-GB"/>
        </w:rPr>
        <w:lastRenderedPageBreak/>
        <w:t xml:space="preserve">The fight against antimicrobial resistance is closely linked to UN’s sustainable development goals (SDG), especially SDG3 Good health and well-being and SDG 12 Responsible consumption and production (WHO, 2020). </w:t>
      </w:r>
      <w:r w:rsidRPr="00217E4C">
        <w:rPr>
          <w:lang w:val="en-GB"/>
        </w:rPr>
        <w:t>A review made by a large international group of ‘Antimicrobial Resistance Collaborators’ showed that 1.27 million deaths in the world were directly caused by antibiotic resistant bacteria in 2019. The number of deaths associated with antibiotic resistance was almost four times higher (</w:t>
      </w:r>
      <w:r w:rsidR="000A35E5" w:rsidRPr="000A35E5">
        <w:rPr>
          <w:lang w:val="en-GB"/>
        </w:rPr>
        <w:t>Murray</w:t>
      </w:r>
      <w:r w:rsidR="000A35E5">
        <w:rPr>
          <w:lang w:val="en-GB"/>
        </w:rPr>
        <w:t xml:space="preserve"> </w:t>
      </w:r>
      <w:r w:rsidR="004726BA" w:rsidRPr="004726BA">
        <w:rPr>
          <w:i/>
          <w:lang w:val="en-GB"/>
        </w:rPr>
        <w:t>et al.</w:t>
      </w:r>
      <w:r w:rsidR="000A35E5">
        <w:rPr>
          <w:lang w:val="en-GB"/>
        </w:rPr>
        <w:t>, 2022</w:t>
      </w:r>
      <w:r w:rsidRPr="00217E4C">
        <w:rPr>
          <w:lang w:val="en-GB"/>
        </w:rPr>
        <w:t xml:space="preserve">). In Europe (WHO European region; 53 countries), 541,000 deaths were associated with antibiotic resistance and the main reasons were </w:t>
      </w:r>
      <w:r w:rsidR="002513B9" w:rsidRPr="00217E4C">
        <w:rPr>
          <w:lang w:val="en-GB"/>
        </w:rPr>
        <w:t>bloodstream</w:t>
      </w:r>
      <w:r w:rsidRPr="00217E4C">
        <w:rPr>
          <w:lang w:val="en-GB"/>
        </w:rPr>
        <w:t>, intra-abdominal and respiratory infections (</w:t>
      </w:r>
      <w:r w:rsidR="000A35E5" w:rsidRPr="00387946">
        <w:rPr>
          <w:lang w:val="en-GB"/>
        </w:rPr>
        <w:t xml:space="preserve">Mestrovic </w:t>
      </w:r>
      <w:r w:rsidR="004726BA" w:rsidRPr="004726BA">
        <w:rPr>
          <w:i/>
          <w:lang w:val="en-GB"/>
        </w:rPr>
        <w:t>et al.</w:t>
      </w:r>
      <w:r w:rsidR="000A35E5" w:rsidRPr="00217E4C">
        <w:rPr>
          <w:lang w:val="en-GB"/>
        </w:rPr>
        <w:t>, 2022</w:t>
      </w:r>
      <w:r w:rsidRPr="00217E4C">
        <w:rPr>
          <w:lang w:val="en-GB"/>
        </w:rPr>
        <w:t xml:space="preserve">). </w:t>
      </w:r>
    </w:p>
    <w:p w14:paraId="703CABDD" w14:textId="7871EBDF" w:rsidR="000E11F1" w:rsidDel="00757F99" w:rsidRDefault="000E11F1" w:rsidP="00EE4730">
      <w:pPr>
        <w:spacing w:line="276" w:lineRule="auto"/>
        <w:rPr>
          <w:ins w:id="101" w:author="Lotta Rydhmer" w:date="2025-05-15T22:16:00Z"/>
          <w:del w:id="102" w:author="Elin Röös" w:date="2025-05-18T17:43:00Z"/>
          <w:lang w:val="en-GB"/>
        </w:rPr>
      </w:pPr>
      <w:commentRangeStart w:id="103"/>
      <w:commentRangeStart w:id="104"/>
      <w:ins w:id="105" w:author="Lotta Rydhmer" w:date="2025-05-15T22:12:00Z">
        <w:r>
          <w:rPr>
            <w:lang w:val="en-GB"/>
          </w:rPr>
          <w:t>A</w:t>
        </w:r>
        <w:r w:rsidRPr="00387946">
          <w:rPr>
            <w:lang w:val="en-GB"/>
          </w:rPr>
          <w:t xml:space="preserve">nimal </w:t>
        </w:r>
      </w:ins>
      <w:commentRangeEnd w:id="103"/>
      <w:r w:rsidR="00A55659">
        <w:rPr>
          <w:rStyle w:val="Kommentarsreferens"/>
        </w:rPr>
        <w:commentReference w:id="103"/>
      </w:r>
      <w:commentRangeEnd w:id="104"/>
      <w:r w:rsidR="00DD73C8">
        <w:rPr>
          <w:rStyle w:val="Kommentarsreferens"/>
        </w:rPr>
        <w:commentReference w:id="104"/>
      </w:r>
      <w:ins w:id="106" w:author="Lotta Rydhmer" w:date="2025-05-15T22:12:00Z">
        <w:r w:rsidRPr="00387946">
          <w:rPr>
            <w:lang w:val="en-GB"/>
          </w:rPr>
          <w:t xml:space="preserve">welfare </w:t>
        </w:r>
        <w:r>
          <w:rPr>
            <w:lang w:val="en-GB"/>
          </w:rPr>
          <w:t>is a</w:t>
        </w:r>
      </w:ins>
      <w:ins w:id="107" w:author="Elin Röös" w:date="2025-05-26T08:26:00Z" w16du:dateUtc="2025-05-26T06:26:00Z">
        <w:r w:rsidR="00955614">
          <w:rPr>
            <w:lang w:val="en-GB"/>
          </w:rPr>
          <w:t>nother important</w:t>
        </w:r>
      </w:ins>
      <w:ins w:id="108" w:author="Lotta Rydhmer" w:date="2025-05-15T22:12:00Z">
        <w:r>
          <w:rPr>
            <w:lang w:val="en-GB"/>
          </w:rPr>
          <w:t xml:space="preserve"> social sustainability aspect</w:t>
        </w:r>
        <w:r w:rsidRPr="00387946">
          <w:rPr>
            <w:lang w:val="en-GB"/>
          </w:rPr>
          <w:t xml:space="preserve"> (Keeling, 2005; </w:t>
        </w:r>
        <w:proofErr w:type="spellStart"/>
        <w:r w:rsidRPr="00387946">
          <w:rPr>
            <w:lang w:val="en-GB"/>
          </w:rPr>
          <w:t>Vinnari</w:t>
        </w:r>
        <w:proofErr w:type="spellEnd"/>
        <w:r w:rsidRPr="00387946">
          <w:rPr>
            <w:lang w:val="en-GB"/>
          </w:rPr>
          <w:t xml:space="preserve"> </w:t>
        </w:r>
        <w:r>
          <w:rPr>
            <w:lang w:val="en-GB"/>
          </w:rPr>
          <w:t>and</w:t>
        </w:r>
        <w:r w:rsidRPr="00387946">
          <w:rPr>
            <w:lang w:val="en-GB"/>
          </w:rPr>
          <w:t xml:space="preserve"> </w:t>
        </w:r>
        <w:proofErr w:type="spellStart"/>
        <w:r w:rsidRPr="00387946">
          <w:rPr>
            <w:lang w:val="en-GB"/>
          </w:rPr>
          <w:t>Vinnari</w:t>
        </w:r>
        <w:proofErr w:type="spellEnd"/>
        <w:r w:rsidRPr="00387946">
          <w:rPr>
            <w:lang w:val="en-GB"/>
          </w:rPr>
          <w:t xml:space="preserve">, 2022) </w:t>
        </w:r>
      </w:ins>
      <w:ins w:id="109" w:author="Lotta Rydhmer" w:date="2025-05-15T22:13:00Z">
        <w:r>
          <w:rPr>
            <w:lang w:val="en-GB"/>
          </w:rPr>
          <w:t>s</w:t>
        </w:r>
      </w:ins>
      <w:del w:id="110" w:author="Lotta Rydhmer" w:date="2025-05-15T22:13:00Z">
        <w:r w:rsidR="5B5A985F" w:rsidRPr="00387946" w:rsidDel="000E11F1">
          <w:rPr>
            <w:lang w:val="en-GB"/>
          </w:rPr>
          <w:delText>S</w:delText>
        </w:r>
      </w:del>
      <w:r w:rsidR="5B5A985F" w:rsidRPr="00387946">
        <w:rPr>
          <w:lang w:val="en-GB"/>
        </w:rPr>
        <w:t xml:space="preserve">ince food production causes harm to animals directly and indirectly (Hampton </w:t>
      </w:r>
      <w:r w:rsidR="004726BA" w:rsidRPr="004726BA">
        <w:rPr>
          <w:i/>
          <w:iCs/>
          <w:lang w:val="en-GB"/>
        </w:rPr>
        <w:t>et al.</w:t>
      </w:r>
      <w:r w:rsidR="5B5A985F" w:rsidRPr="00387946">
        <w:rPr>
          <w:lang w:val="en-GB"/>
        </w:rPr>
        <w:t>, 2021)</w:t>
      </w:r>
      <w:ins w:id="111" w:author="Lotta Rydhmer" w:date="2025-05-15T22:13:00Z">
        <w:r>
          <w:rPr>
            <w:lang w:val="en-GB"/>
          </w:rPr>
          <w:t>. H</w:t>
        </w:r>
      </w:ins>
      <w:del w:id="112" w:author="Lotta Rydhmer" w:date="2025-05-15T22:13:00Z">
        <w:r w:rsidR="5B5A985F" w:rsidRPr="00387946" w:rsidDel="000E11F1">
          <w:rPr>
            <w:lang w:val="en-GB"/>
          </w:rPr>
          <w:delText xml:space="preserve">, </w:delText>
        </w:r>
      </w:del>
      <w:del w:id="113" w:author="Lotta Rydhmer" w:date="2025-05-15T22:12:00Z">
        <w:r w:rsidR="5B5A985F" w:rsidRPr="00387946" w:rsidDel="000E11F1">
          <w:rPr>
            <w:lang w:val="en-GB"/>
          </w:rPr>
          <w:delText xml:space="preserve">animal </w:delText>
        </w:r>
      </w:del>
      <w:del w:id="114" w:author="Lotta Rydhmer" w:date="2025-05-15T15:22:00Z">
        <w:r w:rsidR="5B5A985F" w:rsidRPr="00387946" w:rsidDel="004F4C76">
          <w:rPr>
            <w:lang w:val="en-GB"/>
          </w:rPr>
          <w:delText xml:space="preserve">health and </w:delText>
        </w:r>
      </w:del>
      <w:del w:id="115" w:author="Lotta Rydhmer" w:date="2025-05-15T22:12:00Z">
        <w:r w:rsidR="5B5A985F" w:rsidRPr="00387946" w:rsidDel="000E11F1">
          <w:rPr>
            <w:lang w:val="en-GB"/>
          </w:rPr>
          <w:delText xml:space="preserve">welfare aspects </w:delText>
        </w:r>
      </w:del>
      <w:del w:id="116" w:author="Lotta Rydhmer" w:date="2025-05-15T15:22:00Z">
        <w:r w:rsidR="5B5A985F" w:rsidRPr="00387946" w:rsidDel="004F4C76">
          <w:rPr>
            <w:lang w:val="en-GB"/>
          </w:rPr>
          <w:delText>can be considered an important part of sustainability</w:delText>
        </w:r>
      </w:del>
      <w:del w:id="117" w:author="Lotta Rydhmer" w:date="2025-05-15T22:12:00Z">
        <w:r w:rsidR="5B5A985F" w:rsidRPr="00387946" w:rsidDel="000E11F1">
          <w:rPr>
            <w:lang w:val="en-GB"/>
          </w:rPr>
          <w:delText xml:space="preserve"> (Keeling, 2005; Vinnari </w:delText>
        </w:r>
        <w:r w:rsidR="00635D63" w:rsidDel="000E11F1">
          <w:rPr>
            <w:lang w:val="en-GB"/>
          </w:rPr>
          <w:delText>and</w:delText>
        </w:r>
        <w:r w:rsidR="00635D63" w:rsidRPr="00387946" w:rsidDel="000E11F1">
          <w:rPr>
            <w:lang w:val="en-GB"/>
          </w:rPr>
          <w:delText xml:space="preserve"> </w:delText>
        </w:r>
        <w:r w:rsidR="5B5A985F" w:rsidRPr="00387946" w:rsidDel="000E11F1">
          <w:rPr>
            <w:lang w:val="en-GB"/>
          </w:rPr>
          <w:delText xml:space="preserve">Vinnari, 2022) </w:delText>
        </w:r>
      </w:del>
      <w:del w:id="118" w:author="Lotta Rydhmer" w:date="2025-05-15T22:13:00Z">
        <w:r w:rsidR="5B5A985F" w:rsidRPr="00387946" w:rsidDel="000E11F1">
          <w:rPr>
            <w:lang w:val="en-GB"/>
          </w:rPr>
          <w:delText>and h</w:delText>
        </w:r>
      </w:del>
      <w:r w:rsidR="5B5A985F" w:rsidRPr="00387946">
        <w:rPr>
          <w:lang w:val="en-GB"/>
        </w:rPr>
        <w:t xml:space="preserve">ence </w:t>
      </w:r>
      <w:ins w:id="119" w:author="Lotta Rydhmer" w:date="2025-05-15T22:13:00Z">
        <w:r>
          <w:rPr>
            <w:lang w:val="en-GB"/>
          </w:rPr>
          <w:t xml:space="preserve">it is </w:t>
        </w:r>
      </w:ins>
      <w:ins w:id="120" w:author="Elin Röös" w:date="2025-05-26T08:26:00Z" w16du:dateUtc="2025-05-26T06:26:00Z">
        <w:r w:rsidR="00955614">
          <w:rPr>
            <w:lang w:val="en-GB"/>
          </w:rPr>
          <w:t xml:space="preserve">highly </w:t>
        </w:r>
      </w:ins>
      <w:ins w:id="121" w:author="Lotta Rydhmer" w:date="2025-05-15T22:13:00Z">
        <w:r>
          <w:rPr>
            <w:lang w:val="en-GB"/>
          </w:rPr>
          <w:t xml:space="preserve">relevant to include animal welfare </w:t>
        </w:r>
      </w:ins>
      <w:del w:id="122" w:author="Lotta Rydhmer" w:date="2025-05-15T22:13:00Z">
        <w:r w:rsidR="5B5A985F" w:rsidRPr="00387946" w:rsidDel="000E11F1">
          <w:rPr>
            <w:lang w:val="en-GB"/>
          </w:rPr>
          <w:delText>b</w:delText>
        </w:r>
      </w:del>
      <w:ins w:id="123" w:author="Lotta Rydhmer" w:date="2025-05-15T22:13:00Z">
        <w:r>
          <w:rPr>
            <w:lang w:val="en-GB"/>
          </w:rPr>
          <w:t xml:space="preserve">in </w:t>
        </w:r>
      </w:ins>
      <w:ins w:id="124" w:author="Elin Röös" w:date="2025-05-26T08:27:00Z" w16du:dateUtc="2025-05-26T06:27:00Z">
        <w:r w:rsidR="00955614">
          <w:rPr>
            <w:lang w:val="en-GB"/>
          </w:rPr>
          <w:t>sustainability</w:t>
        </w:r>
      </w:ins>
      <w:ins w:id="125" w:author="Elin Röös" w:date="2025-05-26T08:26:00Z" w16du:dateUtc="2025-05-26T06:26:00Z">
        <w:r w:rsidR="00955614">
          <w:rPr>
            <w:lang w:val="en-GB"/>
          </w:rPr>
          <w:t xml:space="preserve"> </w:t>
        </w:r>
      </w:ins>
      <w:del w:id="126" w:author="Lotta Rydhmer" w:date="2025-05-15T22:13:00Z">
        <w:r w:rsidR="5B5A985F" w:rsidRPr="00387946" w:rsidDel="000E11F1">
          <w:rPr>
            <w:lang w:val="en-GB"/>
          </w:rPr>
          <w:delText xml:space="preserve">e part of diet </w:delText>
        </w:r>
      </w:del>
      <w:r w:rsidR="5B5A985F" w:rsidRPr="00387946">
        <w:rPr>
          <w:lang w:val="en-GB"/>
        </w:rPr>
        <w:t>assessments</w:t>
      </w:r>
      <w:ins w:id="127" w:author="Elin Röös" w:date="2025-05-26T08:27:00Z" w16du:dateUtc="2025-05-26T06:27:00Z">
        <w:r w:rsidR="00955614">
          <w:rPr>
            <w:lang w:val="en-GB"/>
          </w:rPr>
          <w:t xml:space="preserve"> of diets</w:t>
        </w:r>
      </w:ins>
      <w:ins w:id="128" w:author="Lotta Rydhmer" w:date="2025-05-15T22:13:00Z">
        <w:del w:id="129" w:author="Elin Röös" w:date="2025-05-26T08:26:00Z" w16du:dateUtc="2025-05-26T06:26:00Z">
          <w:r w:rsidDel="00955614">
            <w:rPr>
              <w:lang w:val="en-GB"/>
            </w:rPr>
            <w:delText xml:space="preserve"> of food consumption</w:delText>
          </w:r>
        </w:del>
      </w:ins>
      <w:r w:rsidR="5B5A985F" w:rsidRPr="00387946">
        <w:rPr>
          <w:lang w:val="en-GB"/>
        </w:rPr>
        <w:t xml:space="preserve">. The World Organisation for Animal Health has defined animal welfare as “the physical and mental state of an animal in relation to the conditions in which it lives and dies” (WOAH, 2024). The concept ‘animal welfare’ is not mentioned in UN’s SDG but changes leading to improved animal welfare are compatible with fulfilment of the goals (Keeling </w:t>
      </w:r>
      <w:r w:rsidR="004726BA" w:rsidRPr="004726BA">
        <w:rPr>
          <w:i/>
          <w:iCs/>
          <w:lang w:val="en-GB"/>
        </w:rPr>
        <w:t>et al.</w:t>
      </w:r>
      <w:r w:rsidR="5B5A985F" w:rsidRPr="00635D63">
        <w:rPr>
          <w:lang w:val="en-GB"/>
        </w:rPr>
        <w:t>,</w:t>
      </w:r>
      <w:r w:rsidR="5B5A985F" w:rsidRPr="00387946">
        <w:rPr>
          <w:lang w:val="en-GB"/>
        </w:rPr>
        <w:t xml:space="preserve"> 2019; </w:t>
      </w:r>
      <w:proofErr w:type="spellStart"/>
      <w:r w:rsidR="5B5A985F" w:rsidRPr="00387946">
        <w:rPr>
          <w:lang w:val="en-GB"/>
        </w:rPr>
        <w:t>WellBeing</w:t>
      </w:r>
      <w:proofErr w:type="spellEnd"/>
      <w:r w:rsidR="5B5A985F" w:rsidRPr="00387946">
        <w:rPr>
          <w:lang w:val="en-GB"/>
        </w:rPr>
        <w:t xml:space="preserve"> International, 2022). Even though current norms concerning animal welfare are reflected in the EU animal welfare law (EU Council, 1998), 84% of the respondents in the Eurobarometer survey (EU, 2023) believe that the welfare of farmed animals should be better protected than it is now. There are also national laws</w:t>
      </w:r>
      <w:ins w:id="130" w:author="Elin Röös" w:date="2025-05-18T17:39:00Z">
        <w:r w:rsidR="00AF15F3">
          <w:rPr>
            <w:lang w:val="en-GB"/>
          </w:rPr>
          <w:t>,</w:t>
        </w:r>
      </w:ins>
      <w:r w:rsidR="5B5A985F" w:rsidRPr="00387946">
        <w:rPr>
          <w:lang w:val="en-GB"/>
        </w:rPr>
        <w:t xml:space="preserve"> </w:t>
      </w:r>
      <w:del w:id="131" w:author="Elin Röös" w:date="2025-05-18T17:39:00Z">
        <w:r w:rsidR="5B5A985F" w:rsidRPr="00387946" w:rsidDel="00AF15F3">
          <w:rPr>
            <w:lang w:val="en-GB"/>
          </w:rPr>
          <w:delText xml:space="preserve">and </w:delText>
        </w:r>
      </w:del>
      <w:ins w:id="132" w:author="Lotta Rydhmer" w:date="2025-05-15T15:24:00Z">
        <w:r w:rsidR="004F4C76">
          <w:rPr>
            <w:lang w:val="en-GB"/>
          </w:rPr>
          <w:t xml:space="preserve">the industry’s </w:t>
        </w:r>
      </w:ins>
      <w:del w:id="133" w:author="Lotta Rydhmer" w:date="2025-05-15T15:24:00Z">
        <w:r w:rsidR="5B5A985F" w:rsidRPr="00387946" w:rsidDel="004F4C76">
          <w:rPr>
            <w:lang w:val="en-GB"/>
          </w:rPr>
          <w:delText xml:space="preserve">standards </w:delText>
        </w:r>
      </w:del>
      <w:ins w:id="134" w:author="Lotta Rydhmer" w:date="2025-05-15T15:24:00Z">
        <w:r w:rsidR="004F4C76">
          <w:rPr>
            <w:lang w:val="en-GB"/>
          </w:rPr>
          <w:t xml:space="preserve">own animal welfare </w:t>
        </w:r>
      </w:ins>
      <w:ins w:id="135" w:author="Lotta Rydhmer" w:date="2025-05-15T15:25:00Z">
        <w:r w:rsidR="004F4C76">
          <w:rPr>
            <w:lang w:val="en-GB"/>
          </w:rPr>
          <w:t xml:space="preserve">programs </w:t>
        </w:r>
      </w:ins>
      <w:ins w:id="136" w:author="Elin Röös" w:date="2025-05-18T17:39:00Z">
        <w:r w:rsidR="00AF15F3">
          <w:rPr>
            <w:lang w:val="en-GB"/>
          </w:rPr>
          <w:t xml:space="preserve">and a range of certification schemes </w:t>
        </w:r>
      </w:ins>
      <w:r w:rsidR="5B5A985F" w:rsidRPr="00387946">
        <w:rPr>
          <w:lang w:val="en-GB"/>
        </w:rPr>
        <w:t xml:space="preserve">in place, which vary in ambition across European countries and production systems. </w:t>
      </w:r>
      <w:ins w:id="137" w:author="Elin Röös" w:date="2025-05-18T17:40:00Z">
        <w:r w:rsidR="00AF15F3">
          <w:rPr>
            <w:lang w:val="en-GB"/>
          </w:rPr>
          <w:t xml:space="preserve">However, </w:t>
        </w:r>
      </w:ins>
      <w:ins w:id="138" w:author="Lotta Rydhmer" w:date="2025-05-15T22:15:00Z">
        <w:del w:id="139" w:author="Elin Röös" w:date="2025-05-18T17:40:00Z">
          <w:r w:rsidDel="00AF15F3">
            <w:rPr>
              <w:lang w:val="en-GB"/>
            </w:rPr>
            <w:delText>A</w:delText>
          </w:r>
        </w:del>
      </w:ins>
      <w:ins w:id="140" w:author="Elin Röös" w:date="2025-05-18T17:40:00Z">
        <w:r w:rsidR="00AF15F3">
          <w:rPr>
            <w:lang w:val="en-GB"/>
          </w:rPr>
          <w:t>a</w:t>
        </w:r>
      </w:ins>
      <w:ins w:id="141" w:author="Lotta Rydhmer" w:date="2025-05-15T22:15:00Z">
        <w:r>
          <w:rPr>
            <w:lang w:val="en-GB"/>
          </w:rPr>
          <w:t xml:space="preserve">ccording to </w:t>
        </w:r>
        <w:proofErr w:type="spellStart"/>
        <w:r>
          <w:rPr>
            <w:lang w:val="en-GB"/>
          </w:rPr>
          <w:t>Vinnar</w:t>
        </w:r>
        <w:del w:id="142" w:author="Elin Röös" w:date="2025-05-18T17:40:00Z">
          <w:r w:rsidDel="00AF15F3">
            <w:rPr>
              <w:lang w:val="en-GB"/>
            </w:rPr>
            <w:delText>e</w:delText>
          </w:r>
        </w:del>
        <w:r>
          <w:rPr>
            <w:lang w:val="en-GB"/>
          </w:rPr>
          <w:t>i</w:t>
        </w:r>
        <w:proofErr w:type="spellEnd"/>
        <w:r>
          <w:rPr>
            <w:lang w:val="en-GB"/>
          </w:rPr>
          <w:t xml:space="preserve"> and </w:t>
        </w:r>
        <w:proofErr w:type="spellStart"/>
        <w:r>
          <w:rPr>
            <w:lang w:val="en-GB"/>
          </w:rPr>
          <w:t>Vinnari</w:t>
        </w:r>
        <w:proofErr w:type="spellEnd"/>
        <w:r>
          <w:rPr>
            <w:lang w:val="en-GB"/>
          </w:rPr>
          <w:t xml:space="preserve"> (2022)</w:t>
        </w:r>
        <w:del w:id="143" w:author="Elin Röös" w:date="2025-05-26T08:28:00Z" w16du:dateUtc="2025-05-26T06:28:00Z">
          <w:r w:rsidDel="00BD01A0">
            <w:rPr>
              <w:lang w:val="en-GB"/>
            </w:rPr>
            <w:delText xml:space="preserve"> </w:delText>
          </w:r>
        </w:del>
      </w:ins>
      <w:del w:id="144" w:author="Lotta Rydhmer" w:date="2025-05-15T22:15:00Z">
        <w:r w:rsidR="5B5A985F" w:rsidRPr="00387946" w:rsidDel="000E11F1">
          <w:rPr>
            <w:lang w:val="en-GB"/>
          </w:rPr>
          <w:delText>So far</w:delText>
        </w:r>
      </w:del>
      <w:del w:id="145" w:author="Elin Röös" w:date="2025-05-26T08:28:00Z" w16du:dateUtc="2025-05-26T06:28:00Z">
        <w:r w:rsidR="5B5A985F" w:rsidRPr="00387946" w:rsidDel="00BD01A0">
          <w:rPr>
            <w:lang w:val="en-GB"/>
          </w:rPr>
          <w:delText>,</w:delText>
        </w:r>
      </w:del>
      <w:r w:rsidR="5B5A985F" w:rsidRPr="00387946">
        <w:rPr>
          <w:lang w:val="en-GB"/>
        </w:rPr>
        <w:t xml:space="preserve"> the welfare of both farm animals and wild animals have </w:t>
      </w:r>
      <w:ins w:id="146" w:author="Lotta Rydhmer" w:date="2025-05-15T22:15:00Z">
        <w:r>
          <w:rPr>
            <w:lang w:val="en-GB"/>
          </w:rPr>
          <w:t xml:space="preserve">so far </w:t>
        </w:r>
      </w:ins>
      <w:r w:rsidR="5B5A985F" w:rsidRPr="00387946">
        <w:rPr>
          <w:lang w:val="en-GB"/>
        </w:rPr>
        <w:t>been almost invisible in sustainability assessments</w:t>
      </w:r>
      <w:del w:id="147" w:author="Lotta Rydhmer" w:date="2025-05-15T22:15:00Z">
        <w:r w:rsidR="5B5A985F" w:rsidRPr="00387946" w:rsidDel="000E11F1">
          <w:rPr>
            <w:lang w:val="en-GB"/>
          </w:rPr>
          <w:delText xml:space="preserve"> (Vinnari </w:delText>
        </w:r>
        <w:r w:rsidR="00635D63" w:rsidDel="000E11F1">
          <w:rPr>
            <w:lang w:val="en-GB"/>
          </w:rPr>
          <w:delText>and</w:delText>
        </w:r>
        <w:r w:rsidR="00635D63" w:rsidRPr="00387946" w:rsidDel="000E11F1">
          <w:rPr>
            <w:lang w:val="en-GB"/>
          </w:rPr>
          <w:delText xml:space="preserve"> </w:delText>
        </w:r>
        <w:r w:rsidR="5B5A985F" w:rsidRPr="00387946" w:rsidDel="000E11F1">
          <w:rPr>
            <w:lang w:val="en-GB"/>
          </w:rPr>
          <w:delText>Vinnari, 2022)</w:delText>
        </w:r>
      </w:del>
      <w:r w:rsidR="5B5A985F" w:rsidRPr="00387946">
        <w:rPr>
          <w:lang w:val="en-GB"/>
        </w:rPr>
        <w:t xml:space="preserve">, </w:t>
      </w:r>
      <w:ins w:id="148" w:author="Elin Röös" w:date="2025-05-26T08:31:00Z">
        <w:r w:rsidR="00BD01A0" w:rsidRPr="00BD01A0">
          <w:rPr>
            <w:lang w:val="en-GB"/>
            <w:rPrChange w:id="149" w:author="Elin Röös" w:date="2025-05-26T08:31:00Z" w16du:dateUtc="2025-05-26T06:31:00Z">
              <w:rPr/>
            </w:rPrChange>
          </w:rPr>
          <w:t xml:space="preserve">overshadowed by </w:t>
        </w:r>
      </w:ins>
      <w:ins w:id="150" w:author="Elin Röös" w:date="2025-05-26T08:31:00Z" w16du:dateUtc="2025-05-26T06:31:00Z">
        <w:r w:rsidR="00BD01A0">
          <w:rPr>
            <w:lang w:val="en-GB"/>
          </w:rPr>
          <w:t>more prioritised</w:t>
        </w:r>
      </w:ins>
      <w:ins w:id="151" w:author="Elin Röös" w:date="2025-05-26T08:31:00Z">
        <w:r w:rsidR="00BD01A0" w:rsidRPr="00BD01A0">
          <w:rPr>
            <w:lang w:val="en-GB"/>
            <w:rPrChange w:id="152" w:author="Elin Röös" w:date="2025-05-26T08:31:00Z" w16du:dateUtc="2025-05-26T06:31:00Z">
              <w:rPr/>
            </w:rPrChange>
          </w:rPr>
          <w:t xml:space="preserve"> concerns</w:t>
        </w:r>
      </w:ins>
      <w:ins w:id="153" w:author="Elin Röös" w:date="2025-05-26T08:31:00Z" w16du:dateUtc="2025-05-26T06:31:00Z">
        <w:r w:rsidR="00BD01A0" w:rsidRPr="00BD01A0">
          <w:rPr>
            <w:lang w:val="en-GB"/>
            <w:rPrChange w:id="154" w:author="Elin Röös" w:date="2025-05-26T08:31:00Z" w16du:dateUtc="2025-05-26T06:31:00Z">
              <w:rPr/>
            </w:rPrChange>
          </w:rPr>
          <w:t xml:space="preserve"> s</w:t>
        </w:r>
        <w:r w:rsidR="00BD01A0">
          <w:rPr>
            <w:lang w:val="en-GB"/>
          </w:rPr>
          <w:t xml:space="preserve">uch as </w:t>
        </w:r>
      </w:ins>
      <w:del w:id="155" w:author="Elin Röös" w:date="2025-05-26T08:31:00Z" w16du:dateUtc="2025-05-26T06:31:00Z">
        <w:r w:rsidR="5B5A985F" w:rsidRPr="00387946" w:rsidDel="00BD01A0">
          <w:rPr>
            <w:lang w:val="en-GB"/>
          </w:rPr>
          <w:delText xml:space="preserve">hidden behind terms like </w:delText>
        </w:r>
      </w:del>
      <w:r w:rsidR="5B5A985F" w:rsidRPr="00387946">
        <w:rPr>
          <w:lang w:val="en-GB"/>
        </w:rPr>
        <w:t xml:space="preserve">climate impact or biodiversity loss. </w:t>
      </w:r>
    </w:p>
    <w:p w14:paraId="7C45F3A1" w14:textId="709FF87D" w:rsidR="00E5797C" w:rsidRPr="00387946" w:rsidDel="000E11F1" w:rsidRDefault="004F4C76" w:rsidP="00EE4730">
      <w:pPr>
        <w:spacing w:line="276" w:lineRule="auto"/>
        <w:rPr>
          <w:del w:id="156" w:author="Lotta Rydhmer" w:date="2025-05-15T22:16:00Z"/>
          <w:strike/>
          <w:lang w:val="en-GB"/>
        </w:rPr>
      </w:pPr>
      <w:ins w:id="157" w:author="Lotta Rydhmer" w:date="2025-05-15T15:26:00Z">
        <w:del w:id="158" w:author="Elin Röös" w:date="2025-05-18T17:44:00Z">
          <w:r w:rsidDel="00757F99">
            <w:rPr>
              <w:lang w:val="en-GB"/>
            </w:rPr>
            <w:delText>Some of the</w:delText>
          </w:r>
        </w:del>
      </w:ins>
      <w:ins w:id="159" w:author="Elin Röös" w:date="2025-05-18T17:44:00Z">
        <w:r w:rsidR="00757F99">
          <w:rPr>
            <w:lang w:val="en-GB"/>
          </w:rPr>
          <w:t>Most</w:t>
        </w:r>
      </w:ins>
      <w:ins w:id="160" w:author="Lotta Rydhmer" w:date="2025-05-15T15:25:00Z">
        <w:r>
          <w:rPr>
            <w:lang w:val="en-GB"/>
          </w:rPr>
          <w:t xml:space="preserve"> </w:t>
        </w:r>
      </w:ins>
      <w:ins w:id="161" w:author="Lotta Rydhmer" w:date="2025-05-22T22:40:00Z">
        <w:r w:rsidR="00620F46">
          <w:rPr>
            <w:lang w:val="en-GB"/>
          </w:rPr>
          <w:t>of the f</w:t>
        </w:r>
      </w:ins>
      <w:ins w:id="162" w:author="Lotta Rydhmer" w:date="2025-05-22T22:41:00Z">
        <w:r w:rsidR="00620F46">
          <w:rPr>
            <w:lang w:val="en-GB"/>
          </w:rPr>
          <w:t xml:space="preserve">ew </w:t>
        </w:r>
      </w:ins>
      <w:ins w:id="163" w:author="Lotta Rydhmer" w:date="2025-05-15T15:25:00Z">
        <w:r>
          <w:rPr>
            <w:lang w:val="en-GB"/>
          </w:rPr>
          <w:t xml:space="preserve">attempts to </w:t>
        </w:r>
        <w:del w:id="164" w:author="Elin Röös" w:date="2025-05-18T17:44:00Z">
          <w:r w:rsidDel="00757F99">
            <w:rPr>
              <w:lang w:val="en-GB"/>
            </w:rPr>
            <w:delText>measure</w:delText>
          </w:r>
        </w:del>
      </w:ins>
      <w:ins w:id="165" w:author="Elin Röös" w:date="2025-05-18T17:44:00Z">
        <w:r w:rsidR="00757F99">
          <w:rPr>
            <w:lang w:val="en-GB"/>
          </w:rPr>
          <w:t>include</w:t>
        </w:r>
      </w:ins>
      <w:ins w:id="166" w:author="Lotta Rydhmer" w:date="2025-05-15T15:25:00Z">
        <w:r>
          <w:rPr>
            <w:lang w:val="en-GB"/>
          </w:rPr>
          <w:t xml:space="preserve"> animal welfare in sustainability assessments have </w:t>
        </w:r>
      </w:ins>
      <w:ins w:id="167" w:author="Lotta Rydhmer" w:date="2025-05-15T15:26:00Z">
        <w:r>
          <w:rPr>
            <w:lang w:val="en-GB"/>
          </w:rPr>
          <w:t xml:space="preserve">been rather simplistic, such as using </w:t>
        </w:r>
      </w:ins>
      <w:ins w:id="168" w:author="Lotta Rydhmer" w:date="2025-05-15T15:30:00Z">
        <w:r w:rsidR="00FB15CA">
          <w:rPr>
            <w:lang w:val="en-GB"/>
          </w:rPr>
          <w:t xml:space="preserve">share of </w:t>
        </w:r>
      </w:ins>
      <w:ins w:id="169" w:author="Lotta Rydhmer" w:date="2025-05-15T15:26:00Z">
        <w:r>
          <w:rPr>
            <w:lang w:val="en-GB"/>
          </w:rPr>
          <w:t xml:space="preserve">organic production </w:t>
        </w:r>
      </w:ins>
      <w:ins w:id="170" w:author="Lotta Rydhmer" w:date="2025-05-15T15:31:00Z">
        <w:r w:rsidR="00FB15CA">
          <w:rPr>
            <w:lang w:val="en-GB"/>
          </w:rPr>
          <w:t>(</w:t>
        </w:r>
      </w:ins>
      <w:proofErr w:type="spellStart"/>
      <w:ins w:id="171" w:author="Lotta Rydhmer" w:date="2025-05-15T15:30:00Z">
        <w:r w:rsidR="00FB15CA">
          <w:rPr>
            <w:lang w:val="en-GB"/>
          </w:rPr>
          <w:t>Hebin</w:t>
        </w:r>
      </w:ins>
      <w:ins w:id="172" w:author="Elin Röös" w:date="2025-05-18T17:44:00Z">
        <w:r w:rsidR="00757F99">
          <w:rPr>
            <w:lang w:val="en-GB"/>
          </w:rPr>
          <w:t>c</w:t>
        </w:r>
      </w:ins>
      <w:ins w:id="173" w:author="Lotta Rydhmer" w:date="2025-05-15T15:30:00Z">
        <w:r w:rsidR="00FB15CA">
          <w:rPr>
            <w:lang w:val="en-GB"/>
          </w:rPr>
          <w:t>k</w:t>
        </w:r>
        <w:proofErr w:type="spellEnd"/>
        <w:r w:rsidR="00FB15CA">
          <w:rPr>
            <w:lang w:val="en-GB"/>
          </w:rPr>
          <w:t xml:space="preserve"> </w:t>
        </w:r>
        <w:r w:rsidR="00FB15CA" w:rsidRPr="00757F99">
          <w:rPr>
            <w:i/>
            <w:iCs/>
            <w:lang w:val="en-GB"/>
            <w:rPrChange w:id="174" w:author="Elin Röös" w:date="2025-05-18T17:45:00Z">
              <w:rPr>
                <w:lang w:val="en-GB"/>
              </w:rPr>
            </w:rPrChange>
          </w:rPr>
          <w:t>et al</w:t>
        </w:r>
      </w:ins>
      <w:ins w:id="175" w:author="Elin Röös" w:date="2025-05-18T17:44:00Z">
        <w:r w:rsidR="00757F99" w:rsidRPr="00757F99">
          <w:rPr>
            <w:i/>
            <w:iCs/>
            <w:lang w:val="en-GB"/>
            <w:rPrChange w:id="176" w:author="Elin Röös" w:date="2025-05-18T17:45:00Z">
              <w:rPr>
                <w:lang w:val="en-GB"/>
              </w:rPr>
            </w:rPrChange>
          </w:rPr>
          <w:t>.</w:t>
        </w:r>
      </w:ins>
      <w:ins w:id="177" w:author="Lotta Rydhmer" w:date="2025-05-15T15:30:00Z">
        <w:r w:rsidR="00FB15CA">
          <w:rPr>
            <w:lang w:val="en-GB"/>
          </w:rPr>
          <w:t>, 20</w:t>
        </w:r>
      </w:ins>
      <w:ins w:id="178" w:author="Lotta Rydhmer" w:date="2025-05-15T15:31:00Z">
        <w:r w:rsidR="00FB15CA">
          <w:rPr>
            <w:lang w:val="en-GB"/>
          </w:rPr>
          <w:t>21)</w:t>
        </w:r>
      </w:ins>
      <w:commentRangeStart w:id="179"/>
      <w:commentRangeStart w:id="180"/>
      <w:ins w:id="181" w:author="Elin Röös" w:date="2025-05-18T17:44:00Z">
        <w:del w:id="182" w:author="Lotta Rydhmer" w:date="2025-05-21T16:16:00Z">
          <w:r w:rsidR="00757F99" w:rsidRPr="00757F99" w:rsidDel="00DD73C8">
            <w:rPr>
              <w:i/>
              <w:iCs/>
              <w:lang w:val="en-GB"/>
              <w:rPrChange w:id="183" w:author="Elin Röös" w:date="2025-05-18T17:45:00Z">
                <w:rPr>
                  <w:lang w:val="en-GB"/>
                </w:rPr>
              </w:rPrChange>
            </w:rPr>
            <w:delText>.</w:delText>
          </w:r>
        </w:del>
      </w:ins>
      <w:commentRangeEnd w:id="179"/>
      <w:del w:id="184" w:author="Lotta Rydhmer" w:date="2025-05-21T16:16:00Z">
        <w:r w:rsidR="00757F99" w:rsidDel="00DD73C8">
          <w:rPr>
            <w:rStyle w:val="Kommentarsreferens"/>
          </w:rPr>
          <w:commentReference w:id="179"/>
        </w:r>
        <w:commentRangeEnd w:id="180"/>
        <w:r w:rsidR="00DD73C8" w:rsidDel="00DD73C8">
          <w:rPr>
            <w:rStyle w:val="Kommentarsreferens"/>
          </w:rPr>
          <w:commentReference w:id="180"/>
        </w:r>
      </w:del>
      <w:ins w:id="185" w:author="Lotta Rydhmer" w:date="2025-05-15T15:26:00Z">
        <w:r>
          <w:rPr>
            <w:lang w:val="en-GB"/>
          </w:rPr>
          <w:t xml:space="preserve">. </w:t>
        </w:r>
      </w:ins>
    </w:p>
    <w:p w14:paraId="0DA6C979" w14:textId="77777777" w:rsidR="00620F46" w:rsidRDefault="00620F46" w:rsidP="00EE4730">
      <w:pPr>
        <w:spacing w:line="276" w:lineRule="auto"/>
        <w:rPr>
          <w:ins w:id="186" w:author="Lotta Rydhmer" w:date="2025-05-22T22:41:00Z"/>
          <w:lang w:val="en-GB"/>
        </w:rPr>
      </w:pPr>
    </w:p>
    <w:p w14:paraId="71EE1F1D" w14:textId="4DA3CFAB" w:rsidR="00E5797C" w:rsidRPr="00387946" w:rsidRDefault="5B5A985F" w:rsidP="00EE4730">
      <w:pPr>
        <w:spacing w:line="276" w:lineRule="auto"/>
        <w:rPr>
          <w:lang w:val="en-GB"/>
        </w:rPr>
      </w:pPr>
      <w:r w:rsidRPr="00387946">
        <w:rPr>
          <w:lang w:val="en-GB"/>
        </w:rPr>
        <w:t xml:space="preserve">According to EU’s Farm to Fork Strategy (EC, 2020) “Better animal welfare improves animal health and food quality, reduces the need for medication and can help preserve biodiversity”. </w:t>
      </w:r>
      <w:ins w:id="187" w:author="Lotta Rydhmer" w:date="2025-05-15T20:44:00Z">
        <w:del w:id="188" w:author="Elin Röös" w:date="2025-05-26T08:32:00Z" w16du:dateUtc="2025-05-26T06:32:00Z">
          <w:r w:rsidR="00C129BA" w:rsidDel="00BD01A0">
            <w:rPr>
              <w:lang w:val="en-GB"/>
            </w:rPr>
            <w:delText>Food consumpt</w:delText>
          </w:r>
        </w:del>
      </w:ins>
      <w:ins w:id="189" w:author="Lotta Rydhmer" w:date="2025-05-15T20:45:00Z">
        <w:del w:id="190" w:author="Elin Röös" w:date="2025-05-26T08:32:00Z" w16du:dateUtc="2025-05-26T06:32:00Z">
          <w:r w:rsidR="00951EC9" w:rsidDel="00BD01A0">
            <w:rPr>
              <w:lang w:val="en-GB"/>
            </w:rPr>
            <w:delText>i</w:delText>
          </w:r>
        </w:del>
      </w:ins>
      <w:ins w:id="191" w:author="Lotta Rydhmer" w:date="2025-05-15T20:44:00Z">
        <w:del w:id="192" w:author="Elin Röös" w:date="2025-05-26T08:32:00Z" w16du:dateUtc="2025-05-26T06:32:00Z">
          <w:r w:rsidR="00C129BA" w:rsidDel="00BD01A0">
            <w:rPr>
              <w:lang w:val="en-GB"/>
            </w:rPr>
            <w:delText>on’s impact on biodiversity is outside the scope of this article</w:delText>
          </w:r>
        </w:del>
      </w:ins>
      <w:ins w:id="193" w:author="Lotta Rydhmer" w:date="2025-05-15T22:16:00Z">
        <w:del w:id="194" w:author="Elin Röös" w:date="2025-05-26T08:32:00Z" w16du:dateUtc="2025-05-26T06:32:00Z">
          <w:r w:rsidR="000E11F1" w:rsidDel="00BD01A0">
            <w:rPr>
              <w:lang w:val="en-GB"/>
            </w:rPr>
            <w:delText>,</w:delText>
          </w:r>
        </w:del>
      </w:ins>
      <w:ins w:id="195" w:author="Lotta Rydhmer" w:date="2025-05-15T20:46:00Z">
        <w:del w:id="196" w:author="Elin Röös" w:date="2025-05-26T08:32:00Z" w16du:dateUtc="2025-05-26T06:32:00Z">
          <w:r w:rsidR="00951EC9" w:rsidDel="00BD01A0">
            <w:rPr>
              <w:lang w:val="en-GB"/>
            </w:rPr>
            <w:delText xml:space="preserve"> </w:delText>
          </w:r>
        </w:del>
      </w:ins>
      <w:ins w:id="197" w:author="Lotta Rydhmer" w:date="2025-05-15T22:17:00Z">
        <w:del w:id="198" w:author="Elin Röös" w:date="2025-05-26T08:32:00Z" w16du:dateUtc="2025-05-26T06:32:00Z">
          <w:r w:rsidR="000E11F1" w:rsidDel="00BD01A0">
            <w:rPr>
              <w:lang w:val="en-GB"/>
            </w:rPr>
            <w:delText>bu</w:delText>
          </w:r>
        </w:del>
      </w:ins>
      <w:ins w:id="199" w:author="Lotta Rydhmer" w:date="2025-05-15T20:46:00Z">
        <w:del w:id="200" w:author="Elin Röös" w:date="2025-05-26T08:32:00Z" w16du:dateUtc="2025-05-26T06:32:00Z">
          <w:r w:rsidR="00951EC9" w:rsidDel="00BD01A0">
            <w:rPr>
              <w:lang w:val="en-GB"/>
            </w:rPr>
            <w:delText xml:space="preserve">t the association between animal welfare and reduced need for medication is relevant for our aim. </w:delText>
          </w:r>
        </w:del>
      </w:ins>
      <w:r w:rsidRPr="00387946">
        <w:rPr>
          <w:lang w:val="en-GB"/>
        </w:rPr>
        <w:t xml:space="preserve">A resolution adopted by the </w:t>
      </w:r>
      <w:r w:rsidRPr="00217E4C">
        <w:rPr>
          <w:lang w:val="en-GB"/>
        </w:rPr>
        <w:t>UN Environment Assembly (2022)</w:t>
      </w:r>
      <w:r w:rsidRPr="00387946">
        <w:rPr>
          <w:lang w:val="en-GB"/>
        </w:rPr>
        <w:t xml:space="preserve"> acknowledges that animal welfare can contribute to addressing environmental challenges and that “health and welfare of animals, sustainable development and the environment are connected to human health and well-being”. However, there are </w:t>
      </w:r>
      <w:ins w:id="201" w:author="Lotta Rydhmer" w:date="2025-05-15T22:17:00Z">
        <w:r w:rsidR="000E11F1">
          <w:rPr>
            <w:lang w:val="en-GB"/>
          </w:rPr>
          <w:t xml:space="preserve">not only </w:t>
        </w:r>
      </w:ins>
      <w:del w:id="202" w:author="Lotta Rydhmer" w:date="2025-05-15T22:17:00Z">
        <w:r w:rsidRPr="00387946" w:rsidDel="000E11F1">
          <w:rPr>
            <w:lang w:val="en-GB"/>
          </w:rPr>
          <w:delText xml:space="preserve">both </w:delText>
        </w:r>
      </w:del>
      <w:r w:rsidRPr="00387946">
        <w:rPr>
          <w:lang w:val="en-GB"/>
        </w:rPr>
        <w:t>synergies</w:t>
      </w:r>
      <w:ins w:id="203" w:author="Lotta Rydhmer" w:date="2025-05-15T22:17:00Z">
        <w:r w:rsidR="000E11F1">
          <w:rPr>
            <w:lang w:val="en-GB"/>
          </w:rPr>
          <w:t>, but also</w:t>
        </w:r>
      </w:ins>
      <w:del w:id="204" w:author="Lotta Rydhmer" w:date="2025-05-15T22:17:00Z">
        <w:r w:rsidRPr="00387946" w:rsidDel="000E11F1">
          <w:rPr>
            <w:lang w:val="en-GB"/>
          </w:rPr>
          <w:delText xml:space="preserve"> and</w:delText>
        </w:r>
      </w:del>
      <w:r w:rsidRPr="00387946">
        <w:rPr>
          <w:lang w:val="en-GB"/>
        </w:rPr>
        <w:t xml:space="preserve"> goal conflicts between animal welfare, use of antibiotics and environmental impact (Bartlett </w:t>
      </w:r>
      <w:r w:rsidR="004726BA" w:rsidRPr="004726BA">
        <w:rPr>
          <w:i/>
          <w:iCs/>
          <w:lang w:val="en-GB"/>
        </w:rPr>
        <w:t>et al.</w:t>
      </w:r>
      <w:r w:rsidRPr="00635D63">
        <w:rPr>
          <w:lang w:val="en-GB"/>
        </w:rPr>
        <w:t>,</w:t>
      </w:r>
      <w:r w:rsidRPr="00387946">
        <w:rPr>
          <w:lang w:val="en-GB"/>
        </w:rPr>
        <w:t xml:space="preserve"> 2024). For example, exchanging beef from an extensive production system for pork and chicken meat from intensive production systems in a diet could reduce </w:t>
      </w:r>
      <w:ins w:id="205" w:author="Elin Röös" w:date="2025-05-26T08:33:00Z" w16du:dateUtc="2025-05-26T06:33:00Z">
        <w:r w:rsidR="00BD01A0">
          <w:rPr>
            <w:lang w:val="en-GB"/>
          </w:rPr>
          <w:t xml:space="preserve">the </w:t>
        </w:r>
      </w:ins>
      <w:r w:rsidRPr="00387946">
        <w:rPr>
          <w:lang w:val="en-GB"/>
        </w:rPr>
        <w:t xml:space="preserve">climate impact </w:t>
      </w:r>
      <w:ins w:id="206" w:author="Elin Röös" w:date="2025-05-26T08:33:00Z" w16du:dateUtc="2025-05-26T06:33:00Z">
        <w:r w:rsidR="00BD01A0">
          <w:rPr>
            <w:lang w:val="en-GB"/>
          </w:rPr>
          <w:t>of the diet</w:t>
        </w:r>
      </w:ins>
      <w:del w:id="207" w:author="Elin Röös" w:date="2025-05-26T08:33:00Z" w16du:dateUtc="2025-05-26T06:33:00Z">
        <w:r w:rsidRPr="00387946" w:rsidDel="00BD01A0">
          <w:rPr>
            <w:lang w:val="en-GB"/>
          </w:rPr>
          <w:delText>per kg meat</w:delText>
        </w:r>
      </w:del>
      <w:r w:rsidRPr="00387946">
        <w:rPr>
          <w:lang w:val="en-GB"/>
        </w:rPr>
        <w:t xml:space="preserve">, but may involve trade-offs with animal welfare and use of antibiotics. Therefore, it is important to include animal welfare and use of antibiotics together with environmental impacts in diet assessments. </w:t>
      </w:r>
    </w:p>
    <w:p w14:paraId="74CF50C9" w14:textId="1CB9C93F" w:rsidR="00620F46" w:rsidRDefault="003F282F" w:rsidP="00EE4730">
      <w:pPr>
        <w:spacing w:line="276" w:lineRule="auto"/>
        <w:rPr>
          <w:ins w:id="208" w:author="Lotta Rydhmer" w:date="2025-05-22T22:42:00Z"/>
          <w:lang w:val="en-GB"/>
        </w:rPr>
      </w:pPr>
      <w:ins w:id="209" w:author="Lotta Rydhmer" w:date="2025-05-15T11:26:00Z">
        <w:r w:rsidRPr="00387946">
          <w:rPr>
            <w:lang w:val="en-GB"/>
          </w:rPr>
          <w:t xml:space="preserve">Commonly, diet assessments are performed by multiplying the amount of certain foods or commodities in the diet with the per kg impact of each food or commodity as measured by a set of indicators. Thereafter the impact of all foods is summed up resulting in a total impact of the diet. </w:t>
        </w:r>
      </w:ins>
      <w:r w:rsidR="5B5A985F" w:rsidRPr="00387946">
        <w:rPr>
          <w:lang w:val="en-GB"/>
        </w:rPr>
        <w:t xml:space="preserve">Diets vary between regions both regarding the type of foods consumed (plant or animal sourced and species) and the origin of food ingredients (country and production system). We focus on European diets in this study. </w:t>
      </w:r>
      <w:commentRangeStart w:id="210"/>
      <w:commentRangeStart w:id="211"/>
      <w:ins w:id="212" w:author="Lotta Rydhmer" w:date="2025-05-15T16:43:00Z">
        <w:r w:rsidR="00B143B4">
          <w:rPr>
            <w:lang w:val="en-GB"/>
          </w:rPr>
          <w:t xml:space="preserve">A majority </w:t>
        </w:r>
      </w:ins>
      <w:ins w:id="213" w:author="Lotta Rydhmer" w:date="2025-05-15T16:40:00Z">
        <w:r w:rsidR="00B143B4">
          <w:rPr>
            <w:lang w:val="en-GB"/>
          </w:rPr>
          <w:t xml:space="preserve">of the </w:t>
        </w:r>
      </w:ins>
      <w:ins w:id="214" w:author="Lotta Rydhmer" w:date="2025-05-15T16:38:00Z">
        <w:r w:rsidR="00B143B4">
          <w:rPr>
            <w:lang w:val="en-GB"/>
          </w:rPr>
          <w:t xml:space="preserve">countries sharing </w:t>
        </w:r>
      </w:ins>
      <w:ins w:id="215" w:author="Lotta Rydhmer" w:date="2025-05-15T16:42:00Z">
        <w:r w:rsidR="00B143B4">
          <w:rPr>
            <w:lang w:val="en-GB"/>
          </w:rPr>
          <w:t>EU’s</w:t>
        </w:r>
      </w:ins>
      <w:ins w:id="216" w:author="Lotta Rydhmer" w:date="2025-05-15T16:39:00Z">
        <w:r w:rsidR="00B143B4">
          <w:rPr>
            <w:lang w:val="en-GB"/>
          </w:rPr>
          <w:t xml:space="preserve"> food market</w:t>
        </w:r>
      </w:ins>
      <w:ins w:id="217" w:author="Lotta Rydhmer" w:date="2025-05-15T16:40:00Z">
        <w:r w:rsidR="00B143B4">
          <w:rPr>
            <w:lang w:val="en-GB"/>
          </w:rPr>
          <w:t xml:space="preserve"> have </w:t>
        </w:r>
      </w:ins>
      <w:ins w:id="218" w:author="Lotta Rydhmer" w:date="2025-05-15T16:41:00Z">
        <w:r w:rsidR="00B143B4">
          <w:rPr>
            <w:lang w:val="en-GB"/>
          </w:rPr>
          <w:t>a</w:t>
        </w:r>
      </w:ins>
      <w:ins w:id="219" w:author="Lotta Rydhmer" w:date="2025-05-15T16:40:00Z">
        <w:r w:rsidR="00B143B4">
          <w:rPr>
            <w:lang w:val="en-GB"/>
          </w:rPr>
          <w:t xml:space="preserve"> </w:t>
        </w:r>
      </w:ins>
      <w:ins w:id="220" w:author="Lotta Rydhmer" w:date="2025-05-15T16:44:00Z">
        <w:r w:rsidR="00B143B4">
          <w:rPr>
            <w:lang w:val="en-GB"/>
          </w:rPr>
          <w:t xml:space="preserve">higher </w:t>
        </w:r>
      </w:ins>
      <w:ins w:id="221" w:author="Lotta Rydhmer" w:date="2025-05-15T16:41:00Z">
        <w:r w:rsidR="00B143B4">
          <w:rPr>
            <w:lang w:val="en-GB"/>
          </w:rPr>
          <w:t xml:space="preserve">per capita </w:t>
        </w:r>
      </w:ins>
      <w:ins w:id="222" w:author="Lotta Rydhmer" w:date="2025-05-15T16:40:00Z">
        <w:r w:rsidR="00B143B4">
          <w:rPr>
            <w:lang w:val="en-GB"/>
          </w:rPr>
          <w:t xml:space="preserve">consumption </w:t>
        </w:r>
      </w:ins>
      <w:ins w:id="223" w:author="Lotta Rydhmer" w:date="2025-05-15T16:44:00Z">
        <w:r w:rsidR="00B143B4">
          <w:rPr>
            <w:lang w:val="en-GB"/>
          </w:rPr>
          <w:t>of animal sourced products</w:t>
        </w:r>
      </w:ins>
      <w:ins w:id="224" w:author="Lotta Rydhmer" w:date="2025-05-21T16:19:00Z">
        <w:r w:rsidR="00DD73C8">
          <w:rPr>
            <w:lang w:val="en-GB"/>
          </w:rPr>
          <w:t>,</w:t>
        </w:r>
      </w:ins>
      <w:ins w:id="225" w:author="Lotta Rydhmer" w:date="2025-05-15T16:44:00Z">
        <w:r w:rsidR="00B143B4">
          <w:rPr>
            <w:lang w:val="en-GB"/>
          </w:rPr>
          <w:t xml:space="preserve"> </w:t>
        </w:r>
      </w:ins>
      <w:ins w:id="226" w:author="Lotta Rydhmer" w:date="2025-05-21T16:18:00Z">
        <w:r w:rsidR="00DD73C8">
          <w:rPr>
            <w:lang w:val="en-GB"/>
          </w:rPr>
          <w:t xml:space="preserve">such as meat, </w:t>
        </w:r>
      </w:ins>
      <w:ins w:id="227" w:author="Lotta Rydhmer" w:date="2025-05-15T16:40:00Z">
        <w:r w:rsidR="00B143B4">
          <w:rPr>
            <w:lang w:val="en-GB"/>
          </w:rPr>
          <w:t>seafood</w:t>
        </w:r>
      </w:ins>
      <w:ins w:id="228" w:author="Lotta Rydhmer" w:date="2025-05-21T16:18:00Z">
        <w:r w:rsidR="00DD73C8">
          <w:rPr>
            <w:lang w:val="en-GB"/>
          </w:rPr>
          <w:t>,</w:t>
        </w:r>
      </w:ins>
      <w:ins w:id="229" w:author="Lotta Rydhmer" w:date="2025-05-15T16:45:00Z">
        <w:r w:rsidR="00B143B4">
          <w:rPr>
            <w:lang w:val="en-GB"/>
          </w:rPr>
          <w:t xml:space="preserve"> milk</w:t>
        </w:r>
      </w:ins>
      <w:ins w:id="230" w:author="Lotta Rydhmer" w:date="2025-05-21T16:18:00Z">
        <w:r w:rsidR="00DD73C8">
          <w:rPr>
            <w:lang w:val="en-GB"/>
          </w:rPr>
          <w:t>,</w:t>
        </w:r>
      </w:ins>
      <w:ins w:id="231" w:author="Lotta Rydhmer" w:date="2025-05-15T16:45:00Z">
        <w:r w:rsidR="00B143B4">
          <w:rPr>
            <w:lang w:val="en-GB"/>
          </w:rPr>
          <w:t xml:space="preserve"> </w:t>
        </w:r>
      </w:ins>
      <w:ins w:id="232" w:author="Lotta Rydhmer" w:date="2025-05-15T16:46:00Z">
        <w:r w:rsidR="00B143B4">
          <w:rPr>
            <w:lang w:val="en-GB"/>
          </w:rPr>
          <w:t>cheese and yoghurt</w:t>
        </w:r>
      </w:ins>
      <w:ins w:id="233" w:author="Lotta Rydhmer" w:date="2025-05-21T16:19:00Z">
        <w:r w:rsidR="00DD73C8">
          <w:rPr>
            <w:lang w:val="en-GB"/>
          </w:rPr>
          <w:t>, than the g</w:t>
        </w:r>
      </w:ins>
      <w:ins w:id="234" w:author="Lotta Rydhmer" w:date="2025-05-21T16:20:00Z">
        <w:r w:rsidR="00DD73C8">
          <w:rPr>
            <w:lang w:val="en-GB"/>
          </w:rPr>
          <w:t>lobal average</w:t>
        </w:r>
      </w:ins>
      <w:ins w:id="235" w:author="Lotta Rydhmer" w:date="2025-05-15T16:46:00Z">
        <w:r w:rsidR="00B143B4">
          <w:rPr>
            <w:lang w:val="en-GB"/>
          </w:rPr>
          <w:t xml:space="preserve"> </w:t>
        </w:r>
      </w:ins>
      <w:ins w:id="236" w:author="Lotta Rydhmer" w:date="2025-05-15T16:47:00Z">
        <w:r w:rsidR="00B143B4">
          <w:rPr>
            <w:lang w:val="en-GB"/>
          </w:rPr>
          <w:t xml:space="preserve">(Miller </w:t>
        </w:r>
        <w:r w:rsidR="00B143B4" w:rsidRPr="00B143B4">
          <w:rPr>
            <w:i/>
            <w:lang w:val="en-GB"/>
            <w:rPrChange w:id="237" w:author="Lotta Rydhmer" w:date="2025-05-15T16:47:00Z">
              <w:rPr>
                <w:lang w:val="en-GB"/>
              </w:rPr>
            </w:rPrChange>
          </w:rPr>
          <w:t>et al</w:t>
        </w:r>
        <w:r w:rsidR="00B143B4">
          <w:rPr>
            <w:lang w:val="en-GB"/>
          </w:rPr>
          <w:t xml:space="preserve">., 2022). </w:t>
        </w:r>
      </w:ins>
      <w:commentRangeEnd w:id="210"/>
      <w:r w:rsidR="00757F99">
        <w:rPr>
          <w:rStyle w:val="Kommentarsreferens"/>
        </w:rPr>
        <w:commentReference w:id="210"/>
      </w:r>
      <w:commentRangeEnd w:id="211"/>
      <w:r w:rsidR="00DD73C8">
        <w:rPr>
          <w:rStyle w:val="Kommentarsreferens"/>
        </w:rPr>
        <w:commentReference w:id="211"/>
      </w:r>
      <w:del w:id="238" w:author="Lotta Rydhmer" w:date="2025-05-15T16:48:00Z">
        <w:r w:rsidR="5B5A985F" w:rsidRPr="00387946" w:rsidDel="00B143B4">
          <w:rPr>
            <w:lang w:val="en-GB"/>
          </w:rPr>
          <w:delText>Most c</w:delText>
        </w:r>
      </w:del>
      <w:ins w:id="239" w:author="Lotta Rydhmer" w:date="2025-05-15T16:48:00Z">
        <w:r w:rsidR="00B143B4">
          <w:rPr>
            <w:lang w:val="en-GB"/>
          </w:rPr>
          <w:t>C</w:t>
        </w:r>
      </w:ins>
      <w:r w:rsidR="5B5A985F" w:rsidRPr="00387946">
        <w:rPr>
          <w:lang w:val="en-GB"/>
        </w:rPr>
        <w:t xml:space="preserve">onsumers in Europe </w:t>
      </w:r>
      <w:moveToRangeStart w:id="240" w:author="Lotta Rydhmer" w:date="2025-05-15T16:48:00Z" w:name="move198220112"/>
      <w:moveTo w:id="241" w:author="Lotta Rydhmer" w:date="2025-05-15T16:48:00Z">
        <w:del w:id="242" w:author="Lotta Rydhmer" w:date="2025-05-15T16:48:00Z">
          <w:r w:rsidR="00B143B4" w:rsidRPr="00387946" w:rsidDel="00B143B4">
            <w:rPr>
              <w:lang w:val="en-GB"/>
            </w:rPr>
            <w:delText xml:space="preserve">they </w:delText>
          </w:r>
        </w:del>
        <w:r w:rsidR="00B143B4" w:rsidRPr="00387946">
          <w:rPr>
            <w:lang w:val="en-GB"/>
          </w:rPr>
          <w:t xml:space="preserve">eat animal </w:t>
        </w:r>
      </w:moveTo>
      <w:ins w:id="243" w:author="Lotta Rydhmer" w:date="2025-05-15T16:49:00Z">
        <w:r w:rsidR="00923624" w:rsidRPr="00387946">
          <w:rPr>
            <w:lang w:val="en-GB"/>
          </w:rPr>
          <w:t xml:space="preserve">sourced food </w:t>
        </w:r>
      </w:ins>
      <w:moveTo w:id="244" w:author="Lotta Rydhmer" w:date="2025-05-15T16:48:00Z">
        <w:del w:id="245" w:author="Lotta Rydhmer" w:date="2025-05-15T16:49:00Z">
          <w:r w:rsidR="00B143B4" w:rsidRPr="00387946" w:rsidDel="00923624">
            <w:rPr>
              <w:lang w:val="en-GB"/>
            </w:rPr>
            <w:delText xml:space="preserve">products </w:delText>
          </w:r>
        </w:del>
        <w:r w:rsidR="00B143B4" w:rsidRPr="00387946">
          <w:rPr>
            <w:lang w:val="en-GB"/>
          </w:rPr>
          <w:t>from several European countries (</w:t>
        </w:r>
        <w:r w:rsidR="00B143B4" w:rsidRPr="00891363">
          <w:rPr>
            <w:i/>
            <w:lang w:val="en-GB"/>
          </w:rPr>
          <w:t>i.e.</w:t>
        </w:r>
        <w:r w:rsidR="00B143B4" w:rsidRPr="00387946">
          <w:rPr>
            <w:lang w:val="en-GB"/>
          </w:rPr>
          <w:t xml:space="preserve"> domestic and imported food)</w:t>
        </w:r>
      </w:moveTo>
      <w:ins w:id="246" w:author="Lotta Rydhmer" w:date="2025-05-15T16:49:00Z">
        <w:r w:rsidR="00923624">
          <w:rPr>
            <w:lang w:val="en-GB"/>
          </w:rPr>
          <w:t xml:space="preserve"> </w:t>
        </w:r>
      </w:ins>
      <w:ins w:id="247" w:author="Lotta Rydhmer" w:date="2025-05-15T22:19:00Z">
        <w:r w:rsidR="000E11F1">
          <w:rPr>
            <w:lang w:val="en-GB"/>
          </w:rPr>
          <w:t>and</w:t>
        </w:r>
      </w:ins>
      <w:ins w:id="248" w:author="Lotta Rydhmer" w:date="2025-05-15T16:49:00Z">
        <w:r w:rsidR="00923624">
          <w:rPr>
            <w:lang w:val="en-GB"/>
          </w:rPr>
          <w:t xml:space="preserve"> t</w:t>
        </w:r>
      </w:ins>
      <w:moveTo w:id="249" w:author="Lotta Rydhmer" w:date="2025-05-15T16:48:00Z">
        <w:del w:id="250" w:author="Lotta Rydhmer" w:date="2025-05-15T16:49:00Z">
          <w:r w:rsidR="00B143B4" w:rsidRPr="00387946" w:rsidDel="00923624">
            <w:rPr>
              <w:lang w:val="en-GB"/>
            </w:rPr>
            <w:delText>. T</w:delText>
          </w:r>
        </w:del>
        <w:r w:rsidR="00B143B4" w:rsidRPr="00387946">
          <w:rPr>
            <w:lang w:val="en-GB"/>
          </w:rPr>
          <w:t xml:space="preserve">he import </w:t>
        </w:r>
        <w:del w:id="251" w:author="Lotta Rydhmer" w:date="2025-05-15T16:49:00Z">
          <w:r w:rsidR="00B143B4" w:rsidRPr="00387946" w:rsidDel="00923624">
            <w:rPr>
              <w:lang w:val="en-GB"/>
            </w:rPr>
            <w:delText xml:space="preserve">of animal sourced food </w:delText>
          </w:r>
        </w:del>
        <w:r w:rsidR="00B143B4" w:rsidRPr="00387946">
          <w:rPr>
            <w:lang w:val="en-GB"/>
          </w:rPr>
          <w:t>from non-European countries is limited (</w:t>
        </w:r>
        <w:proofErr w:type="spellStart"/>
        <w:r w:rsidR="00B143B4" w:rsidRPr="00387946">
          <w:rPr>
            <w:lang w:val="en-GB"/>
          </w:rPr>
          <w:t>Schwarzmueller</w:t>
        </w:r>
        <w:proofErr w:type="spellEnd"/>
        <w:r w:rsidR="00B143B4" w:rsidRPr="00387946">
          <w:rPr>
            <w:lang w:val="en-GB"/>
          </w:rPr>
          <w:t xml:space="preserve"> </w:t>
        </w:r>
        <w:r w:rsidR="00B143B4">
          <w:rPr>
            <w:lang w:val="en-GB"/>
          </w:rPr>
          <w:t>and</w:t>
        </w:r>
        <w:r w:rsidR="00B143B4" w:rsidRPr="00387946">
          <w:rPr>
            <w:lang w:val="en-GB"/>
          </w:rPr>
          <w:t xml:space="preserve"> Kastner, 2022).</w:t>
        </w:r>
      </w:moveTo>
      <w:moveToRangeEnd w:id="240"/>
      <w:ins w:id="252" w:author="Lotta Rydhmer" w:date="2025-05-15T16:48:00Z">
        <w:r w:rsidR="00B143B4">
          <w:rPr>
            <w:lang w:val="en-GB"/>
          </w:rPr>
          <w:t xml:space="preserve"> </w:t>
        </w:r>
        <w:del w:id="253" w:author="Elin Röös" w:date="2025-05-26T08:34:00Z" w16du:dateUtc="2025-05-26T06:34:00Z">
          <w:r w:rsidR="00B143B4" w:rsidDel="00BD01A0">
            <w:rPr>
              <w:lang w:val="en-GB"/>
            </w:rPr>
            <w:delText xml:space="preserve">Furthermore, they </w:delText>
          </w:r>
        </w:del>
      </w:ins>
      <w:del w:id="254" w:author="Elin Röös" w:date="2025-05-26T08:34:00Z" w16du:dateUtc="2025-05-26T06:34:00Z">
        <w:r w:rsidR="5B5A985F" w:rsidRPr="00387946" w:rsidDel="00BD01A0">
          <w:rPr>
            <w:lang w:val="en-GB"/>
          </w:rPr>
          <w:delText xml:space="preserve">eat animal </w:delText>
        </w:r>
      </w:del>
      <w:ins w:id="255" w:author="Lotta Rydhmer" w:date="2025-05-15T16:49:00Z">
        <w:del w:id="256" w:author="Elin Röös" w:date="2025-05-26T08:34:00Z" w16du:dateUtc="2025-05-26T06:34:00Z">
          <w:r w:rsidR="00923624" w:rsidRPr="00387946" w:rsidDel="00BD01A0">
            <w:rPr>
              <w:lang w:val="en-GB"/>
            </w:rPr>
            <w:delText>sourced food</w:delText>
          </w:r>
        </w:del>
      </w:ins>
      <w:del w:id="257" w:author="Elin Röös" w:date="2025-05-26T08:34:00Z" w16du:dateUtc="2025-05-26T06:34:00Z">
        <w:r w:rsidR="5B5A985F" w:rsidRPr="00387946" w:rsidDel="00BD01A0">
          <w:rPr>
            <w:lang w:val="en-GB"/>
          </w:rPr>
          <w:delText>products from several different species (</w:delText>
        </w:r>
        <w:r w:rsidR="00891363" w:rsidRPr="00891363" w:rsidDel="00BD01A0">
          <w:rPr>
            <w:i/>
            <w:lang w:val="en-GB"/>
          </w:rPr>
          <w:delText>e.g.</w:delText>
        </w:r>
        <w:r w:rsidR="5B5A985F" w:rsidRPr="00387946" w:rsidDel="00BD01A0">
          <w:rPr>
            <w:lang w:val="en-GB"/>
          </w:rPr>
          <w:delText xml:space="preserve"> pig, hen</w:delText>
        </w:r>
      </w:del>
      <w:ins w:id="258" w:author="Lotta Rydhmer" w:date="2025-05-22T22:41:00Z">
        <w:del w:id="259" w:author="Elin Röös" w:date="2025-05-26T08:34:00Z" w16du:dateUtc="2025-05-26T06:34:00Z">
          <w:r w:rsidR="00620F46" w:rsidDel="00BD01A0">
            <w:rPr>
              <w:lang w:val="en-GB"/>
            </w:rPr>
            <w:delText>, shrimp</w:delText>
          </w:r>
        </w:del>
      </w:ins>
      <w:del w:id="260" w:author="Elin Röös" w:date="2025-05-26T08:34:00Z" w16du:dateUtc="2025-05-26T06:34:00Z">
        <w:r w:rsidR="5B5A985F" w:rsidRPr="00387946" w:rsidDel="00BD01A0">
          <w:rPr>
            <w:lang w:val="en-GB"/>
          </w:rPr>
          <w:delText xml:space="preserve"> and honeybee). </w:delText>
        </w:r>
      </w:del>
      <w:del w:id="261" w:author="Lotta Rydhmer" w:date="2025-05-15T16:50:00Z">
        <w:r w:rsidR="5B5A985F" w:rsidRPr="00387946" w:rsidDel="00923624">
          <w:rPr>
            <w:lang w:val="en-GB"/>
          </w:rPr>
          <w:delText xml:space="preserve">Furthermore, </w:delText>
        </w:r>
      </w:del>
      <w:moveFromRangeStart w:id="262" w:author="Lotta Rydhmer" w:date="2025-05-15T16:48:00Z" w:name="move198220112"/>
      <w:moveFrom w:id="263" w:author="Lotta Rydhmer" w:date="2025-05-15T16:48:00Z">
        <w:r w:rsidR="5B5A985F" w:rsidRPr="00387946" w:rsidDel="00B143B4">
          <w:rPr>
            <w:lang w:val="en-GB"/>
          </w:rPr>
          <w:t>they eat animal products from several European countries (</w:t>
        </w:r>
        <w:r w:rsidR="00891363" w:rsidRPr="00891363" w:rsidDel="00B143B4">
          <w:rPr>
            <w:i/>
            <w:lang w:val="en-GB"/>
          </w:rPr>
          <w:t>i.e.</w:t>
        </w:r>
        <w:r w:rsidR="5B5A985F" w:rsidRPr="00387946" w:rsidDel="00B143B4">
          <w:rPr>
            <w:lang w:val="en-GB"/>
          </w:rPr>
          <w:t xml:space="preserve"> domestic and imported food). The import of animal sourced food from non-European countries is limited (Schwarzmueller </w:t>
        </w:r>
        <w:r w:rsidR="00635D63" w:rsidDel="00B143B4">
          <w:rPr>
            <w:lang w:val="en-GB"/>
          </w:rPr>
          <w:t>and</w:t>
        </w:r>
        <w:r w:rsidR="00635D63" w:rsidRPr="00387946" w:rsidDel="00B143B4">
          <w:rPr>
            <w:lang w:val="en-GB"/>
          </w:rPr>
          <w:t xml:space="preserve"> </w:t>
        </w:r>
        <w:r w:rsidR="5B5A985F" w:rsidRPr="00387946" w:rsidDel="00B143B4">
          <w:rPr>
            <w:lang w:val="en-GB"/>
          </w:rPr>
          <w:t xml:space="preserve">Kastner, 2022). </w:t>
        </w:r>
      </w:moveFrom>
      <w:moveFromRangeEnd w:id="262"/>
    </w:p>
    <w:p w14:paraId="6601C850" w14:textId="012FB3C9" w:rsidR="00084B9A" w:rsidRPr="006419D0" w:rsidRDefault="5B5A985F" w:rsidP="00EE4730">
      <w:pPr>
        <w:spacing w:line="276" w:lineRule="auto"/>
        <w:rPr>
          <w:rPrChange w:id="264" w:author="Lotta Rydhmer" w:date="2025-05-15T23:10:00Z">
            <w:rPr>
              <w:lang w:val="en-GB"/>
            </w:rPr>
          </w:rPrChange>
        </w:rPr>
      </w:pPr>
      <w:r w:rsidRPr="00387946">
        <w:rPr>
          <w:lang w:val="en-GB"/>
        </w:rPr>
        <w:t xml:space="preserve">Preferably, assessments of environmental </w:t>
      </w:r>
      <w:r w:rsidRPr="00217E4C">
        <w:rPr>
          <w:lang w:val="en-GB"/>
        </w:rPr>
        <w:t xml:space="preserve">impacts, animal welfare and use of antibiotics should be based on many indicators and on data from </w:t>
      </w:r>
      <w:proofErr w:type="gramStart"/>
      <w:r w:rsidRPr="00217E4C">
        <w:rPr>
          <w:lang w:val="en-GB"/>
        </w:rPr>
        <w:t>a large number of</w:t>
      </w:r>
      <w:proofErr w:type="gramEnd"/>
      <w:r w:rsidRPr="00217E4C">
        <w:rPr>
          <w:lang w:val="en-GB"/>
        </w:rPr>
        <w:t xml:space="preserve"> representative production units in all production systems contributing to the diets. However, there are no open databases with potential indicators covering all species, countries and production systems relevant for assessment of European consumers’ diets. Official data on national antibiotic use for animals in Europe exists (ESVAC, 2023), but the amount of antibiotics is not divided upon animal species. Thus, comparable data on antibiotic use per kg of animal product are lacking. Primary data could be collected from representative production sites, for example by collecting antibiotic prescriptions on farms. For animal welfare, data could be collected with the Welfare Quality® Assessment Protocols (Blokhuis </w:t>
      </w:r>
      <w:r w:rsidR="004726BA" w:rsidRPr="004726BA">
        <w:rPr>
          <w:i/>
          <w:iCs/>
          <w:lang w:val="en-GB"/>
        </w:rPr>
        <w:t>et al.</w:t>
      </w:r>
      <w:r w:rsidRPr="00217E4C">
        <w:rPr>
          <w:lang w:val="en-GB"/>
        </w:rPr>
        <w:t xml:space="preserve">, 2013) which is an established tool (but only available for pig, cattle and poultry). When the aim is to evaluate total consumption of all foods in a diet with different types of animal products, such large-scale field data collection is not feasible for practical and economic reasons. Instead, rough assessments of animal welfare and </w:t>
      </w:r>
      <w:ins w:id="265" w:author="Lotta Rydhmer" w:date="2025-05-15T22:20:00Z">
        <w:r w:rsidR="000E11F1">
          <w:rPr>
            <w:lang w:val="en-GB"/>
          </w:rPr>
          <w:t xml:space="preserve">use of </w:t>
        </w:r>
      </w:ins>
      <w:r w:rsidRPr="00217E4C">
        <w:rPr>
          <w:lang w:val="en-GB"/>
        </w:rPr>
        <w:t>antibiotic</w:t>
      </w:r>
      <w:ins w:id="266" w:author="Lotta Rydhmer" w:date="2025-05-15T22:20:00Z">
        <w:r w:rsidR="000E11F1">
          <w:rPr>
            <w:lang w:val="en-GB"/>
          </w:rPr>
          <w:t>s</w:t>
        </w:r>
      </w:ins>
      <w:del w:id="267" w:author="Lotta Rydhmer" w:date="2025-05-15T22:20:00Z">
        <w:r w:rsidRPr="00217E4C" w:rsidDel="000E11F1">
          <w:rPr>
            <w:lang w:val="en-GB"/>
          </w:rPr>
          <w:delText xml:space="preserve"> use</w:delText>
        </w:r>
      </w:del>
      <w:r w:rsidRPr="00217E4C">
        <w:rPr>
          <w:lang w:val="en-GB"/>
        </w:rPr>
        <w:t xml:space="preserve"> </w:t>
      </w:r>
      <w:proofErr w:type="gramStart"/>
      <w:r w:rsidRPr="00217E4C">
        <w:rPr>
          <w:lang w:val="en-GB"/>
        </w:rPr>
        <w:t>have to</w:t>
      </w:r>
      <w:proofErr w:type="gramEnd"/>
      <w:r w:rsidRPr="00217E4C">
        <w:rPr>
          <w:lang w:val="en-GB"/>
        </w:rPr>
        <w:t xml:space="preserve"> be performed based on existing data from national databases, scientific studies and reports of agricultural organizations and authorities</w:t>
      </w:r>
      <w:commentRangeStart w:id="268"/>
      <w:r w:rsidRPr="00217E4C">
        <w:rPr>
          <w:lang w:val="en-GB"/>
        </w:rPr>
        <w:t xml:space="preserve">. </w:t>
      </w:r>
      <w:ins w:id="269" w:author="Lotta Rydhmer" w:date="2025-05-15T17:02:00Z">
        <w:del w:id="270" w:author="Elin Röös" w:date="2025-05-26T08:35:00Z" w16du:dateUtc="2025-05-26T06:35:00Z">
          <w:r w:rsidR="005A5169" w:rsidRPr="006F01FD" w:rsidDel="00BD01A0">
            <w:rPr>
              <w:highlight w:val="green"/>
              <w:rPrChange w:id="271" w:author="Lotta Rydhmer" w:date="2025-05-16T01:40:00Z">
                <w:rPr>
                  <w:lang w:val="en-GB"/>
                </w:rPr>
              </w:rPrChange>
            </w:rPr>
            <w:delText xml:space="preserve">For climate impact </w:delText>
          </w:r>
        </w:del>
      </w:ins>
      <w:ins w:id="272" w:author="Lotta Rydhmer" w:date="2025-05-15T17:04:00Z">
        <w:del w:id="273" w:author="Elin Röös" w:date="2025-05-26T08:35:00Z" w16du:dateUtc="2025-05-26T06:35:00Z">
          <w:r w:rsidR="005A5169" w:rsidRPr="006F01FD" w:rsidDel="00BD01A0">
            <w:rPr>
              <w:highlight w:val="green"/>
              <w:rPrChange w:id="274" w:author="Lotta Rydhmer" w:date="2025-05-16T01:40:00Z">
                <w:rPr>
                  <w:highlight w:val="green"/>
                  <w:lang w:val="en-US"/>
                </w:rPr>
              </w:rPrChange>
            </w:rPr>
            <w:delText>…</w:delText>
          </w:r>
          <w:r w:rsidR="005A5169" w:rsidRPr="006F01FD" w:rsidDel="00BD01A0">
            <w:rPr>
              <w:highlight w:val="green"/>
            </w:rPr>
            <w:delText xml:space="preserve"> (REF)</w:delText>
          </w:r>
        </w:del>
      </w:ins>
      <w:ins w:id="275" w:author="Lotta Rydhmer" w:date="2025-05-15T17:02:00Z">
        <w:del w:id="276" w:author="Elin Röös" w:date="2025-05-26T08:35:00Z" w16du:dateUtc="2025-05-26T06:35:00Z">
          <w:r w:rsidR="005A5169" w:rsidRPr="006F01FD" w:rsidDel="00BD01A0">
            <w:rPr>
              <w:highlight w:val="green"/>
            </w:rPr>
            <w:delText>.</w:delText>
          </w:r>
          <w:r w:rsidR="005A5169" w:rsidRPr="006F01FD" w:rsidDel="00BD01A0">
            <w:rPr>
              <w:rPrChange w:id="277" w:author="Lotta Rydhmer" w:date="2025-05-16T01:40:00Z">
                <w:rPr>
                  <w:lang w:val="en-GB"/>
                </w:rPr>
              </w:rPrChange>
            </w:rPr>
            <w:delText xml:space="preserve"> </w:delText>
          </w:r>
          <w:r w:rsidR="005A5169" w:rsidRPr="006419D0" w:rsidDel="00BD01A0">
            <w:rPr>
              <w:rPrChange w:id="278" w:author="Lotta Rydhmer" w:date="2025-05-15T23:10:00Z">
                <w:rPr>
                  <w:lang w:val="en-GB"/>
                </w:rPr>
              </w:rPrChange>
            </w:rPr>
            <w:delText>(</w:delText>
          </w:r>
          <w:r w:rsidR="005A5169" w:rsidRPr="006419D0" w:rsidDel="00BD01A0">
            <w:rPr>
              <w:i/>
              <w:rPrChange w:id="279" w:author="Lotta Rydhmer" w:date="2025-05-15T23:10:00Z">
                <w:rPr>
                  <w:lang w:val="en-GB"/>
                </w:rPr>
              </w:rPrChange>
            </w:rPr>
            <w:delText>här finns ju mer utvecklat, och det har</w:delText>
          </w:r>
        </w:del>
      </w:ins>
      <w:ins w:id="280" w:author="Lotta Rydhmer" w:date="2025-05-15T17:03:00Z">
        <w:del w:id="281" w:author="Elin Röös" w:date="2025-05-26T08:35:00Z" w16du:dateUtc="2025-05-26T06:35:00Z">
          <w:r w:rsidR="005A5169" w:rsidRPr="00B060AB" w:rsidDel="00BD01A0">
            <w:rPr>
              <w:i/>
            </w:rPr>
            <w:delText xml:space="preserve"> </w:delText>
          </w:r>
        </w:del>
      </w:ins>
      <w:ins w:id="282" w:author="Lotta Rydhmer" w:date="2025-05-15T17:02:00Z">
        <w:del w:id="283" w:author="Elin Röös" w:date="2025-05-26T08:35:00Z" w16du:dateUtc="2025-05-26T06:35:00Z">
          <w:r w:rsidR="005A5169" w:rsidRPr="006419D0" w:rsidDel="00BD01A0">
            <w:rPr>
              <w:i/>
              <w:rPrChange w:id="284" w:author="Lotta Rydhmer" w:date="2025-05-15T23:10:00Z">
                <w:rPr>
                  <w:lang w:val="en-GB"/>
                </w:rPr>
              </w:rPrChange>
            </w:rPr>
            <w:delText xml:space="preserve">vi </w:delText>
          </w:r>
        </w:del>
      </w:ins>
      <w:ins w:id="285" w:author="Lotta Rydhmer" w:date="2025-05-15T23:10:00Z">
        <w:del w:id="286" w:author="Elin Röös" w:date="2025-05-26T08:35:00Z" w16du:dateUtc="2025-05-26T06:35:00Z">
          <w:r w:rsidR="006419D0" w:rsidRPr="006419D0" w:rsidDel="00BD01A0">
            <w:rPr>
              <w:i/>
              <w:rPrChange w:id="287" w:author="Lotta Rydhmer" w:date="2025-05-15T23:10:00Z">
                <w:rPr>
                  <w:i/>
                  <w:lang w:val="en-US"/>
                </w:rPr>
              </w:rPrChange>
            </w:rPr>
            <w:delText xml:space="preserve">väl </w:delText>
          </w:r>
        </w:del>
      </w:ins>
      <w:ins w:id="288" w:author="Lotta Rydhmer" w:date="2025-05-15T17:02:00Z">
        <w:del w:id="289" w:author="Elin Röös" w:date="2025-05-26T08:35:00Z" w16du:dateUtc="2025-05-26T06:35:00Z">
          <w:r w:rsidR="005A5169" w:rsidRPr="006419D0" w:rsidDel="00BD01A0">
            <w:rPr>
              <w:i/>
              <w:rPrChange w:id="290" w:author="Lotta Rydhmer" w:date="2025-05-15T23:10:00Z">
                <w:rPr>
                  <w:lang w:val="en-GB"/>
                </w:rPr>
              </w:rPrChange>
            </w:rPr>
            <w:delText>använt</w:delText>
          </w:r>
          <w:r w:rsidR="005A5169" w:rsidRPr="00B060AB" w:rsidDel="00BD01A0">
            <w:delText>)</w:delText>
          </w:r>
        </w:del>
      </w:ins>
      <w:del w:id="291" w:author="Elin Röös" w:date="2025-05-26T08:35:00Z" w16du:dateUtc="2025-05-26T06:35:00Z">
        <w:r w:rsidRPr="006419D0" w:rsidDel="00BD01A0">
          <w:rPr>
            <w:rPrChange w:id="292" w:author="Lotta Rydhmer" w:date="2025-05-15T23:10:00Z">
              <w:rPr>
                <w:lang w:val="en-GB"/>
              </w:rPr>
            </w:rPrChange>
          </w:rPr>
          <w:delText xml:space="preserve"> </w:delText>
        </w:r>
      </w:del>
      <w:commentRangeEnd w:id="268"/>
      <w:r w:rsidR="00BD01A0">
        <w:rPr>
          <w:rStyle w:val="Kommentarsreferens"/>
        </w:rPr>
        <w:commentReference w:id="268"/>
      </w:r>
    </w:p>
    <w:p w14:paraId="4775EF14" w14:textId="5C6EC04D" w:rsidR="00C129BA" w:rsidRDefault="00054DED" w:rsidP="00EE4730">
      <w:pPr>
        <w:spacing w:line="276" w:lineRule="auto"/>
        <w:rPr>
          <w:ins w:id="293" w:author="Lotta Rydhmer" w:date="2025-05-15T20:41:00Z"/>
          <w:lang w:val="en-GB"/>
        </w:rPr>
      </w:pPr>
      <w:ins w:id="294" w:author="Lotta Rydhmer" w:date="2025-05-15T22:48:00Z">
        <w:r w:rsidRPr="00054DED">
          <w:rPr>
            <w:lang w:val="en-GB"/>
            <w:rPrChange w:id="295" w:author="Lotta Rydhmer" w:date="2025-05-15T22:51:00Z">
              <w:rPr>
                <w:highlight w:val="yellow"/>
                <w:lang w:val="en-GB"/>
              </w:rPr>
            </w:rPrChange>
          </w:rPr>
          <w:t xml:space="preserve">The motivation for this work is to contribute to UN’s </w:t>
        </w:r>
      </w:ins>
      <w:ins w:id="296" w:author="Lotta Rydhmer" w:date="2025-05-15T22:51:00Z">
        <w:r>
          <w:rPr>
            <w:lang w:val="en-GB"/>
          </w:rPr>
          <w:t>12</w:t>
        </w:r>
      </w:ins>
      <w:ins w:id="297" w:author="Lotta Rydhmer" w:date="2025-05-15T22:49:00Z">
        <w:r w:rsidRPr="00054DED">
          <w:rPr>
            <w:lang w:val="en-GB"/>
            <w:rPrChange w:id="298" w:author="Lotta Rydhmer" w:date="2025-05-15T22:51:00Z">
              <w:rPr>
                <w:highlight w:val="yellow"/>
                <w:lang w:val="en-GB"/>
              </w:rPr>
            </w:rPrChange>
          </w:rPr>
          <w:t>th</w:t>
        </w:r>
      </w:ins>
      <w:ins w:id="299" w:author="Lotta Rydhmer" w:date="2025-05-15T22:48:00Z">
        <w:r w:rsidRPr="00054DED">
          <w:rPr>
            <w:lang w:val="en-GB"/>
            <w:rPrChange w:id="300" w:author="Lotta Rydhmer" w:date="2025-05-15T22:51:00Z">
              <w:rPr>
                <w:highlight w:val="yellow"/>
                <w:lang w:val="en-GB"/>
              </w:rPr>
            </w:rPrChange>
          </w:rPr>
          <w:t xml:space="preserve"> </w:t>
        </w:r>
      </w:ins>
      <w:ins w:id="301" w:author="Lotta Rydhmer" w:date="2025-05-15T22:49:00Z">
        <w:r w:rsidRPr="00054DED">
          <w:rPr>
            <w:lang w:val="en-GB"/>
            <w:rPrChange w:id="302" w:author="Lotta Rydhmer" w:date="2025-05-15T22:51:00Z">
              <w:rPr>
                <w:highlight w:val="yellow"/>
                <w:lang w:val="en-GB"/>
              </w:rPr>
            </w:rPrChange>
          </w:rPr>
          <w:t>sustainable development goal</w:t>
        </w:r>
      </w:ins>
      <w:ins w:id="303" w:author="Lotta Rydhmer" w:date="2025-05-15T22:50:00Z">
        <w:r w:rsidRPr="00054DED">
          <w:rPr>
            <w:lang w:val="en-GB"/>
            <w:rPrChange w:id="304" w:author="Lotta Rydhmer" w:date="2025-05-15T22:51:00Z">
              <w:rPr>
                <w:highlight w:val="yellow"/>
                <w:lang w:val="en-GB"/>
              </w:rPr>
            </w:rPrChange>
          </w:rPr>
          <w:t xml:space="preserve">, i.e. </w:t>
        </w:r>
        <w:r w:rsidRPr="00054DED">
          <w:rPr>
            <w:lang w:val="en-GB"/>
          </w:rPr>
          <w:t>to</w:t>
        </w:r>
        <w:r>
          <w:rPr>
            <w:lang w:val="en-GB"/>
          </w:rPr>
          <w:t xml:space="preserve"> </w:t>
        </w:r>
      </w:ins>
      <w:ins w:id="305" w:author="Lotta Rydhmer" w:date="2025-05-15T23:09:00Z">
        <w:r w:rsidR="006419D0">
          <w:rPr>
            <w:lang w:val="en-GB"/>
          </w:rPr>
          <w:t>“</w:t>
        </w:r>
      </w:ins>
      <w:ins w:id="306" w:author="Lotta Rydhmer" w:date="2025-05-15T22:50:00Z">
        <w:r>
          <w:rPr>
            <w:lang w:val="en-GB"/>
          </w:rPr>
          <w:t>e</w:t>
        </w:r>
        <w:r w:rsidRPr="00054DED">
          <w:rPr>
            <w:lang w:val="en-GB"/>
          </w:rPr>
          <w:t>nsure sustainable consumption and production patterns</w:t>
        </w:r>
      </w:ins>
      <w:ins w:id="307" w:author="Lotta Rydhmer" w:date="2025-05-15T23:09:00Z">
        <w:r w:rsidR="006419D0">
          <w:rPr>
            <w:lang w:val="en-GB"/>
          </w:rPr>
          <w:t>” (REF)</w:t>
        </w:r>
      </w:ins>
      <w:ins w:id="308" w:author="Lotta Rydhmer" w:date="2025-05-15T22:50:00Z">
        <w:r>
          <w:rPr>
            <w:lang w:val="en-GB"/>
          </w:rPr>
          <w:t xml:space="preserve">, more specifically food consumption patterns. </w:t>
        </w:r>
      </w:ins>
      <w:ins w:id="309" w:author="Lotta Rydhmer" w:date="2025-05-15T23:15:00Z">
        <w:r w:rsidR="002C3390">
          <w:rPr>
            <w:lang w:val="en-GB"/>
          </w:rPr>
          <w:t xml:space="preserve">To </w:t>
        </w:r>
      </w:ins>
      <w:ins w:id="310" w:author="Lotta Rydhmer" w:date="2025-05-15T23:19:00Z">
        <w:r w:rsidR="002C3390">
          <w:rPr>
            <w:lang w:val="en-GB"/>
          </w:rPr>
          <w:t>g</w:t>
        </w:r>
      </w:ins>
      <w:ins w:id="311" w:author="Lotta Rydhmer" w:date="2025-05-15T23:15:00Z">
        <w:r w:rsidR="002C3390">
          <w:rPr>
            <w:lang w:val="en-GB"/>
          </w:rPr>
          <w:t>overn</w:t>
        </w:r>
      </w:ins>
      <w:ins w:id="312" w:author="Lotta Rydhmer" w:date="2025-05-15T23:17:00Z">
        <w:r w:rsidR="002C3390">
          <w:rPr>
            <w:lang w:val="en-GB"/>
          </w:rPr>
          <w:t xml:space="preserve"> </w:t>
        </w:r>
      </w:ins>
      <w:ins w:id="313" w:author="Lotta Rydhmer" w:date="2025-05-15T23:19:00Z">
        <w:r w:rsidR="002C3390">
          <w:rPr>
            <w:lang w:val="en-GB"/>
          </w:rPr>
          <w:t>towards</w:t>
        </w:r>
      </w:ins>
      <w:ins w:id="314" w:author="Lotta Rydhmer" w:date="2025-05-15T23:17:00Z">
        <w:r w:rsidR="002C3390">
          <w:rPr>
            <w:lang w:val="en-GB"/>
          </w:rPr>
          <w:t xml:space="preserve"> </w:t>
        </w:r>
      </w:ins>
      <w:ins w:id="315" w:author="Lotta Rydhmer" w:date="2025-05-15T23:15:00Z">
        <w:r w:rsidR="002C3390">
          <w:rPr>
            <w:lang w:val="en-GB"/>
          </w:rPr>
          <w:t xml:space="preserve">a more sustainable food consumption, </w:t>
        </w:r>
      </w:ins>
      <w:ins w:id="316" w:author="Lotta Rydhmer" w:date="2025-05-15T23:18:00Z">
        <w:r w:rsidR="002C3390">
          <w:rPr>
            <w:lang w:val="en-GB"/>
          </w:rPr>
          <w:t xml:space="preserve">different diets should be </w:t>
        </w:r>
      </w:ins>
      <w:ins w:id="317" w:author="Lotta Rydhmer" w:date="2025-05-15T23:22:00Z">
        <w:r w:rsidR="00724A94">
          <w:rPr>
            <w:lang w:val="en-GB"/>
          </w:rPr>
          <w:t>assessed</w:t>
        </w:r>
      </w:ins>
      <w:ins w:id="318" w:author="Lotta Rydhmer" w:date="2025-05-15T23:18:00Z">
        <w:r w:rsidR="002C3390">
          <w:rPr>
            <w:lang w:val="en-GB"/>
          </w:rPr>
          <w:t xml:space="preserve"> and compared as a base for decisions. </w:t>
        </w:r>
      </w:ins>
      <w:ins w:id="319" w:author="Lotta Rydhmer" w:date="2025-05-21T16:09:00Z">
        <w:r w:rsidR="00D3311C" w:rsidRPr="00D3311C">
          <w:rPr>
            <w:lang w:val="en-GB"/>
          </w:rPr>
          <w:t xml:space="preserve">Discussions on food consumption in today’s society often reflects one issue at a time; the topic being beef consumption’s climate impact in one forum, chickens’ welfare in another forum and the association between antimicrobial resistance and animal production in a third forum. Our research question was therefore: How can sustainability assessments of </w:t>
        </w:r>
      </w:ins>
      <w:ins w:id="320" w:author="Lotta Rydhmer" w:date="2025-05-22T22:42:00Z">
        <w:r w:rsidR="00620F46">
          <w:rPr>
            <w:lang w:val="en-GB"/>
          </w:rPr>
          <w:t>diets</w:t>
        </w:r>
      </w:ins>
      <w:ins w:id="321" w:author="Lotta Rydhmer" w:date="2025-05-21T16:09:00Z">
        <w:r w:rsidR="00D3311C" w:rsidRPr="00D3311C">
          <w:rPr>
            <w:lang w:val="en-GB"/>
          </w:rPr>
          <w:t xml:space="preserve"> be developed in order to give a broader </w:t>
        </w:r>
      </w:ins>
      <w:ins w:id="322" w:author="Lotta Rydhmer" w:date="2025-05-22T22:42:00Z">
        <w:r w:rsidR="00620F46">
          <w:rPr>
            <w:lang w:val="en-GB"/>
          </w:rPr>
          <w:t>evaluation</w:t>
        </w:r>
      </w:ins>
      <w:ins w:id="323" w:author="Lotta Rydhmer" w:date="2025-05-21T16:09:00Z">
        <w:r w:rsidR="00D3311C" w:rsidRPr="00D3311C">
          <w:rPr>
            <w:lang w:val="en-GB"/>
          </w:rPr>
          <w:t xml:space="preserve"> and to reveal synergies and goal conflicts between </w:t>
        </w:r>
      </w:ins>
      <w:ins w:id="324" w:author="Lotta Rydhmer" w:date="2025-05-21T16:11:00Z">
        <w:r w:rsidR="00DD73C8">
          <w:rPr>
            <w:lang w:val="en-GB"/>
          </w:rPr>
          <w:t>animal welfare, use of antibiotics and climate impact</w:t>
        </w:r>
      </w:ins>
      <w:ins w:id="325" w:author="Lotta Rydhmer" w:date="2025-05-21T16:09:00Z">
        <w:r w:rsidR="00D3311C" w:rsidRPr="00D3311C">
          <w:rPr>
            <w:lang w:val="en-GB"/>
          </w:rPr>
          <w:t xml:space="preserve">? </w:t>
        </w:r>
      </w:ins>
      <w:ins w:id="326" w:author="Lotta Rydhmer" w:date="2025-05-15T23:20:00Z">
        <w:del w:id="327" w:author="Elin Röös" w:date="2025-05-26T08:36:00Z" w16du:dateUtc="2025-05-26T06:36:00Z">
          <w:r w:rsidR="002C3390" w:rsidDel="00BD01A0">
            <w:rPr>
              <w:lang w:val="en-GB"/>
            </w:rPr>
            <w:delText xml:space="preserve">There is a lack of diet assessment tools </w:delText>
          </w:r>
        </w:del>
      </w:ins>
      <w:ins w:id="328" w:author="Lotta Rydhmer" w:date="2025-05-15T23:22:00Z">
        <w:del w:id="329" w:author="Elin Röös" w:date="2025-05-26T08:36:00Z" w16du:dateUtc="2025-05-26T06:36:00Z">
          <w:r w:rsidR="00724A94" w:rsidDel="00BD01A0">
            <w:rPr>
              <w:lang w:val="en-GB"/>
            </w:rPr>
            <w:delText>available with</w:delText>
          </w:r>
        </w:del>
      </w:ins>
      <w:ins w:id="330" w:author="Lotta Rydhmer" w:date="2025-05-15T23:20:00Z">
        <w:del w:id="331" w:author="Elin Röös" w:date="2025-05-26T08:36:00Z" w16du:dateUtc="2025-05-26T06:36:00Z">
          <w:r w:rsidR="002C3390" w:rsidDel="00BD01A0">
            <w:rPr>
              <w:lang w:val="en-GB"/>
            </w:rPr>
            <w:delText xml:space="preserve"> open access</w:delText>
          </w:r>
        </w:del>
      </w:ins>
      <w:ins w:id="332" w:author="Lotta Rydhmer" w:date="2025-05-15T23:21:00Z">
        <w:del w:id="333" w:author="Elin Röös" w:date="2025-05-26T08:36:00Z" w16du:dateUtc="2025-05-26T06:36:00Z">
          <w:r w:rsidR="002C3390" w:rsidDel="00BD01A0">
            <w:rPr>
              <w:lang w:val="en-GB"/>
            </w:rPr>
            <w:delText xml:space="preserve"> and we want to fill that gap with his work</w:delText>
          </w:r>
        </w:del>
      </w:ins>
      <w:ins w:id="334" w:author="Lotta Rydhmer" w:date="2025-05-15T23:20:00Z">
        <w:del w:id="335" w:author="Elin Röös" w:date="2025-05-26T08:36:00Z" w16du:dateUtc="2025-05-26T06:36:00Z">
          <w:r w:rsidR="002C3390" w:rsidDel="00BD01A0">
            <w:rPr>
              <w:lang w:val="en-GB"/>
            </w:rPr>
            <w:delText xml:space="preserve">. </w:delText>
          </w:r>
        </w:del>
      </w:ins>
      <w:ins w:id="336" w:author="Lotta Rydhmer" w:date="2025-05-15T23:00:00Z">
        <w:del w:id="337" w:author="Elin Röös" w:date="2025-05-26T08:37:00Z" w16du:dateUtc="2025-05-26T06:37:00Z">
          <w:r w:rsidR="00EB523B" w:rsidDel="00BD01A0">
            <w:rPr>
              <w:lang w:val="en-GB"/>
            </w:rPr>
            <w:delText>A</w:delText>
          </w:r>
        </w:del>
      </w:ins>
      <w:ins w:id="338" w:author="Lotta Rydhmer" w:date="2025-05-15T22:52:00Z">
        <w:del w:id="339" w:author="Elin Röös" w:date="2025-05-26T08:37:00Z" w16du:dateUtc="2025-05-26T06:37:00Z">
          <w:r w:rsidR="00EB523B" w:rsidRPr="00EB523B" w:rsidDel="00BD01A0">
            <w:rPr>
              <w:lang w:val="en-GB"/>
              <w:rPrChange w:id="340" w:author="Lotta Rydhmer" w:date="2025-05-15T23:00:00Z">
                <w:rPr>
                  <w:highlight w:val="yellow"/>
                  <w:lang w:val="en-GB"/>
                </w:rPr>
              </w:rPrChange>
            </w:rPr>
            <w:delText xml:space="preserve"> novelty is </w:delText>
          </w:r>
        </w:del>
      </w:ins>
      <w:ins w:id="341" w:author="Lotta Rydhmer" w:date="2025-05-15T23:00:00Z">
        <w:del w:id="342" w:author="Elin Röös" w:date="2025-05-26T08:37:00Z" w16du:dateUtc="2025-05-26T06:37:00Z">
          <w:r w:rsidR="00EB523B" w:rsidDel="00BD01A0">
            <w:rPr>
              <w:lang w:val="en-GB"/>
            </w:rPr>
            <w:delText>t</w:delText>
          </w:r>
        </w:del>
      </w:ins>
      <w:ins w:id="343" w:author="Lotta Rydhmer" w:date="2025-05-15T22:53:00Z">
        <w:del w:id="344" w:author="Elin Röös" w:date="2025-05-26T08:37:00Z" w16du:dateUtc="2025-05-26T06:37:00Z">
          <w:r w:rsidR="00EB523B" w:rsidRPr="00B060AB" w:rsidDel="00BD01A0">
            <w:rPr>
              <w:lang w:val="en-GB"/>
            </w:rPr>
            <w:delText>he</w:delText>
          </w:r>
        </w:del>
      </w:ins>
      <w:ins w:id="345" w:author="Lotta Rydhmer" w:date="2025-05-15T22:55:00Z">
        <w:del w:id="346" w:author="Elin Röös" w:date="2025-05-26T08:37:00Z" w16du:dateUtc="2025-05-26T06:37:00Z">
          <w:r w:rsidR="00EB523B" w:rsidRPr="00B060AB" w:rsidDel="00BD01A0">
            <w:rPr>
              <w:lang w:val="en-GB"/>
            </w:rPr>
            <w:delText xml:space="preserve"> </w:delText>
          </w:r>
        </w:del>
      </w:ins>
      <w:ins w:id="347" w:author="Lotta Rydhmer" w:date="2025-05-15T22:53:00Z">
        <w:del w:id="348" w:author="Elin Röös" w:date="2025-05-26T08:37:00Z" w16du:dateUtc="2025-05-26T06:37:00Z">
          <w:r w:rsidR="00EB523B" w:rsidRPr="00B060AB" w:rsidDel="00BD01A0">
            <w:rPr>
              <w:lang w:val="en-GB"/>
            </w:rPr>
            <w:delText xml:space="preserve">indicator for use of antibiotics </w:delText>
          </w:r>
        </w:del>
      </w:ins>
      <w:ins w:id="349" w:author="Lotta Rydhmer" w:date="2025-05-15T22:55:00Z">
        <w:del w:id="350" w:author="Elin Röös" w:date="2025-05-26T08:37:00Z" w16du:dateUtc="2025-05-26T06:37:00Z">
          <w:r w:rsidR="00EB523B" w:rsidRPr="00EB523B" w:rsidDel="00BD01A0">
            <w:rPr>
              <w:lang w:val="en-GB"/>
            </w:rPr>
            <w:delText xml:space="preserve">that can be used for </w:delText>
          </w:r>
        </w:del>
      </w:ins>
      <w:ins w:id="351" w:author="Lotta Rydhmer" w:date="2025-05-15T22:57:00Z">
        <w:del w:id="352" w:author="Elin Röös" w:date="2025-05-26T08:37:00Z" w16du:dateUtc="2025-05-26T06:37:00Z">
          <w:r w:rsidR="00EB523B" w:rsidRPr="00EB523B" w:rsidDel="00BD01A0">
            <w:rPr>
              <w:lang w:val="en-GB"/>
            </w:rPr>
            <w:delText xml:space="preserve">assessing </w:delText>
          </w:r>
        </w:del>
      </w:ins>
      <w:ins w:id="353" w:author="Lotta Rydhmer" w:date="2025-05-15T22:55:00Z">
        <w:del w:id="354" w:author="Elin Röös" w:date="2025-05-26T08:37:00Z" w16du:dateUtc="2025-05-26T06:37:00Z">
          <w:r w:rsidR="00EB523B" w:rsidRPr="00EB523B" w:rsidDel="00BD01A0">
            <w:rPr>
              <w:lang w:val="en-GB"/>
            </w:rPr>
            <w:delText>specific food products</w:delText>
          </w:r>
        </w:del>
      </w:ins>
      <w:ins w:id="355" w:author="Lotta Rydhmer" w:date="2025-05-15T22:57:00Z">
        <w:del w:id="356" w:author="Elin Röös" w:date="2025-05-26T08:37:00Z" w16du:dateUtc="2025-05-26T06:37:00Z">
          <w:r w:rsidR="00EB523B" w:rsidRPr="00EB523B" w:rsidDel="00BD01A0">
            <w:rPr>
              <w:lang w:val="en-GB"/>
            </w:rPr>
            <w:delText xml:space="preserve"> in diet</w:delText>
          </w:r>
        </w:del>
      </w:ins>
      <w:ins w:id="357" w:author="Lotta Rydhmer" w:date="2025-05-15T23:00:00Z">
        <w:del w:id="358" w:author="Elin Röös" w:date="2025-05-26T08:37:00Z" w16du:dateUtc="2025-05-26T06:37:00Z">
          <w:r w:rsidR="00EB523B" w:rsidDel="00BD01A0">
            <w:rPr>
              <w:lang w:val="en-GB"/>
            </w:rPr>
            <w:delText>s</w:delText>
          </w:r>
        </w:del>
      </w:ins>
      <w:ins w:id="359" w:author="Lotta Rydhmer" w:date="2025-05-15T22:57:00Z">
        <w:del w:id="360" w:author="Elin Röös" w:date="2025-05-26T08:37:00Z" w16du:dateUtc="2025-05-26T06:37:00Z">
          <w:r w:rsidR="00EB523B" w:rsidRPr="00B060AB" w:rsidDel="00BD01A0">
            <w:rPr>
              <w:lang w:val="en-GB"/>
            </w:rPr>
            <w:delText xml:space="preserve">. The animal welfare indicators are developments of </w:delText>
          </w:r>
          <w:r w:rsidR="00EB523B" w:rsidRPr="00EB523B" w:rsidDel="00BD01A0">
            <w:rPr>
              <w:lang w:val="en-GB"/>
            </w:rPr>
            <w:delText xml:space="preserve">indicators presented by Scherer </w:delText>
          </w:r>
          <w:r w:rsidR="00EB523B" w:rsidRPr="00EB523B" w:rsidDel="00BD01A0">
            <w:rPr>
              <w:i/>
              <w:lang w:val="en-GB"/>
              <w:rPrChange w:id="361" w:author="Lotta Rydhmer" w:date="2025-05-15T23:00:00Z">
                <w:rPr>
                  <w:lang w:val="en-GB"/>
                </w:rPr>
              </w:rPrChange>
            </w:rPr>
            <w:delText>et al</w:delText>
          </w:r>
        </w:del>
      </w:ins>
      <w:ins w:id="362" w:author="Lotta Rydhmer" w:date="2025-05-15T22:58:00Z">
        <w:del w:id="363" w:author="Elin Röös" w:date="2025-05-26T08:37:00Z" w16du:dateUtc="2025-05-26T06:37:00Z">
          <w:r w:rsidR="00EB523B" w:rsidRPr="00B060AB" w:rsidDel="00BD01A0">
            <w:rPr>
              <w:i/>
              <w:lang w:val="en-GB"/>
            </w:rPr>
            <w:delText>.</w:delText>
          </w:r>
        </w:del>
      </w:ins>
      <w:ins w:id="364" w:author="Lotta Rydhmer" w:date="2025-05-15T22:57:00Z">
        <w:del w:id="365" w:author="Elin Röös" w:date="2025-05-26T08:37:00Z" w16du:dateUtc="2025-05-26T06:37:00Z">
          <w:r w:rsidR="00EB523B" w:rsidRPr="00B060AB" w:rsidDel="00BD01A0">
            <w:rPr>
              <w:lang w:val="en-GB"/>
            </w:rPr>
            <w:delText xml:space="preserve"> (</w:delText>
          </w:r>
          <w:r w:rsidR="00EB523B" w:rsidRPr="00EB523B" w:rsidDel="00BD01A0">
            <w:rPr>
              <w:lang w:val="en-GB"/>
            </w:rPr>
            <w:delText>2018)</w:delText>
          </w:r>
        </w:del>
      </w:ins>
      <w:ins w:id="366" w:author="Lotta Rydhmer" w:date="2025-05-15T22:58:00Z">
        <w:del w:id="367" w:author="Elin Röös" w:date="2025-05-26T08:37:00Z" w16du:dateUtc="2025-05-26T06:37:00Z">
          <w:r w:rsidR="00EB523B" w:rsidRPr="00EB523B" w:rsidDel="00BD01A0">
            <w:rPr>
              <w:lang w:val="en-GB"/>
            </w:rPr>
            <w:delText xml:space="preserve"> and </w:delText>
          </w:r>
        </w:del>
      </w:ins>
      <w:ins w:id="368" w:author="Lotta Rydhmer" w:date="2025-05-15T23:12:00Z">
        <w:del w:id="369" w:author="Elin Röös" w:date="2025-05-26T08:37:00Z" w16du:dateUtc="2025-05-26T06:37:00Z">
          <w:r w:rsidR="002C3390" w:rsidDel="00BD01A0">
            <w:rPr>
              <w:lang w:val="en-GB"/>
            </w:rPr>
            <w:delText xml:space="preserve">our indicators </w:delText>
          </w:r>
        </w:del>
      </w:ins>
      <w:ins w:id="370" w:author="Lotta Rydhmer" w:date="2025-05-15T22:58:00Z">
        <w:del w:id="371" w:author="Elin Röös" w:date="2025-05-26T08:37:00Z" w16du:dateUtc="2025-05-26T06:37:00Z">
          <w:r w:rsidR="00EB523B" w:rsidRPr="00B060AB" w:rsidDel="00BD01A0">
            <w:rPr>
              <w:lang w:val="en-GB"/>
            </w:rPr>
            <w:delText xml:space="preserve">cover </w:delText>
          </w:r>
        </w:del>
      </w:ins>
      <w:ins w:id="372" w:author="Lotta Rydhmer" w:date="2025-05-15T23:12:00Z">
        <w:del w:id="373" w:author="Elin Röös" w:date="2025-05-26T08:37:00Z" w16du:dateUtc="2025-05-26T06:37:00Z">
          <w:r w:rsidR="002C3390" w:rsidDel="00BD01A0">
            <w:rPr>
              <w:lang w:val="en-GB"/>
            </w:rPr>
            <w:delText>a wider range of species and production systems</w:delText>
          </w:r>
        </w:del>
      </w:ins>
      <w:ins w:id="374" w:author="Lotta Rydhmer" w:date="2025-05-15T22:55:00Z">
        <w:del w:id="375" w:author="Elin Röös" w:date="2025-05-26T08:37:00Z" w16du:dateUtc="2025-05-26T06:37:00Z">
          <w:r w:rsidR="00EB523B" w:rsidRPr="00B060AB" w:rsidDel="00BD01A0">
            <w:rPr>
              <w:lang w:val="en-GB"/>
            </w:rPr>
            <w:delText xml:space="preserve">. </w:delText>
          </w:r>
        </w:del>
      </w:ins>
      <w:commentRangeStart w:id="376"/>
      <w:commentRangeEnd w:id="376"/>
      <w:del w:id="377" w:author="Elin Röös" w:date="2025-05-26T08:37:00Z" w16du:dateUtc="2025-05-26T06:37:00Z">
        <w:r w:rsidR="00757F99" w:rsidDel="00BD01A0">
          <w:rPr>
            <w:rStyle w:val="Kommentarsreferens"/>
          </w:rPr>
          <w:commentReference w:id="376"/>
        </w:r>
        <w:commentRangeStart w:id="378"/>
        <w:commentRangeEnd w:id="378"/>
        <w:r w:rsidR="00DD73C8" w:rsidDel="00BD01A0">
          <w:rPr>
            <w:rStyle w:val="Kommentarsreferens"/>
          </w:rPr>
          <w:commentReference w:id="378"/>
        </w:r>
      </w:del>
      <w:ins w:id="379" w:author="Lotta Rydhmer" w:date="2025-05-15T23:02:00Z">
        <w:del w:id="380" w:author="Elin Röös" w:date="2025-05-26T08:37:00Z" w16du:dateUtc="2025-05-26T06:37:00Z">
          <w:r w:rsidR="006419D0" w:rsidDel="00BD01A0">
            <w:rPr>
              <w:lang w:val="en-GB"/>
            </w:rPr>
            <w:delText xml:space="preserve">An additional novelty is that the </w:delText>
          </w:r>
        </w:del>
      </w:ins>
      <w:ins w:id="381" w:author="Lotta Rydhmer" w:date="2025-05-15T23:06:00Z">
        <w:del w:id="382" w:author="Elin Röös" w:date="2025-05-26T08:37:00Z" w16du:dateUtc="2025-05-26T06:37:00Z">
          <w:r w:rsidR="006419D0" w:rsidDel="00BD01A0">
            <w:rPr>
              <w:lang w:val="en-GB"/>
            </w:rPr>
            <w:delText xml:space="preserve">full </w:delText>
          </w:r>
        </w:del>
      </w:ins>
      <w:ins w:id="383" w:author="Lotta Rydhmer" w:date="2025-05-15T23:02:00Z">
        <w:del w:id="384" w:author="Elin Röös" w:date="2025-05-26T08:37:00Z" w16du:dateUtc="2025-05-26T06:37:00Z">
          <w:r w:rsidR="006419D0" w:rsidDel="00BD01A0">
            <w:rPr>
              <w:lang w:val="en-GB"/>
            </w:rPr>
            <w:delText>tool</w:delText>
          </w:r>
        </w:del>
      </w:ins>
      <w:ins w:id="385" w:author="Lotta Rydhmer" w:date="2025-05-15T23:06:00Z">
        <w:del w:id="386" w:author="Elin Röös" w:date="2025-05-26T08:37:00Z" w16du:dateUtc="2025-05-26T06:37:00Z">
          <w:r w:rsidR="006419D0" w:rsidDel="00BD01A0">
            <w:rPr>
              <w:lang w:val="en-GB"/>
            </w:rPr>
            <w:delText xml:space="preserve">, with all input data, </w:delText>
          </w:r>
        </w:del>
      </w:ins>
      <w:ins w:id="387" w:author="Lotta Rydhmer" w:date="2025-05-15T23:02:00Z">
        <w:del w:id="388" w:author="Elin Röös" w:date="2025-05-26T08:37:00Z" w16du:dateUtc="2025-05-26T06:37:00Z">
          <w:r w:rsidR="006419D0" w:rsidDel="00BD01A0">
            <w:rPr>
              <w:lang w:val="en-GB"/>
            </w:rPr>
            <w:delText xml:space="preserve">is available in </w:delText>
          </w:r>
        </w:del>
      </w:ins>
      <w:ins w:id="389" w:author="Lotta Rydhmer" w:date="2025-05-15T23:07:00Z">
        <w:del w:id="390" w:author="Elin Röös" w:date="2025-05-26T08:37:00Z" w16du:dateUtc="2025-05-26T06:37:00Z">
          <w:r w:rsidR="006419D0" w:rsidDel="00BD01A0">
            <w:rPr>
              <w:lang w:val="en-GB"/>
            </w:rPr>
            <w:delText xml:space="preserve">spread sheets in </w:delText>
          </w:r>
        </w:del>
      </w:ins>
      <w:ins w:id="391" w:author="Lotta Rydhmer" w:date="2025-05-15T23:02:00Z">
        <w:del w:id="392" w:author="Elin Röös" w:date="2025-05-26T08:37:00Z" w16du:dateUtc="2025-05-26T06:37:00Z">
          <w:r w:rsidR="006419D0" w:rsidDel="00BD01A0">
            <w:rPr>
              <w:lang w:val="en-GB"/>
            </w:rPr>
            <w:delText>the Supplements</w:delText>
          </w:r>
        </w:del>
      </w:ins>
      <w:ins w:id="393" w:author="Lotta Rydhmer" w:date="2025-05-15T23:07:00Z">
        <w:del w:id="394" w:author="Elin Röös" w:date="2025-05-26T08:37:00Z" w16du:dateUtc="2025-05-26T06:37:00Z">
          <w:r w:rsidR="006419D0" w:rsidDel="00BD01A0">
            <w:rPr>
              <w:lang w:val="en-GB"/>
            </w:rPr>
            <w:delText>. Thus</w:delText>
          </w:r>
        </w:del>
      </w:ins>
      <w:ins w:id="395" w:author="Lotta Rydhmer" w:date="2025-05-15T23:02:00Z">
        <w:del w:id="396" w:author="Elin Röös" w:date="2025-05-26T08:37:00Z" w16du:dateUtc="2025-05-26T06:37:00Z">
          <w:r w:rsidR="006419D0" w:rsidDel="00BD01A0">
            <w:rPr>
              <w:lang w:val="en-GB"/>
            </w:rPr>
            <w:delText xml:space="preserve"> </w:delText>
          </w:r>
        </w:del>
      </w:ins>
      <w:ins w:id="397" w:author="Lotta Rydhmer" w:date="2025-05-15T23:04:00Z">
        <w:del w:id="398" w:author="Elin Röös" w:date="2025-05-26T08:37:00Z" w16du:dateUtc="2025-05-26T06:37:00Z">
          <w:r w:rsidR="006419D0" w:rsidDel="00BD01A0">
            <w:rPr>
              <w:lang w:val="en-GB"/>
            </w:rPr>
            <w:delText>the</w:delText>
          </w:r>
        </w:del>
      </w:ins>
      <w:ins w:id="399" w:author="Lotta Rydhmer" w:date="2025-05-15T23:02:00Z">
        <w:del w:id="400" w:author="Elin Röös" w:date="2025-05-26T08:37:00Z" w16du:dateUtc="2025-05-26T06:37:00Z">
          <w:r w:rsidR="006419D0" w:rsidDel="00BD01A0">
            <w:rPr>
              <w:lang w:val="en-GB"/>
            </w:rPr>
            <w:delText xml:space="preserve"> reader</w:delText>
          </w:r>
        </w:del>
      </w:ins>
      <w:ins w:id="401" w:author="Lotta Rydhmer" w:date="2025-05-15T23:04:00Z">
        <w:del w:id="402" w:author="Elin Röös" w:date="2025-05-26T08:37:00Z" w16du:dateUtc="2025-05-26T06:37:00Z">
          <w:r w:rsidR="006419D0" w:rsidDel="00BD01A0">
            <w:rPr>
              <w:lang w:val="en-GB"/>
            </w:rPr>
            <w:delText>s</w:delText>
          </w:r>
        </w:del>
      </w:ins>
      <w:ins w:id="403" w:author="Lotta Rydhmer" w:date="2025-05-15T23:02:00Z">
        <w:del w:id="404" w:author="Elin Röös" w:date="2025-05-26T08:37:00Z" w16du:dateUtc="2025-05-26T06:37:00Z">
          <w:r w:rsidR="006419D0" w:rsidDel="00BD01A0">
            <w:rPr>
              <w:lang w:val="en-GB"/>
            </w:rPr>
            <w:delText xml:space="preserve"> can </w:delText>
          </w:r>
        </w:del>
      </w:ins>
      <w:ins w:id="405" w:author="Lotta Rydhmer" w:date="2025-05-15T23:03:00Z">
        <w:del w:id="406" w:author="Elin Röös" w:date="2025-05-26T08:37:00Z" w16du:dateUtc="2025-05-26T06:37:00Z">
          <w:r w:rsidR="006419D0" w:rsidDel="00BD01A0">
            <w:rPr>
              <w:lang w:val="en-GB"/>
            </w:rPr>
            <w:delText>adapt t</w:delText>
          </w:r>
        </w:del>
      </w:ins>
      <w:ins w:id="407" w:author="Lotta Rydhmer" w:date="2025-05-15T23:07:00Z">
        <w:del w:id="408" w:author="Elin Röös" w:date="2025-05-26T08:37:00Z" w16du:dateUtc="2025-05-26T06:37:00Z">
          <w:r w:rsidR="006419D0" w:rsidDel="00BD01A0">
            <w:rPr>
              <w:lang w:val="en-GB"/>
            </w:rPr>
            <w:delText>he tool</w:delText>
          </w:r>
        </w:del>
      </w:ins>
      <w:ins w:id="409" w:author="Lotta Rydhmer" w:date="2025-05-15T23:03:00Z">
        <w:del w:id="410" w:author="Elin Röös" w:date="2025-05-26T08:37:00Z" w16du:dateUtc="2025-05-26T06:37:00Z">
          <w:r w:rsidR="006419D0" w:rsidDel="00BD01A0">
            <w:rPr>
              <w:lang w:val="en-GB"/>
            </w:rPr>
            <w:delText xml:space="preserve"> to </w:delText>
          </w:r>
        </w:del>
      </w:ins>
      <w:ins w:id="411" w:author="Lotta Rydhmer" w:date="2025-05-15T23:07:00Z">
        <w:del w:id="412" w:author="Elin Röös" w:date="2025-05-26T08:37:00Z" w16du:dateUtc="2025-05-26T06:37:00Z">
          <w:r w:rsidR="006419D0" w:rsidDel="00BD01A0">
            <w:rPr>
              <w:lang w:val="en-GB"/>
            </w:rPr>
            <w:delText xml:space="preserve">assess </w:delText>
          </w:r>
        </w:del>
      </w:ins>
      <w:ins w:id="413" w:author="Lotta Rydhmer" w:date="2025-05-15T23:04:00Z">
        <w:del w:id="414" w:author="Elin Röös" w:date="2025-05-26T08:37:00Z" w16du:dateUtc="2025-05-26T06:37:00Z">
          <w:r w:rsidR="006419D0" w:rsidDel="00BD01A0">
            <w:rPr>
              <w:lang w:val="en-GB"/>
            </w:rPr>
            <w:delText>different</w:delText>
          </w:r>
        </w:del>
      </w:ins>
      <w:ins w:id="415" w:author="Lotta Rydhmer" w:date="2025-05-15T23:02:00Z">
        <w:del w:id="416" w:author="Elin Röös" w:date="2025-05-26T08:37:00Z" w16du:dateUtc="2025-05-26T06:37:00Z">
          <w:r w:rsidR="006419D0" w:rsidDel="00BD01A0">
            <w:rPr>
              <w:lang w:val="en-GB"/>
            </w:rPr>
            <w:delText xml:space="preserve"> </w:delText>
          </w:r>
        </w:del>
      </w:ins>
      <w:ins w:id="417" w:author="Lotta Rydhmer" w:date="2025-05-15T23:03:00Z">
        <w:del w:id="418" w:author="Elin Röös" w:date="2025-05-26T08:37:00Z" w16du:dateUtc="2025-05-26T06:37:00Z">
          <w:r w:rsidR="006419D0" w:rsidDel="00BD01A0">
            <w:rPr>
              <w:lang w:val="en-GB"/>
            </w:rPr>
            <w:delText>diet</w:delText>
          </w:r>
        </w:del>
      </w:ins>
      <w:ins w:id="419" w:author="Lotta Rydhmer" w:date="2025-05-15T23:04:00Z">
        <w:del w:id="420" w:author="Elin Röös" w:date="2025-05-26T08:37:00Z" w16du:dateUtc="2025-05-26T06:37:00Z">
          <w:r w:rsidR="006419D0" w:rsidDel="00BD01A0">
            <w:rPr>
              <w:lang w:val="en-GB"/>
            </w:rPr>
            <w:delText>s</w:delText>
          </w:r>
        </w:del>
      </w:ins>
      <w:ins w:id="421" w:author="Lotta Rydhmer" w:date="2025-05-15T23:05:00Z">
        <w:del w:id="422" w:author="Elin Röös" w:date="2025-05-26T08:37:00Z" w16du:dateUtc="2025-05-26T06:37:00Z">
          <w:r w:rsidR="006419D0" w:rsidDel="00BD01A0">
            <w:rPr>
              <w:lang w:val="en-GB"/>
            </w:rPr>
            <w:delText xml:space="preserve"> </w:delText>
          </w:r>
        </w:del>
      </w:ins>
      <w:ins w:id="423" w:author="Lotta Rydhmer" w:date="2025-05-15T23:07:00Z">
        <w:del w:id="424" w:author="Elin Röös" w:date="2025-05-26T08:37:00Z" w16du:dateUtc="2025-05-26T06:37:00Z">
          <w:r w:rsidR="006419D0" w:rsidDel="00BD01A0">
            <w:rPr>
              <w:lang w:val="en-GB"/>
            </w:rPr>
            <w:delText xml:space="preserve">with </w:delText>
          </w:r>
        </w:del>
      </w:ins>
      <w:ins w:id="425" w:author="Lotta Rydhmer" w:date="2025-05-15T23:05:00Z">
        <w:del w:id="426" w:author="Elin Röös" w:date="2025-05-26T08:37:00Z" w16du:dateUtc="2025-05-26T06:37:00Z">
          <w:r w:rsidR="006419D0" w:rsidDel="00BD01A0">
            <w:rPr>
              <w:lang w:val="en-GB"/>
            </w:rPr>
            <w:delText>animal sourced products from different production systems</w:delText>
          </w:r>
        </w:del>
      </w:ins>
      <w:ins w:id="427" w:author="Lotta Rydhmer" w:date="2025-05-15T23:04:00Z">
        <w:del w:id="428" w:author="Elin Röös" w:date="2025-05-26T08:37:00Z" w16du:dateUtc="2025-05-26T06:37:00Z">
          <w:r w:rsidR="006419D0" w:rsidDel="00BD01A0">
            <w:rPr>
              <w:lang w:val="en-GB"/>
            </w:rPr>
            <w:delText xml:space="preserve">. Likewise, the readers can modify the animal welfare indicators based on their </w:delText>
          </w:r>
        </w:del>
      </w:ins>
      <w:ins w:id="429" w:author="Lotta Rydhmer" w:date="2025-05-15T23:08:00Z">
        <w:del w:id="430" w:author="Elin Röös" w:date="2025-05-26T08:37:00Z" w16du:dateUtc="2025-05-26T06:37:00Z">
          <w:r w:rsidR="006419D0" w:rsidDel="00BD01A0">
            <w:rPr>
              <w:lang w:val="en-GB"/>
            </w:rPr>
            <w:delText xml:space="preserve">own </w:delText>
          </w:r>
        </w:del>
      </w:ins>
      <w:ins w:id="431" w:author="Lotta Rydhmer" w:date="2025-05-15T23:04:00Z">
        <w:del w:id="432" w:author="Elin Röös" w:date="2025-05-26T08:37:00Z" w16du:dateUtc="2025-05-26T06:37:00Z">
          <w:r w:rsidR="006419D0" w:rsidDel="00BD01A0">
            <w:rPr>
              <w:lang w:val="en-GB"/>
            </w:rPr>
            <w:delText>values concerning animal</w:delText>
          </w:r>
        </w:del>
      </w:ins>
      <w:ins w:id="433" w:author="Lotta Rydhmer" w:date="2025-05-15T23:05:00Z">
        <w:del w:id="434" w:author="Elin Röös" w:date="2025-05-26T08:37:00Z" w16du:dateUtc="2025-05-26T06:37:00Z">
          <w:r w:rsidR="006419D0" w:rsidDel="00BD01A0">
            <w:rPr>
              <w:lang w:val="en-GB"/>
            </w:rPr>
            <w:delText xml:space="preserve"> species</w:delText>
          </w:r>
        </w:del>
      </w:ins>
      <w:ins w:id="435" w:author="Lotta Rydhmer" w:date="2025-05-15T23:08:00Z">
        <w:del w:id="436" w:author="Elin Röös" w:date="2025-05-26T08:37:00Z" w16du:dateUtc="2025-05-26T06:37:00Z">
          <w:r w:rsidR="006419D0" w:rsidDel="00BD01A0">
            <w:rPr>
              <w:lang w:val="en-GB"/>
            </w:rPr>
            <w:delText>’ cognitive abilities</w:delText>
          </w:r>
        </w:del>
      </w:ins>
      <w:ins w:id="437" w:author="Lotta Rydhmer" w:date="2025-05-15T23:05:00Z">
        <w:del w:id="438" w:author="Elin Röös" w:date="2025-05-26T08:37:00Z" w16du:dateUtc="2025-05-26T06:37:00Z">
          <w:r w:rsidR="006419D0" w:rsidDel="00BD01A0">
            <w:rPr>
              <w:lang w:val="en-GB"/>
            </w:rPr>
            <w:delText>.</w:delText>
          </w:r>
        </w:del>
      </w:ins>
      <w:ins w:id="439" w:author="Lotta Rydhmer" w:date="2025-05-15T22:53:00Z">
        <w:del w:id="440" w:author="Elin Röös" w:date="2025-05-26T08:37:00Z" w16du:dateUtc="2025-05-26T06:37:00Z">
          <w:r w:rsidR="00EB523B" w:rsidDel="00BD01A0">
            <w:rPr>
              <w:lang w:val="en-GB"/>
            </w:rPr>
            <w:delText xml:space="preserve"> </w:delText>
          </w:r>
        </w:del>
      </w:ins>
    </w:p>
    <w:p w14:paraId="6719F28F" w14:textId="267FE6F9" w:rsidR="48B9135D" w:rsidRDefault="49FF5CCA" w:rsidP="00EE4730">
      <w:pPr>
        <w:spacing w:line="276" w:lineRule="auto"/>
        <w:rPr>
          <w:ins w:id="441" w:author="Elin Röös" w:date="2025-05-26T08:38:00Z" w16du:dateUtc="2025-05-26T06:38:00Z"/>
          <w:lang w:val="en-GB"/>
        </w:rPr>
      </w:pPr>
      <w:r w:rsidRPr="00387946">
        <w:rPr>
          <w:lang w:val="en-GB"/>
        </w:rPr>
        <w:t xml:space="preserve">The aim of this study was </w:t>
      </w:r>
      <w:ins w:id="442" w:author="Elin Röös" w:date="2025-05-26T08:37:00Z" w16du:dateUtc="2025-05-26T06:37:00Z">
        <w:r w:rsidR="00BD01A0">
          <w:rPr>
            <w:lang w:val="en-GB"/>
          </w:rPr>
          <w:t xml:space="preserve">thus </w:t>
        </w:r>
      </w:ins>
      <w:r w:rsidRPr="00387946">
        <w:rPr>
          <w:lang w:val="en-GB"/>
        </w:rPr>
        <w:t xml:space="preserve">to further develop methods for including animal welfare and use of antibiotics in diet assessments, as a complement to </w:t>
      </w:r>
      <w:ins w:id="443" w:author="Lotta Rydhmer" w:date="2025-05-15T17:03:00Z">
        <w:r w:rsidR="005A5169">
          <w:rPr>
            <w:lang w:val="en-GB"/>
          </w:rPr>
          <w:t xml:space="preserve">greenhouse gas emissions and other </w:t>
        </w:r>
      </w:ins>
      <w:r w:rsidRPr="00387946">
        <w:rPr>
          <w:lang w:val="en-GB"/>
        </w:rPr>
        <w:t xml:space="preserve">environmental indicators. To be useful in diet assessments, the impact should be expressed </w:t>
      </w:r>
      <w:del w:id="444" w:author="Elin Röös" w:date="2025-05-26T08:37:00Z" w16du:dateUtc="2025-05-26T06:37:00Z">
        <w:r w:rsidRPr="00387946" w:rsidDel="00BD01A0">
          <w:rPr>
            <w:lang w:val="en-GB"/>
          </w:rPr>
          <w:delText>per functional unit, and we have chosen</w:delText>
        </w:r>
      </w:del>
      <w:ins w:id="445" w:author="Elin Röös" w:date="2025-05-26T08:37:00Z" w16du:dateUtc="2025-05-26T06:37:00Z">
        <w:r w:rsidR="00BD01A0">
          <w:rPr>
            <w:lang w:val="en-GB"/>
          </w:rPr>
          <w:t>per</w:t>
        </w:r>
      </w:ins>
      <w:r w:rsidRPr="00387946">
        <w:rPr>
          <w:lang w:val="en-GB"/>
        </w:rPr>
        <w:t xml:space="preserve"> kg animal sourced food product</w:t>
      </w:r>
      <w:del w:id="446" w:author="Elin Röös" w:date="2025-05-26T08:38:00Z" w16du:dateUtc="2025-05-26T06:38:00Z">
        <w:r w:rsidRPr="00387946" w:rsidDel="00BD01A0">
          <w:rPr>
            <w:lang w:val="en-GB"/>
          </w:rPr>
          <w:delText xml:space="preserve"> as the functional unit</w:delText>
        </w:r>
      </w:del>
      <w:r w:rsidRPr="00387946">
        <w:rPr>
          <w:lang w:val="en-GB"/>
        </w:rPr>
        <w:t xml:space="preserve">. We propose a set of indices to capture animal welfare issues, based on number of animals needed to produce 1 kg of animal product, animal suffering in the production system and different species’ ability to perceive negative effects of being used by humans, and an </w:t>
      </w:r>
      <w:del w:id="447" w:author="Elin Röös" w:date="2025-05-18T08:32:00Z">
        <w:r w:rsidRPr="00387946" w:rsidDel="00290172">
          <w:rPr>
            <w:lang w:val="en-GB"/>
          </w:rPr>
          <w:delText xml:space="preserve">index </w:delText>
        </w:r>
      </w:del>
      <w:ins w:id="448" w:author="Elin Röös" w:date="2025-05-18T08:32:00Z">
        <w:r w:rsidR="00290172">
          <w:rPr>
            <w:lang w:val="en-GB"/>
          </w:rPr>
          <w:t>indicator</w:t>
        </w:r>
        <w:r w:rsidR="00290172" w:rsidRPr="00387946">
          <w:rPr>
            <w:lang w:val="en-GB"/>
          </w:rPr>
          <w:t xml:space="preserve"> </w:t>
        </w:r>
      </w:ins>
      <w:r w:rsidRPr="00387946">
        <w:rPr>
          <w:lang w:val="en-GB"/>
        </w:rPr>
        <w:t xml:space="preserve">for the use of antibiotics based on amounts of antibiotics sold for animals and estimated distribution over animal species and total biomass of different species. We exemplify the use of </w:t>
      </w:r>
      <w:del w:id="449" w:author="Lotta Rydhmer" w:date="2025-05-22T22:43:00Z">
        <w:r w:rsidRPr="00387946" w:rsidDel="00620F46">
          <w:rPr>
            <w:lang w:val="en-GB"/>
          </w:rPr>
          <w:delText xml:space="preserve">these </w:delText>
        </w:r>
      </w:del>
      <w:ins w:id="450" w:author="Lotta Rydhmer" w:date="2025-05-22T22:43:00Z">
        <w:r w:rsidR="00620F46" w:rsidRPr="00387946">
          <w:rPr>
            <w:lang w:val="en-GB"/>
          </w:rPr>
          <w:t>the</w:t>
        </w:r>
        <w:r w:rsidR="00620F46">
          <w:rPr>
            <w:lang w:val="en-GB"/>
          </w:rPr>
          <w:t xml:space="preserve"> animal welfare</w:t>
        </w:r>
        <w:r w:rsidR="00620F46" w:rsidRPr="00387946">
          <w:rPr>
            <w:lang w:val="en-GB"/>
          </w:rPr>
          <w:t xml:space="preserve"> </w:t>
        </w:r>
      </w:ins>
      <w:r w:rsidRPr="00387946">
        <w:rPr>
          <w:lang w:val="en-GB"/>
        </w:rPr>
        <w:t xml:space="preserve">indices </w:t>
      </w:r>
      <w:ins w:id="451" w:author="Lotta Rydhmer" w:date="2025-05-22T22:43:00Z">
        <w:r w:rsidR="00620F46">
          <w:rPr>
            <w:lang w:val="en-GB"/>
          </w:rPr>
          <w:t xml:space="preserve">and antibiotics use indicator </w:t>
        </w:r>
      </w:ins>
      <w:r w:rsidRPr="00387946">
        <w:rPr>
          <w:lang w:val="en-GB"/>
        </w:rPr>
        <w:t xml:space="preserve">for current dietary patterns in three </w:t>
      </w:r>
      <w:ins w:id="452" w:author="Lotta Rydhmer" w:date="2025-05-15T22:21:00Z">
        <w:r w:rsidR="006859EB">
          <w:rPr>
            <w:lang w:val="en-GB"/>
          </w:rPr>
          <w:t xml:space="preserve">European </w:t>
        </w:r>
      </w:ins>
      <w:proofErr w:type="gramStart"/>
      <w:r w:rsidRPr="00387946">
        <w:rPr>
          <w:lang w:val="en-GB"/>
        </w:rPr>
        <w:t>countries, and</w:t>
      </w:r>
      <w:proofErr w:type="gramEnd"/>
      <w:r w:rsidRPr="00387946">
        <w:rPr>
          <w:lang w:val="en-GB"/>
        </w:rPr>
        <w:t xml:space="preserve"> include an assessment of the climate impact to illustrate how the </w:t>
      </w:r>
      <w:del w:id="453" w:author="Lotta Rydhmer" w:date="2025-05-15T22:22:00Z">
        <w:r w:rsidRPr="00387946" w:rsidDel="006859EB">
          <w:rPr>
            <w:lang w:val="en-GB"/>
          </w:rPr>
          <w:delText xml:space="preserve">inclusion </w:delText>
        </w:r>
      </w:del>
      <w:ins w:id="454" w:author="Lotta Rydhmer" w:date="2025-05-15T22:22:00Z">
        <w:r w:rsidR="006859EB">
          <w:rPr>
            <w:lang w:val="en-GB"/>
          </w:rPr>
          <w:t>implementation</w:t>
        </w:r>
        <w:r w:rsidR="006859EB" w:rsidRPr="00387946">
          <w:rPr>
            <w:lang w:val="en-GB"/>
          </w:rPr>
          <w:t xml:space="preserve"> </w:t>
        </w:r>
      </w:ins>
      <w:r w:rsidRPr="00387946">
        <w:rPr>
          <w:lang w:val="en-GB"/>
        </w:rPr>
        <w:t xml:space="preserve">of animal welfare </w:t>
      </w:r>
      <w:ins w:id="455" w:author="Elin Röös" w:date="2025-05-18T08:32:00Z">
        <w:r w:rsidR="00290172">
          <w:rPr>
            <w:lang w:val="en-GB"/>
          </w:rPr>
          <w:t xml:space="preserve">indices </w:t>
        </w:r>
      </w:ins>
      <w:r w:rsidRPr="00387946">
        <w:rPr>
          <w:lang w:val="en-GB"/>
        </w:rPr>
        <w:t xml:space="preserve">and </w:t>
      </w:r>
      <w:ins w:id="456" w:author="Elin Röös" w:date="2025-05-18T08:32:00Z">
        <w:r w:rsidR="00290172">
          <w:rPr>
            <w:lang w:val="en-GB"/>
          </w:rPr>
          <w:t>the</w:t>
        </w:r>
      </w:ins>
      <w:ins w:id="457" w:author="Elin Röös" w:date="2025-05-18T08:33:00Z">
        <w:r w:rsidR="00290172">
          <w:rPr>
            <w:lang w:val="en-GB"/>
          </w:rPr>
          <w:t xml:space="preserve"> </w:t>
        </w:r>
      </w:ins>
      <w:r w:rsidRPr="00387946">
        <w:rPr>
          <w:lang w:val="en-GB"/>
        </w:rPr>
        <w:t>antibiotics use indic</w:t>
      </w:r>
      <w:ins w:id="458" w:author="Elin Röös" w:date="2025-05-18T08:33:00Z">
        <w:r w:rsidR="00290172">
          <w:rPr>
            <w:lang w:val="en-GB"/>
          </w:rPr>
          <w:t>ator</w:t>
        </w:r>
      </w:ins>
      <w:del w:id="459" w:author="Elin Röös" w:date="2025-05-18T08:33:00Z">
        <w:r w:rsidRPr="00387946" w:rsidDel="00290172">
          <w:rPr>
            <w:lang w:val="en-GB"/>
          </w:rPr>
          <w:delText>es</w:delText>
        </w:r>
      </w:del>
      <w:r w:rsidRPr="00387946">
        <w:rPr>
          <w:lang w:val="en-GB"/>
        </w:rPr>
        <w:t xml:space="preserve"> enable the identification of important trade-offs when evaluating potential dietary changes. </w:t>
      </w:r>
    </w:p>
    <w:p w14:paraId="2AA61663" w14:textId="5519DC5E" w:rsidR="00C51618" w:rsidRPr="00387946" w:rsidRDefault="00C51618" w:rsidP="00EE4730">
      <w:pPr>
        <w:spacing w:line="276" w:lineRule="auto"/>
        <w:rPr>
          <w:lang w:val="en-GB"/>
        </w:rPr>
      </w:pPr>
      <w:ins w:id="460" w:author="Elin Röös" w:date="2025-05-26T08:38:00Z" w16du:dateUtc="2025-05-26T06:38:00Z">
        <w:r>
          <w:rPr>
            <w:lang w:val="en-GB"/>
          </w:rPr>
          <w:t>This study brings novelty to diet assessments by presenting a first</w:t>
        </w:r>
        <w:r w:rsidRPr="00B060AB">
          <w:rPr>
            <w:lang w:val="en-GB"/>
          </w:rPr>
          <w:t xml:space="preserve"> indicator for use of antibiotics </w:t>
        </w:r>
        <w:r w:rsidRPr="00EB523B">
          <w:rPr>
            <w:lang w:val="en-GB"/>
          </w:rPr>
          <w:t>that can be used for assessing specific food products in diet</w:t>
        </w:r>
        <w:r>
          <w:rPr>
            <w:lang w:val="en-GB"/>
          </w:rPr>
          <w:t>s</w:t>
        </w:r>
        <w:r w:rsidRPr="00B060AB">
          <w:rPr>
            <w:lang w:val="en-GB"/>
          </w:rPr>
          <w:t xml:space="preserve">. The animal welfare indicators are </w:t>
        </w:r>
      </w:ins>
      <w:ins w:id="461" w:author="Elin Röös" w:date="2025-05-26T08:39:00Z" w16du:dateUtc="2025-05-26T06:39:00Z">
        <w:r>
          <w:rPr>
            <w:lang w:val="en-GB"/>
          </w:rPr>
          <w:t xml:space="preserve">further advancements </w:t>
        </w:r>
      </w:ins>
      <w:ins w:id="462" w:author="Elin Röös" w:date="2025-05-26T08:38:00Z" w16du:dateUtc="2025-05-26T06:38:00Z">
        <w:r w:rsidRPr="00B060AB">
          <w:rPr>
            <w:lang w:val="en-GB"/>
          </w:rPr>
          <w:t xml:space="preserve">of </w:t>
        </w:r>
      </w:ins>
      <w:ins w:id="463" w:author="Elin Röös" w:date="2025-05-26T08:39:00Z" w16du:dateUtc="2025-05-26T06:39:00Z">
        <w:r>
          <w:rPr>
            <w:lang w:val="en-GB"/>
          </w:rPr>
          <w:t>the</w:t>
        </w:r>
      </w:ins>
      <w:ins w:id="464" w:author="Elin Röös" w:date="2025-05-26T08:40:00Z" w16du:dateUtc="2025-05-26T06:40:00Z">
        <w:r>
          <w:rPr>
            <w:lang w:val="en-GB"/>
          </w:rPr>
          <w:t xml:space="preserve"> </w:t>
        </w:r>
      </w:ins>
      <w:ins w:id="465" w:author="Elin Röös" w:date="2025-05-26T08:38:00Z" w16du:dateUtc="2025-05-26T06:38:00Z">
        <w:r w:rsidRPr="00EB523B">
          <w:rPr>
            <w:lang w:val="en-GB"/>
          </w:rPr>
          <w:t xml:space="preserve">indicators presented by Scherer </w:t>
        </w:r>
        <w:r w:rsidRPr="00CD0505">
          <w:rPr>
            <w:i/>
            <w:lang w:val="en-GB"/>
          </w:rPr>
          <w:t>et al</w:t>
        </w:r>
        <w:r w:rsidRPr="00B060AB">
          <w:rPr>
            <w:i/>
            <w:lang w:val="en-GB"/>
          </w:rPr>
          <w:t>.</w:t>
        </w:r>
        <w:r w:rsidRPr="00B060AB">
          <w:rPr>
            <w:lang w:val="en-GB"/>
          </w:rPr>
          <w:t xml:space="preserve"> (</w:t>
        </w:r>
        <w:r w:rsidRPr="00EB523B">
          <w:rPr>
            <w:lang w:val="en-GB"/>
          </w:rPr>
          <w:t xml:space="preserve">2018) and </w:t>
        </w:r>
        <w:r>
          <w:rPr>
            <w:lang w:val="en-GB"/>
          </w:rPr>
          <w:t xml:space="preserve">our indicators </w:t>
        </w:r>
        <w:r w:rsidRPr="00B060AB">
          <w:rPr>
            <w:lang w:val="en-GB"/>
          </w:rPr>
          <w:t xml:space="preserve">cover </w:t>
        </w:r>
        <w:r>
          <w:rPr>
            <w:lang w:val="en-GB"/>
          </w:rPr>
          <w:t>a wider range of species and production systems</w:t>
        </w:r>
        <w:r w:rsidRPr="00B060AB">
          <w:rPr>
            <w:lang w:val="en-GB"/>
          </w:rPr>
          <w:t xml:space="preserve">. </w:t>
        </w:r>
      </w:ins>
      <w:ins w:id="466" w:author="Elin Röös" w:date="2025-05-26T08:40:00Z" w16du:dateUtc="2025-05-26T06:40:00Z">
        <w:r>
          <w:rPr>
            <w:lang w:val="en-GB"/>
          </w:rPr>
          <w:t>T</w:t>
        </w:r>
      </w:ins>
      <w:ins w:id="467" w:author="Elin Röös" w:date="2025-05-26T08:38:00Z" w16du:dateUtc="2025-05-26T06:38:00Z">
        <w:r>
          <w:rPr>
            <w:lang w:val="en-GB"/>
          </w:rPr>
          <w:t xml:space="preserve">he full tool, with all input data, is available in spread sheets in the Supplements. </w:t>
        </w:r>
        <w:proofErr w:type="gramStart"/>
        <w:r>
          <w:rPr>
            <w:lang w:val="en-GB"/>
          </w:rPr>
          <w:t>Thus</w:t>
        </w:r>
        <w:proofErr w:type="gramEnd"/>
        <w:r>
          <w:rPr>
            <w:lang w:val="en-GB"/>
          </w:rPr>
          <w:t xml:space="preserve"> the readers can adapt the </w:t>
        </w:r>
      </w:ins>
      <w:ins w:id="468" w:author="Elin Röös" w:date="2025-05-26T08:40:00Z" w16du:dateUtc="2025-05-26T06:40:00Z">
        <w:r>
          <w:rPr>
            <w:lang w:val="en-GB"/>
          </w:rPr>
          <w:t>indicators</w:t>
        </w:r>
      </w:ins>
      <w:ins w:id="469" w:author="Elin Röös" w:date="2025-05-26T08:38:00Z" w16du:dateUtc="2025-05-26T06:38:00Z">
        <w:r>
          <w:rPr>
            <w:lang w:val="en-GB"/>
          </w:rPr>
          <w:t xml:space="preserve"> to </w:t>
        </w:r>
      </w:ins>
      <w:ins w:id="470" w:author="Elin Röös" w:date="2025-05-26T08:40:00Z" w16du:dateUtc="2025-05-26T06:40:00Z">
        <w:r>
          <w:rPr>
            <w:lang w:val="en-GB"/>
          </w:rPr>
          <w:t xml:space="preserve">reflect different perspectives on animal welfare and </w:t>
        </w:r>
      </w:ins>
      <w:ins w:id="471" w:author="Elin Röös" w:date="2025-05-26T08:41:00Z" w16du:dateUtc="2025-05-26T06:41:00Z">
        <w:r>
          <w:rPr>
            <w:lang w:val="en-GB"/>
          </w:rPr>
          <w:t xml:space="preserve">update the indicator calculations with system specific data when available. </w:t>
        </w:r>
      </w:ins>
    </w:p>
    <w:p w14:paraId="1966AC32" w14:textId="3FEE8BB1" w:rsidR="00E5797C" w:rsidRDefault="63BBD817" w:rsidP="002513B9">
      <w:pPr>
        <w:pStyle w:val="Rubrik1"/>
        <w:spacing w:line="240" w:lineRule="auto"/>
        <w:rPr>
          <w:ins w:id="472" w:author="Lotta Rydhmer" w:date="2025-05-15T17:58:00Z"/>
          <w:lang w:val="en-GB"/>
        </w:rPr>
      </w:pPr>
      <w:r w:rsidRPr="63BBD817">
        <w:rPr>
          <w:lang w:val="en-GB"/>
        </w:rPr>
        <w:t>2. Background and theory</w:t>
      </w:r>
    </w:p>
    <w:p w14:paraId="3D71D7CC" w14:textId="3A78B766" w:rsidR="00B76733" w:rsidRDefault="00B76733">
      <w:pPr>
        <w:spacing w:line="276" w:lineRule="auto"/>
        <w:rPr>
          <w:ins w:id="473" w:author="Lotta Rydhmer" w:date="2025-05-15T18:11:00Z"/>
          <w:sz w:val="26"/>
          <w:szCs w:val="26"/>
          <w:lang w:val="en-GB"/>
        </w:rPr>
        <w:pPrChange w:id="474" w:author="Lotta Rydhmer" w:date="2025-05-15T19:29:00Z">
          <w:pPr>
            <w:pStyle w:val="Rubrik1"/>
            <w:spacing w:line="240" w:lineRule="auto"/>
          </w:pPr>
        </w:pPrChange>
      </w:pPr>
      <w:ins w:id="475" w:author="Lotta Rydhmer" w:date="2025-05-15T17:58:00Z">
        <w:r w:rsidRPr="00B76733">
          <w:rPr>
            <w:sz w:val="26"/>
            <w:szCs w:val="26"/>
            <w:lang w:val="en-GB"/>
            <w:rPrChange w:id="476" w:author="Lotta Rydhmer" w:date="2025-05-15T18:00:00Z">
              <w:rPr>
                <w:lang w:val="en-GB"/>
              </w:rPr>
            </w:rPrChange>
          </w:rPr>
          <w:t xml:space="preserve">2.1 </w:t>
        </w:r>
      </w:ins>
      <w:commentRangeStart w:id="477"/>
      <w:commentRangeStart w:id="478"/>
      <w:commentRangeStart w:id="479"/>
      <w:ins w:id="480" w:author="Lotta Rydhmer" w:date="2025-05-15T19:07:00Z">
        <w:r w:rsidR="00580FAF">
          <w:rPr>
            <w:sz w:val="26"/>
            <w:szCs w:val="26"/>
            <w:lang w:val="en-GB"/>
          </w:rPr>
          <w:t xml:space="preserve">Short history </w:t>
        </w:r>
      </w:ins>
      <w:commentRangeEnd w:id="477"/>
      <w:r w:rsidR="00CA640D">
        <w:rPr>
          <w:rStyle w:val="Kommentarsreferens"/>
        </w:rPr>
        <w:commentReference w:id="477"/>
      </w:r>
      <w:commentRangeEnd w:id="478"/>
      <w:r w:rsidR="008D56CB">
        <w:rPr>
          <w:rStyle w:val="Kommentarsreferens"/>
        </w:rPr>
        <w:commentReference w:id="478"/>
      </w:r>
      <w:commentRangeEnd w:id="479"/>
      <w:r w:rsidR="00D4217A">
        <w:rPr>
          <w:rStyle w:val="Kommentarsreferens"/>
        </w:rPr>
        <w:commentReference w:id="479"/>
      </w:r>
      <w:ins w:id="481" w:author="Lotta Rydhmer" w:date="2025-05-15T19:07:00Z">
        <w:r w:rsidR="00580FAF">
          <w:rPr>
            <w:sz w:val="26"/>
            <w:szCs w:val="26"/>
            <w:lang w:val="en-GB"/>
          </w:rPr>
          <w:t>of</w:t>
        </w:r>
      </w:ins>
      <w:ins w:id="482" w:author="Lotta Rydhmer" w:date="2025-05-15T18:09:00Z">
        <w:r w:rsidR="009D74DF">
          <w:rPr>
            <w:sz w:val="26"/>
            <w:szCs w:val="26"/>
            <w:lang w:val="en-GB"/>
          </w:rPr>
          <w:t xml:space="preserve"> </w:t>
        </w:r>
      </w:ins>
      <w:ins w:id="483" w:author="Lotta Rydhmer" w:date="2025-05-15T19:32:00Z">
        <w:r w:rsidR="005C4C60">
          <w:rPr>
            <w:sz w:val="26"/>
            <w:szCs w:val="26"/>
            <w:lang w:val="en-GB"/>
          </w:rPr>
          <w:t xml:space="preserve">the </w:t>
        </w:r>
        <w:proofErr w:type="gramStart"/>
        <w:r w:rsidR="005C4C60">
          <w:rPr>
            <w:sz w:val="26"/>
            <w:szCs w:val="26"/>
            <w:lang w:val="en-GB"/>
          </w:rPr>
          <w:t>concepts</w:t>
        </w:r>
        <w:proofErr w:type="gramEnd"/>
        <w:r w:rsidR="005C4C60">
          <w:rPr>
            <w:sz w:val="26"/>
            <w:szCs w:val="26"/>
            <w:lang w:val="en-GB"/>
          </w:rPr>
          <w:t xml:space="preserve"> </w:t>
        </w:r>
      </w:ins>
      <w:ins w:id="484" w:author="Lotta Rydhmer" w:date="2025-05-15T18:09:00Z">
        <w:r w:rsidR="009D74DF">
          <w:rPr>
            <w:sz w:val="26"/>
            <w:szCs w:val="26"/>
            <w:lang w:val="en-GB"/>
          </w:rPr>
          <w:t>anima</w:t>
        </w:r>
      </w:ins>
      <w:ins w:id="485" w:author="Lotta Rydhmer" w:date="2025-05-15T17:58:00Z">
        <w:r w:rsidRPr="00B76733">
          <w:rPr>
            <w:sz w:val="26"/>
            <w:szCs w:val="26"/>
            <w:lang w:val="en-GB"/>
            <w:rPrChange w:id="486" w:author="Lotta Rydhmer" w:date="2025-05-15T18:00:00Z">
              <w:rPr>
                <w:lang w:val="en-GB"/>
              </w:rPr>
            </w:rPrChange>
          </w:rPr>
          <w:t>l welfare, antibiotics resistance and climate impact</w:t>
        </w:r>
      </w:ins>
      <w:ins w:id="487" w:author="Lotta Rydhmer" w:date="2025-05-15T19:26:00Z">
        <w:r w:rsidR="005729E9">
          <w:rPr>
            <w:sz w:val="26"/>
            <w:szCs w:val="26"/>
            <w:lang w:val="en-GB"/>
          </w:rPr>
          <w:t xml:space="preserve"> </w:t>
        </w:r>
      </w:ins>
    </w:p>
    <w:p w14:paraId="41E8EF0E" w14:textId="7C0002AA" w:rsidR="009D74DF" w:rsidRPr="005729E9" w:rsidRDefault="00C85E44">
      <w:pPr>
        <w:spacing w:line="276" w:lineRule="auto"/>
        <w:rPr>
          <w:ins w:id="488" w:author="Lotta Rydhmer" w:date="2025-05-15T18:18:00Z"/>
          <w:szCs w:val="24"/>
          <w:lang w:val="en-GB"/>
          <w:rPrChange w:id="489" w:author="Lotta Rydhmer" w:date="2025-05-15T19:27:00Z">
            <w:rPr>
              <w:ins w:id="490" w:author="Lotta Rydhmer" w:date="2025-05-15T18:18:00Z"/>
              <w:sz w:val="26"/>
              <w:szCs w:val="26"/>
              <w:lang w:val="en-GB"/>
            </w:rPr>
          </w:rPrChange>
        </w:rPr>
        <w:pPrChange w:id="491" w:author="Lotta Rydhmer" w:date="2025-05-15T19:29:00Z">
          <w:pPr>
            <w:pStyle w:val="Rubrik1"/>
            <w:spacing w:line="240" w:lineRule="auto"/>
          </w:pPr>
        </w:pPrChange>
      </w:pPr>
      <w:ins w:id="492" w:author="Lotta Rydhmer" w:date="2025-05-15T20:09:00Z">
        <w:r>
          <w:rPr>
            <w:szCs w:val="24"/>
            <w:lang w:val="en-GB"/>
          </w:rPr>
          <w:t xml:space="preserve">Harrison, in the book Animal </w:t>
        </w:r>
      </w:ins>
      <w:ins w:id="493" w:author="Lotta Rydhmer" w:date="2025-05-15T20:10:00Z">
        <w:r>
          <w:rPr>
            <w:szCs w:val="24"/>
            <w:lang w:val="en-GB"/>
          </w:rPr>
          <w:t>Machines (1964)</w:t>
        </w:r>
      </w:ins>
      <w:ins w:id="494" w:author="Lotta Rydhmer" w:date="2025-05-15T22:22:00Z">
        <w:r w:rsidR="006859EB">
          <w:rPr>
            <w:szCs w:val="24"/>
            <w:lang w:val="en-GB"/>
          </w:rPr>
          <w:t>,</w:t>
        </w:r>
      </w:ins>
      <w:ins w:id="495" w:author="Lotta Rydhmer" w:date="2025-05-15T20:10:00Z">
        <w:r>
          <w:rPr>
            <w:szCs w:val="24"/>
            <w:lang w:val="en-GB"/>
          </w:rPr>
          <w:t xml:space="preserve"> </w:t>
        </w:r>
      </w:ins>
      <w:ins w:id="496" w:author="Lotta Rydhmer" w:date="2025-05-15T20:15:00Z">
        <w:r w:rsidR="001F4EC8">
          <w:rPr>
            <w:szCs w:val="24"/>
            <w:lang w:val="en-GB"/>
          </w:rPr>
          <w:t>stated</w:t>
        </w:r>
      </w:ins>
      <w:ins w:id="497" w:author="Lotta Rydhmer" w:date="2025-05-15T20:10:00Z">
        <w:r>
          <w:rPr>
            <w:szCs w:val="24"/>
            <w:lang w:val="en-GB"/>
          </w:rPr>
          <w:t xml:space="preserve"> that animals in food production were considered as inanimate machines rather than living individuals. </w:t>
        </w:r>
      </w:ins>
      <w:ins w:id="498" w:author="Lotta Rydhmer" w:date="2025-05-15T20:11:00Z">
        <w:r>
          <w:rPr>
            <w:szCs w:val="24"/>
            <w:lang w:val="en-GB"/>
          </w:rPr>
          <w:t xml:space="preserve">The </w:t>
        </w:r>
        <w:proofErr w:type="spellStart"/>
        <w:r>
          <w:rPr>
            <w:szCs w:val="24"/>
            <w:lang w:val="en-GB"/>
          </w:rPr>
          <w:t>Brambell</w:t>
        </w:r>
        <w:proofErr w:type="spellEnd"/>
        <w:r>
          <w:rPr>
            <w:szCs w:val="24"/>
            <w:lang w:val="en-GB"/>
          </w:rPr>
          <w:t xml:space="preserve"> Committee</w:t>
        </w:r>
      </w:ins>
      <w:ins w:id="499" w:author="Lotta Rydhmer" w:date="2025-05-15T22:23:00Z">
        <w:r w:rsidR="006859EB">
          <w:rPr>
            <w:szCs w:val="24"/>
            <w:lang w:val="en-GB"/>
          </w:rPr>
          <w:t xml:space="preserve"> was</w:t>
        </w:r>
      </w:ins>
      <w:ins w:id="500" w:author="Lotta Rydhmer" w:date="2025-05-15T20:11:00Z">
        <w:r w:rsidR="006859EB">
          <w:rPr>
            <w:szCs w:val="24"/>
            <w:lang w:val="en-GB"/>
          </w:rPr>
          <w:t xml:space="preserve"> set up </w:t>
        </w:r>
        <w:r>
          <w:rPr>
            <w:szCs w:val="24"/>
            <w:lang w:val="en-GB"/>
          </w:rPr>
          <w:t>by the British government</w:t>
        </w:r>
      </w:ins>
      <w:ins w:id="501" w:author="Lotta Rydhmer" w:date="2025-05-15T22:23:00Z">
        <w:r w:rsidR="006859EB">
          <w:rPr>
            <w:szCs w:val="24"/>
            <w:lang w:val="en-GB"/>
          </w:rPr>
          <w:t xml:space="preserve"> </w:t>
        </w:r>
      </w:ins>
      <w:ins w:id="502" w:author="Lotta Rydhmer" w:date="2025-05-15T20:11:00Z">
        <w:r>
          <w:rPr>
            <w:szCs w:val="24"/>
            <w:lang w:val="en-GB"/>
          </w:rPr>
          <w:t>as a consequence of Harrison</w:t>
        </w:r>
      </w:ins>
      <w:ins w:id="503" w:author="Lotta Rydhmer" w:date="2025-05-15T20:12:00Z">
        <w:r>
          <w:rPr>
            <w:szCs w:val="24"/>
            <w:lang w:val="en-GB"/>
          </w:rPr>
          <w:t>’s book</w:t>
        </w:r>
      </w:ins>
      <w:ins w:id="504" w:author="Lotta Rydhmer" w:date="2025-05-15T20:29:00Z">
        <w:r w:rsidR="007B34E8">
          <w:rPr>
            <w:szCs w:val="24"/>
            <w:lang w:val="en-GB"/>
          </w:rPr>
          <w:t xml:space="preserve"> (Broom, 2011)</w:t>
        </w:r>
      </w:ins>
      <w:ins w:id="505" w:author="Lotta Rydhmer" w:date="2025-05-15T20:12:00Z">
        <w:r>
          <w:rPr>
            <w:szCs w:val="24"/>
            <w:lang w:val="en-GB"/>
          </w:rPr>
          <w:t xml:space="preserve">. </w:t>
        </w:r>
      </w:ins>
      <w:ins w:id="506" w:author="Lotta Rydhmer" w:date="2025-05-15T22:23:00Z">
        <w:r w:rsidR="006859EB">
          <w:rPr>
            <w:szCs w:val="24"/>
            <w:lang w:val="en-GB"/>
          </w:rPr>
          <w:t>I</w:t>
        </w:r>
      </w:ins>
      <w:ins w:id="507" w:author="Lotta Rydhmer" w:date="2025-05-15T20:12:00Z">
        <w:r>
          <w:rPr>
            <w:szCs w:val="24"/>
            <w:lang w:val="en-GB"/>
          </w:rPr>
          <w:t xml:space="preserve">n the </w:t>
        </w:r>
        <w:proofErr w:type="spellStart"/>
        <w:r>
          <w:rPr>
            <w:szCs w:val="24"/>
            <w:lang w:val="en-GB"/>
          </w:rPr>
          <w:t>Brambell</w:t>
        </w:r>
        <w:proofErr w:type="spellEnd"/>
        <w:r>
          <w:rPr>
            <w:szCs w:val="24"/>
            <w:lang w:val="en-GB"/>
          </w:rPr>
          <w:t xml:space="preserve"> report </w:t>
        </w:r>
      </w:ins>
      <w:ins w:id="508" w:author="Lotta Rydhmer" w:date="2025-05-15T20:15:00Z">
        <w:r w:rsidR="001F4EC8">
          <w:rPr>
            <w:szCs w:val="24"/>
            <w:lang w:val="en-GB"/>
          </w:rPr>
          <w:t>from 1965</w:t>
        </w:r>
      </w:ins>
      <w:ins w:id="509" w:author="Lotta Rydhmer" w:date="2025-05-15T22:23:00Z">
        <w:r w:rsidR="006859EB">
          <w:rPr>
            <w:szCs w:val="24"/>
            <w:lang w:val="en-GB"/>
          </w:rPr>
          <w:t>,</w:t>
        </w:r>
      </w:ins>
      <w:ins w:id="510" w:author="Lotta Rydhmer" w:date="2025-05-15T20:15:00Z">
        <w:r w:rsidR="001F4EC8">
          <w:rPr>
            <w:szCs w:val="24"/>
            <w:lang w:val="en-GB"/>
          </w:rPr>
          <w:t xml:space="preserve"> </w:t>
        </w:r>
      </w:ins>
      <w:ins w:id="511" w:author="Lotta Rydhmer" w:date="2025-05-15T20:12:00Z">
        <w:r>
          <w:rPr>
            <w:szCs w:val="24"/>
            <w:lang w:val="en-GB"/>
          </w:rPr>
          <w:t xml:space="preserve">the </w:t>
        </w:r>
      </w:ins>
      <w:ins w:id="512" w:author="Lotta Rydhmer" w:date="2025-05-15T20:26:00Z">
        <w:r w:rsidR="007B34E8">
          <w:rPr>
            <w:szCs w:val="24"/>
            <w:lang w:val="en-GB"/>
          </w:rPr>
          <w:t>‘</w:t>
        </w:r>
      </w:ins>
      <w:ins w:id="513" w:author="Lotta Rydhmer" w:date="2025-05-15T20:12:00Z">
        <w:r>
          <w:rPr>
            <w:szCs w:val="24"/>
            <w:lang w:val="en-GB"/>
          </w:rPr>
          <w:t>five freedoms’ w</w:t>
        </w:r>
      </w:ins>
      <w:ins w:id="514" w:author="Lotta Rydhmer" w:date="2025-05-15T22:24:00Z">
        <w:r w:rsidR="006859EB">
          <w:rPr>
            <w:szCs w:val="24"/>
            <w:lang w:val="en-GB"/>
          </w:rPr>
          <w:t>ere</w:t>
        </w:r>
      </w:ins>
      <w:ins w:id="515" w:author="Lotta Rydhmer" w:date="2025-05-15T20:26:00Z">
        <w:r w:rsidR="007B34E8">
          <w:rPr>
            <w:szCs w:val="24"/>
            <w:lang w:val="en-GB"/>
          </w:rPr>
          <w:t xml:space="preserve"> introduced</w:t>
        </w:r>
      </w:ins>
      <w:ins w:id="516" w:author="Lotta Rydhmer" w:date="2025-05-22T15:49:00Z">
        <w:r w:rsidR="007C6735">
          <w:rPr>
            <w:szCs w:val="24"/>
            <w:lang w:val="en-GB"/>
          </w:rPr>
          <w:t>.</w:t>
        </w:r>
      </w:ins>
      <w:ins w:id="517" w:author="Lotta Rydhmer" w:date="2025-05-15T20:28:00Z">
        <w:r w:rsidR="007B34E8">
          <w:rPr>
            <w:szCs w:val="24"/>
            <w:lang w:val="en-GB"/>
          </w:rPr>
          <w:t xml:space="preserve"> </w:t>
        </w:r>
      </w:ins>
      <w:ins w:id="518" w:author="Lotta Rydhmer" w:date="2025-05-22T15:49:00Z">
        <w:r w:rsidR="007C6735">
          <w:rPr>
            <w:szCs w:val="24"/>
            <w:lang w:val="en-GB"/>
          </w:rPr>
          <w:t>Today</w:t>
        </w:r>
      </w:ins>
      <w:ins w:id="519" w:author="Lotta Rydhmer" w:date="2025-05-15T20:30:00Z">
        <w:r w:rsidR="007B34E8">
          <w:rPr>
            <w:szCs w:val="24"/>
            <w:lang w:val="en-GB"/>
          </w:rPr>
          <w:t xml:space="preserve">, the five freedoms </w:t>
        </w:r>
      </w:ins>
      <w:ins w:id="520" w:author="Lotta Rydhmer" w:date="2025-05-22T15:50:00Z">
        <w:r w:rsidR="007C6735">
          <w:rPr>
            <w:szCs w:val="24"/>
            <w:lang w:val="en-GB"/>
          </w:rPr>
          <w:t>are</w:t>
        </w:r>
      </w:ins>
      <w:ins w:id="521" w:author="Lotta Rydhmer" w:date="2025-05-15T20:30:00Z">
        <w:r w:rsidR="007B34E8">
          <w:rPr>
            <w:szCs w:val="24"/>
            <w:lang w:val="en-GB"/>
          </w:rPr>
          <w:t xml:space="preserve"> </w:t>
        </w:r>
      </w:ins>
      <w:ins w:id="522" w:author="Lotta Rydhmer" w:date="2025-05-22T15:49:00Z">
        <w:r w:rsidR="007C6735">
          <w:rPr>
            <w:szCs w:val="24"/>
            <w:lang w:val="en-GB"/>
          </w:rPr>
          <w:t xml:space="preserve">known </w:t>
        </w:r>
      </w:ins>
      <w:ins w:id="523" w:author="Lotta Rydhmer" w:date="2025-05-22T15:50:00Z">
        <w:r w:rsidR="007C6735">
          <w:rPr>
            <w:szCs w:val="24"/>
            <w:lang w:val="en-GB"/>
          </w:rPr>
          <w:t xml:space="preserve">as </w:t>
        </w:r>
      </w:ins>
      <w:ins w:id="524" w:author="Lotta Rydhmer" w:date="2025-05-15T20:30:00Z">
        <w:r w:rsidR="007B34E8">
          <w:rPr>
            <w:szCs w:val="24"/>
            <w:lang w:val="en-GB"/>
          </w:rPr>
          <w:t>f</w:t>
        </w:r>
        <w:r w:rsidR="007B34E8" w:rsidRPr="007B34E8">
          <w:rPr>
            <w:szCs w:val="24"/>
            <w:lang w:val="en-GB"/>
          </w:rPr>
          <w:t>reedom from hunger and thirst</w:t>
        </w:r>
        <w:r w:rsidR="007B34E8">
          <w:rPr>
            <w:szCs w:val="24"/>
            <w:lang w:val="en-GB"/>
          </w:rPr>
          <w:t>,</w:t>
        </w:r>
      </w:ins>
      <w:ins w:id="525" w:author="Lotta Rydhmer" w:date="2025-05-15T20:31:00Z">
        <w:r w:rsidR="007B34E8">
          <w:rPr>
            <w:szCs w:val="24"/>
            <w:lang w:val="en-GB"/>
          </w:rPr>
          <w:t xml:space="preserve"> f</w:t>
        </w:r>
      </w:ins>
      <w:ins w:id="526" w:author="Lotta Rydhmer" w:date="2025-05-15T20:30:00Z">
        <w:r w:rsidR="007B34E8" w:rsidRPr="007B34E8">
          <w:rPr>
            <w:szCs w:val="24"/>
            <w:lang w:val="en-GB"/>
          </w:rPr>
          <w:t>reedom from discomfort</w:t>
        </w:r>
      </w:ins>
      <w:ins w:id="527" w:author="Lotta Rydhmer" w:date="2025-05-15T20:31:00Z">
        <w:r w:rsidR="007B34E8">
          <w:rPr>
            <w:szCs w:val="24"/>
            <w:lang w:val="en-GB"/>
          </w:rPr>
          <w:t>, f</w:t>
        </w:r>
      </w:ins>
      <w:ins w:id="528" w:author="Lotta Rydhmer" w:date="2025-05-15T20:30:00Z">
        <w:r w:rsidR="007B34E8" w:rsidRPr="007B34E8">
          <w:rPr>
            <w:szCs w:val="24"/>
            <w:lang w:val="en-GB"/>
          </w:rPr>
          <w:t>reedom from pain, injury or disease</w:t>
        </w:r>
      </w:ins>
      <w:ins w:id="529" w:author="Lotta Rydhmer" w:date="2025-05-15T20:35:00Z">
        <w:r w:rsidR="00C129BA">
          <w:rPr>
            <w:szCs w:val="24"/>
            <w:lang w:val="en-GB"/>
          </w:rPr>
          <w:t>,</w:t>
        </w:r>
      </w:ins>
      <w:ins w:id="530" w:author="Lotta Rydhmer" w:date="2025-05-15T20:31:00Z">
        <w:r w:rsidR="007B34E8">
          <w:rPr>
            <w:szCs w:val="24"/>
            <w:lang w:val="en-GB"/>
          </w:rPr>
          <w:t xml:space="preserve"> f</w:t>
        </w:r>
      </w:ins>
      <w:ins w:id="531" w:author="Lotta Rydhmer" w:date="2025-05-15T20:30:00Z">
        <w:r w:rsidR="007B34E8" w:rsidRPr="007B34E8">
          <w:rPr>
            <w:szCs w:val="24"/>
            <w:lang w:val="en-GB"/>
          </w:rPr>
          <w:t>reedom to express normal behaviour</w:t>
        </w:r>
      </w:ins>
      <w:ins w:id="532" w:author="Lotta Rydhmer" w:date="2025-05-15T20:35:00Z">
        <w:r w:rsidR="00C129BA">
          <w:rPr>
            <w:szCs w:val="24"/>
            <w:lang w:val="en-GB"/>
          </w:rPr>
          <w:t xml:space="preserve"> and freedom from fear and distress</w:t>
        </w:r>
      </w:ins>
      <w:ins w:id="533" w:author="Lotta Rydhmer" w:date="2025-05-15T20:31:00Z">
        <w:r w:rsidR="007B34E8">
          <w:rPr>
            <w:szCs w:val="24"/>
            <w:lang w:val="en-GB"/>
          </w:rPr>
          <w:t xml:space="preserve"> (FAWC, </w:t>
        </w:r>
      </w:ins>
      <w:ins w:id="534" w:author="Lotta Rydhmer" w:date="2025-05-15T20:32:00Z">
        <w:r w:rsidR="007B34E8">
          <w:rPr>
            <w:szCs w:val="24"/>
            <w:lang w:val="en-GB"/>
          </w:rPr>
          <w:t>2009</w:t>
        </w:r>
      </w:ins>
      <w:ins w:id="535" w:author="Lotta Rydhmer" w:date="2025-05-15T20:31:00Z">
        <w:r w:rsidR="007B34E8">
          <w:rPr>
            <w:szCs w:val="24"/>
            <w:lang w:val="en-GB"/>
          </w:rPr>
          <w:t>)</w:t>
        </w:r>
      </w:ins>
      <w:ins w:id="536" w:author="Lotta Rydhmer" w:date="2025-05-15T20:35:00Z">
        <w:r w:rsidR="00C129BA">
          <w:rPr>
            <w:szCs w:val="24"/>
            <w:lang w:val="en-GB"/>
          </w:rPr>
          <w:t xml:space="preserve">. </w:t>
        </w:r>
      </w:ins>
      <w:ins w:id="537" w:author="Lotta Rydhmer" w:date="2025-05-15T20:01:00Z">
        <w:r w:rsidR="00744E35">
          <w:rPr>
            <w:szCs w:val="24"/>
            <w:lang w:val="en-GB"/>
          </w:rPr>
          <w:t>The term ‘animal welfare’ was used in the 1970</w:t>
        </w:r>
      </w:ins>
      <w:ins w:id="538" w:author="Lotta Rydhmer" w:date="2025-05-15T20:16:00Z">
        <w:r w:rsidR="001F4EC8">
          <w:rPr>
            <w:szCs w:val="24"/>
            <w:lang w:val="en-GB"/>
          </w:rPr>
          <w:t>,</w:t>
        </w:r>
      </w:ins>
      <w:ins w:id="539" w:author="Lotta Rydhmer" w:date="2025-05-15T20:01:00Z">
        <w:r w:rsidR="00744E35">
          <w:rPr>
            <w:szCs w:val="24"/>
            <w:lang w:val="en-GB"/>
          </w:rPr>
          <w:t xml:space="preserve"> but not defined and not acknowledged as a scientific subject.</w:t>
        </w:r>
      </w:ins>
      <w:ins w:id="540" w:author="Lotta Rydhmer" w:date="2025-05-15T20:02:00Z">
        <w:r w:rsidR="00744E35">
          <w:rPr>
            <w:szCs w:val="24"/>
            <w:lang w:val="en-GB"/>
          </w:rPr>
          <w:t xml:space="preserve"> </w:t>
        </w:r>
        <w:r>
          <w:rPr>
            <w:szCs w:val="24"/>
            <w:lang w:val="en-GB"/>
          </w:rPr>
          <w:t xml:space="preserve">Research on motivation systems by ethologists and psychologists </w:t>
        </w:r>
      </w:ins>
      <w:ins w:id="541" w:author="Lotta Rydhmer" w:date="2025-05-15T20:08:00Z">
        <w:r>
          <w:rPr>
            <w:szCs w:val="24"/>
            <w:lang w:val="en-GB"/>
          </w:rPr>
          <w:t>at th</w:t>
        </w:r>
      </w:ins>
      <w:ins w:id="542" w:author="Lotta Rydhmer" w:date="2025-05-22T22:43:00Z">
        <w:r w:rsidR="00620F46">
          <w:rPr>
            <w:szCs w:val="24"/>
            <w:lang w:val="en-GB"/>
          </w:rPr>
          <w:t>e</w:t>
        </w:r>
      </w:ins>
      <w:ins w:id="543" w:author="Lotta Rydhmer" w:date="2025-05-15T20:08:00Z">
        <w:r>
          <w:rPr>
            <w:szCs w:val="24"/>
            <w:lang w:val="en-GB"/>
          </w:rPr>
          <w:t xml:space="preserve"> time </w:t>
        </w:r>
      </w:ins>
      <w:ins w:id="544" w:author="Lotta Rydhmer" w:date="2025-05-15T20:02:00Z">
        <w:r>
          <w:rPr>
            <w:szCs w:val="24"/>
            <w:lang w:val="en-GB"/>
          </w:rPr>
          <w:t xml:space="preserve">described that animals have needs and become frustrated when </w:t>
        </w:r>
      </w:ins>
      <w:ins w:id="545" w:author="Lotta Rydhmer" w:date="2025-05-15T20:04:00Z">
        <w:r>
          <w:rPr>
            <w:szCs w:val="24"/>
            <w:lang w:val="en-GB"/>
          </w:rPr>
          <w:t>t</w:t>
        </w:r>
      </w:ins>
      <w:ins w:id="546" w:author="Lotta Rydhmer" w:date="2025-05-15T20:02:00Z">
        <w:r>
          <w:rPr>
            <w:szCs w:val="24"/>
            <w:lang w:val="en-GB"/>
          </w:rPr>
          <w:t>hese</w:t>
        </w:r>
      </w:ins>
      <w:ins w:id="547" w:author="Lotta Rydhmer" w:date="2025-05-15T20:04:00Z">
        <w:r>
          <w:rPr>
            <w:szCs w:val="24"/>
            <w:lang w:val="en-GB"/>
          </w:rPr>
          <w:t xml:space="preserve"> needs are not fulfilled. </w:t>
        </w:r>
      </w:ins>
      <w:ins w:id="548" w:author="Lotta Rydhmer" w:date="2025-05-15T20:17:00Z">
        <w:r w:rsidR="001F4EC8">
          <w:rPr>
            <w:szCs w:val="24"/>
            <w:lang w:val="en-GB"/>
          </w:rPr>
          <w:t xml:space="preserve">Hughes (1981) proposed that the term animal welfare meant that the animal </w:t>
        </w:r>
      </w:ins>
      <w:ins w:id="549" w:author="Lotta Rydhmer" w:date="2025-05-22T22:44:00Z">
        <w:r w:rsidR="00620F46">
          <w:rPr>
            <w:szCs w:val="24"/>
            <w:lang w:val="en-GB"/>
          </w:rPr>
          <w:t>i</w:t>
        </w:r>
      </w:ins>
      <w:ins w:id="550" w:author="Lotta Rydhmer" w:date="2025-05-15T20:17:00Z">
        <w:r w:rsidR="001F4EC8">
          <w:rPr>
            <w:szCs w:val="24"/>
            <w:lang w:val="en-GB"/>
          </w:rPr>
          <w:t>s in</w:t>
        </w:r>
      </w:ins>
      <w:ins w:id="551" w:author="Lotta Rydhmer" w:date="2025-05-15T20:18:00Z">
        <w:r w:rsidR="001F4EC8">
          <w:rPr>
            <w:szCs w:val="24"/>
            <w:lang w:val="en-GB"/>
          </w:rPr>
          <w:t xml:space="preserve"> </w:t>
        </w:r>
      </w:ins>
      <w:ins w:id="552" w:author="Lotta Rydhmer" w:date="2025-05-15T20:17:00Z">
        <w:r w:rsidR="001F4EC8">
          <w:rPr>
            <w:szCs w:val="24"/>
            <w:lang w:val="en-GB"/>
          </w:rPr>
          <w:t>harmony with nature, or with its environment.</w:t>
        </w:r>
      </w:ins>
      <w:ins w:id="553" w:author="Lotta Rydhmer" w:date="2025-05-15T20:19:00Z">
        <w:r w:rsidR="001F4EC8">
          <w:rPr>
            <w:szCs w:val="24"/>
            <w:lang w:val="en-GB"/>
          </w:rPr>
          <w:t xml:space="preserve"> Broom (1986) developed </w:t>
        </w:r>
      </w:ins>
      <w:ins w:id="554" w:author="Lotta Rydhmer" w:date="2025-05-15T20:20:00Z">
        <w:r w:rsidR="001F4EC8">
          <w:rPr>
            <w:szCs w:val="24"/>
            <w:lang w:val="en-GB"/>
          </w:rPr>
          <w:t>the definition</w:t>
        </w:r>
      </w:ins>
      <w:ins w:id="555" w:author="Lotta Rydhmer" w:date="2025-05-15T20:19:00Z">
        <w:r w:rsidR="001F4EC8">
          <w:rPr>
            <w:szCs w:val="24"/>
            <w:lang w:val="en-GB"/>
          </w:rPr>
          <w:t xml:space="preserve"> </w:t>
        </w:r>
      </w:ins>
      <w:ins w:id="556" w:author="Lotta Rydhmer" w:date="2025-05-15T20:20:00Z">
        <w:r w:rsidR="001F4EC8">
          <w:rPr>
            <w:szCs w:val="24"/>
            <w:lang w:val="en-GB"/>
          </w:rPr>
          <w:t>into something measurable: “The welfare of an individual is its state as regards its attempts to cope with its environment</w:t>
        </w:r>
      </w:ins>
      <w:ins w:id="557" w:author="Lotta Rydhmer" w:date="2025-05-15T20:21:00Z">
        <w:r w:rsidR="001F4EC8">
          <w:rPr>
            <w:szCs w:val="24"/>
            <w:lang w:val="en-GB"/>
          </w:rPr>
          <w:t xml:space="preserve">”. </w:t>
        </w:r>
      </w:ins>
      <w:ins w:id="558" w:author="Lotta Rydhmer" w:date="2025-05-15T20:23:00Z">
        <w:r w:rsidR="007B34E8">
          <w:rPr>
            <w:szCs w:val="24"/>
            <w:lang w:val="en-GB"/>
          </w:rPr>
          <w:t>(Broom, 2011)</w:t>
        </w:r>
      </w:ins>
      <w:ins w:id="559" w:author="Lotta Rydhmer" w:date="2025-05-15T20:20:00Z">
        <w:r w:rsidR="001F4EC8">
          <w:rPr>
            <w:szCs w:val="24"/>
            <w:lang w:val="en-GB"/>
          </w:rPr>
          <w:t xml:space="preserve"> </w:t>
        </w:r>
      </w:ins>
      <w:ins w:id="560" w:author="Lotta Rydhmer" w:date="2025-05-15T20:17:00Z">
        <w:r w:rsidR="001F4EC8">
          <w:rPr>
            <w:szCs w:val="24"/>
            <w:lang w:val="en-GB"/>
          </w:rPr>
          <w:t xml:space="preserve"> </w:t>
        </w:r>
      </w:ins>
    </w:p>
    <w:p w14:paraId="7722EBE6" w14:textId="52659735" w:rsidR="009D74DF" w:rsidRPr="00054DED" w:rsidRDefault="00C129BA">
      <w:pPr>
        <w:spacing w:line="276" w:lineRule="auto"/>
        <w:rPr>
          <w:szCs w:val="24"/>
          <w:lang w:val="en-GB"/>
        </w:rPr>
        <w:pPrChange w:id="561" w:author="Lotta Rydhmer" w:date="2025-05-15T19:29:00Z">
          <w:pPr>
            <w:pStyle w:val="Rubrik1"/>
            <w:spacing w:line="240" w:lineRule="auto"/>
          </w:pPr>
        </w:pPrChange>
      </w:pPr>
      <w:ins w:id="562" w:author="Lotta Rydhmer" w:date="2025-05-15T20:36:00Z">
        <w:r>
          <w:rPr>
            <w:szCs w:val="24"/>
            <w:lang w:val="en-GB"/>
          </w:rPr>
          <w:t>T</w:t>
        </w:r>
      </w:ins>
      <w:ins w:id="563" w:author="Lotta Rydhmer" w:date="2025-05-15T18:31:00Z">
        <w:r w:rsidR="00B92BD0" w:rsidRPr="005729E9">
          <w:rPr>
            <w:szCs w:val="24"/>
            <w:lang w:val="en-GB"/>
            <w:rPrChange w:id="564" w:author="Lotta Rydhmer" w:date="2025-05-15T19:27:00Z">
              <w:rPr>
                <w:sz w:val="26"/>
                <w:szCs w:val="26"/>
                <w:lang w:val="en-GB"/>
              </w:rPr>
            </w:rPrChange>
          </w:rPr>
          <w:t xml:space="preserve">he first </w:t>
        </w:r>
      </w:ins>
      <w:ins w:id="565" w:author="Lotta Rydhmer" w:date="2025-05-15T18:30:00Z">
        <w:r w:rsidR="00B92BD0" w:rsidRPr="005729E9">
          <w:rPr>
            <w:szCs w:val="24"/>
            <w:lang w:val="en-GB"/>
            <w:rPrChange w:id="566" w:author="Lotta Rydhmer" w:date="2025-05-15T19:27:00Z">
              <w:rPr>
                <w:sz w:val="26"/>
                <w:szCs w:val="26"/>
                <w:lang w:val="en-GB"/>
              </w:rPr>
            </w:rPrChange>
          </w:rPr>
          <w:t xml:space="preserve">antibiotics </w:t>
        </w:r>
      </w:ins>
      <w:ins w:id="567" w:author="Lotta Rydhmer" w:date="2025-05-15T18:32:00Z">
        <w:r w:rsidR="00B92BD0" w:rsidRPr="005729E9">
          <w:rPr>
            <w:szCs w:val="24"/>
            <w:lang w:val="en-GB"/>
            <w:rPrChange w:id="568" w:author="Lotta Rydhmer" w:date="2025-05-15T19:27:00Z">
              <w:rPr>
                <w:sz w:val="26"/>
                <w:szCs w:val="26"/>
                <w:lang w:val="en-GB"/>
              </w:rPr>
            </w:rPrChange>
          </w:rPr>
          <w:t xml:space="preserve">were </w:t>
        </w:r>
      </w:ins>
      <w:ins w:id="569" w:author="Lotta Rydhmer" w:date="2025-05-15T18:31:00Z">
        <w:r w:rsidR="00B92BD0" w:rsidRPr="005729E9">
          <w:rPr>
            <w:szCs w:val="24"/>
            <w:lang w:val="en-GB"/>
            <w:rPrChange w:id="570" w:author="Lotta Rydhmer" w:date="2025-05-15T19:27:00Z">
              <w:rPr>
                <w:sz w:val="26"/>
                <w:szCs w:val="26"/>
                <w:lang w:val="en-GB"/>
              </w:rPr>
            </w:rPrChange>
          </w:rPr>
          <w:t xml:space="preserve">used to treat </w:t>
        </w:r>
      </w:ins>
      <w:ins w:id="571" w:author="Lotta Rydhmer" w:date="2025-05-15T18:35:00Z">
        <w:r w:rsidR="00B92BD0" w:rsidRPr="005729E9">
          <w:rPr>
            <w:szCs w:val="24"/>
            <w:lang w:val="en-GB"/>
            <w:rPrChange w:id="572" w:author="Lotta Rydhmer" w:date="2025-05-15T19:27:00Z">
              <w:rPr>
                <w:sz w:val="26"/>
                <w:szCs w:val="26"/>
                <w:lang w:val="en-GB"/>
              </w:rPr>
            </w:rPrChange>
          </w:rPr>
          <w:t>infections</w:t>
        </w:r>
      </w:ins>
      <w:ins w:id="573" w:author="Lotta Rydhmer" w:date="2025-05-15T20:36:00Z">
        <w:r>
          <w:rPr>
            <w:szCs w:val="24"/>
            <w:lang w:val="en-GB"/>
          </w:rPr>
          <w:t xml:space="preserve"> in the beginning of last century</w:t>
        </w:r>
      </w:ins>
      <w:ins w:id="574" w:author="Lotta Rydhmer" w:date="2025-05-15T18:33:00Z">
        <w:r w:rsidR="00B92BD0" w:rsidRPr="005729E9">
          <w:rPr>
            <w:szCs w:val="24"/>
            <w:lang w:val="en-GB"/>
            <w:rPrChange w:id="575" w:author="Lotta Rydhmer" w:date="2025-05-15T19:27:00Z">
              <w:rPr>
                <w:sz w:val="26"/>
                <w:szCs w:val="26"/>
                <w:lang w:val="en-GB"/>
              </w:rPr>
            </w:rPrChange>
          </w:rPr>
          <w:t xml:space="preserve">. </w:t>
        </w:r>
      </w:ins>
      <w:ins w:id="576" w:author="Lotta Rydhmer" w:date="2025-05-15T18:34:00Z">
        <w:r w:rsidR="00B92BD0" w:rsidRPr="005729E9">
          <w:rPr>
            <w:szCs w:val="24"/>
            <w:lang w:val="en-GB"/>
            <w:rPrChange w:id="577" w:author="Lotta Rydhmer" w:date="2025-05-15T19:27:00Z">
              <w:rPr>
                <w:sz w:val="26"/>
                <w:szCs w:val="26"/>
                <w:lang w:val="en-GB"/>
              </w:rPr>
            </w:rPrChange>
          </w:rPr>
          <w:t xml:space="preserve">Being </w:t>
        </w:r>
      </w:ins>
      <w:ins w:id="578" w:author="Lotta Rydhmer" w:date="2025-05-15T18:33:00Z">
        <w:r w:rsidR="00B92BD0" w:rsidRPr="005729E9">
          <w:rPr>
            <w:szCs w:val="24"/>
            <w:lang w:val="en-GB"/>
            <w:rPrChange w:id="579" w:author="Lotta Rydhmer" w:date="2025-05-15T19:27:00Z">
              <w:rPr>
                <w:sz w:val="26"/>
                <w:szCs w:val="26"/>
                <w:lang w:val="en-GB"/>
              </w:rPr>
            </w:rPrChange>
          </w:rPr>
          <w:t xml:space="preserve">based on arsenic </w:t>
        </w:r>
      </w:ins>
      <w:ins w:id="580" w:author="Lotta Rydhmer" w:date="2025-05-15T18:34:00Z">
        <w:r w:rsidR="00B92BD0" w:rsidRPr="005729E9">
          <w:rPr>
            <w:szCs w:val="24"/>
            <w:lang w:val="en-GB"/>
            <w:rPrChange w:id="581" w:author="Lotta Rydhmer" w:date="2025-05-15T19:27:00Z">
              <w:rPr>
                <w:sz w:val="26"/>
                <w:szCs w:val="26"/>
                <w:lang w:val="en-GB"/>
              </w:rPr>
            </w:rPrChange>
          </w:rPr>
          <w:t>they were risky to use</w:t>
        </w:r>
      </w:ins>
      <w:ins w:id="582" w:author="Lotta Rydhmer" w:date="2025-05-15T18:35:00Z">
        <w:r w:rsidR="00B92BD0" w:rsidRPr="005729E9">
          <w:rPr>
            <w:szCs w:val="24"/>
            <w:lang w:val="en-GB"/>
            <w:rPrChange w:id="583" w:author="Lotta Rydhmer" w:date="2025-05-15T19:27:00Z">
              <w:rPr>
                <w:sz w:val="26"/>
                <w:szCs w:val="26"/>
                <w:lang w:val="en-GB"/>
              </w:rPr>
            </w:rPrChange>
          </w:rPr>
          <w:t>, and replaced by a</w:t>
        </w:r>
      </w:ins>
      <w:ins w:id="584" w:author="Lotta Rydhmer" w:date="2025-05-15T18:36:00Z">
        <w:r w:rsidR="00B92BD0" w:rsidRPr="005729E9">
          <w:rPr>
            <w:szCs w:val="24"/>
            <w:lang w:val="en-GB"/>
            <w:rPrChange w:id="585" w:author="Lotta Rydhmer" w:date="2025-05-15T19:27:00Z">
              <w:rPr>
                <w:sz w:val="26"/>
                <w:szCs w:val="26"/>
                <w:lang w:val="en-GB"/>
              </w:rPr>
            </w:rPrChange>
          </w:rPr>
          <w:t>n</w:t>
        </w:r>
      </w:ins>
      <w:ins w:id="586" w:author="Lotta Rydhmer" w:date="2025-05-15T18:35:00Z">
        <w:r w:rsidR="00B92BD0" w:rsidRPr="005729E9">
          <w:rPr>
            <w:szCs w:val="24"/>
            <w:lang w:val="en-GB"/>
            <w:rPrChange w:id="587" w:author="Lotta Rydhmer" w:date="2025-05-15T19:27:00Z">
              <w:rPr>
                <w:sz w:val="26"/>
                <w:szCs w:val="26"/>
                <w:lang w:val="en-GB"/>
              </w:rPr>
            </w:rPrChange>
          </w:rPr>
          <w:t xml:space="preserve"> </w:t>
        </w:r>
      </w:ins>
      <w:ins w:id="588" w:author="Lotta Rydhmer" w:date="2025-05-15T18:28:00Z">
        <w:r w:rsidR="00167C52" w:rsidRPr="005729E9">
          <w:rPr>
            <w:szCs w:val="24"/>
            <w:lang w:val="en-GB"/>
            <w:rPrChange w:id="589" w:author="Lotta Rydhmer" w:date="2025-05-15T19:27:00Z">
              <w:rPr>
                <w:sz w:val="26"/>
                <w:szCs w:val="26"/>
                <w:lang w:val="en-GB"/>
              </w:rPr>
            </w:rPrChange>
          </w:rPr>
          <w:t>antibacterial sulphonamide drug discovered 1930</w:t>
        </w:r>
      </w:ins>
      <w:ins w:id="590" w:author="Lotta Rydhmer" w:date="2025-05-15T18:36:00Z">
        <w:r w:rsidR="00B92BD0" w:rsidRPr="005729E9">
          <w:rPr>
            <w:szCs w:val="24"/>
            <w:lang w:val="en-GB"/>
            <w:rPrChange w:id="591" w:author="Lotta Rydhmer" w:date="2025-05-15T19:27:00Z">
              <w:rPr>
                <w:sz w:val="26"/>
                <w:szCs w:val="26"/>
                <w:lang w:val="en-GB"/>
              </w:rPr>
            </w:rPrChange>
          </w:rPr>
          <w:t xml:space="preserve">. </w:t>
        </w:r>
      </w:ins>
      <w:ins w:id="592" w:author="Lotta Rydhmer" w:date="2025-05-15T18:18:00Z">
        <w:r w:rsidR="009D74DF" w:rsidRPr="005729E9">
          <w:rPr>
            <w:szCs w:val="24"/>
            <w:lang w:val="en-GB"/>
            <w:rPrChange w:id="593" w:author="Lotta Rydhmer" w:date="2025-05-15T19:27:00Z">
              <w:rPr>
                <w:sz w:val="26"/>
                <w:szCs w:val="26"/>
                <w:lang w:val="en-GB"/>
              </w:rPr>
            </w:rPrChange>
          </w:rPr>
          <w:t>Fleming</w:t>
        </w:r>
      </w:ins>
      <w:ins w:id="594" w:author="Lotta Rydhmer" w:date="2025-05-15T18:19:00Z">
        <w:r w:rsidR="009D74DF" w:rsidRPr="005729E9">
          <w:rPr>
            <w:szCs w:val="24"/>
            <w:lang w:val="en-GB"/>
            <w:rPrChange w:id="595" w:author="Lotta Rydhmer" w:date="2025-05-15T19:27:00Z">
              <w:rPr>
                <w:sz w:val="26"/>
                <w:szCs w:val="26"/>
                <w:lang w:val="en-GB"/>
              </w:rPr>
            </w:rPrChange>
          </w:rPr>
          <w:t xml:space="preserve"> discover</w:t>
        </w:r>
      </w:ins>
      <w:ins w:id="596" w:author="Lotta Rydhmer" w:date="2025-05-15T18:38:00Z">
        <w:r w:rsidR="00B92BD0" w:rsidRPr="005729E9">
          <w:rPr>
            <w:szCs w:val="24"/>
            <w:lang w:val="en-GB"/>
            <w:rPrChange w:id="597" w:author="Lotta Rydhmer" w:date="2025-05-15T19:27:00Z">
              <w:rPr>
                <w:sz w:val="26"/>
                <w:szCs w:val="26"/>
                <w:lang w:val="en-GB"/>
              </w:rPr>
            </w:rPrChange>
          </w:rPr>
          <w:t xml:space="preserve">ed that a fungus inhibited growth of </w:t>
        </w:r>
      </w:ins>
      <w:ins w:id="598" w:author="Lotta Rydhmer" w:date="2025-05-15T18:54:00Z">
        <w:r w:rsidR="00D95B72" w:rsidRPr="005729E9">
          <w:rPr>
            <w:szCs w:val="24"/>
            <w:lang w:val="en-GB"/>
            <w:rPrChange w:id="599" w:author="Lotta Rydhmer" w:date="2025-05-15T19:27:00Z">
              <w:rPr>
                <w:sz w:val="26"/>
                <w:szCs w:val="26"/>
                <w:lang w:val="en-GB"/>
              </w:rPr>
            </w:rPrChange>
          </w:rPr>
          <w:t>s</w:t>
        </w:r>
      </w:ins>
      <w:ins w:id="600" w:author="Lotta Rydhmer" w:date="2025-05-15T18:39:00Z">
        <w:r w:rsidR="00B92BD0" w:rsidRPr="005729E9">
          <w:rPr>
            <w:szCs w:val="24"/>
            <w:lang w:val="en-GB"/>
            <w:rPrChange w:id="601" w:author="Lotta Rydhmer" w:date="2025-05-15T19:27:00Z">
              <w:rPr>
                <w:sz w:val="26"/>
                <w:szCs w:val="26"/>
                <w:lang w:val="en-GB"/>
              </w:rPr>
            </w:rPrChange>
          </w:rPr>
          <w:t>taphylococc</w:t>
        </w:r>
      </w:ins>
      <w:ins w:id="602" w:author="Lotta Rydhmer" w:date="2025-05-15T18:54:00Z">
        <w:r w:rsidR="00D95B72" w:rsidRPr="005729E9">
          <w:rPr>
            <w:szCs w:val="24"/>
            <w:lang w:val="en-GB"/>
            <w:rPrChange w:id="603" w:author="Lotta Rydhmer" w:date="2025-05-15T19:27:00Z">
              <w:rPr>
                <w:sz w:val="26"/>
                <w:szCs w:val="26"/>
                <w:lang w:val="en-GB"/>
              </w:rPr>
            </w:rPrChange>
          </w:rPr>
          <w:t>i</w:t>
        </w:r>
      </w:ins>
      <w:ins w:id="604" w:author="Lotta Rydhmer" w:date="2025-05-15T18:39:00Z">
        <w:r w:rsidR="00B92BD0" w:rsidRPr="005729E9">
          <w:rPr>
            <w:szCs w:val="24"/>
            <w:lang w:val="en-GB"/>
            <w:rPrChange w:id="605" w:author="Lotta Rydhmer" w:date="2025-05-15T19:27:00Z">
              <w:rPr>
                <w:sz w:val="26"/>
                <w:szCs w:val="26"/>
                <w:lang w:val="en-GB"/>
              </w:rPr>
            </w:rPrChange>
          </w:rPr>
          <w:t xml:space="preserve"> and isolated </w:t>
        </w:r>
        <w:r w:rsidR="00C77859" w:rsidRPr="005729E9">
          <w:rPr>
            <w:szCs w:val="24"/>
            <w:lang w:val="en-GB"/>
            <w:rPrChange w:id="606" w:author="Lotta Rydhmer" w:date="2025-05-15T19:27:00Z">
              <w:rPr>
                <w:sz w:val="26"/>
                <w:szCs w:val="26"/>
                <w:lang w:val="en-GB"/>
              </w:rPr>
            </w:rPrChange>
          </w:rPr>
          <w:t xml:space="preserve">the active </w:t>
        </w:r>
      </w:ins>
      <w:ins w:id="607" w:author="Lotta Rydhmer" w:date="2025-05-15T18:40:00Z">
        <w:r w:rsidR="00C77859" w:rsidRPr="005729E9">
          <w:rPr>
            <w:szCs w:val="24"/>
            <w:lang w:val="en-GB"/>
            <w:rPrChange w:id="608" w:author="Lotta Rydhmer" w:date="2025-05-15T19:27:00Z">
              <w:rPr>
                <w:sz w:val="26"/>
                <w:szCs w:val="26"/>
                <w:lang w:val="en-GB"/>
              </w:rPr>
            </w:rPrChange>
          </w:rPr>
          <w:t>substance</w:t>
        </w:r>
      </w:ins>
      <w:ins w:id="609" w:author="Lotta Rydhmer" w:date="2025-05-15T18:39:00Z">
        <w:r w:rsidR="00C77859" w:rsidRPr="005729E9">
          <w:rPr>
            <w:szCs w:val="24"/>
            <w:lang w:val="en-GB"/>
            <w:rPrChange w:id="610" w:author="Lotta Rydhmer" w:date="2025-05-15T19:27:00Z">
              <w:rPr>
                <w:sz w:val="26"/>
                <w:szCs w:val="26"/>
                <w:lang w:val="en-GB"/>
              </w:rPr>
            </w:rPrChange>
          </w:rPr>
          <w:t xml:space="preserve"> </w:t>
        </w:r>
      </w:ins>
      <w:ins w:id="611" w:author="Lotta Rydhmer" w:date="2025-05-15T18:19:00Z">
        <w:r w:rsidR="009D74DF" w:rsidRPr="005729E9">
          <w:rPr>
            <w:szCs w:val="24"/>
            <w:lang w:val="en-GB"/>
            <w:rPrChange w:id="612" w:author="Lotta Rydhmer" w:date="2025-05-15T19:27:00Z">
              <w:rPr>
                <w:sz w:val="26"/>
                <w:szCs w:val="26"/>
                <w:lang w:val="en-GB"/>
              </w:rPr>
            </w:rPrChange>
          </w:rPr>
          <w:t xml:space="preserve">penicillin </w:t>
        </w:r>
        <w:r w:rsidR="00167C52" w:rsidRPr="005729E9">
          <w:rPr>
            <w:szCs w:val="24"/>
            <w:lang w:val="en-GB"/>
            <w:rPrChange w:id="613" w:author="Lotta Rydhmer" w:date="2025-05-15T19:27:00Z">
              <w:rPr>
                <w:sz w:val="26"/>
                <w:szCs w:val="26"/>
                <w:lang w:val="en-GB"/>
              </w:rPr>
            </w:rPrChange>
          </w:rPr>
          <w:t>19</w:t>
        </w:r>
      </w:ins>
      <w:ins w:id="614" w:author="Lotta Rydhmer" w:date="2025-05-15T18:20:00Z">
        <w:r w:rsidR="00167C52" w:rsidRPr="005729E9">
          <w:rPr>
            <w:szCs w:val="24"/>
            <w:lang w:val="en-GB"/>
            <w:rPrChange w:id="615" w:author="Lotta Rydhmer" w:date="2025-05-15T19:27:00Z">
              <w:rPr>
                <w:sz w:val="26"/>
                <w:szCs w:val="26"/>
                <w:lang w:val="en-GB"/>
              </w:rPr>
            </w:rPrChange>
          </w:rPr>
          <w:t>2</w:t>
        </w:r>
      </w:ins>
      <w:ins w:id="616" w:author="Lotta Rydhmer" w:date="2025-05-15T18:38:00Z">
        <w:r w:rsidR="00B92BD0" w:rsidRPr="005729E9">
          <w:rPr>
            <w:szCs w:val="24"/>
            <w:lang w:val="en-GB"/>
            <w:rPrChange w:id="617" w:author="Lotta Rydhmer" w:date="2025-05-15T19:27:00Z">
              <w:rPr>
                <w:sz w:val="26"/>
                <w:szCs w:val="26"/>
                <w:lang w:val="en-GB"/>
              </w:rPr>
            </w:rPrChange>
          </w:rPr>
          <w:t>9</w:t>
        </w:r>
      </w:ins>
      <w:ins w:id="618" w:author="Lotta Rydhmer" w:date="2025-05-15T18:40:00Z">
        <w:r w:rsidR="00C77859" w:rsidRPr="005729E9">
          <w:rPr>
            <w:szCs w:val="24"/>
            <w:lang w:val="en-GB"/>
            <w:rPrChange w:id="619" w:author="Lotta Rydhmer" w:date="2025-05-15T19:27:00Z">
              <w:rPr>
                <w:sz w:val="26"/>
                <w:szCs w:val="26"/>
                <w:lang w:val="en-GB"/>
              </w:rPr>
            </w:rPrChange>
          </w:rPr>
          <w:t xml:space="preserve">. Flory and Chain managed to scale up the production and </w:t>
        </w:r>
      </w:ins>
      <w:ins w:id="620" w:author="Lotta Rydhmer" w:date="2025-05-15T18:41:00Z">
        <w:r w:rsidR="00C77859" w:rsidRPr="005729E9">
          <w:rPr>
            <w:szCs w:val="24"/>
            <w:lang w:val="en-GB"/>
            <w:rPrChange w:id="621" w:author="Lotta Rydhmer" w:date="2025-05-15T19:27:00Z">
              <w:rPr>
                <w:sz w:val="26"/>
                <w:szCs w:val="26"/>
                <w:lang w:val="en-GB"/>
              </w:rPr>
            </w:rPrChange>
          </w:rPr>
          <w:t>penicillin</w:t>
        </w:r>
      </w:ins>
      <w:ins w:id="622" w:author="Lotta Rydhmer" w:date="2025-05-15T18:40:00Z">
        <w:r w:rsidR="00C77859" w:rsidRPr="005729E9">
          <w:rPr>
            <w:szCs w:val="24"/>
            <w:lang w:val="en-GB"/>
            <w:rPrChange w:id="623" w:author="Lotta Rydhmer" w:date="2025-05-15T19:27:00Z">
              <w:rPr>
                <w:sz w:val="26"/>
                <w:szCs w:val="26"/>
                <w:lang w:val="en-GB"/>
              </w:rPr>
            </w:rPrChange>
          </w:rPr>
          <w:t xml:space="preserve"> </w:t>
        </w:r>
      </w:ins>
      <w:ins w:id="624" w:author="Lotta Rydhmer" w:date="2025-05-15T18:41:00Z">
        <w:r w:rsidR="00C77859" w:rsidRPr="005729E9">
          <w:rPr>
            <w:szCs w:val="24"/>
            <w:lang w:val="en-GB"/>
            <w:rPrChange w:id="625" w:author="Lotta Rydhmer" w:date="2025-05-15T19:27:00Z">
              <w:rPr>
                <w:sz w:val="26"/>
                <w:szCs w:val="26"/>
                <w:lang w:val="en-GB"/>
              </w:rPr>
            </w:rPrChange>
          </w:rPr>
          <w:t>treatment was im</w:t>
        </w:r>
      </w:ins>
      <w:ins w:id="626" w:author="Lotta Rydhmer" w:date="2025-05-15T18:43:00Z">
        <w:r w:rsidR="00C77859" w:rsidRPr="005729E9">
          <w:rPr>
            <w:szCs w:val="24"/>
            <w:lang w:val="en-GB"/>
            <w:rPrChange w:id="627" w:author="Lotta Rydhmer" w:date="2025-05-15T19:27:00Z">
              <w:rPr>
                <w:sz w:val="26"/>
                <w:szCs w:val="26"/>
                <w:lang w:val="en-GB"/>
              </w:rPr>
            </w:rPrChange>
          </w:rPr>
          <w:t>p</w:t>
        </w:r>
      </w:ins>
      <w:ins w:id="628" w:author="Lotta Rydhmer" w:date="2025-05-15T18:41:00Z">
        <w:r w:rsidR="00C77859" w:rsidRPr="005729E9">
          <w:rPr>
            <w:szCs w:val="24"/>
            <w:lang w:val="en-GB"/>
            <w:rPrChange w:id="629" w:author="Lotta Rydhmer" w:date="2025-05-15T19:27:00Z">
              <w:rPr>
                <w:sz w:val="26"/>
                <w:szCs w:val="26"/>
                <w:lang w:val="en-GB"/>
              </w:rPr>
            </w:rPrChange>
          </w:rPr>
          <w:t xml:space="preserve">lemented </w:t>
        </w:r>
      </w:ins>
      <w:ins w:id="630" w:author="Lotta Rydhmer" w:date="2025-05-15T19:36:00Z">
        <w:r w:rsidR="005C4C60">
          <w:rPr>
            <w:szCs w:val="24"/>
            <w:lang w:val="en-GB"/>
          </w:rPr>
          <w:t xml:space="preserve">in practice </w:t>
        </w:r>
      </w:ins>
      <w:ins w:id="631" w:author="Lotta Rydhmer" w:date="2025-05-15T18:41:00Z">
        <w:r w:rsidR="00C77859" w:rsidRPr="005729E9">
          <w:rPr>
            <w:szCs w:val="24"/>
            <w:lang w:val="en-GB"/>
            <w:rPrChange w:id="632" w:author="Lotta Rydhmer" w:date="2025-05-15T19:27:00Z">
              <w:rPr>
                <w:sz w:val="26"/>
                <w:szCs w:val="26"/>
                <w:lang w:val="en-GB"/>
              </w:rPr>
            </w:rPrChange>
          </w:rPr>
          <w:t>1945</w:t>
        </w:r>
      </w:ins>
      <w:ins w:id="633" w:author="Lotta Rydhmer" w:date="2025-05-15T19:08:00Z">
        <w:r w:rsidR="00580FAF" w:rsidRPr="005729E9">
          <w:rPr>
            <w:szCs w:val="24"/>
            <w:lang w:val="en-GB"/>
            <w:rPrChange w:id="634" w:author="Lotta Rydhmer" w:date="2025-05-15T19:27:00Z">
              <w:rPr>
                <w:sz w:val="26"/>
                <w:szCs w:val="26"/>
                <w:lang w:val="en-GB"/>
              </w:rPr>
            </w:rPrChange>
          </w:rPr>
          <w:t xml:space="preserve">, replacing the </w:t>
        </w:r>
      </w:ins>
      <w:ins w:id="635" w:author="Lotta Rydhmer" w:date="2025-05-15T19:37:00Z">
        <w:r w:rsidR="005C4C60">
          <w:rPr>
            <w:szCs w:val="24"/>
            <w:lang w:val="en-GB"/>
          </w:rPr>
          <w:t xml:space="preserve">earlier </w:t>
        </w:r>
      </w:ins>
      <w:ins w:id="636" w:author="Lotta Rydhmer" w:date="2025-05-15T19:08:00Z">
        <w:r w:rsidR="00580FAF" w:rsidRPr="005729E9">
          <w:rPr>
            <w:szCs w:val="24"/>
            <w:lang w:val="en-GB"/>
            <w:rPrChange w:id="637" w:author="Lotta Rydhmer" w:date="2025-05-15T19:27:00Z">
              <w:rPr>
                <w:sz w:val="26"/>
                <w:szCs w:val="26"/>
                <w:lang w:val="en-GB"/>
              </w:rPr>
            </w:rPrChange>
          </w:rPr>
          <w:t>sulphonamide drug</w:t>
        </w:r>
      </w:ins>
      <w:ins w:id="638" w:author="Lotta Rydhmer" w:date="2025-05-15T18:41:00Z">
        <w:r w:rsidR="00C77859" w:rsidRPr="005729E9">
          <w:rPr>
            <w:szCs w:val="24"/>
            <w:lang w:val="en-GB"/>
            <w:rPrChange w:id="639" w:author="Lotta Rydhmer" w:date="2025-05-15T19:27:00Z">
              <w:rPr>
                <w:sz w:val="26"/>
                <w:szCs w:val="26"/>
                <w:lang w:val="en-GB"/>
              </w:rPr>
            </w:rPrChange>
          </w:rPr>
          <w:t xml:space="preserve">. </w:t>
        </w:r>
      </w:ins>
      <w:ins w:id="640" w:author="Lotta Rydhmer" w:date="2025-05-15T18:54:00Z">
        <w:r w:rsidR="00D95B72" w:rsidRPr="005729E9">
          <w:rPr>
            <w:szCs w:val="24"/>
            <w:lang w:val="en-GB"/>
            <w:rPrChange w:id="641" w:author="Lotta Rydhmer" w:date="2025-05-15T19:27:00Z">
              <w:rPr>
                <w:sz w:val="26"/>
                <w:szCs w:val="26"/>
                <w:lang w:val="en-GB"/>
              </w:rPr>
            </w:rPrChange>
          </w:rPr>
          <w:t xml:space="preserve">Resistant staphylococci </w:t>
        </w:r>
      </w:ins>
      <w:ins w:id="642" w:author="Lotta Rydhmer" w:date="2025-05-15T18:55:00Z">
        <w:r w:rsidR="00D95B72" w:rsidRPr="005729E9">
          <w:rPr>
            <w:szCs w:val="24"/>
            <w:lang w:val="en-GB"/>
            <w:rPrChange w:id="643" w:author="Lotta Rydhmer" w:date="2025-05-15T19:27:00Z">
              <w:rPr>
                <w:sz w:val="26"/>
                <w:szCs w:val="26"/>
                <w:lang w:val="en-GB"/>
              </w:rPr>
            </w:rPrChange>
          </w:rPr>
          <w:t xml:space="preserve">and other bacteria were </w:t>
        </w:r>
      </w:ins>
      <w:ins w:id="644" w:author="Lotta Rydhmer" w:date="2025-05-22T15:53:00Z">
        <w:r w:rsidR="00665CD7">
          <w:rPr>
            <w:szCs w:val="24"/>
            <w:lang w:val="en-GB"/>
          </w:rPr>
          <w:t xml:space="preserve">soon </w:t>
        </w:r>
      </w:ins>
      <w:ins w:id="645" w:author="Lotta Rydhmer" w:date="2025-05-15T18:55:00Z">
        <w:r w:rsidR="00D95B72" w:rsidRPr="005729E9">
          <w:rPr>
            <w:szCs w:val="24"/>
            <w:lang w:val="en-GB"/>
            <w:rPrChange w:id="646" w:author="Lotta Rydhmer" w:date="2025-05-15T19:27:00Z">
              <w:rPr>
                <w:sz w:val="26"/>
                <w:szCs w:val="26"/>
                <w:lang w:val="en-GB"/>
              </w:rPr>
            </w:rPrChange>
          </w:rPr>
          <w:t>observed.</w:t>
        </w:r>
      </w:ins>
      <w:ins w:id="647" w:author="Lotta Rydhmer" w:date="2025-05-15T18:52:00Z">
        <w:r w:rsidR="00D95B72" w:rsidRPr="005729E9">
          <w:rPr>
            <w:szCs w:val="24"/>
            <w:lang w:val="en-GB"/>
            <w:rPrChange w:id="648" w:author="Lotta Rydhmer" w:date="2025-05-15T19:27:00Z">
              <w:rPr>
                <w:sz w:val="26"/>
                <w:szCs w:val="26"/>
                <w:lang w:val="en-GB"/>
              </w:rPr>
            </w:rPrChange>
          </w:rPr>
          <w:t xml:space="preserve"> </w:t>
        </w:r>
      </w:ins>
      <w:ins w:id="649" w:author="Lotta Rydhmer" w:date="2025-05-15T18:57:00Z">
        <w:r w:rsidR="00D95B72" w:rsidRPr="005729E9">
          <w:rPr>
            <w:szCs w:val="24"/>
            <w:lang w:val="en-GB"/>
            <w:rPrChange w:id="650" w:author="Lotta Rydhmer" w:date="2025-05-15T19:27:00Z">
              <w:rPr>
                <w:sz w:val="26"/>
                <w:szCs w:val="26"/>
                <w:lang w:val="en-GB"/>
              </w:rPr>
            </w:rPrChange>
          </w:rPr>
          <w:t>Already 1945, Fleming</w:t>
        </w:r>
      </w:ins>
      <w:ins w:id="651" w:author="Lotta Rydhmer" w:date="2025-05-15T18:59:00Z">
        <w:r w:rsidR="00D95B72" w:rsidRPr="005729E9">
          <w:rPr>
            <w:szCs w:val="24"/>
            <w:lang w:val="en-GB"/>
            <w:rPrChange w:id="652" w:author="Lotta Rydhmer" w:date="2025-05-15T19:27:00Z">
              <w:rPr>
                <w:sz w:val="26"/>
                <w:szCs w:val="26"/>
                <w:lang w:val="en-GB"/>
              </w:rPr>
            </w:rPrChange>
          </w:rPr>
          <w:t xml:space="preserve">, </w:t>
        </w:r>
      </w:ins>
      <w:ins w:id="653" w:author="Lotta Rydhmer" w:date="2025-05-15T19:10:00Z">
        <w:r w:rsidR="00580FAF" w:rsidRPr="005729E9">
          <w:rPr>
            <w:szCs w:val="24"/>
            <w:lang w:val="en-GB"/>
            <w:rPrChange w:id="654" w:author="Lotta Rydhmer" w:date="2025-05-15T19:27:00Z">
              <w:rPr>
                <w:sz w:val="26"/>
                <w:szCs w:val="26"/>
                <w:lang w:val="en-GB"/>
              </w:rPr>
            </w:rPrChange>
          </w:rPr>
          <w:t xml:space="preserve">when </w:t>
        </w:r>
      </w:ins>
      <w:ins w:id="655" w:author="Lotta Rydhmer" w:date="2025-05-15T18:59:00Z">
        <w:r w:rsidR="00D95B72" w:rsidRPr="005729E9">
          <w:rPr>
            <w:szCs w:val="24"/>
            <w:lang w:val="en-GB"/>
            <w:rPrChange w:id="656" w:author="Lotta Rydhmer" w:date="2025-05-15T19:27:00Z">
              <w:rPr>
                <w:sz w:val="26"/>
                <w:szCs w:val="26"/>
                <w:lang w:val="en-GB"/>
              </w:rPr>
            </w:rPrChange>
          </w:rPr>
          <w:t xml:space="preserve">receiving </w:t>
        </w:r>
      </w:ins>
      <w:ins w:id="657" w:author="Lotta Rydhmer" w:date="2025-05-15T19:37:00Z">
        <w:r w:rsidR="005C4C60">
          <w:rPr>
            <w:szCs w:val="24"/>
            <w:lang w:val="en-GB"/>
          </w:rPr>
          <w:t>t</w:t>
        </w:r>
      </w:ins>
      <w:ins w:id="658" w:author="Lotta Rydhmer" w:date="2025-05-15T18:59:00Z">
        <w:r w:rsidR="00D95B72" w:rsidRPr="005729E9">
          <w:rPr>
            <w:szCs w:val="24"/>
            <w:lang w:val="en-GB"/>
            <w:rPrChange w:id="659" w:author="Lotta Rydhmer" w:date="2025-05-15T19:27:00Z">
              <w:rPr>
                <w:sz w:val="26"/>
                <w:szCs w:val="26"/>
                <w:lang w:val="en-GB"/>
              </w:rPr>
            </w:rPrChange>
          </w:rPr>
          <w:t>h</w:t>
        </w:r>
      </w:ins>
      <w:ins w:id="660" w:author="Lotta Rydhmer" w:date="2025-05-15T19:37:00Z">
        <w:r w:rsidR="005C4C60">
          <w:rPr>
            <w:szCs w:val="24"/>
            <w:lang w:val="en-GB"/>
          </w:rPr>
          <w:t>e</w:t>
        </w:r>
      </w:ins>
      <w:ins w:id="661" w:author="Lotta Rydhmer" w:date="2025-05-15T18:59:00Z">
        <w:r w:rsidR="00D95B72" w:rsidRPr="005729E9">
          <w:rPr>
            <w:szCs w:val="24"/>
            <w:lang w:val="en-GB"/>
            <w:rPrChange w:id="662" w:author="Lotta Rydhmer" w:date="2025-05-15T19:27:00Z">
              <w:rPr>
                <w:sz w:val="26"/>
                <w:szCs w:val="26"/>
                <w:lang w:val="en-GB"/>
              </w:rPr>
            </w:rPrChange>
          </w:rPr>
          <w:t xml:space="preserve"> Nobel prize,</w:t>
        </w:r>
      </w:ins>
      <w:ins w:id="663" w:author="Lotta Rydhmer" w:date="2025-05-15T18:57:00Z">
        <w:r w:rsidR="00D95B72" w:rsidRPr="005729E9">
          <w:rPr>
            <w:szCs w:val="24"/>
            <w:lang w:val="en-GB"/>
            <w:rPrChange w:id="664" w:author="Lotta Rydhmer" w:date="2025-05-15T19:27:00Z">
              <w:rPr>
                <w:sz w:val="26"/>
                <w:szCs w:val="26"/>
                <w:lang w:val="en-GB"/>
              </w:rPr>
            </w:rPrChange>
          </w:rPr>
          <w:t xml:space="preserve"> warned that </w:t>
        </w:r>
      </w:ins>
      <w:ins w:id="665" w:author="Lotta Rydhmer" w:date="2025-05-15T19:00:00Z">
        <w:r w:rsidR="00580FAF" w:rsidRPr="005729E9">
          <w:rPr>
            <w:szCs w:val="24"/>
            <w:lang w:val="en-GB"/>
            <w:rPrChange w:id="666" w:author="Lotta Rydhmer" w:date="2025-05-15T19:27:00Z">
              <w:rPr>
                <w:sz w:val="26"/>
                <w:szCs w:val="26"/>
                <w:lang w:val="en-GB"/>
              </w:rPr>
            </w:rPrChange>
          </w:rPr>
          <w:t>over</w:t>
        </w:r>
      </w:ins>
      <w:ins w:id="667" w:author="Lotta Rydhmer" w:date="2025-05-15T18:59:00Z">
        <w:r w:rsidR="00D95B72" w:rsidRPr="005729E9">
          <w:rPr>
            <w:szCs w:val="24"/>
            <w:lang w:val="en-GB"/>
            <w:rPrChange w:id="668" w:author="Lotta Rydhmer" w:date="2025-05-15T19:27:00Z">
              <w:rPr>
                <w:sz w:val="26"/>
                <w:szCs w:val="26"/>
                <w:lang w:val="en-GB"/>
              </w:rPr>
            </w:rPrChange>
          </w:rPr>
          <w:t xml:space="preserve">use of </w:t>
        </w:r>
      </w:ins>
      <w:ins w:id="669" w:author="Lotta Rydhmer" w:date="2025-05-15T19:00:00Z">
        <w:r w:rsidR="00580FAF" w:rsidRPr="005729E9">
          <w:rPr>
            <w:szCs w:val="24"/>
            <w:lang w:val="en-GB"/>
            <w:rPrChange w:id="670" w:author="Lotta Rydhmer" w:date="2025-05-15T19:27:00Z">
              <w:rPr>
                <w:sz w:val="26"/>
                <w:szCs w:val="26"/>
                <w:lang w:val="en-GB"/>
              </w:rPr>
            </w:rPrChange>
          </w:rPr>
          <w:t xml:space="preserve">antibiotics </w:t>
        </w:r>
      </w:ins>
      <w:ins w:id="671" w:author="Lotta Rydhmer" w:date="2025-05-15T18:59:00Z">
        <w:r w:rsidR="00D95B72" w:rsidRPr="005729E9">
          <w:rPr>
            <w:szCs w:val="24"/>
            <w:lang w:val="en-GB"/>
            <w:rPrChange w:id="672" w:author="Lotta Rydhmer" w:date="2025-05-15T19:27:00Z">
              <w:rPr>
                <w:sz w:val="26"/>
                <w:szCs w:val="26"/>
                <w:lang w:val="en-GB"/>
              </w:rPr>
            </w:rPrChange>
          </w:rPr>
          <w:t>could result in</w:t>
        </w:r>
      </w:ins>
      <w:ins w:id="673" w:author="Lotta Rydhmer" w:date="2025-05-15T19:00:00Z">
        <w:r w:rsidR="00580FAF" w:rsidRPr="005729E9">
          <w:rPr>
            <w:szCs w:val="24"/>
            <w:lang w:val="en-GB"/>
            <w:rPrChange w:id="674" w:author="Lotta Rydhmer" w:date="2025-05-15T19:27:00Z">
              <w:rPr>
                <w:sz w:val="26"/>
                <w:szCs w:val="26"/>
                <w:lang w:val="en-GB"/>
              </w:rPr>
            </w:rPrChange>
          </w:rPr>
          <w:t xml:space="preserve"> </w:t>
        </w:r>
      </w:ins>
      <w:ins w:id="675" w:author="Lotta Rydhmer" w:date="2025-05-15T18:59:00Z">
        <w:r w:rsidR="00D95B72" w:rsidRPr="005729E9">
          <w:rPr>
            <w:szCs w:val="24"/>
            <w:lang w:val="en-GB"/>
            <w:rPrChange w:id="676" w:author="Lotta Rydhmer" w:date="2025-05-15T19:27:00Z">
              <w:rPr>
                <w:sz w:val="26"/>
                <w:szCs w:val="26"/>
                <w:lang w:val="en-GB"/>
              </w:rPr>
            </w:rPrChange>
          </w:rPr>
          <w:t>selection for resistant bacteria</w:t>
        </w:r>
      </w:ins>
      <w:ins w:id="677" w:author="Lotta Rydhmer" w:date="2025-05-15T19:34:00Z">
        <w:r w:rsidR="005C4C60">
          <w:rPr>
            <w:szCs w:val="24"/>
            <w:lang w:val="en-GB"/>
          </w:rPr>
          <w:t>.</w:t>
        </w:r>
      </w:ins>
      <w:ins w:id="678" w:author="Lotta Rydhmer" w:date="2025-05-15T18:59:00Z">
        <w:r w:rsidR="00D95B72" w:rsidRPr="005729E9">
          <w:rPr>
            <w:szCs w:val="24"/>
            <w:lang w:val="en-GB"/>
            <w:rPrChange w:id="679" w:author="Lotta Rydhmer" w:date="2025-05-15T19:27:00Z">
              <w:rPr>
                <w:sz w:val="26"/>
                <w:szCs w:val="26"/>
                <w:lang w:val="en-GB"/>
              </w:rPr>
            </w:rPrChange>
          </w:rPr>
          <w:t xml:space="preserve"> </w:t>
        </w:r>
      </w:ins>
      <w:ins w:id="680" w:author="Lotta Rydhmer" w:date="2025-05-15T22:28:00Z">
        <w:r w:rsidR="006859EB">
          <w:rPr>
            <w:szCs w:val="24"/>
            <w:lang w:val="en-GB"/>
          </w:rPr>
          <w:t xml:space="preserve">The </w:t>
        </w:r>
      </w:ins>
      <w:ins w:id="681" w:author="Lotta Rydhmer" w:date="2025-05-15T22:29:00Z">
        <w:r w:rsidR="006859EB">
          <w:rPr>
            <w:szCs w:val="24"/>
            <w:lang w:val="en-GB"/>
          </w:rPr>
          <w:t>fact that m</w:t>
        </w:r>
        <w:r w:rsidR="006859EB" w:rsidRPr="00782DA3">
          <w:rPr>
            <w:szCs w:val="24"/>
            <w:lang w:val="en-GB"/>
          </w:rPr>
          <w:t>ost of the antibiotics use</w:t>
        </w:r>
        <w:r w:rsidR="006859EB">
          <w:rPr>
            <w:szCs w:val="24"/>
            <w:lang w:val="en-GB"/>
          </w:rPr>
          <w:t xml:space="preserve">d today are still variants of those developed during the glorified era of antibiotic discovery </w:t>
        </w:r>
      </w:ins>
      <w:ins w:id="682" w:author="Lotta Rydhmer" w:date="2025-05-22T15:53:00Z">
        <w:r w:rsidR="00665CD7">
          <w:rPr>
            <w:szCs w:val="24"/>
            <w:lang w:val="en-GB"/>
          </w:rPr>
          <w:t xml:space="preserve">(1950-1970) </w:t>
        </w:r>
      </w:ins>
      <w:ins w:id="683" w:author="Lotta Rydhmer" w:date="2025-05-15T22:30:00Z">
        <w:r w:rsidR="006859EB">
          <w:rPr>
            <w:szCs w:val="24"/>
            <w:lang w:val="en-GB"/>
          </w:rPr>
          <w:t>increases the</w:t>
        </w:r>
      </w:ins>
      <w:ins w:id="684" w:author="Lotta Rydhmer" w:date="2025-05-15T22:29:00Z">
        <w:r w:rsidR="006859EB" w:rsidRPr="00782DA3">
          <w:rPr>
            <w:szCs w:val="24"/>
            <w:lang w:val="en-GB"/>
          </w:rPr>
          <w:t xml:space="preserve"> </w:t>
        </w:r>
      </w:ins>
      <w:ins w:id="685" w:author="Lotta Rydhmer" w:date="2025-05-15T22:28:00Z">
        <w:r w:rsidR="006859EB">
          <w:rPr>
            <w:szCs w:val="24"/>
            <w:lang w:val="en-GB"/>
          </w:rPr>
          <w:t>threat of antibiotics resistance</w:t>
        </w:r>
      </w:ins>
      <w:ins w:id="686" w:author="Lotta Rydhmer" w:date="2025-05-15T22:30:00Z">
        <w:r w:rsidR="006859EB">
          <w:rPr>
            <w:szCs w:val="24"/>
            <w:lang w:val="en-GB"/>
          </w:rPr>
          <w:t xml:space="preserve"> to health</w:t>
        </w:r>
      </w:ins>
      <w:ins w:id="687" w:author="Lotta Rydhmer" w:date="2025-05-15T22:28:00Z">
        <w:r w:rsidR="006859EB">
          <w:rPr>
            <w:szCs w:val="24"/>
            <w:lang w:val="en-GB"/>
          </w:rPr>
          <w:t xml:space="preserve"> </w:t>
        </w:r>
      </w:ins>
      <w:ins w:id="688" w:author="Lotta Rydhmer" w:date="2025-05-15T18:59:00Z">
        <w:r w:rsidR="00D95B72" w:rsidRPr="005729E9">
          <w:rPr>
            <w:szCs w:val="24"/>
            <w:lang w:val="en-GB"/>
            <w:rPrChange w:id="689" w:author="Lotta Rydhmer" w:date="2025-05-15T19:27:00Z">
              <w:rPr>
                <w:sz w:val="26"/>
                <w:szCs w:val="26"/>
                <w:lang w:val="en-GB"/>
              </w:rPr>
            </w:rPrChange>
          </w:rPr>
          <w:t>(</w:t>
        </w:r>
      </w:ins>
      <w:ins w:id="690" w:author="Lotta Rydhmer" w:date="2025-05-15T19:01:00Z">
        <w:r w:rsidR="00580FAF" w:rsidRPr="005729E9">
          <w:rPr>
            <w:szCs w:val="24"/>
            <w:lang w:val="en-GB"/>
            <w:rPrChange w:id="691" w:author="Lotta Rydhmer" w:date="2025-05-15T19:27:00Z">
              <w:rPr>
                <w:sz w:val="26"/>
                <w:szCs w:val="26"/>
                <w:lang w:val="en-GB"/>
              </w:rPr>
            </w:rPrChange>
          </w:rPr>
          <w:t xml:space="preserve">Uddin </w:t>
        </w:r>
        <w:r w:rsidR="00580FAF" w:rsidRPr="005729E9">
          <w:rPr>
            <w:i/>
            <w:szCs w:val="24"/>
            <w:lang w:val="en-GB"/>
            <w:rPrChange w:id="692" w:author="Lotta Rydhmer" w:date="2025-05-15T19:27:00Z">
              <w:rPr>
                <w:sz w:val="26"/>
                <w:szCs w:val="26"/>
                <w:lang w:val="en-GB"/>
              </w:rPr>
            </w:rPrChange>
          </w:rPr>
          <w:t>et al.</w:t>
        </w:r>
        <w:r w:rsidR="00580FAF" w:rsidRPr="005729E9">
          <w:rPr>
            <w:szCs w:val="24"/>
            <w:lang w:val="en-GB"/>
            <w:rPrChange w:id="693" w:author="Lotta Rydhmer" w:date="2025-05-15T19:27:00Z">
              <w:rPr>
                <w:sz w:val="26"/>
                <w:szCs w:val="26"/>
                <w:lang w:val="en-GB"/>
              </w:rPr>
            </w:rPrChange>
          </w:rPr>
          <w:t>, 2021</w:t>
        </w:r>
      </w:ins>
      <w:ins w:id="694" w:author="Lotta Rydhmer" w:date="2025-05-15T18:59:00Z">
        <w:r w:rsidR="00D95B72" w:rsidRPr="005729E9">
          <w:rPr>
            <w:szCs w:val="24"/>
            <w:lang w:val="en-GB"/>
            <w:rPrChange w:id="695" w:author="Lotta Rydhmer" w:date="2025-05-15T19:27:00Z">
              <w:rPr>
                <w:sz w:val="26"/>
                <w:szCs w:val="26"/>
                <w:lang w:val="en-GB"/>
              </w:rPr>
            </w:rPrChange>
          </w:rPr>
          <w:t>)</w:t>
        </w:r>
      </w:ins>
    </w:p>
    <w:p w14:paraId="0B949101" w14:textId="7B087D6A" w:rsidR="00B76733" w:rsidRPr="00054DED" w:rsidRDefault="005C4C60">
      <w:pPr>
        <w:pStyle w:val="Rubrik2"/>
        <w:spacing w:line="276" w:lineRule="auto"/>
        <w:rPr>
          <w:ins w:id="696" w:author="Lotta Rydhmer" w:date="2025-05-15T19:10:00Z"/>
          <w:sz w:val="24"/>
          <w:szCs w:val="24"/>
          <w:lang w:val="en-GB"/>
        </w:rPr>
        <w:pPrChange w:id="697" w:author="Lotta Rydhmer" w:date="2025-05-15T19:29:00Z">
          <w:pPr>
            <w:pStyle w:val="Rubrik2"/>
            <w:spacing w:line="240" w:lineRule="auto"/>
          </w:pPr>
        </w:pPrChange>
      </w:pPr>
      <w:proofErr w:type="spellStart"/>
      <w:ins w:id="698" w:author="Lotta Rydhmer" w:date="2025-05-15T19:38:00Z">
        <w:r w:rsidRPr="006859EB">
          <w:rPr>
            <w:sz w:val="24"/>
            <w:szCs w:val="24"/>
            <w:highlight w:val="green"/>
            <w:rPrChange w:id="699" w:author="Lotta Rydhmer" w:date="2025-05-15T22:31:00Z">
              <w:rPr>
                <w:sz w:val="24"/>
                <w:szCs w:val="24"/>
                <w:highlight w:val="green"/>
                <w:lang w:val="en-GB"/>
              </w:rPr>
            </w:rPrChange>
          </w:rPr>
          <w:t>Climate</w:t>
        </w:r>
        <w:proofErr w:type="spellEnd"/>
        <w:r w:rsidRPr="006859EB">
          <w:rPr>
            <w:sz w:val="24"/>
            <w:szCs w:val="24"/>
            <w:highlight w:val="green"/>
            <w:rPrChange w:id="700" w:author="Lotta Rydhmer" w:date="2025-05-15T22:31:00Z">
              <w:rPr>
                <w:sz w:val="24"/>
                <w:szCs w:val="24"/>
                <w:highlight w:val="green"/>
                <w:lang w:val="en-GB"/>
              </w:rPr>
            </w:rPrChange>
          </w:rPr>
          <w:t xml:space="preserve"> </w:t>
        </w:r>
        <w:proofErr w:type="spellStart"/>
        <w:r w:rsidRPr="006859EB">
          <w:rPr>
            <w:sz w:val="24"/>
            <w:szCs w:val="24"/>
            <w:highlight w:val="green"/>
            <w:rPrChange w:id="701" w:author="Lotta Rydhmer" w:date="2025-05-15T22:31:00Z">
              <w:rPr>
                <w:sz w:val="24"/>
                <w:szCs w:val="24"/>
                <w:highlight w:val="green"/>
                <w:lang w:val="en-GB"/>
              </w:rPr>
            </w:rPrChange>
          </w:rPr>
          <w:t>impact</w:t>
        </w:r>
        <w:proofErr w:type="spellEnd"/>
        <w:r w:rsidRPr="006859EB">
          <w:rPr>
            <w:sz w:val="24"/>
            <w:szCs w:val="24"/>
            <w:highlight w:val="green"/>
            <w:rPrChange w:id="702" w:author="Lotta Rydhmer" w:date="2025-05-15T22:31:00Z">
              <w:rPr>
                <w:sz w:val="24"/>
                <w:szCs w:val="24"/>
                <w:highlight w:val="green"/>
                <w:lang w:val="en-GB"/>
              </w:rPr>
            </w:rPrChange>
          </w:rPr>
          <w:t xml:space="preserve"> </w:t>
        </w:r>
      </w:ins>
      <w:proofErr w:type="spellStart"/>
      <w:ins w:id="703" w:author="Lotta Rydhmer" w:date="2025-05-15T22:31:00Z">
        <w:r w:rsidR="006859EB" w:rsidRPr="006859EB">
          <w:rPr>
            <w:sz w:val="24"/>
            <w:szCs w:val="24"/>
            <w:highlight w:val="green"/>
            <w:rPrChange w:id="704" w:author="Lotta Rydhmer" w:date="2025-05-15T22:31:00Z">
              <w:rPr>
                <w:sz w:val="24"/>
                <w:szCs w:val="24"/>
                <w:highlight w:val="green"/>
                <w:lang w:val="en-US"/>
              </w:rPr>
            </w:rPrChange>
          </w:rPr>
          <w:t>history</w:t>
        </w:r>
        <w:proofErr w:type="spellEnd"/>
        <w:r w:rsidR="006859EB" w:rsidRPr="006859EB">
          <w:rPr>
            <w:sz w:val="24"/>
            <w:szCs w:val="24"/>
            <w:highlight w:val="green"/>
            <w:rPrChange w:id="705" w:author="Lotta Rydhmer" w:date="2025-05-15T22:31:00Z">
              <w:rPr>
                <w:sz w:val="24"/>
                <w:szCs w:val="24"/>
                <w:highlight w:val="green"/>
                <w:lang w:val="en-US"/>
              </w:rPr>
            </w:rPrChange>
          </w:rPr>
          <w:t xml:space="preserve"> </w:t>
        </w:r>
      </w:ins>
      <w:ins w:id="706" w:author="Lotta Rydhmer" w:date="2025-05-15T19:38:00Z">
        <w:r w:rsidRPr="006859EB">
          <w:rPr>
            <w:sz w:val="24"/>
            <w:szCs w:val="24"/>
            <w:highlight w:val="green"/>
            <w:rPrChange w:id="707" w:author="Lotta Rydhmer" w:date="2025-05-15T22:31:00Z">
              <w:rPr>
                <w:sz w:val="24"/>
                <w:szCs w:val="24"/>
                <w:highlight w:val="green"/>
                <w:lang w:val="en-GB"/>
              </w:rPr>
            </w:rPrChange>
          </w:rPr>
          <w:t>b</w:t>
        </w:r>
      </w:ins>
      <w:ins w:id="708" w:author="Lotta Rydhmer" w:date="2025-05-15T19:35:00Z">
        <w:r w:rsidRPr="006859EB">
          <w:rPr>
            <w:sz w:val="24"/>
            <w:szCs w:val="24"/>
            <w:highlight w:val="green"/>
            <w:rPrChange w:id="709" w:author="Lotta Rydhmer" w:date="2025-05-15T22:31:00Z">
              <w:rPr>
                <w:sz w:val="24"/>
                <w:szCs w:val="24"/>
                <w:highlight w:val="green"/>
                <w:lang w:val="en-GB"/>
              </w:rPr>
            </w:rPrChange>
          </w:rPr>
          <w:t>örja var</w:t>
        </w:r>
      </w:ins>
      <w:ins w:id="710" w:author="Lotta Rydhmer" w:date="2025-05-15T19:38:00Z">
        <w:r w:rsidRPr="006859EB">
          <w:rPr>
            <w:sz w:val="24"/>
            <w:szCs w:val="24"/>
            <w:highlight w:val="green"/>
            <w:rPrChange w:id="711" w:author="Lotta Rydhmer" w:date="2025-05-15T22:31:00Z">
              <w:rPr>
                <w:sz w:val="24"/>
                <w:szCs w:val="24"/>
                <w:highlight w:val="green"/>
                <w:lang w:val="en-GB"/>
              </w:rPr>
            </w:rPrChange>
          </w:rPr>
          <w:t xml:space="preserve"> o</w:t>
        </w:r>
      </w:ins>
      <w:ins w:id="712" w:author="Lotta Rydhmer" w:date="2025-05-15T19:35:00Z">
        <w:r w:rsidRPr="006859EB">
          <w:rPr>
            <w:sz w:val="24"/>
            <w:szCs w:val="24"/>
            <w:highlight w:val="green"/>
            <w:rPrChange w:id="713" w:author="Lotta Rydhmer" w:date="2025-05-15T22:31:00Z">
              <w:rPr>
                <w:sz w:val="24"/>
                <w:szCs w:val="24"/>
                <w:highlight w:val="green"/>
                <w:lang w:val="en-GB"/>
              </w:rPr>
            </w:rPrChange>
          </w:rPr>
          <w:t xml:space="preserve">ch sluta var? </w:t>
        </w:r>
      </w:ins>
      <w:ins w:id="714" w:author="Lotta Rydhmer" w:date="2025-05-15T19:13:00Z">
        <w:r w:rsidR="00FC45AF" w:rsidRPr="005729E9">
          <w:rPr>
            <w:sz w:val="24"/>
            <w:szCs w:val="24"/>
            <w:highlight w:val="green"/>
            <w:lang w:val="en-GB"/>
            <w:rPrChange w:id="715" w:author="Lotta Rydhmer" w:date="2025-05-15T19:30:00Z">
              <w:rPr>
                <w:sz w:val="24"/>
                <w:szCs w:val="24"/>
                <w:lang w:val="en-GB"/>
              </w:rPr>
            </w:rPrChange>
          </w:rPr>
          <w:t>Callender collected data from weather stations around the world</w:t>
        </w:r>
      </w:ins>
      <w:ins w:id="716" w:author="Lotta Rydhmer" w:date="2025-05-15T19:33:00Z">
        <w:r>
          <w:rPr>
            <w:sz w:val="24"/>
            <w:szCs w:val="24"/>
            <w:highlight w:val="green"/>
            <w:lang w:val="en-GB"/>
          </w:rPr>
          <w:t xml:space="preserve"> 1938</w:t>
        </w:r>
      </w:ins>
      <w:ins w:id="717" w:author="Lotta Rydhmer" w:date="2025-05-15T19:13:00Z">
        <w:r w:rsidR="00FC45AF" w:rsidRPr="005729E9">
          <w:rPr>
            <w:sz w:val="24"/>
            <w:szCs w:val="24"/>
            <w:highlight w:val="green"/>
            <w:lang w:val="en-GB"/>
            <w:rPrChange w:id="718" w:author="Lotta Rydhmer" w:date="2025-05-15T19:30:00Z">
              <w:rPr>
                <w:sz w:val="24"/>
                <w:szCs w:val="24"/>
                <w:lang w:val="en-GB"/>
              </w:rPr>
            </w:rPrChange>
          </w:rPr>
          <w:t xml:space="preserve"> and calculated that the global average temperature had increased with 0.3</w:t>
        </w:r>
      </w:ins>
      <w:ins w:id="719" w:author="Lotta Rydhmer" w:date="2025-05-15T19:14:00Z">
        <w:r w:rsidR="00FC45AF" w:rsidRPr="005729E9">
          <w:rPr>
            <w:sz w:val="24"/>
            <w:szCs w:val="24"/>
            <w:highlight w:val="green"/>
            <w:lang w:val="en-GB"/>
            <w:rPrChange w:id="720" w:author="Lotta Rydhmer" w:date="2025-05-15T19:30:00Z">
              <w:rPr>
                <w:sz w:val="24"/>
                <w:szCs w:val="24"/>
                <w:lang w:val="en-GB"/>
              </w:rPr>
            </w:rPrChange>
          </w:rPr>
          <w:t xml:space="preserve">°C in 50 years. </w:t>
        </w:r>
      </w:ins>
      <w:ins w:id="721" w:author="Lotta Rydhmer" w:date="2025-05-15T19:16:00Z">
        <w:r w:rsidR="00FC45AF" w:rsidRPr="005729E9">
          <w:rPr>
            <w:sz w:val="24"/>
            <w:szCs w:val="24"/>
            <w:highlight w:val="green"/>
            <w:lang w:val="en-GB"/>
            <w:rPrChange w:id="722" w:author="Lotta Rydhmer" w:date="2025-05-15T19:30:00Z">
              <w:rPr>
                <w:sz w:val="24"/>
                <w:szCs w:val="24"/>
                <w:lang w:val="en-GB"/>
              </w:rPr>
            </w:rPrChange>
          </w:rPr>
          <w:t xml:space="preserve">He </w:t>
        </w:r>
      </w:ins>
      <w:ins w:id="723" w:author="Lotta Rydhmer" w:date="2025-05-15T19:33:00Z">
        <w:r>
          <w:rPr>
            <w:sz w:val="24"/>
            <w:szCs w:val="24"/>
            <w:highlight w:val="green"/>
            <w:lang w:val="en-GB"/>
          </w:rPr>
          <w:t>understood</w:t>
        </w:r>
      </w:ins>
      <w:ins w:id="724" w:author="Lotta Rydhmer" w:date="2025-05-15T19:34:00Z">
        <w:r>
          <w:rPr>
            <w:sz w:val="24"/>
            <w:szCs w:val="24"/>
            <w:highlight w:val="green"/>
            <w:lang w:val="en-GB"/>
          </w:rPr>
          <w:t xml:space="preserve"> t</w:t>
        </w:r>
      </w:ins>
      <w:ins w:id="725" w:author="Lotta Rydhmer" w:date="2025-05-15T19:16:00Z">
        <w:r w:rsidR="00FC45AF" w:rsidRPr="005729E9">
          <w:rPr>
            <w:sz w:val="24"/>
            <w:szCs w:val="24"/>
            <w:highlight w:val="green"/>
            <w:lang w:val="en-GB"/>
            <w:rPrChange w:id="726" w:author="Lotta Rydhmer" w:date="2025-05-15T19:30:00Z">
              <w:rPr>
                <w:sz w:val="24"/>
                <w:szCs w:val="24"/>
                <w:lang w:val="en-GB"/>
              </w:rPr>
            </w:rPrChange>
          </w:rPr>
          <w:t xml:space="preserve">hat </w:t>
        </w:r>
      </w:ins>
      <w:ins w:id="727" w:author="Lotta Rydhmer" w:date="2025-05-15T19:17:00Z">
        <w:r w:rsidR="00FC45AF" w:rsidRPr="005729E9">
          <w:rPr>
            <w:sz w:val="24"/>
            <w:szCs w:val="24"/>
            <w:highlight w:val="green"/>
            <w:lang w:val="en-GB"/>
            <w:rPrChange w:id="728" w:author="Lotta Rydhmer" w:date="2025-05-15T19:30:00Z">
              <w:rPr>
                <w:sz w:val="24"/>
                <w:szCs w:val="24"/>
                <w:lang w:val="en-GB"/>
              </w:rPr>
            </w:rPrChange>
          </w:rPr>
          <w:t>a large part of this warming was due to the combustion of fossil fuels</w:t>
        </w:r>
      </w:ins>
      <w:ins w:id="729" w:author="Lotta Rydhmer" w:date="2025-05-15T19:20:00Z">
        <w:r w:rsidR="005729E9" w:rsidRPr="005729E9">
          <w:rPr>
            <w:sz w:val="24"/>
            <w:szCs w:val="24"/>
            <w:highlight w:val="green"/>
            <w:lang w:val="en-GB"/>
            <w:rPrChange w:id="730" w:author="Lotta Rydhmer" w:date="2025-05-15T19:30:00Z">
              <w:rPr>
                <w:sz w:val="24"/>
                <w:szCs w:val="24"/>
                <w:lang w:val="en-GB"/>
              </w:rPr>
            </w:rPrChange>
          </w:rPr>
          <w:t>.</w:t>
        </w:r>
      </w:ins>
      <w:ins w:id="731" w:author="Lotta Rydhmer" w:date="2025-05-15T19:16:00Z">
        <w:r w:rsidR="00FC45AF" w:rsidRPr="005729E9">
          <w:rPr>
            <w:sz w:val="24"/>
            <w:szCs w:val="24"/>
            <w:highlight w:val="green"/>
            <w:lang w:val="en-GB"/>
            <w:rPrChange w:id="732" w:author="Lotta Rydhmer" w:date="2025-05-15T19:30:00Z">
              <w:rPr>
                <w:sz w:val="24"/>
                <w:szCs w:val="24"/>
                <w:lang w:val="en-GB"/>
              </w:rPr>
            </w:rPrChange>
          </w:rPr>
          <w:t xml:space="preserve"> </w:t>
        </w:r>
      </w:ins>
      <w:ins w:id="733" w:author="Lotta Rydhmer" w:date="2025-05-15T19:20:00Z">
        <w:r w:rsidR="00FC45AF" w:rsidRPr="005729E9">
          <w:rPr>
            <w:sz w:val="24"/>
            <w:szCs w:val="24"/>
            <w:highlight w:val="green"/>
            <w:lang w:val="en-GB"/>
            <w:rPrChange w:id="734" w:author="Lotta Rydhmer" w:date="2025-05-15T19:30:00Z">
              <w:rPr>
                <w:sz w:val="24"/>
                <w:szCs w:val="24"/>
                <w:lang w:val="en-GB"/>
              </w:rPr>
            </w:rPrChange>
          </w:rPr>
          <w:t>In the 1980s, the term climate change became common</w:t>
        </w:r>
      </w:ins>
      <w:ins w:id="735" w:author="Lotta Rydhmer" w:date="2025-05-15T19:22:00Z">
        <w:r w:rsidR="005729E9" w:rsidRPr="005729E9">
          <w:rPr>
            <w:sz w:val="24"/>
            <w:szCs w:val="24"/>
            <w:highlight w:val="green"/>
            <w:lang w:val="en-GB"/>
            <w:rPrChange w:id="736" w:author="Lotta Rydhmer" w:date="2025-05-15T19:30:00Z">
              <w:rPr>
                <w:sz w:val="24"/>
                <w:szCs w:val="24"/>
                <w:lang w:val="en-GB"/>
              </w:rPr>
            </w:rPrChange>
          </w:rPr>
          <w:t>ly used</w:t>
        </w:r>
      </w:ins>
      <w:ins w:id="737" w:author="Lotta Rydhmer" w:date="2025-05-15T19:35:00Z">
        <w:r>
          <w:rPr>
            <w:sz w:val="24"/>
            <w:szCs w:val="24"/>
            <w:highlight w:val="green"/>
            <w:lang w:val="en-GB"/>
          </w:rPr>
          <w:t xml:space="preserve">, referring to </w:t>
        </w:r>
      </w:ins>
      <w:ins w:id="738" w:author="Lotta Rydhmer" w:date="2025-05-15T19:20:00Z">
        <w:r w:rsidR="00FC45AF" w:rsidRPr="005729E9">
          <w:rPr>
            <w:sz w:val="24"/>
            <w:szCs w:val="24"/>
            <w:highlight w:val="green"/>
            <w:lang w:val="en-GB"/>
            <w:rPrChange w:id="739" w:author="Lotta Rydhmer" w:date="2025-05-15T19:30:00Z">
              <w:rPr>
                <w:sz w:val="24"/>
                <w:szCs w:val="24"/>
                <w:lang w:val="en-GB"/>
              </w:rPr>
            </w:rPrChange>
          </w:rPr>
          <w:t xml:space="preserve">global warming and its effects on </w:t>
        </w:r>
      </w:ins>
      <w:ins w:id="740" w:author="Lotta Rydhmer" w:date="2025-05-15T19:22:00Z">
        <w:r w:rsidR="005729E9" w:rsidRPr="005729E9">
          <w:rPr>
            <w:sz w:val="24"/>
            <w:szCs w:val="24"/>
            <w:highlight w:val="green"/>
            <w:lang w:val="en-GB"/>
            <w:rPrChange w:id="741" w:author="Lotta Rydhmer" w:date="2025-05-15T19:30:00Z">
              <w:rPr>
                <w:sz w:val="24"/>
                <w:szCs w:val="24"/>
                <w:lang w:val="en-GB"/>
              </w:rPr>
            </w:rPrChange>
          </w:rPr>
          <w:t xml:space="preserve">the </w:t>
        </w:r>
      </w:ins>
      <w:ins w:id="742" w:author="Lotta Rydhmer" w:date="2025-05-15T19:20:00Z">
        <w:r w:rsidR="00FC45AF" w:rsidRPr="005729E9">
          <w:rPr>
            <w:sz w:val="24"/>
            <w:szCs w:val="24"/>
            <w:highlight w:val="green"/>
            <w:lang w:val="en-GB"/>
            <w:rPrChange w:id="743" w:author="Lotta Rydhmer" w:date="2025-05-15T19:30:00Z">
              <w:rPr>
                <w:sz w:val="24"/>
                <w:szCs w:val="24"/>
                <w:lang w:val="en-GB"/>
              </w:rPr>
            </w:rPrChange>
          </w:rPr>
          <w:t>climate system</w:t>
        </w:r>
      </w:ins>
      <w:ins w:id="744" w:author="Lotta Rydhmer" w:date="2025-05-15T19:23:00Z">
        <w:r w:rsidR="005729E9" w:rsidRPr="005729E9">
          <w:rPr>
            <w:sz w:val="24"/>
            <w:szCs w:val="24"/>
            <w:highlight w:val="green"/>
            <w:lang w:val="en-GB"/>
            <w:rPrChange w:id="745" w:author="Lotta Rydhmer" w:date="2025-05-15T19:30:00Z">
              <w:rPr>
                <w:sz w:val="24"/>
                <w:szCs w:val="24"/>
                <w:lang w:val="en-GB"/>
              </w:rPr>
            </w:rPrChange>
          </w:rPr>
          <w:t xml:space="preserve"> …</w:t>
        </w:r>
        <w:r w:rsidR="005729E9" w:rsidRPr="00054DED">
          <w:rPr>
            <w:sz w:val="24"/>
            <w:szCs w:val="24"/>
            <w:lang w:val="en-GB"/>
          </w:rPr>
          <w:t xml:space="preserve"> </w:t>
        </w:r>
      </w:ins>
      <w:proofErr w:type="spellStart"/>
      <w:ins w:id="746" w:author="Lotta Rydhmer" w:date="2025-05-15T19:30:00Z">
        <w:r w:rsidR="005729E9">
          <w:rPr>
            <w:sz w:val="24"/>
            <w:szCs w:val="24"/>
            <w:lang w:val="en-GB"/>
          </w:rPr>
          <w:t>blabla</w:t>
        </w:r>
      </w:ins>
      <w:proofErr w:type="spellEnd"/>
      <w:ins w:id="747" w:author="Lotta Rydhmer" w:date="2025-05-15T19:34:00Z">
        <w:r>
          <w:rPr>
            <w:sz w:val="24"/>
            <w:szCs w:val="24"/>
            <w:lang w:val="en-GB"/>
          </w:rPr>
          <w:t>.</w:t>
        </w:r>
      </w:ins>
      <w:ins w:id="748" w:author="Lotta Rydhmer" w:date="2025-05-15T19:33:00Z">
        <w:r>
          <w:rPr>
            <w:sz w:val="24"/>
            <w:szCs w:val="24"/>
            <w:lang w:val="en-GB"/>
          </w:rPr>
          <w:t xml:space="preserve"> (Ref)</w:t>
        </w:r>
      </w:ins>
    </w:p>
    <w:p w14:paraId="3FCE7FFF" w14:textId="4493CF92" w:rsidR="00E5797C" w:rsidRPr="00387946" w:rsidRDefault="48B9135D" w:rsidP="002513B9">
      <w:pPr>
        <w:pStyle w:val="Rubrik2"/>
        <w:spacing w:line="240" w:lineRule="auto"/>
        <w:rPr>
          <w:lang w:val="en-GB"/>
        </w:rPr>
      </w:pPr>
      <w:r w:rsidRPr="00387946">
        <w:rPr>
          <w:lang w:val="en-GB"/>
        </w:rPr>
        <w:t>2.</w:t>
      </w:r>
      <w:ins w:id="749" w:author="Lotta Rydhmer" w:date="2025-05-21T17:31:00Z">
        <w:r w:rsidR="005E5283">
          <w:rPr>
            <w:lang w:val="en-GB"/>
          </w:rPr>
          <w:t>2</w:t>
        </w:r>
      </w:ins>
      <w:del w:id="750" w:author="Lotta Rydhmer" w:date="2025-05-21T17:31:00Z">
        <w:r w:rsidR="00B97D3F" w:rsidRPr="00387946" w:rsidDel="005E5283">
          <w:rPr>
            <w:lang w:val="en-GB"/>
          </w:rPr>
          <w:delText>1</w:delText>
        </w:r>
      </w:del>
      <w:r w:rsidRPr="00387946">
        <w:rPr>
          <w:lang w:val="en-GB"/>
        </w:rPr>
        <w:t xml:space="preserve"> Ethic</w:t>
      </w:r>
      <w:ins w:id="751" w:author="Lotta Rydhmer" w:date="2025-05-15T17:06:00Z">
        <w:r w:rsidR="005A5169">
          <w:rPr>
            <w:lang w:val="en-GB"/>
          </w:rPr>
          <w:t>al perspective</w:t>
        </w:r>
      </w:ins>
      <w:r w:rsidRPr="00387946">
        <w:rPr>
          <w:lang w:val="en-GB"/>
        </w:rPr>
        <w:t xml:space="preserve">s </w:t>
      </w:r>
      <w:ins w:id="752" w:author="Lotta Rydhmer" w:date="2025-05-15T17:06:00Z">
        <w:r w:rsidR="005A5169">
          <w:rPr>
            <w:lang w:val="en-GB"/>
          </w:rPr>
          <w:t>o</w:t>
        </w:r>
      </w:ins>
      <w:del w:id="753" w:author="Lotta Rydhmer" w:date="2025-05-15T17:06:00Z">
        <w:r w:rsidRPr="00387946" w:rsidDel="005A5169">
          <w:rPr>
            <w:lang w:val="en-GB"/>
          </w:rPr>
          <w:delText>a</w:delText>
        </w:r>
      </w:del>
      <w:r w:rsidRPr="00387946">
        <w:rPr>
          <w:lang w:val="en-GB"/>
        </w:rPr>
        <w:t>n</w:t>
      </w:r>
      <w:del w:id="754" w:author="Lotta Rydhmer" w:date="2025-05-15T17:06:00Z">
        <w:r w:rsidRPr="00387946" w:rsidDel="005A5169">
          <w:rPr>
            <w:lang w:val="en-GB"/>
          </w:rPr>
          <w:delText>d</w:delText>
        </w:r>
      </w:del>
      <w:r w:rsidRPr="00387946">
        <w:rPr>
          <w:lang w:val="en-GB"/>
        </w:rPr>
        <w:t xml:space="preserve"> animal sourced food</w:t>
      </w:r>
    </w:p>
    <w:p w14:paraId="5FE21621" w14:textId="69811740" w:rsidR="00E5797C" w:rsidRPr="00217E4C" w:rsidRDefault="5B5A985F" w:rsidP="00523733">
      <w:pPr>
        <w:spacing w:line="276" w:lineRule="auto"/>
        <w:rPr>
          <w:lang w:val="en-GB"/>
        </w:rPr>
      </w:pPr>
      <w:r w:rsidRPr="00387946">
        <w:rPr>
          <w:lang w:val="en-GB"/>
        </w:rPr>
        <w:t>Animal rights and the extent to which using animals for food production can be morally justified is a complex issue that has been discussed extensively by philosophers. Several perspectives exist where the utilitarian view</w:t>
      </w:r>
      <w:r w:rsidRPr="00217E4C">
        <w:rPr>
          <w:rFonts w:eastAsia="Times New Roman" w:cs="Times New Roman"/>
          <w:lang w:val="en-GB" w:eastAsia="sv-SE"/>
        </w:rPr>
        <w:t xml:space="preserve"> </w:t>
      </w:r>
      <w:r w:rsidRPr="00217E4C">
        <w:rPr>
          <w:lang w:val="en-GB"/>
        </w:rPr>
        <w:t>supports humans using other animals provided their interests are given the same consideration as human interests, and the use enhances overall wellbeing</w:t>
      </w:r>
      <w:r w:rsidRPr="00387946">
        <w:rPr>
          <w:lang w:val="en-GB"/>
        </w:rPr>
        <w:t xml:space="preserve"> (Singer 1975). The animal rights view considers any use, abuse or killing of</w:t>
      </w:r>
      <w:r w:rsidRPr="00217E4C">
        <w:rPr>
          <w:lang w:val="en-GB"/>
        </w:rPr>
        <w:t xml:space="preserve"> sentient animals morally wrong and such use should therefore be heavily decreased or abolished (Regan, 1985). </w:t>
      </w:r>
      <w:r w:rsidRPr="00387946">
        <w:rPr>
          <w:lang w:val="en-GB"/>
        </w:rPr>
        <w:t xml:space="preserve"> </w:t>
      </w:r>
      <w:proofErr w:type="spellStart"/>
      <w:r w:rsidRPr="00387946">
        <w:rPr>
          <w:lang w:val="en-GB"/>
        </w:rPr>
        <w:t>Vinnari</w:t>
      </w:r>
      <w:proofErr w:type="spellEnd"/>
      <w:r w:rsidRPr="00387946">
        <w:rPr>
          <w:lang w:val="en-GB"/>
        </w:rPr>
        <w:t xml:space="preserve"> </w:t>
      </w:r>
      <w:r w:rsidR="00635D63">
        <w:rPr>
          <w:lang w:val="en-GB"/>
        </w:rPr>
        <w:t>and</w:t>
      </w:r>
      <w:r w:rsidR="00635D63" w:rsidRPr="00387946">
        <w:rPr>
          <w:lang w:val="en-GB"/>
        </w:rPr>
        <w:t xml:space="preserve"> </w:t>
      </w:r>
      <w:proofErr w:type="spellStart"/>
      <w:r w:rsidRPr="00387946">
        <w:rPr>
          <w:lang w:val="en-GB"/>
        </w:rPr>
        <w:t>Vinnari</w:t>
      </w:r>
      <w:proofErr w:type="spellEnd"/>
      <w:r w:rsidRPr="00387946">
        <w:rPr>
          <w:lang w:val="en-GB"/>
        </w:rPr>
        <w:t xml:space="preserve"> (2022) presents a framework reflecting these perspectives and describing a potential shift from no rights for animals via simple rights to fundamental right for animals. Our work </w:t>
      </w:r>
      <w:del w:id="755" w:author="Lotta Rydhmer" w:date="2025-05-21T16:29:00Z">
        <w:r w:rsidRPr="00387946" w:rsidDel="008D56CB">
          <w:rPr>
            <w:lang w:val="en-GB"/>
          </w:rPr>
          <w:delText xml:space="preserve">here </w:delText>
        </w:r>
      </w:del>
      <w:ins w:id="756" w:author="Lotta Rydhmer" w:date="2025-05-21T16:29:00Z">
        <w:r w:rsidR="008D56CB">
          <w:rPr>
            <w:lang w:val="en-GB"/>
          </w:rPr>
          <w:t>on animal welfare in</w:t>
        </w:r>
      </w:ins>
      <w:ins w:id="757" w:author="Lotta Rydhmer" w:date="2025-05-21T16:30:00Z">
        <w:r w:rsidR="008D56CB">
          <w:rPr>
            <w:lang w:val="en-GB"/>
          </w:rPr>
          <w:t>d</w:t>
        </w:r>
      </w:ins>
      <w:ins w:id="758" w:author="Lotta Rydhmer" w:date="2025-05-21T16:29:00Z">
        <w:r w:rsidR="008D56CB">
          <w:rPr>
            <w:lang w:val="en-GB"/>
          </w:rPr>
          <w:t>ices</w:t>
        </w:r>
        <w:r w:rsidR="008D56CB" w:rsidRPr="00387946">
          <w:rPr>
            <w:lang w:val="en-GB"/>
          </w:rPr>
          <w:t xml:space="preserve"> </w:t>
        </w:r>
      </w:ins>
      <w:r w:rsidRPr="00387946">
        <w:rPr>
          <w:lang w:val="en-GB"/>
        </w:rPr>
        <w:t>fits within ‘simple rights’ on the</w:t>
      </w:r>
      <w:del w:id="759" w:author="Lotta Rydhmer" w:date="2025-05-21T16:30:00Z">
        <w:r w:rsidRPr="00387946" w:rsidDel="00A15245">
          <w:rPr>
            <w:lang w:val="en-GB"/>
          </w:rPr>
          <w:delText>ir</w:delText>
        </w:r>
      </w:del>
      <w:r w:rsidRPr="00387946">
        <w:rPr>
          <w:lang w:val="en-GB"/>
        </w:rPr>
        <w:t xml:space="preserve"> scale</w:t>
      </w:r>
      <w:ins w:id="760" w:author="Lotta Rydhmer" w:date="2025-05-21T16:30:00Z">
        <w:r w:rsidR="00A15245">
          <w:rPr>
            <w:lang w:val="en-GB"/>
          </w:rPr>
          <w:t xml:space="preserve"> of </w:t>
        </w:r>
        <w:proofErr w:type="spellStart"/>
        <w:r w:rsidR="00A15245">
          <w:rPr>
            <w:lang w:val="en-GB"/>
          </w:rPr>
          <w:t>Vinnari</w:t>
        </w:r>
        <w:proofErr w:type="spellEnd"/>
        <w:r w:rsidR="00A15245">
          <w:rPr>
            <w:lang w:val="en-GB"/>
          </w:rPr>
          <w:t xml:space="preserve"> and </w:t>
        </w:r>
        <w:proofErr w:type="spellStart"/>
        <w:r w:rsidR="00A15245">
          <w:rPr>
            <w:lang w:val="en-GB"/>
          </w:rPr>
          <w:t>Vinnari</w:t>
        </w:r>
        <w:proofErr w:type="spellEnd"/>
        <w:r w:rsidR="00A15245">
          <w:rPr>
            <w:lang w:val="en-GB"/>
          </w:rPr>
          <w:t xml:space="preserve"> (2022)</w:t>
        </w:r>
      </w:ins>
      <w:r w:rsidRPr="00387946">
        <w:rPr>
          <w:lang w:val="en-GB"/>
        </w:rPr>
        <w:t xml:space="preserve">, </w:t>
      </w:r>
      <w:del w:id="761" w:author="Lotta Rydhmer" w:date="2025-05-21T16:31:00Z">
        <w:r w:rsidRPr="00387946" w:rsidDel="00A15245">
          <w:rPr>
            <w:lang w:val="en-GB"/>
          </w:rPr>
          <w:delText>meaning that</w:delText>
        </w:r>
      </w:del>
      <w:ins w:id="762" w:author="Lotta Rydhmer" w:date="2025-05-21T16:31:00Z">
        <w:r w:rsidR="00A15245">
          <w:rPr>
            <w:lang w:val="en-GB"/>
          </w:rPr>
          <w:t>where</w:t>
        </w:r>
      </w:ins>
      <w:r w:rsidRPr="00387946">
        <w:rPr>
          <w:lang w:val="en-GB"/>
        </w:rPr>
        <w:t xml:space="preserve"> human use of animals is acceptable “but subject to welfare considerations” and “suffering inflicted on animals should be minimized”. </w:t>
      </w:r>
      <w:commentRangeStart w:id="763"/>
      <w:commentRangeEnd w:id="763"/>
      <w:r w:rsidR="00CA640D">
        <w:rPr>
          <w:rStyle w:val="Kommentarsreferens"/>
        </w:rPr>
        <w:commentReference w:id="763"/>
      </w:r>
      <w:commentRangeStart w:id="764"/>
      <w:commentRangeEnd w:id="764"/>
      <w:r w:rsidR="00A15245">
        <w:rPr>
          <w:rStyle w:val="Kommentarsreferens"/>
        </w:rPr>
        <w:commentReference w:id="764"/>
      </w:r>
      <w:r w:rsidRPr="00217E4C">
        <w:rPr>
          <w:lang w:val="en-GB"/>
        </w:rPr>
        <w:t xml:space="preserve">From a utilitarian point of view, an individual animal’s impaired welfare may be outweighed by other factors beneficial for humans, such as lower climate impact of food consumption. If a large number of animals severely suffer in food production, the beneficial impact on humans of that food must be large to outweigh the suffering of animals (Palmer </w:t>
      </w:r>
      <w:r w:rsidR="00635D63">
        <w:rPr>
          <w:lang w:val="en-GB"/>
        </w:rPr>
        <w:t>and</w:t>
      </w:r>
      <w:r w:rsidR="00635D63" w:rsidRPr="00217E4C">
        <w:rPr>
          <w:lang w:val="en-GB"/>
        </w:rPr>
        <w:t xml:space="preserve"> </w:t>
      </w:r>
      <w:r w:rsidRPr="00217E4C">
        <w:rPr>
          <w:lang w:val="en-GB"/>
        </w:rPr>
        <w:t>Sand</w:t>
      </w:r>
      <w:r w:rsidR="002513B9" w:rsidRPr="00D810F1">
        <w:rPr>
          <w:lang w:val="en-GB"/>
        </w:rPr>
        <w:t>ø</w:t>
      </w:r>
      <w:r w:rsidRPr="00217E4C">
        <w:rPr>
          <w:lang w:val="en-GB"/>
        </w:rPr>
        <w:t xml:space="preserve">e, 2011). Ideally, consideration should not be limited to the production animals themselves, but should include all animals in the system, </w:t>
      </w:r>
      <w:r w:rsidR="00891363" w:rsidRPr="00891363">
        <w:rPr>
          <w:i/>
          <w:lang w:val="en-GB"/>
        </w:rPr>
        <w:t>e.g.</w:t>
      </w:r>
      <w:r w:rsidRPr="00217E4C">
        <w:rPr>
          <w:lang w:val="en-GB"/>
        </w:rPr>
        <w:t xml:space="preserve"> parents of production animals and wild animals affected by feed production (</w:t>
      </w:r>
      <w:proofErr w:type="spellStart"/>
      <w:r w:rsidRPr="00217E4C">
        <w:rPr>
          <w:lang w:val="en-GB"/>
        </w:rPr>
        <w:t>Vinnari</w:t>
      </w:r>
      <w:proofErr w:type="spellEnd"/>
      <w:r w:rsidRPr="00217E4C">
        <w:rPr>
          <w:lang w:val="en-GB"/>
        </w:rPr>
        <w:t xml:space="preserve"> </w:t>
      </w:r>
      <w:r w:rsidR="00635D63">
        <w:rPr>
          <w:lang w:val="en-GB"/>
        </w:rPr>
        <w:t>and</w:t>
      </w:r>
      <w:r w:rsidR="00635D63" w:rsidRPr="00217E4C">
        <w:rPr>
          <w:lang w:val="en-GB"/>
        </w:rPr>
        <w:t xml:space="preserve"> </w:t>
      </w:r>
      <w:proofErr w:type="spellStart"/>
      <w:r w:rsidRPr="00217E4C">
        <w:rPr>
          <w:lang w:val="en-GB"/>
        </w:rPr>
        <w:t>Vinnari</w:t>
      </w:r>
      <w:proofErr w:type="spellEnd"/>
      <w:r w:rsidRPr="00217E4C">
        <w:rPr>
          <w:lang w:val="en-GB"/>
        </w:rPr>
        <w:t xml:space="preserve">, 2022). </w:t>
      </w:r>
    </w:p>
    <w:p w14:paraId="7F77C8A0" w14:textId="37496D91" w:rsidR="00E5797C" w:rsidRPr="00387946" w:rsidRDefault="5B5A985F" w:rsidP="00523733">
      <w:pPr>
        <w:spacing w:line="276" w:lineRule="auto"/>
        <w:rPr>
          <w:strike/>
          <w:lang w:val="en-GB"/>
        </w:rPr>
      </w:pPr>
      <w:r w:rsidRPr="00387946">
        <w:rPr>
          <w:lang w:val="en-GB"/>
        </w:rPr>
        <w:t>From an animal rights perspective, the animal is an individual worthy of respect in its own right</w:t>
      </w:r>
      <w:r w:rsidRPr="00217E4C">
        <w:rPr>
          <w:lang w:val="en-GB"/>
        </w:rPr>
        <w:t xml:space="preserve"> </w:t>
      </w:r>
      <w:r w:rsidRPr="00387946">
        <w:rPr>
          <w:lang w:val="en-GB"/>
        </w:rPr>
        <w:t xml:space="preserve">since it has an interest in continuing to live (Francione, 2010). This view excludes </w:t>
      </w:r>
      <w:del w:id="765" w:author="Lotta Rydhmer" w:date="2025-05-15T22:32:00Z">
        <w:r w:rsidRPr="00387946" w:rsidDel="00387D79">
          <w:rPr>
            <w:lang w:val="en-GB"/>
          </w:rPr>
          <w:delText xml:space="preserve">all </w:delText>
        </w:r>
      </w:del>
      <w:r w:rsidRPr="00387946">
        <w:rPr>
          <w:lang w:val="en-GB"/>
        </w:rPr>
        <w:t>consumption of animal-sourced food and animal welfare indicators then becomes obsolete. The animal welfare indicators in our work are developed with an underlying assumption that humans have the right to use and kill animals for food production</w:t>
      </w:r>
      <w:ins w:id="766" w:author="Lotta Rydhmer" w:date="2025-05-15T23:48:00Z">
        <w:r w:rsidR="00566DDD">
          <w:rPr>
            <w:lang w:val="en-GB"/>
          </w:rPr>
          <w:t>. W</w:t>
        </w:r>
      </w:ins>
      <w:ins w:id="767" w:author="Lotta Rydhmer" w:date="2025-05-15T23:47:00Z">
        <w:r w:rsidR="00566DDD" w:rsidRPr="00387946">
          <w:rPr>
            <w:lang w:val="en-GB"/>
          </w:rPr>
          <w:t xml:space="preserve">ith an animal integrity perspective, </w:t>
        </w:r>
        <w:r w:rsidR="00566DDD">
          <w:rPr>
            <w:lang w:val="en-GB"/>
          </w:rPr>
          <w:t>t</w:t>
        </w:r>
        <w:r w:rsidR="00566DDD" w:rsidRPr="00387946">
          <w:rPr>
            <w:lang w:val="en-GB"/>
          </w:rPr>
          <w:t>he animal is not defined through its function as source of food for humans</w:t>
        </w:r>
        <w:r w:rsidR="00566DDD">
          <w:rPr>
            <w:lang w:val="en-GB"/>
          </w:rPr>
          <w:t xml:space="preserve">, it is </w:t>
        </w:r>
      </w:ins>
      <w:del w:id="768" w:author="Lotta Rydhmer" w:date="2025-05-15T23:47:00Z">
        <w:r w:rsidRPr="00387946" w:rsidDel="00566DDD">
          <w:rPr>
            <w:lang w:val="en-GB"/>
          </w:rPr>
          <w:delText>. With an animal integrity perspective, the anima</w:delText>
        </w:r>
      </w:del>
      <w:del w:id="769" w:author="Lotta Rydhmer" w:date="2025-05-15T23:48:00Z">
        <w:r w:rsidRPr="00387946" w:rsidDel="00566DDD">
          <w:rPr>
            <w:lang w:val="en-GB"/>
          </w:rPr>
          <w:delText xml:space="preserve">l is </w:delText>
        </w:r>
      </w:del>
      <w:r w:rsidRPr="00387946">
        <w:rPr>
          <w:lang w:val="en-GB"/>
        </w:rPr>
        <w:t>regarded as a sentient being experiencing its own life</w:t>
      </w:r>
      <w:del w:id="770" w:author="Lotta Rydhmer" w:date="2025-05-15T23:49:00Z">
        <w:r w:rsidRPr="00387946" w:rsidDel="00566DDD">
          <w:rPr>
            <w:lang w:val="en-GB"/>
          </w:rPr>
          <w:delText>.</w:delText>
        </w:r>
      </w:del>
      <w:r w:rsidRPr="00387946">
        <w:rPr>
          <w:lang w:val="en-GB"/>
        </w:rPr>
        <w:t xml:space="preserve"> </w:t>
      </w:r>
      <w:del w:id="771" w:author="Lotta Rydhmer" w:date="2025-05-15T23:48:00Z">
        <w:r w:rsidRPr="00387946" w:rsidDel="00566DDD">
          <w:rPr>
            <w:lang w:val="en-GB"/>
          </w:rPr>
          <w:delText xml:space="preserve">The animal is not defined through its function as source of food for humans </w:delText>
        </w:r>
      </w:del>
      <w:r w:rsidRPr="00387946">
        <w:rPr>
          <w:lang w:val="en-GB"/>
        </w:rPr>
        <w:t xml:space="preserve">(Röcklinsberg </w:t>
      </w:r>
      <w:r w:rsidR="004726BA" w:rsidRPr="004726BA">
        <w:rPr>
          <w:i/>
          <w:iCs/>
          <w:lang w:val="en-GB"/>
        </w:rPr>
        <w:t>et al.</w:t>
      </w:r>
      <w:r w:rsidRPr="00387946">
        <w:rPr>
          <w:lang w:val="en-GB"/>
        </w:rPr>
        <w:t>, 2014). With respect for animals’ integrity, what is ethically acceptable can</w:t>
      </w:r>
      <w:ins w:id="772" w:author="Lotta Rydhmer" w:date="2025-05-15T23:49:00Z">
        <w:r w:rsidR="00566DDD">
          <w:rPr>
            <w:lang w:val="en-GB"/>
          </w:rPr>
          <w:t xml:space="preserve"> therefore </w:t>
        </w:r>
      </w:ins>
      <w:r w:rsidRPr="00387946">
        <w:rPr>
          <w:lang w:val="en-GB"/>
        </w:rPr>
        <w:t>not be based only on utilitarian calculations of maximum benefit; number of animals needed (</w:t>
      </w:r>
      <w:r w:rsidR="00891363" w:rsidRPr="00891363">
        <w:rPr>
          <w:i/>
          <w:lang w:val="en-GB"/>
        </w:rPr>
        <w:t>i.e.</w:t>
      </w:r>
      <w:r w:rsidRPr="00387946">
        <w:rPr>
          <w:lang w:val="en-GB"/>
        </w:rPr>
        <w:t xml:space="preserve"> number of lives) for a diet also matters</w:t>
      </w:r>
      <w:ins w:id="773" w:author="Lotta Rydhmer" w:date="2025-05-15T17:06:00Z">
        <w:r w:rsidR="005A5169">
          <w:rPr>
            <w:lang w:val="en-GB"/>
          </w:rPr>
          <w:t xml:space="preserve"> </w:t>
        </w:r>
      </w:ins>
      <w:ins w:id="774" w:author="Lotta Rydhmer" w:date="2025-05-15T17:07:00Z">
        <w:r w:rsidR="005A5169">
          <w:rPr>
            <w:lang w:val="en-GB"/>
          </w:rPr>
          <w:t>(</w:t>
        </w:r>
      </w:ins>
      <w:ins w:id="775" w:author="Lotta Rydhmer" w:date="2025-05-15T17:06:00Z">
        <w:r w:rsidR="005A5169" w:rsidRPr="005A5169">
          <w:rPr>
            <w:lang w:val="en-GB"/>
          </w:rPr>
          <w:t>Röcklinsberg et al., 2014</w:t>
        </w:r>
      </w:ins>
      <w:ins w:id="776" w:author="Lotta Rydhmer" w:date="2025-05-15T17:07:00Z">
        <w:r w:rsidR="005A5169">
          <w:rPr>
            <w:lang w:val="en-GB"/>
          </w:rPr>
          <w:t>)</w:t>
        </w:r>
      </w:ins>
      <w:r w:rsidRPr="00387946">
        <w:rPr>
          <w:lang w:val="en-GB"/>
        </w:rPr>
        <w:t xml:space="preserve">. </w:t>
      </w:r>
      <w:ins w:id="777" w:author="Lotta Rydhmer" w:date="2025-05-16T00:15:00Z">
        <w:r w:rsidR="001E7A60">
          <w:rPr>
            <w:lang w:val="en-GB"/>
          </w:rPr>
          <w:t>On a global scale, 200 billion farmed animals (birds, mammals and finfishes) were killed for food production 2019 (</w:t>
        </w:r>
      </w:ins>
      <w:ins w:id="778" w:author="Lotta Rydhmer" w:date="2025-05-16T00:16:00Z">
        <w:r w:rsidR="001E7A60">
          <w:rPr>
            <w:lang w:val="en-GB"/>
          </w:rPr>
          <w:t>Mood et al, 2023).</w:t>
        </w:r>
      </w:ins>
    </w:p>
    <w:p w14:paraId="31589DC2" w14:textId="2CF6BC09" w:rsidR="00E5797C" w:rsidRPr="00387946" w:rsidRDefault="00E5797C" w:rsidP="002513B9">
      <w:pPr>
        <w:pStyle w:val="Rubrik2"/>
        <w:spacing w:line="240" w:lineRule="auto"/>
        <w:rPr>
          <w:lang w:val="en-GB"/>
        </w:rPr>
      </w:pPr>
      <w:r w:rsidRPr="00387946">
        <w:rPr>
          <w:lang w:val="en-GB"/>
        </w:rPr>
        <w:t>2.</w:t>
      </w:r>
      <w:ins w:id="779" w:author="Lotta Rydhmer" w:date="2025-05-21T17:31:00Z">
        <w:r w:rsidR="005E5283">
          <w:rPr>
            <w:lang w:val="en-GB"/>
          </w:rPr>
          <w:t>3</w:t>
        </w:r>
      </w:ins>
      <w:del w:id="780" w:author="Lotta Rydhmer" w:date="2025-05-21T17:31:00Z">
        <w:r w:rsidR="0032642B" w:rsidRPr="00387946" w:rsidDel="005E5283">
          <w:rPr>
            <w:lang w:val="en-GB"/>
          </w:rPr>
          <w:delText>2</w:delText>
        </w:r>
      </w:del>
      <w:r w:rsidRPr="00387946">
        <w:rPr>
          <w:lang w:val="en-GB"/>
        </w:rPr>
        <w:t xml:space="preserve"> Animal welfare challenges</w:t>
      </w:r>
    </w:p>
    <w:p w14:paraId="2FA8EA3A" w14:textId="36924E0B" w:rsidR="00E5797C" w:rsidRPr="00387946" w:rsidRDefault="63BBD817" w:rsidP="003D3597">
      <w:pPr>
        <w:spacing w:line="276" w:lineRule="auto"/>
        <w:rPr>
          <w:lang w:val="en-GB"/>
        </w:rPr>
      </w:pPr>
      <w:r w:rsidRPr="63BBD817">
        <w:rPr>
          <w:lang w:val="en-GB"/>
        </w:rPr>
        <w:t xml:space="preserve">There are several major animal welfare issues in food production, often related to frequent diseases and injuries and restricted area available for farm animals and to catching or shooting wild animals (Hampton </w:t>
      </w:r>
      <w:r w:rsidRPr="63BBD817">
        <w:rPr>
          <w:i/>
          <w:iCs/>
          <w:lang w:val="en-GB"/>
        </w:rPr>
        <w:t>et al.</w:t>
      </w:r>
      <w:r w:rsidRPr="63BBD817">
        <w:rPr>
          <w:lang w:val="en-GB"/>
        </w:rPr>
        <w:t>, 2021). Death is not necessarily regarded as an animal welfare issue in itself (depending on ethical perspective)</w:t>
      </w:r>
      <w:r w:rsidR="003D3597">
        <w:rPr>
          <w:lang w:val="en-GB"/>
        </w:rPr>
        <w:t>,</w:t>
      </w:r>
      <w:r w:rsidRPr="63BBD817">
        <w:rPr>
          <w:lang w:val="en-GB"/>
        </w:rPr>
        <w:t xml:space="preserve"> but mortality on farm is often preceded by a period of disease or stress and thus indicate low welfare. Animals’ ability to perform behaviours that they are strongly motivated to perform is crucial for animal welfare (WOAH, 2024). In intensive production systems</w:t>
      </w:r>
      <w:ins w:id="781" w:author="Lotta Rydhmer" w:date="2025-05-15T22:34:00Z">
        <w:r w:rsidR="00387D79">
          <w:rPr>
            <w:lang w:val="en-GB"/>
          </w:rPr>
          <w:t>,</w:t>
        </w:r>
      </w:ins>
      <w:r w:rsidRPr="63BBD817">
        <w:rPr>
          <w:lang w:val="en-GB"/>
        </w:rPr>
        <w:t xml:space="preserve"> animals are often kept in an environment where there is not enough room for performing those behaviours, such as rooting or grazing. High stocking density does not only hinder animals’ movements - it also increases the risk of aggressive interactions and spreading of infections in the group (Maes </w:t>
      </w:r>
      <w:r w:rsidRPr="63BBD817">
        <w:rPr>
          <w:i/>
          <w:iCs/>
          <w:lang w:val="en-GB"/>
        </w:rPr>
        <w:t>et al.</w:t>
      </w:r>
      <w:r w:rsidRPr="63BBD817">
        <w:rPr>
          <w:lang w:val="en-GB"/>
        </w:rPr>
        <w:t xml:space="preserve">, 2020). </w:t>
      </w:r>
    </w:p>
    <w:p w14:paraId="7E2E893C" w14:textId="006B53C4" w:rsidR="00E5797C" w:rsidRPr="00387946" w:rsidRDefault="5B5A985F" w:rsidP="003D3597">
      <w:pPr>
        <w:spacing w:line="276" w:lineRule="auto"/>
        <w:rPr>
          <w:lang w:val="en-GB"/>
        </w:rPr>
      </w:pPr>
      <w:r w:rsidRPr="00387946">
        <w:rPr>
          <w:lang w:val="en-GB"/>
        </w:rPr>
        <w:t xml:space="preserve">Animals like salmon, pigs and chickens are raised to be slaughtered at a given time, usually before sexual maturity. Lying hens and dairy cows are culled as adults. Wild animals are killed </w:t>
      </w:r>
      <w:r w:rsidR="00267B6D">
        <w:rPr>
          <w:lang w:val="en-GB"/>
        </w:rPr>
        <w:t>when shot or when caught</w:t>
      </w:r>
      <w:r w:rsidRPr="00387946">
        <w:rPr>
          <w:lang w:val="en-GB"/>
        </w:rPr>
        <w:t>. The whole slaughter process, from animal collection and transport to death, may cause fear and pain (</w:t>
      </w:r>
      <w:r w:rsidR="00891363" w:rsidRPr="00891363">
        <w:rPr>
          <w:i/>
          <w:lang w:val="en-GB"/>
        </w:rPr>
        <w:t>e.g.</w:t>
      </w:r>
      <w:r w:rsidRPr="00387946">
        <w:rPr>
          <w:lang w:val="en-GB"/>
        </w:rPr>
        <w:t xml:space="preserve"> Tomás </w:t>
      </w:r>
      <w:r w:rsidR="004726BA" w:rsidRPr="004726BA">
        <w:rPr>
          <w:i/>
          <w:iCs/>
          <w:lang w:val="en-GB"/>
        </w:rPr>
        <w:t>et al.</w:t>
      </w:r>
      <w:r w:rsidRPr="00635D63">
        <w:rPr>
          <w:lang w:val="en-GB"/>
        </w:rPr>
        <w:t>,</w:t>
      </w:r>
      <w:r w:rsidRPr="00387946">
        <w:rPr>
          <w:lang w:val="en-GB"/>
        </w:rPr>
        <w:t xml:space="preserve"> 2024). The duration of this process varies between production systems, with a range from less than a minute (for </w:t>
      </w:r>
      <w:r w:rsidR="00267B6D">
        <w:rPr>
          <w:lang w:val="en-GB"/>
        </w:rPr>
        <w:t>shot</w:t>
      </w:r>
      <w:r w:rsidR="00267B6D" w:rsidRPr="00387946">
        <w:rPr>
          <w:lang w:val="en-GB"/>
        </w:rPr>
        <w:t xml:space="preserve"> </w:t>
      </w:r>
      <w:r w:rsidRPr="00387946">
        <w:rPr>
          <w:lang w:val="en-GB"/>
        </w:rPr>
        <w:t xml:space="preserve">animals) to more than a day (ECA, 2023). </w:t>
      </w:r>
    </w:p>
    <w:p w14:paraId="5A53BEA7" w14:textId="77888ED7" w:rsidR="00E5797C" w:rsidRPr="00387946" w:rsidRDefault="5B5A985F" w:rsidP="003D3597">
      <w:pPr>
        <w:spacing w:line="276" w:lineRule="auto"/>
        <w:rPr>
          <w:lang w:val="en-GB"/>
        </w:rPr>
      </w:pPr>
      <w:r w:rsidRPr="00387946">
        <w:rPr>
          <w:lang w:val="en-GB"/>
        </w:rPr>
        <w:t>Domesticated animals are selected for high production levels (growth, milk, eggs etc</w:t>
      </w:r>
      <w:r w:rsidRPr="007C6735">
        <w:rPr>
          <w:lang w:val="en-GB"/>
        </w:rPr>
        <w:t xml:space="preserve">). This has led to </w:t>
      </w:r>
      <w:del w:id="782" w:author="Elin Röös" w:date="2025-05-18T18:12:00Z">
        <w:r w:rsidRPr="007C6735" w:rsidDel="00B50A09">
          <w:rPr>
            <w:lang w:val="en-GB"/>
          </w:rPr>
          <w:delText>a more effective food production w</w:delText>
        </w:r>
      </w:del>
      <w:del w:id="783" w:author="Elin Röös" w:date="2025-05-18T18:13:00Z">
        <w:r w:rsidRPr="007C6735" w:rsidDel="00B50A09">
          <w:rPr>
            <w:lang w:val="en-GB"/>
          </w:rPr>
          <w:delText>ith</w:delText>
        </w:r>
      </w:del>
      <w:r w:rsidRPr="007C6735">
        <w:rPr>
          <w:lang w:val="en-GB"/>
        </w:rPr>
        <w:t xml:space="preserve"> lower </w:t>
      </w:r>
      <w:commentRangeStart w:id="784"/>
      <w:commentRangeStart w:id="785"/>
      <w:r w:rsidRPr="007C6735">
        <w:rPr>
          <w:lang w:val="en-GB"/>
        </w:rPr>
        <w:t>climate</w:t>
      </w:r>
      <w:commentRangeEnd w:id="784"/>
      <w:r w:rsidR="006F01FD" w:rsidRPr="007C6735">
        <w:rPr>
          <w:rStyle w:val="Kommentarsreferens"/>
        </w:rPr>
        <w:commentReference w:id="784"/>
      </w:r>
      <w:commentRangeEnd w:id="785"/>
      <w:r w:rsidR="00CC4CBF" w:rsidRPr="007C6735">
        <w:rPr>
          <w:rStyle w:val="Kommentarsreferens"/>
        </w:rPr>
        <w:commentReference w:id="785"/>
      </w:r>
      <w:r w:rsidRPr="007C6735">
        <w:rPr>
          <w:lang w:val="en-GB"/>
        </w:rPr>
        <w:t xml:space="preserve"> impact per kg </w:t>
      </w:r>
      <w:r w:rsidR="00421629" w:rsidRPr="007C6735">
        <w:rPr>
          <w:lang w:val="en-GB"/>
        </w:rPr>
        <w:t xml:space="preserve">of </w:t>
      </w:r>
      <w:r w:rsidRPr="007C6735">
        <w:rPr>
          <w:lang w:val="en-GB"/>
        </w:rPr>
        <w:t>product</w:t>
      </w:r>
      <w:ins w:id="786" w:author="Elin Röös" w:date="2025-05-18T18:13:00Z">
        <w:r w:rsidR="00CC4CBF" w:rsidRPr="007C6735">
          <w:rPr>
            <w:lang w:val="en-GB"/>
          </w:rPr>
          <w:t>, e.g. per</w:t>
        </w:r>
        <w:r w:rsidR="00CC4CBF">
          <w:rPr>
            <w:lang w:val="en-GB"/>
          </w:rPr>
          <w:t xml:space="preserve"> kg of meat or milk produced</w:t>
        </w:r>
      </w:ins>
      <w:r w:rsidRPr="00387946">
        <w:rPr>
          <w:lang w:val="en-GB"/>
        </w:rPr>
        <w:t xml:space="preserve"> (Naranjo </w:t>
      </w:r>
      <w:r w:rsidR="004726BA" w:rsidRPr="004726BA">
        <w:rPr>
          <w:i/>
          <w:iCs/>
          <w:lang w:val="en-GB"/>
        </w:rPr>
        <w:t>et al.</w:t>
      </w:r>
      <w:r w:rsidRPr="00635D63">
        <w:rPr>
          <w:lang w:val="en-GB"/>
        </w:rPr>
        <w:t>,</w:t>
      </w:r>
      <w:r w:rsidRPr="00387946">
        <w:rPr>
          <w:lang w:val="en-GB"/>
        </w:rPr>
        <w:t xml:space="preserve"> 2020; </w:t>
      </w:r>
      <w:proofErr w:type="spellStart"/>
      <w:r w:rsidRPr="00387946">
        <w:rPr>
          <w:lang w:val="en-GB"/>
        </w:rPr>
        <w:t>Thoma</w:t>
      </w:r>
      <w:proofErr w:type="spellEnd"/>
      <w:r w:rsidRPr="00387946">
        <w:rPr>
          <w:lang w:val="en-GB"/>
        </w:rPr>
        <w:t xml:space="preserve"> </w:t>
      </w:r>
      <w:r w:rsidR="004726BA" w:rsidRPr="004726BA">
        <w:rPr>
          <w:i/>
          <w:lang w:val="en-GB"/>
        </w:rPr>
        <w:t>et al.</w:t>
      </w:r>
      <w:r w:rsidRPr="00387946">
        <w:rPr>
          <w:lang w:val="en-GB"/>
        </w:rPr>
        <w:t>, 2024) but also some unfavourable genetic changes in traits important for animal welfare. Two well-known examples are high selection pressure on milk yield that increases the risk of mastitis (udder inflammation) and high selection pressure on growth rate that increases the risk of leg problems (</w:t>
      </w:r>
      <w:r w:rsidRPr="00217E4C">
        <w:rPr>
          <w:lang w:val="en-GB"/>
        </w:rPr>
        <w:t xml:space="preserve">Rauw </w:t>
      </w:r>
      <w:r w:rsidR="004726BA" w:rsidRPr="004726BA">
        <w:rPr>
          <w:i/>
          <w:iCs/>
          <w:lang w:val="en-GB"/>
        </w:rPr>
        <w:t>et al.</w:t>
      </w:r>
      <w:r w:rsidRPr="00635D63">
        <w:rPr>
          <w:lang w:val="en-GB"/>
        </w:rPr>
        <w:t>,</w:t>
      </w:r>
      <w:r w:rsidRPr="00217E4C">
        <w:rPr>
          <w:lang w:val="en-GB"/>
        </w:rPr>
        <w:t xml:space="preserve"> 1998</w:t>
      </w:r>
      <w:r w:rsidRPr="00387946">
        <w:rPr>
          <w:lang w:val="en-GB"/>
        </w:rPr>
        <w:t>). Therefore, resistance to mastitis and strong legs and other traits important for animal welfare are included in the breeding goals alongside with the production traits. However, considerable animal welfare problems</w:t>
      </w:r>
      <w:ins w:id="787" w:author="Lotta Rydhmer" w:date="2025-05-15T23:32:00Z">
        <w:r w:rsidR="00F24CD6">
          <w:rPr>
            <w:lang w:val="en-GB"/>
          </w:rPr>
          <w:t xml:space="preserve"> related to e.g. diseases and mortality on farm</w:t>
        </w:r>
      </w:ins>
      <w:r w:rsidRPr="00387946">
        <w:rPr>
          <w:lang w:val="en-GB"/>
        </w:rPr>
        <w:t xml:space="preserve"> still prevail.</w:t>
      </w:r>
      <w:ins w:id="788" w:author="Lotta Rydhmer" w:date="2025-05-15T23:32:00Z">
        <w:r w:rsidR="00F24CD6">
          <w:rPr>
            <w:lang w:val="en-GB"/>
          </w:rPr>
          <w:t xml:space="preserve"> </w:t>
        </w:r>
      </w:ins>
      <w:ins w:id="789" w:author="Lotta Rydhmer" w:date="2025-05-15T23:33:00Z">
        <w:r w:rsidR="00F24CD6">
          <w:rPr>
            <w:lang w:val="en-GB"/>
          </w:rPr>
          <w:t xml:space="preserve">An indicator covering disease </w:t>
        </w:r>
      </w:ins>
      <w:ins w:id="790" w:author="Lotta Rydhmer" w:date="2025-05-15T23:34:00Z">
        <w:r w:rsidR="00F24CD6">
          <w:rPr>
            <w:lang w:val="en-GB"/>
          </w:rPr>
          <w:t xml:space="preserve">frequency, mortality rate, stocking density and duration of slaughter process </w:t>
        </w:r>
      </w:ins>
      <w:ins w:id="791" w:author="Lotta Rydhmer" w:date="2025-05-15T23:36:00Z">
        <w:r w:rsidR="00F24CD6">
          <w:rPr>
            <w:lang w:val="en-GB"/>
          </w:rPr>
          <w:t xml:space="preserve">has the potential to reveal </w:t>
        </w:r>
      </w:ins>
      <w:ins w:id="792" w:author="Lotta Rydhmer" w:date="2025-05-15T23:37:00Z">
        <w:r w:rsidR="00F24CD6">
          <w:rPr>
            <w:lang w:val="en-GB"/>
          </w:rPr>
          <w:t xml:space="preserve">differences in </w:t>
        </w:r>
      </w:ins>
      <w:ins w:id="793" w:author="Lotta Rydhmer" w:date="2025-05-15T23:36:00Z">
        <w:r w:rsidR="00F24CD6">
          <w:rPr>
            <w:lang w:val="en-GB"/>
          </w:rPr>
          <w:t>animal welfare</w:t>
        </w:r>
      </w:ins>
      <w:ins w:id="794" w:author="Lotta Rydhmer" w:date="2025-05-15T23:37:00Z">
        <w:r w:rsidR="00F24CD6">
          <w:rPr>
            <w:lang w:val="en-GB"/>
          </w:rPr>
          <w:t xml:space="preserve"> level between different production systems.</w:t>
        </w:r>
      </w:ins>
      <w:ins w:id="795" w:author="Lotta Rydhmer" w:date="2025-05-15T23:36:00Z">
        <w:r w:rsidR="00F24CD6">
          <w:rPr>
            <w:lang w:val="en-GB"/>
          </w:rPr>
          <w:t xml:space="preserve"> </w:t>
        </w:r>
      </w:ins>
    </w:p>
    <w:p w14:paraId="37E4CDEA" w14:textId="3ABA413A" w:rsidR="009C7449" w:rsidRPr="00387946" w:rsidRDefault="63BBD817" w:rsidP="002513B9">
      <w:pPr>
        <w:pStyle w:val="Rubrik2"/>
        <w:spacing w:line="240" w:lineRule="auto"/>
        <w:rPr>
          <w:lang w:val="en-GB"/>
        </w:rPr>
      </w:pPr>
      <w:r w:rsidRPr="63BBD817">
        <w:rPr>
          <w:lang w:val="en-GB"/>
        </w:rPr>
        <w:t>2.</w:t>
      </w:r>
      <w:ins w:id="796" w:author="Lotta Rydhmer" w:date="2025-05-21T17:31:00Z">
        <w:r w:rsidR="005E5283">
          <w:rPr>
            <w:lang w:val="en-GB"/>
          </w:rPr>
          <w:t>4</w:t>
        </w:r>
      </w:ins>
      <w:del w:id="797" w:author="Lotta Rydhmer" w:date="2025-05-21T17:31:00Z">
        <w:r w:rsidRPr="63BBD817" w:rsidDel="005E5283">
          <w:rPr>
            <w:lang w:val="en-GB"/>
          </w:rPr>
          <w:delText>3</w:delText>
        </w:r>
      </w:del>
      <w:r w:rsidRPr="63BBD817">
        <w:rPr>
          <w:lang w:val="en-GB"/>
        </w:rPr>
        <w:t xml:space="preserve"> Assessing animal welfare per kg of product</w:t>
      </w:r>
    </w:p>
    <w:p w14:paraId="48DA4EE7" w14:textId="6A4D666D" w:rsidR="009B461C" w:rsidRDefault="009B461C" w:rsidP="00F60B76">
      <w:pPr>
        <w:spacing w:line="276" w:lineRule="auto"/>
        <w:rPr>
          <w:ins w:id="798" w:author="Lotta Rydhmer" w:date="2025-05-22T11:33:00Z"/>
          <w:lang w:val="en-GB"/>
        </w:rPr>
      </w:pPr>
      <w:ins w:id="799" w:author="Lotta Rydhmer" w:date="2025-05-22T11:34:00Z">
        <w:r>
          <w:rPr>
            <w:lang w:val="en-GB"/>
          </w:rPr>
          <w:t>European consumers eat food products from farmed as well as wild animals</w:t>
        </w:r>
      </w:ins>
      <w:ins w:id="800" w:author="Lotta Rydhmer" w:date="2025-05-22T11:35:00Z">
        <w:r>
          <w:rPr>
            <w:lang w:val="en-GB"/>
          </w:rPr>
          <w:t xml:space="preserve">. Wild animals can, of course, suffer from diseases and injuries during </w:t>
        </w:r>
      </w:ins>
      <w:ins w:id="801" w:author="Lotta Rydhmer" w:date="2025-05-22T11:44:00Z">
        <w:r w:rsidR="00946911">
          <w:rPr>
            <w:lang w:val="en-GB"/>
          </w:rPr>
          <w:t xml:space="preserve">the whole </w:t>
        </w:r>
      </w:ins>
      <w:ins w:id="802" w:author="Lotta Rydhmer" w:date="2025-05-22T11:35:00Z">
        <w:r>
          <w:rPr>
            <w:lang w:val="en-GB"/>
          </w:rPr>
          <w:t>life</w:t>
        </w:r>
      </w:ins>
      <w:ins w:id="803" w:author="Lotta Rydhmer" w:date="2025-05-22T11:44:00Z">
        <w:r w:rsidR="00946911">
          <w:rPr>
            <w:lang w:val="en-GB"/>
          </w:rPr>
          <w:t xml:space="preserve"> time</w:t>
        </w:r>
      </w:ins>
      <w:ins w:id="804" w:author="Lotta Rydhmer" w:date="2025-05-22T11:37:00Z">
        <w:r>
          <w:rPr>
            <w:lang w:val="en-GB"/>
          </w:rPr>
          <w:t xml:space="preserve">. However, </w:t>
        </w:r>
      </w:ins>
      <w:ins w:id="805" w:author="Lotta Rydhmer" w:date="2025-05-22T11:40:00Z">
        <w:r>
          <w:rPr>
            <w:lang w:val="en-GB"/>
          </w:rPr>
          <w:t>our</w:t>
        </w:r>
      </w:ins>
      <w:ins w:id="806" w:author="Lotta Rydhmer" w:date="2025-05-22T11:37:00Z">
        <w:r>
          <w:rPr>
            <w:lang w:val="en-GB"/>
          </w:rPr>
          <w:t xml:space="preserve"> animal welfare indices</w:t>
        </w:r>
      </w:ins>
      <w:ins w:id="807" w:author="Lotta Rydhmer" w:date="2025-05-22T11:35:00Z">
        <w:r>
          <w:rPr>
            <w:lang w:val="en-GB"/>
          </w:rPr>
          <w:t xml:space="preserve"> </w:t>
        </w:r>
      </w:ins>
      <w:ins w:id="808" w:author="Lotta Rydhmer" w:date="2025-05-22T11:37:00Z">
        <w:r>
          <w:rPr>
            <w:lang w:val="en-GB"/>
          </w:rPr>
          <w:t xml:space="preserve">describe the part of </w:t>
        </w:r>
      </w:ins>
      <w:ins w:id="809" w:author="Lotta Rydhmer" w:date="2025-05-22T11:40:00Z">
        <w:r>
          <w:rPr>
            <w:lang w:val="en-GB"/>
          </w:rPr>
          <w:t xml:space="preserve">an </w:t>
        </w:r>
      </w:ins>
      <w:ins w:id="810" w:author="Lotta Rydhmer" w:date="2025-05-22T11:37:00Z">
        <w:r>
          <w:rPr>
            <w:lang w:val="en-GB"/>
          </w:rPr>
          <w:t>animal</w:t>
        </w:r>
      </w:ins>
      <w:ins w:id="811" w:author="Lotta Rydhmer" w:date="2025-05-22T11:40:00Z">
        <w:r>
          <w:rPr>
            <w:lang w:val="en-GB"/>
          </w:rPr>
          <w:t>’</w:t>
        </w:r>
      </w:ins>
      <w:ins w:id="812" w:author="Lotta Rydhmer" w:date="2025-05-22T11:37:00Z">
        <w:r>
          <w:rPr>
            <w:lang w:val="en-GB"/>
          </w:rPr>
          <w:t>s</w:t>
        </w:r>
      </w:ins>
      <w:ins w:id="813" w:author="Lotta Rydhmer" w:date="2025-05-22T11:38:00Z">
        <w:r>
          <w:rPr>
            <w:lang w:val="en-GB"/>
          </w:rPr>
          <w:t xml:space="preserve"> life that humans are directly in charge of. For </w:t>
        </w:r>
      </w:ins>
      <w:ins w:id="814" w:author="Lotta Rydhmer" w:date="2025-05-22T11:41:00Z">
        <w:r>
          <w:rPr>
            <w:lang w:val="en-GB"/>
          </w:rPr>
          <w:t xml:space="preserve">a </w:t>
        </w:r>
      </w:ins>
      <w:ins w:id="815" w:author="Lotta Rydhmer" w:date="2025-05-22T11:38:00Z">
        <w:r>
          <w:rPr>
            <w:lang w:val="en-GB"/>
          </w:rPr>
          <w:t>pig</w:t>
        </w:r>
      </w:ins>
      <w:ins w:id="816" w:author="Lotta Rydhmer" w:date="2025-05-22T11:41:00Z">
        <w:r>
          <w:rPr>
            <w:lang w:val="en-GB"/>
          </w:rPr>
          <w:t xml:space="preserve"> or</w:t>
        </w:r>
      </w:ins>
      <w:ins w:id="817" w:author="Lotta Rydhmer" w:date="2025-05-22T11:38:00Z">
        <w:r>
          <w:rPr>
            <w:lang w:val="en-GB"/>
          </w:rPr>
          <w:t xml:space="preserve"> a salmon in aquaculture, </w:t>
        </w:r>
      </w:ins>
      <w:ins w:id="818" w:author="Lotta Rydhmer" w:date="2025-05-22T11:42:00Z">
        <w:r w:rsidR="00946911">
          <w:rPr>
            <w:lang w:val="en-GB"/>
          </w:rPr>
          <w:t>the evaluated time period</w:t>
        </w:r>
      </w:ins>
      <w:ins w:id="819" w:author="Lotta Rydhmer" w:date="2025-05-22T11:39:00Z">
        <w:r>
          <w:rPr>
            <w:lang w:val="en-GB"/>
          </w:rPr>
          <w:t xml:space="preserve"> starts </w:t>
        </w:r>
      </w:ins>
      <w:ins w:id="820" w:author="Lotta Rydhmer" w:date="2025-05-22T11:41:00Z">
        <w:r>
          <w:rPr>
            <w:lang w:val="en-GB"/>
          </w:rPr>
          <w:t xml:space="preserve">when the animal is born </w:t>
        </w:r>
      </w:ins>
      <w:ins w:id="821" w:author="Lotta Rydhmer" w:date="2025-05-22T11:39:00Z">
        <w:r>
          <w:rPr>
            <w:lang w:val="en-GB"/>
          </w:rPr>
          <w:t xml:space="preserve">and continues until the animal is dead. </w:t>
        </w:r>
      </w:ins>
      <w:ins w:id="822" w:author="Lotta Rydhmer" w:date="2025-05-22T11:41:00Z">
        <w:r>
          <w:rPr>
            <w:lang w:val="en-GB"/>
          </w:rPr>
          <w:t>For wild animals,</w:t>
        </w:r>
      </w:ins>
      <w:ins w:id="823" w:author="Lotta Rydhmer" w:date="2025-05-22T11:42:00Z">
        <w:r w:rsidR="00946911">
          <w:rPr>
            <w:lang w:val="en-GB"/>
          </w:rPr>
          <w:t xml:space="preserve"> the evaluated time period starts with hunting</w:t>
        </w:r>
      </w:ins>
      <w:ins w:id="824" w:author="Lotta Rydhmer" w:date="2025-05-22T11:43:00Z">
        <w:r w:rsidR="00946911">
          <w:rPr>
            <w:lang w:val="en-GB"/>
          </w:rPr>
          <w:t xml:space="preserve"> (</w:t>
        </w:r>
      </w:ins>
      <w:ins w:id="825" w:author="Lotta Rydhmer" w:date="2025-05-22T11:44:00Z">
        <w:r w:rsidR="00946911">
          <w:rPr>
            <w:lang w:val="en-GB"/>
          </w:rPr>
          <w:t>game</w:t>
        </w:r>
      </w:ins>
      <w:ins w:id="826" w:author="Lotta Rydhmer" w:date="2025-05-22T11:43:00Z">
        <w:r w:rsidR="00946911">
          <w:rPr>
            <w:lang w:val="en-GB"/>
          </w:rPr>
          <w:t>) or</w:t>
        </w:r>
      </w:ins>
      <w:ins w:id="827" w:author="Lotta Rydhmer" w:date="2025-05-22T11:42:00Z">
        <w:r w:rsidR="00946911">
          <w:rPr>
            <w:lang w:val="en-GB"/>
          </w:rPr>
          <w:t xml:space="preserve"> catching </w:t>
        </w:r>
      </w:ins>
      <w:ins w:id="828" w:author="Lotta Rydhmer" w:date="2025-05-22T11:43:00Z">
        <w:r w:rsidR="00946911">
          <w:rPr>
            <w:lang w:val="en-GB"/>
          </w:rPr>
          <w:t>(fish)</w:t>
        </w:r>
      </w:ins>
      <w:ins w:id="829" w:author="Lotta Rydhmer" w:date="2025-05-22T11:44:00Z">
        <w:r w:rsidR="00946911">
          <w:rPr>
            <w:lang w:val="en-GB"/>
          </w:rPr>
          <w:t xml:space="preserve"> and continues until the animal is dead</w:t>
        </w:r>
      </w:ins>
      <w:ins w:id="830" w:author="Lotta Rydhmer" w:date="2025-05-22T11:43:00Z">
        <w:r w:rsidR="00946911">
          <w:rPr>
            <w:lang w:val="en-GB"/>
          </w:rPr>
          <w:t>.</w:t>
        </w:r>
      </w:ins>
    </w:p>
    <w:p w14:paraId="504B87ED" w14:textId="2D87ABE6" w:rsidR="63BBD817" w:rsidRDefault="63BBD817" w:rsidP="00F60B76">
      <w:pPr>
        <w:spacing w:line="276" w:lineRule="auto"/>
        <w:rPr>
          <w:lang w:val="en-GB"/>
        </w:rPr>
      </w:pPr>
      <w:r w:rsidRPr="63BBD817">
        <w:rPr>
          <w:lang w:val="en-GB"/>
        </w:rPr>
        <w:t xml:space="preserve">For the assessment of individual animal products, assessment can go to considerable depth and breadths. For example, Zira </w:t>
      </w:r>
      <w:r w:rsidRPr="007128C9">
        <w:rPr>
          <w:i/>
          <w:iCs/>
          <w:lang w:val="en-GB"/>
        </w:rPr>
        <w:t>et al.</w:t>
      </w:r>
      <w:r w:rsidRPr="63BBD817">
        <w:rPr>
          <w:lang w:val="en-GB"/>
        </w:rPr>
        <w:t xml:space="preserve"> (2021) included animal welfare in a life cycle sustainability assessment (LCSA) of different pig production systems using more than twenty indicators relevant for pig production, </w:t>
      </w:r>
      <w:r w:rsidRPr="00E61B00">
        <w:rPr>
          <w:i/>
          <w:iCs/>
          <w:lang w:val="en-GB"/>
        </w:rPr>
        <w:t>e.g.</w:t>
      </w:r>
      <w:r w:rsidRPr="63BBD817">
        <w:rPr>
          <w:lang w:val="en-GB"/>
        </w:rPr>
        <w:t xml:space="preserve"> pigs’ access to daylight and frequency of pigs with injured tails. For diet assessments, a method that can be used across different animal species (</w:t>
      </w:r>
      <w:r w:rsidRPr="00E61B00">
        <w:rPr>
          <w:i/>
          <w:iCs/>
          <w:lang w:val="en-GB"/>
        </w:rPr>
        <w:t>e.g.</w:t>
      </w:r>
      <w:r w:rsidRPr="63BBD817">
        <w:rPr>
          <w:lang w:val="en-GB"/>
        </w:rPr>
        <w:t xml:space="preserve"> beef, chicken, blue mussels), accounting also for different species cognitive ability, is however needed. Scherer </w:t>
      </w:r>
      <w:r w:rsidRPr="63BBD817">
        <w:rPr>
          <w:i/>
          <w:iCs/>
          <w:lang w:val="en-GB"/>
        </w:rPr>
        <w:t>et al.</w:t>
      </w:r>
      <w:r w:rsidRPr="63BBD817">
        <w:rPr>
          <w:lang w:val="en-GB"/>
        </w:rPr>
        <w:t xml:space="preserve"> (2018) developed a framework for integrating animal welfare in LCSA across species. They propose three different indicators of animal welfare loss: animal life years suffered (ALYS), loss of animal lives (AL), and loss of morally adjusted animal lives (MAL). </w:t>
      </w:r>
    </w:p>
    <w:p w14:paraId="5C39867E" w14:textId="6A220C96" w:rsidR="63BBD817" w:rsidRDefault="63BBD817" w:rsidP="00F60B76">
      <w:pPr>
        <w:spacing w:line="276" w:lineRule="auto"/>
        <w:rPr>
          <w:lang w:val="en-GB"/>
        </w:rPr>
      </w:pPr>
      <w:r w:rsidRPr="63BBD817">
        <w:rPr>
          <w:lang w:val="en-GB"/>
        </w:rPr>
        <w:t>ALYS is calculated by multiplying the number of affected animals per kg of product with the sum of the ‘life quality’ adjusted life duration and the slaughter duration. AL adds the ‘lives lost’ to the ALYS</w:t>
      </w:r>
      <w:ins w:id="831" w:author="Lotta Rydhmer" w:date="2025-05-22T22:44:00Z">
        <w:r w:rsidR="00620F46">
          <w:rPr>
            <w:lang w:val="en-GB"/>
          </w:rPr>
          <w:t>;</w:t>
        </w:r>
      </w:ins>
      <w:del w:id="832" w:author="Lotta Rydhmer" w:date="2025-05-22T22:44:00Z">
        <w:r w:rsidRPr="63BBD817" w:rsidDel="00620F46">
          <w:rPr>
            <w:lang w:val="en-GB"/>
          </w:rPr>
          <w:delText>,</w:delText>
        </w:r>
      </w:del>
      <w:r w:rsidRPr="63BBD817">
        <w:rPr>
          <w:lang w:val="en-GB"/>
        </w:rPr>
        <w:t xml:space="preserve"> life lost being the number of affected animals per kg of meat times the duration of life that the animal did not live due to premature death. AL is similar to disability-adjusted life years (DALYs) often used to evaluate impacts on human health. AL assumes that all animals have an interest in staying alive and values all animal lives equally regardless of species. MAL takes animals’ moral value (denoting “intelligence and self-awareness” of different species) into account, and it is calculated as the number of animals affected times life lost times the moral value (Scherer </w:t>
      </w:r>
      <w:r w:rsidRPr="63BBD817">
        <w:rPr>
          <w:i/>
          <w:iCs/>
          <w:lang w:val="en-GB"/>
        </w:rPr>
        <w:t>et al.</w:t>
      </w:r>
      <w:r w:rsidRPr="63BBD817">
        <w:rPr>
          <w:lang w:val="en-GB"/>
        </w:rPr>
        <w:t>, 2018).</w:t>
      </w:r>
    </w:p>
    <w:p w14:paraId="49C6A70B" w14:textId="140B890E" w:rsidR="007027E5" w:rsidRDefault="63BBD817" w:rsidP="00EF2634">
      <w:pPr>
        <w:spacing w:line="276" w:lineRule="auto"/>
        <w:rPr>
          <w:lang w:val="en-GB"/>
        </w:rPr>
      </w:pPr>
      <w:r w:rsidRPr="63BBD817">
        <w:rPr>
          <w:lang w:val="en-GB"/>
        </w:rPr>
        <w:t xml:space="preserve">Richter </w:t>
      </w:r>
      <w:r w:rsidR="00172ABC" w:rsidRPr="00172ABC">
        <w:rPr>
          <w:i/>
          <w:iCs/>
          <w:lang w:val="en-GB"/>
        </w:rPr>
        <w:t>et al.</w:t>
      </w:r>
      <w:r w:rsidR="00172ABC">
        <w:rPr>
          <w:i/>
          <w:iCs/>
          <w:lang w:val="en-GB"/>
        </w:rPr>
        <w:t xml:space="preserve"> </w:t>
      </w:r>
      <w:r w:rsidRPr="63BBD817">
        <w:rPr>
          <w:lang w:val="en-GB"/>
        </w:rPr>
        <w:t xml:space="preserve">(2024) have reviewed the literature (including the work by Scherer </w:t>
      </w:r>
      <w:r w:rsidRPr="00EC5360">
        <w:rPr>
          <w:i/>
          <w:iCs/>
          <w:lang w:val="en-GB"/>
        </w:rPr>
        <w:t>et al</w:t>
      </w:r>
      <w:r w:rsidR="00EC5360" w:rsidRPr="00EC5360">
        <w:rPr>
          <w:i/>
          <w:iCs/>
          <w:lang w:val="en-GB"/>
        </w:rPr>
        <w:t>.</w:t>
      </w:r>
      <w:r w:rsidRPr="63BBD817">
        <w:rPr>
          <w:lang w:val="en-GB"/>
        </w:rPr>
        <w:t xml:space="preserve">, 2018) and present a conceptual framework for animal welfare assessments of foods. We summarize our approach for developing the animal welfare indices according to their framework here, and in more detail in </w:t>
      </w:r>
      <w:r w:rsidRPr="00172ABC">
        <w:rPr>
          <w:lang w:val="en-GB"/>
        </w:rPr>
        <w:t>SM6</w:t>
      </w:r>
      <w:r w:rsidRPr="63BBD817">
        <w:rPr>
          <w:lang w:val="en-GB"/>
        </w:rPr>
        <w:t xml:space="preserve">. </w:t>
      </w:r>
      <w:ins w:id="833" w:author="Lotta Rydhmer" w:date="2025-05-16T00:21:00Z">
        <w:r w:rsidR="00EF2634">
          <w:rPr>
            <w:lang w:val="en-GB"/>
          </w:rPr>
          <w:t xml:space="preserve">The framework by </w:t>
        </w:r>
      </w:ins>
      <w:ins w:id="834" w:author="Lotta Rydhmer" w:date="2025-05-16T00:20:00Z">
        <w:r w:rsidR="00EF2634" w:rsidRPr="5A3F8B9A">
          <w:rPr>
            <w:lang w:val="en-GB"/>
          </w:rPr>
          <w:t xml:space="preserve">Richter </w:t>
        </w:r>
        <w:r w:rsidR="00EF2634" w:rsidRPr="00172ABC">
          <w:rPr>
            <w:i/>
            <w:iCs/>
            <w:lang w:val="en-GB"/>
          </w:rPr>
          <w:t>et al.</w:t>
        </w:r>
        <w:r w:rsidR="00EF2634" w:rsidRPr="5A3F8B9A">
          <w:rPr>
            <w:lang w:val="en-GB"/>
          </w:rPr>
          <w:t xml:space="preserve"> (2024)</w:t>
        </w:r>
        <w:r w:rsidR="00EF2634">
          <w:rPr>
            <w:lang w:val="en-GB"/>
          </w:rPr>
          <w:t xml:space="preserve"> </w:t>
        </w:r>
      </w:ins>
      <w:ins w:id="835" w:author="Lotta Rydhmer" w:date="2025-05-16T00:21:00Z">
        <w:r w:rsidR="00EF2634">
          <w:rPr>
            <w:lang w:val="en-GB"/>
          </w:rPr>
          <w:t>is</w:t>
        </w:r>
      </w:ins>
      <w:ins w:id="836" w:author="Lotta Rydhmer" w:date="2025-05-16T00:20:00Z">
        <w:r w:rsidR="00EF2634">
          <w:rPr>
            <w:lang w:val="en-GB"/>
          </w:rPr>
          <w:t xml:space="preserve"> </w:t>
        </w:r>
      </w:ins>
      <w:ins w:id="837" w:author="Lotta Rydhmer" w:date="2025-05-16T00:21:00Z">
        <w:r w:rsidR="00EF2634">
          <w:rPr>
            <w:lang w:val="en-GB"/>
          </w:rPr>
          <w:t xml:space="preserve">structured in </w:t>
        </w:r>
      </w:ins>
      <w:ins w:id="838" w:author="Lotta Rydhmer" w:date="2025-05-16T00:20:00Z">
        <w:r w:rsidR="00EF2634">
          <w:rPr>
            <w:lang w:val="en-GB"/>
          </w:rPr>
          <w:t>five steps</w:t>
        </w:r>
      </w:ins>
      <w:ins w:id="839" w:author="Lotta Rydhmer" w:date="2025-05-16T00:21:00Z">
        <w:r w:rsidR="00EF2634">
          <w:rPr>
            <w:lang w:val="en-GB"/>
          </w:rPr>
          <w:t xml:space="preserve">: </w:t>
        </w:r>
      </w:ins>
      <w:ins w:id="840" w:author="Lotta Rydhmer" w:date="2025-05-16T00:27:00Z">
        <w:r w:rsidR="00EF2634">
          <w:rPr>
            <w:lang w:val="en-GB"/>
          </w:rPr>
          <w:t xml:space="preserve">1. </w:t>
        </w:r>
      </w:ins>
      <w:ins w:id="841" w:author="Lotta Rydhmer" w:date="2025-05-16T00:24:00Z">
        <w:r w:rsidR="00EF2634">
          <w:rPr>
            <w:lang w:val="en-GB"/>
          </w:rPr>
          <w:t>Type of assessment</w:t>
        </w:r>
      </w:ins>
      <w:ins w:id="842" w:author="Lotta Rydhmer" w:date="2025-05-16T00:27:00Z">
        <w:r w:rsidR="00EF2634">
          <w:rPr>
            <w:lang w:val="en-GB"/>
          </w:rPr>
          <w:t>;</w:t>
        </w:r>
      </w:ins>
      <w:ins w:id="843" w:author="Lotta Rydhmer" w:date="2025-05-16T00:24:00Z">
        <w:r w:rsidR="00EF2634">
          <w:rPr>
            <w:lang w:val="en-GB"/>
          </w:rPr>
          <w:t xml:space="preserve"> </w:t>
        </w:r>
      </w:ins>
      <w:ins w:id="844" w:author="Lotta Rydhmer" w:date="2025-05-16T00:27:00Z">
        <w:r w:rsidR="00EF2634">
          <w:rPr>
            <w:lang w:val="en-GB"/>
          </w:rPr>
          <w:t xml:space="preserve">2. </w:t>
        </w:r>
      </w:ins>
      <w:ins w:id="845" w:author="Lotta Rydhmer" w:date="2025-05-16T00:24:00Z">
        <w:r w:rsidR="00EF2634">
          <w:rPr>
            <w:lang w:val="en-GB"/>
          </w:rPr>
          <w:t>Inclusion and identification of animals</w:t>
        </w:r>
      </w:ins>
      <w:ins w:id="846" w:author="Lotta Rydhmer" w:date="2025-05-16T00:28:00Z">
        <w:r w:rsidR="00EF2634">
          <w:rPr>
            <w:lang w:val="en-GB"/>
          </w:rPr>
          <w:t>;</w:t>
        </w:r>
      </w:ins>
      <w:ins w:id="847" w:author="Lotta Rydhmer" w:date="2025-05-16T00:24:00Z">
        <w:r w:rsidR="00EF2634">
          <w:rPr>
            <w:lang w:val="en-GB"/>
          </w:rPr>
          <w:t xml:space="preserve"> </w:t>
        </w:r>
      </w:ins>
      <w:ins w:id="848" w:author="Lotta Rydhmer" w:date="2025-05-16T00:28:00Z">
        <w:r w:rsidR="00EF2634">
          <w:rPr>
            <w:lang w:val="en-GB"/>
          </w:rPr>
          <w:t xml:space="preserve">3. </w:t>
        </w:r>
      </w:ins>
      <w:ins w:id="849" w:author="Lotta Rydhmer" w:date="2025-05-16T00:25:00Z">
        <w:r w:rsidR="00EF2634">
          <w:rPr>
            <w:lang w:val="en-GB"/>
          </w:rPr>
          <w:t>A</w:t>
        </w:r>
      </w:ins>
      <w:ins w:id="850" w:author="Lotta Rydhmer" w:date="2025-05-16T00:24:00Z">
        <w:r w:rsidR="00EF2634">
          <w:rPr>
            <w:lang w:val="en-GB"/>
          </w:rPr>
          <w:t>nimal welfare components</w:t>
        </w:r>
      </w:ins>
      <w:ins w:id="851" w:author="Lotta Rydhmer" w:date="2025-05-16T00:28:00Z">
        <w:r w:rsidR="00EF2634">
          <w:rPr>
            <w:lang w:val="en-GB"/>
          </w:rPr>
          <w:t>;</w:t>
        </w:r>
      </w:ins>
      <w:ins w:id="852" w:author="Lotta Rydhmer" w:date="2025-05-16T00:25:00Z">
        <w:r w:rsidR="00EF2634">
          <w:rPr>
            <w:lang w:val="en-GB"/>
          </w:rPr>
          <w:t xml:space="preserve"> </w:t>
        </w:r>
      </w:ins>
      <w:ins w:id="853" w:author="Lotta Rydhmer" w:date="2025-05-16T00:28:00Z">
        <w:r w:rsidR="00EF2634">
          <w:rPr>
            <w:lang w:val="en-GB"/>
          </w:rPr>
          <w:t xml:space="preserve">4. </w:t>
        </w:r>
      </w:ins>
      <w:ins w:id="854" w:author="Lotta Rydhmer" w:date="2025-05-16T00:25:00Z">
        <w:r w:rsidR="00EF2634">
          <w:rPr>
            <w:lang w:val="en-GB"/>
          </w:rPr>
          <w:t>Indicators</w:t>
        </w:r>
      </w:ins>
      <w:ins w:id="855" w:author="Lotta Rydhmer" w:date="2025-05-16T00:28:00Z">
        <w:r w:rsidR="00EF2634">
          <w:rPr>
            <w:lang w:val="en-GB"/>
          </w:rPr>
          <w:t>;</w:t>
        </w:r>
      </w:ins>
      <w:ins w:id="856" w:author="Lotta Rydhmer" w:date="2025-05-16T00:25:00Z">
        <w:r w:rsidR="00EF2634">
          <w:rPr>
            <w:lang w:val="en-GB"/>
          </w:rPr>
          <w:t xml:space="preserve"> </w:t>
        </w:r>
      </w:ins>
      <w:ins w:id="857" w:author="Lotta Rydhmer" w:date="2025-05-16T00:28:00Z">
        <w:r w:rsidR="00EF2634">
          <w:rPr>
            <w:lang w:val="en-GB"/>
          </w:rPr>
          <w:t>5. A</w:t>
        </w:r>
      </w:ins>
      <w:ins w:id="858" w:author="Lotta Rydhmer" w:date="2025-05-16T00:25:00Z">
        <w:r w:rsidR="00EF2634">
          <w:rPr>
            <w:lang w:val="en-GB"/>
          </w:rPr>
          <w:t>ggregation.</w:t>
        </w:r>
      </w:ins>
    </w:p>
    <w:p w14:paraId="1E101D0B" w14:textId="0E24AA17" w:rsidR="00FD137F" w:rsidRDefault="5A3F8B9A" w:rsidP="00F60B76">
      <w:pPr>
        <w:spacing w:line="276" w:lineRule="auto"/>
        <w:rPr>
          <w:lang w:val="en-GB"/>
        </w:rPr>
      </w:pPr>
      <w:r w:rsidRPr="5A3F8B9A">
        <w:rPr>
          <w:lang w:val="en-GB"/>
        </w:rPr>
        <w:t xml:space="preserve">Step 1 in the framework of Richter </w:t>
      </w:r>
      <w:r w:rsidRPr="00172ABC">
        <w:rPr>
          <w:i/>
          <w:iCs/>
          <w:lang w:val="en-GB"/>
        </w:rPr>
        <w:t>et al</w:t>
      </w:r>
      <w:r w:rsidR="00172ABC" w:rsidRPr="00172ABC">
        <w:rPr>
          <w:i/>
          <w:iCs/>
          <w:lang w:val="en-GB"/>
        </w:rPr>
        <w:t>.</w:t>
      </w:r>
      <w:r w:rsidRPr="5A3F8B9A">
        <w:rPr>
          <w:lang w:val="en-GB"/>
        </w:rPr>
        <w:t xml:space="preserve"> (2024) concerns the type of assessment</w:t>
      </w:r>
      <w:ins w:id="859" w:author="Lotta Rydhmer" w:date="2025-05-16T00:29:00Z">
        <w:r w:rsidR="00913FC7">
          <w:rPr>
            <w:lang w:val="en-GB"/>
          </w:rPr>
          <w:t xml:space="preserve"> </w:t>
        </w:r>
      </w:ins>
      <w:ins w:id="860" w:author="Lotta Rydhmer" w:date="2025-05-22T22:44:00Z">
        <w:r w:rsidR="00620F46">
          <w:rPr>
            <w:lang w:val="en-GB"/>
          </w:rPr>
          <w:t>and there are</w:t>
        </w:r>
      </w:ins>
      <w:ins w:id="861" w:author="Lotta Rydhmer" w:date="2025-05-16T00:29:00Z">
        <w:r w:rsidR="00913FC7">
          <w:rPr>
            <w:lang w:val="en-GB"/>
          </w:rPr>
          <w:t xml:space="preserve"> th</w:t>
        </w:r>
      </w:ins>
      <w:ins w:id="862" w:author="Lotta Rydhmer" w:date="2025-05-21T16:36:00Z">
        <w:r w:rsidR="00A15245">
          <w:rPr>
            <w:lang w:val="en-GB"/>
          </w:rPr>
          <w:t>re</w:t>
        </w:r>
      </w:ins>
      <w:ins w:id="863" w:author="Lotta Rydhmer" w:date="2025-05-16T00:29:00Z">
        <w:r w:rsidR="00913FC7">
          <w:rPr>
            <w:lang w:val="en-GB"/>
          </w:rPr>
          <w:t xml:space="preserve">e </w:t>
        </w:r>
      </w:ins>
      <w:ins w:id="864" w:author="Lotta Rydhmer" w:date="2025-05-21T16:36:00Z">
        <w:r w:rsidR="00A15245">
          <w:rPr>
            <w:lang w:val="en-GB"/>
          </w:rPr>
          <w:t>types</w:t>
        </w:r>
      </w:ins>
      <w:ins w:id="865" w:author="Lotta Rydhmer" w:date="2025-05-21T16:37:00Z">
        <w:r w:rsidR="00A15245">
          <w:rPr>
            <w:lang w:val="en-GB"/>
          </w:rPr>
          <w:t xml:space="preserve">; </w:t>
        </w:r>
      </w:ins>
      <w:ins w:id="866" w:author="Lotta Rydhmer" w:date="2025-05-16T00:29:00Z">
        <w:r w:rsidR="00913FC7">
          <w:rPr>
            <w:lang w:val="en-GB"/>
          </w:rPr>
          <w:t>ethical, risk and welfare assessments</w:t>
        </w:r>
      </w:ins>
      <w:r w:rsidRPr="5A3F8B9A">
        <w:rPr>
          <w:lang w:val="en-GB"/>
        </w:rPr>
        <w:t xml:space="preserve">. The definitions of risk and welfare assessments overlap, and both evaluate the likelihood of a certain quality of life (Richter </w:t>
      </w:r>
      <w:r w:rsidRPr="00F843B4">
        <w:rPr>
          <w:i/>
          <w:iCs/>
          <w:lang w:val="en-GB"/>
        </w:rPr>
        <w:t>et al</w:t>
      </w:r>
      <w:r w:rsidR="00F843B4">
        <w:rPr>
          <w:lang w:val="en-GB"/>
        </w:rPr>
        <w:t>.</w:t>
      </w:r>
      <w:r w:rsidRPr="5A3F8B9A">
        <w:rPr>
          <w:lang w:val="en-GB"/>
        </w:rPr>
        <w:t xml:space="preserve">, 2024). Our assessment focuses on loss of welfare, </w:t>
      </w:r>
      <w:r w:rsidRPr="00F843B4">
        <w:rPr>
          <w:i/>
          <w:iCs/>
          <w:lang w:val="en-GB"/>
        </w:rPr>
        <w:t>i.e.</w:t>
      </w:r>
      <w:r w:rsidRPr="5A3F8B9A">
        <w:rPr>
          <w:lang w:val="en-GB"/>
        </w:rPr>
        <w:t xml:space="preserve"> negative impacts. In terms of included animals (Step 2), we include food-producing animals in agri</w:t>
      </w:r>
      <w:r w:rsidR="00F843B4">
        <w:rPr>
          <w:lang w:val="en-GB"/>
        </w:rPr>
        <w:t>culture</w:t>
      </w:r>
      <w:r w:rsidRPr="5A3F8B9A">
        <w:rPr>
          <w:lang w:val="en-GB"/>
        </w:rPr>
        <w:t xml:space="preserve"> and aquaculture as well as wild animals used for food production, but not wild animals indirectly affected by food production (</w:t>
      </w:r>
      <w:r w:rsidRPr="00F77E31">
        <w:rPr>
          <w:i/>
          <w:iCs/>
          <w:lang w:val="en-GB"/>
        </w:rPr>
        <w:t>e.g.</w:t>
      </w:r>
      <w:r w:rsidRPr="5A3F8B9A">
        <w:rPr>
          <w:lang w:val="en-GB"/>
        </w:rPr>
        <w:t xml:space="preserve"> fishes in fish meal fed to poultry). We assume that all animal species involved in food production have some capacity of sentience.</w:t>
      </w:r>
    </w:p>
    <w:p w14:paraId="110E304A" w14:textId="308F0EAB" w:rsidR="001F07C1" w:rsidRPr="00387946" w:rsidRDefault="5A3F8B9A" w:rsidP="00F60B76">
      <w:pPr>
        <w:spacing w:line="276" w:lineRule="auto"/>
        <w:rPr>
          <w:lang w:val="en-GB"/>
        </w:rPr>
      </w:pPr>
      <w:r w:rsidRPr="5A3F8B9A">
        <w:rPr>
          <w:lang w:val="en-GB"/>
        </w:rPr>
        <w:t xml:space="preserve">Step 3 in the framework of Richter </w:t>
      </w:r>
      <w:r w:rsidRPr="00314BBD">
        <w:rPr>
          <w:i/>
          <w:iCs/>
          <w:lang w:val="en-GB"/>
        </w:rPr>
        <w:t>et al</w:t>
      </w:r>
      <w:r w:rsidR="00314BBD" w:rsidRPr="00314BBD">
        <w:rPr>
          <w:i/>
          <w:iCs/>
          <w:lang w:val="en-GB"/>
        </w:rPr>
        <w:t>.</w:t>
      </w:r>
      <w:r w:rsidRPr="5A3F8B9A">
        <w:rPr>
          <w:lang w:val="en-GB"/>
        </w:rPr>
        <w:t xml:space="preserve"> (2024) concerns animal welfare components. Our animal welfare indices cover all life stages for farmed animals, and the “salience of experiences” is considered by weighting the indicators</w:t>
      </w:r>
      <w:del w:id="867" w:author="Lotta Rydhmer" w:date="2025-05-16T00:32:00Z">
        <w:r w:rsidRPr="5A3F8B9A" w:rsidDel="00913FC7">
          <w:rPr>
            <w:lang w:val="en-GB"/>
          </w:rPr>
          <w:delText xml:space="preserve"> described in step 4</w:delText>
        </w:r>
      </w:del>
      <w:r w:rsidRPr="5A3F8B9A">
        <w:rPr>
          <w:lang w:val="en-GB"/>
        </w:rPr>
        <w:t xml:space="preserve">. Richter </w:t>
      </w:r>
      <w:r w:rsidRPr="004B748A">
        <w:rPr>
          <w:i/>
          <w:iCs/>
          <w:lang w:val="en-GB"/>
        </w:rPr>
        <w:t>et al</w:t>
      </w:r>
      <w:r w:rsidR="004B748A" w:rsidRPr="004B748A">
        <w:rPr>
          <w:i/>
          <w:iCs/>
          <w:lang w:val="en-GB"/>
        </w:rPr>
        <w:t>.</w:t>
      </w:r>
      <w:r w:rsidRPr="5A3F8B9A">
        <w:rPr>
          <w:lang w:val="en-GB"/>
        </w:rPr>
        <w:t xml:space="preserve"> (2024) has “consideration of life duration” as one of the animal welfare components in Step 3. ALYS (in this article and in Scherer </w:t>
      </w:r>
      <w:r w:rsidRPr="004B748A">
        <w:rPr>
          <w:i/>
          <w:iCs/>
          <w:lang w:val="en-GB"/>
        </w:rPr>
        <w:t>et al</w:t>
      </w:r>
      <w:r w:rsidR="004B748A" w:rsidRPr="004B748A">
        <w:rPr>
          <w:i/>
          <w:iCs/>
          <w:lang w:val="en-GB"/>
        </w:rPr>
        <w:t>.</w:t>
      </w:r>
      <w:r w:rsidRPr="5A3F8B9A">
        <w:rPr>
          <w:lang w:val="en-GB"/>
        </w:rPr>
        <w:t xml:space="preserve">, 2018) takes life duration into account, assuming that every day is a day suffered. This can be questioned for two reasons: Firstly, </w:t>
      </w:r>
      <w:del w:id="868" w:author="Lotta Rydhmer" w:date="2025-05-16T00:33:00Z">
        <w:r w:rsidRPr="5A3F8B9A" w:rsidDel="00913FC7">
          <w:rPr>
            <w:lang w:val="en-GB"/>
          </w:rPr>
          <w:delText>for the</w:delText>
        </w:r>
      </w:del>
      <w:ins w:id="869" w:author="Lotta Rydhmer" w:date="2025-05-16T00:33:00Z">
        <w:r w:rsidR="00913FC7">
          <w:rPr>
            <w:lang w:val="en-GB"/>
          </w:rPr>
          <w:t>assume a</w:t>
        </w:r>
      </w:ins>
      <w:r w:rsidRPr="5A3F8B9A">
        <w:rPr>
          <w:lang w:val="en-GB"/>
        </w:rPr>
        <w:t xml:space="preserve"> calf slaughtered at 6 months</w:t>
      </w:r>
      <w:ins w:id="870" w:author="Lotta Rydhmer" w:date="2025-05-16T00:33:00Z">
        <w:r w:rsidR="00913FC7">
          <w:rPr>
            <w:lang w:val="en-GB"/>
          </w:rPr>
          <w:t>. T</w:t>
        </w:r>
      </w:ins>
      <w:del w:id="871" w:author="Lotta Rydhmer" w:date="2025-05-16T00:33:00Z">
        <w:r w:rsidRPr="5A3F8B9A" w:rsidDel="00913FC7">
          <w:rPr>
            <w:lang w:val="en-GB"/>
          </w:rPr>
          <w:delText xml:space="preserve"> t</w:delText>
        </w:r>
      </w:del>
      <w:r w:rsidRPr="5A3F8B9A">
        <w:rPr>
          <w:lang w:val="en-GB"/>
        </w:rPr>
        <w:t>hese 6 months is its full life and if</w:t>
      </w:r>
      <w:ins w:id="872" w:author="Lotta Rydhmer" w:date="2025-05-16T00:53:00Z">
        <w:r w:rsidR="00815C3F">
          <w:rPr>
            <w:lang w:val="en-GB"/>
          </w:rPr>
          <w:t>,</w:t>
        </w:r>
      </w:ins>
      <w:r w:rsidRPr="5A3F8B9A">
        <w:rPr>
          <w:lang w:val="en-GB"/>
        </w:rPr>
        <w:t xml:space="preserve"> </w:t>
      </w:r>
      <w:ins w:id="873" w:author="Lotta Rydhmer" w:date="2025-05-16T00:53:00Z">
        <w:r w:rsidR="00815C3F">
          <w:rPr>
            <w:lang w:val="en-GB"/>
          </w:rPr>
          <w:t xml:space="preserve">for example, </w:t>
        </w:r>
      </w:ins>
      <w:del w:id="874" w:author="Lotta Rydhmer" w:date="2025-05-16T00:33:00Z">
        <w:r w:rsidRPr="5A3F8B9A" w:rsidDel="00913FC7">
          <w:rPr>
            <w:lang w:val="en-GB"/>
          </w:rPr>
          <w:delText>the environment is bad</w:delText>
        </w:r>
      </w:del>
      <w:ins w:id="875" w:author="Lotta Rydhmer" w:date="2025-05-16T00:33:00Z">
        <w:r w:rsidR="00913FC7">
          <w:rPr>
            <w:lang w:val="en-GB"/>
          </w:rPr>
          <w:t>stocking density is very high</w:t>
        </w:r>
      </w:ins>
      <w:r w:rsidRPr="5A3F8B9A">
        <w:rPr>
          <w:lang w:val="en-GB"/>
        </w:rPr>
        <w:t xml:space="preserve"> it has suffered during its whole live. Secondly, animals can experience both positive and negative emotions during life (although our indicators only describe welfare loss, </w:t>
      </w:r>
      <w:r w:rsidRPr="00AA7593">
        <w:rPr>
          <w:i/>
          <w:iCs/>
          <w:lang w:val="en-GB"/>
        </w:rPr>
        <w:t>i.e.</w:t>
      </w:r>
      <w:r w:rsidRPr="5A3F8B9A">
        <w:rPr>
          <w:lang w:val="en-GB"/>
        </w:rPr>
        <w:t xml:space="preserve"> negative animal welfare aspects) and shorter life duration might not be preferable from an animal welfare perspective.  </w:t>
      </w:r>
    </w:p>
    <w:p w14:paraId="6D196513" w14:textId="1ADEAE60" w:rsidR="001F07C1" w:rsidRPr="00172ABC" w:rsidRDefault="63BBD817" w:rsidP="00F60B76">
      <w:pPr>
        <w:spacing w:line="276" w:lineRule="auto"/>
        <w:rPr>
          <w:lang w:val="en-US"/>
        </w:rPr>
      </w:pPr>
      <w:r w:rsidRPr="63BBD817">
        <w:rPr>
          <w:lang w:val="en-GB"/>
        </w:rPr>
        <w:t xml:space="preserve">Mortality on farm which is premature in relation to the expected age at slaughter is included in our indices but, in contrast to AL and MAL presented by Scherer </w:t>
      </w:r>
      <w:r w:rsidRPr="00AA7593">
        <w:rPr>
          <w:i/>
          <w:iCs/>
          <w:lang w:val="en-GB"/>
        </w:rPr>
        <w:t>et al</w:t>
      </w:r>
      <w:r w:rsidR="00AA7593" w:rsidRPr="00AA7593">
        <w:rPr>
          <w:i/>
          <w:iCs/>
          <w:lang w:val="en-GB"/>
        </w:rPr>
        <w:t>.</w:t>
      </w:r>
      <w:r w:rsidRPr="63BBD817">
        <w:rPr>
          <w:lang w:val="en-GB"/>
        </w:rPr>
        <w:t xml:space="preserve"> (2018), we did not include life fraction (slaughter age / life expectancy). </w:t>
      </w:r>
      <w:del w:id="876" w:author="Lotta Rydhmer" w:date="2025-05-16T00:50:00Z">
        <w:r w:rsidRPr="63BBD817" w:rsidDel="00815C3F">
          <w:rPr>
            <w:lang w:val="en-GB"/>
          </w:rPr>
          <w:delText xml:space="preserve">In accordance with </w:delText>
        </w:r>
      </w:del>
      <w:commentRangeStart w:id="877"/>
      <w:commentRangeStart w:id="878"/>
      <w:r w:rsidRPr="63BBD817">
        <w:rPr>
          <w:lang w:val="en-GB"/>
        </w:rPr>
        <w:t>Broom (2011)</w:t>
      </w:r>
      <w:ins w:id="879" w:author="Lotta Rydhmer" w:date="2025-05-16T00:50:00Z">
        <w:r w:rsidR="00815C3F">
          <w:rPr>
            <w:lang w:val="en-GB"/>
          </w:rPr>
          <w:t xml:space="preserve"> </w:t>
        </w:r>
      </w:ins>
      <w:ins w:id="880" w:author="Lotta Rydhmer" w:date="2025-05-22T22:51:00Z">
        <w:r w:rsidR="00024A21">
          <w:rPr>
            <w:lang w:val="en-GB"/>
          </w:rPr>
          <w:t xml:space="preserve">states that </w:t>
        </w:r>
      </w:ins>
      <w:ins w:id="881" w:author="Lotta Rydhmer" w:date="2025-05-22T22:50:00Z">
        <w:r w:rsidR="00024A21">
          <w:rPr>
            <w:lang w:val="en-GB"/>
          </w:rPr>
          <w:t xml:space="preserve">animal welfare </w:t>
        </w:r>
      </w:ins>
      <w:ins w:id="882" w:author="Lotta Rydhmer" w:date="2025-05-22T22:52:00Z">
        <w:r w:rsidR="00024A21">
          <w:rPr>
            <w:lang w:val="en-GB"/>
          </w:rPr>
          <w:t>is associated with the</w:t>
        </w:r>
      </w:ins>
      <w:ins w:id="883" w:author="Lotta Rydhmer" w:date="2025-05-22T22:51:00Z">
        <w:r w:rsidR="00024A21">
          <w:rPr>
            <w:szCs w:val="24"/>
            <w:lang w:val="en-GB"/>
          </w:rPr>
          <w:t xml:space="preserve"> animal’s attempts to cope with its environment</w:t>
        </w:r>
      </w:ins>
      <w:ins w:id="884" w:author="Lotta Rydhmer" w:date="2025-05-22T22:50:00Z">
        <w:r w:rsidR="00024A21">
          <w:rPr>
            <w:lang w:val="en-GB"/>
          </w:rPr>
          <w:t xml:space="preserve"> </w:t>
        </w:r>
      </w:ins>
      <w:ins w:id="885" w:author="Lotta Rydhmer" w:date="2025-05-22T22:52:00Z">
        <w:r w:rsidR="00024A21">
          <w:rPr>
            <w:lang w:val="en-GB"/>
          </w:rPr>
          <w:t xml:space="preserve">and </w:t>
        </w:r>
      </w:ins>
      <w:ins w:id="886" w:author="Lotta Rydhmer" w:date="2025-05-22T22:53:00Z">
        <w:r w:rsidR="00024A21">
          <w:rPr>
            <w:lang w:val="en-GB"/>
          </w:rPr>
          <w:t>writes the</w:t>
        </w:r>
      </w:ins>
      <w:ins w:id="887" w:author="Lotta Rydhmer" w:date="2025-05-16T00:50:00Z">
        <w:r w:rsidR="00815C3F">
          <w:rPr>
            <w:lang w:val="en-GB"/>
          </w:rPr>
          <w:t xml:space="preserve"> “</w:t>
        </w:r>
        <w:r w:rsidR="00815C3F" w:rsidRPr="00815C3F">
          <w:rPr>
            <w:lang w:val="en-GB"/>
          </w:rPr>
          <w:t>ethical issues about whether or not animals should be killed for human benefit are sometimes perceived to overlap with the concept of welfare but they do not</w:t>
        </w:r>
        <w:r w:rsidR="00815C3F">
          <w:rPr>
            <w:lang w:val="en-GB"/>
          </w:rPr>
          <w:t>”.</w:t>
        </w:r>
      </w:ins>
      <w:ins w:id="888" w:author="Lotta Rydhmer" w:date="2025-05-16T00:51:00Z">
        <w:r w:rsidR="00815C3F">
          <w:rPr>
            <w:lang w:val="en-GB"/>
          </w:rPr>
          <w:t xml:space="preserve"> Accordingly,</w:t>
        </w:r>
      </w:ins>
      <w:del w:id="889" w:author="Lotta Rydhmer" w:date="2025-05-16T00:51:00Z">
        <w:r w:rsidRPr="00815C3F" w:rsidDel="00815C3F">
          <w:rPr>
            <w:lang w:val="en-GB"/>
          </w:rPr>
          <w:delText>,</w:delText>
        </w:r>
      </w:del>
      <w:r w:rsidRPr="63BBD817">
        <w:rPr>
          <w:lang w:val="en-GB"/>
        </w:rPr>
        <w:t xml:space="preserve"> </w:t>
      </w:r>
      <w:commentRangeEnd w:id="877"/>
      <w:r w:rsidR="00032DDF">
        <w:rPr>
          <w:rStyle w:val="Kommentarsreferens"/>
        </w:rPr>
        <w:commentReference w:id="877"/>
      </w:r>
      <w:commentRangeEnd w:id="878"/>
      <w:r w:rsidR="00620F46">
        <w:rPr>
          <w:rStyle w:val="Kommentarsreferens"/>
        </w:rPr>
        <w:commentReference w:id="878"/>
      </w:r>
      <w:r w:rsidRPr="63BBD817">
        <w:rPr>
          <w:lang w:val="en-GB"/>
        </w:rPr>
        <w:t xml:space="preserve">we do not include deprived lifetime in the animal welfare concept. Not counting with life fraction reflects the perspective that if we accept that humans have the right to use and kill animals for food production, the lost lifetime has little relevance. For these reasons we wanted to construct an index that is </w:t>
      </w:r>
      <w:del w:id="890" w:author="Lotta Rydhmer" w:date="2025-05-16T00:51:00Z">
        <w:r w:rsidRPr="63BBD817" w:rsidDel="00815C3F">
          <w:rPr>
            <w:lang w:val="en-GB"/>
          </w:rPr>
          <w:delText>agnostic to lifetime and</w:delText>
        </w:r>
      </w:del>
      <w:ins w:id="891" w:author="Lotta Rydhmer" w:date="2025-05-16T00:51:00Z">
        <w:r w:rsidR="00815C3F">
          <w:rPr>
            <w:lang w:val="en-GB"/>
          </w:rPr>
          <w:t>not based on</w:t>
        </w:r>
      </w:ins>
      <w:r w:rsidRPr="63BBD817">
        <w:rPr>
          <w:lang w:val="en-GB"/>
        </w:rPr>
        <w:t xml:space="preserve"> lifetime lost.  </w:t>
      </w:r>
    </w:p>
    <w:p w14:paraId="479D0C98" w14:textId="4E2C3401" w:rsidR="001F07C1" w:rsidRPr="00387946" w:rsidRDefault="63BBD817" w:rsidP="00F60B76">
      <w:pPr>
        <w:spacing w:line="276" w:lineRule="auto"/>
        <w:rPr>
          <w:lang w:val="en-GB"/>
        </w:rPr>
      </w:pPr>
      <w:r w:rsidRPr="63BBD817">
        <w:rPr>
          <w:lang w:val="en-GB"/>
        </w:rPr>
        <w:t xml:space="preserve">Step 4 in the framework of Richter </w:t>
      </w:r>
      <w:r w:rsidRPr="008314C7">
        <w:rPr>
          <w:i/>
          <w:iCs/>
          <w:lang w:val="en-GB"/>
        </w:rPr>
        <w:t>et al</w:t>
      </w:r>
      <w:r w:rsidR="008314C7" w:rsidRPr="008314C7">
        <w:rPr>
          <w:i/>
          <w:iCs/>
          <w:lang w:val="en-GB"/>
        </w:rPr>
        <w:t>.</w:t>
      </w:r>
      <w:r w:rsidRPr="63BBD817">
        <w:rPr>
          <w:lang w:val="en-GB"/>
        </w:rPr>
        <w:t xml:space="preserve"> (2024) concerns the choice of indicators that can be resource-, animal- or management-based. The production system (</w:t>
      </w:r>
      <w:r w:rsidRPr="63BBD817">
        <w:rPr>
          <w:i/>
          <w:iCs/>
          <w:lang w:val="en-GB"/>
        </w:rPr>
        <w:t>i.e.</w:t>
      </w:r>
      <w:r w:rsidRPr="63BBD817">
        <w:rPr>
          <w:lang w:val="en-GB"/>
        </w:rPr>
        <w:t xml:space="preserve"> the type of environment and management in which the animals are kept) leading to mortality, disease and impaired ability to perform natural behaviours is crucial to animal welfare. We use the term </w:t>
      </w:r>
      <w:r w:rsidRPr="00815C3F">
        <w:rPr>
          <w:highlight w:val="yellow"/>
          <w:lang w:val="en-GB"/>
          <w:rPrChange w:id="892" w:author="Lotta Rydhmer" w:date="2025-05-16T00:55:00Z">
            <w:rPr>
              <w:lang w:val="en-GB"/>
            </w:rPr>
          </w:rPrChange>
        </w:rPr>
        <w:t>‘suffering’</w:t>
      </w:r>
      <w:r w:rsidRPr="63BBD817">
        <w:rPr>
          <w:lang w:val="en-GB"/>
        </w:rPr>
        <w:t xml:space="preserve"> to describe the quality of the production system with regard to animal welfare; Scherer </w:t>
      </w:r>
      <w:r w:rsidR="00172ABC" w:rsidRPr="00172ABC">
        <w:rPr>
          <w:i/>
          <w:iCs/>
          <w:lang w:val="en-GB"/>
        </w:rPr>
        <w:t>et al.</w:t>
      </w:r>
      <w:r w:rsidR="00DD3080">
        <w:rPr>
          <w:i/>
          <w:iCs/>
          <w:lang w:val="en-GB"/>
        </w:rPr>
        <w:t xml:space="preserve"> </w:t>
      </w:r>
      <w:r w:rsidRPr="63BBD817">
        <w:rPr>
          <w:lang w:val="en-GB"/>
        </w:rPr>
        <w:t xml:space="preserve">(2018) call it ‘life quality’. </w:t>
      </w:r>
      <w:del w:id="893" w:author="Elin Röös" w:date="2025-05-18T18:27:00Z">
        <w:r w:rsidRPr="63BBD817" w:rsidDel="00583B54">
          <w:rPr>
            <w:lang w:val="en-GB"/>
          </w:rPr>
          <w:delText xml:space="preserve">They </w:delText>
        </w:r>
      </w:del>
      <w:ins w:id="894" w:author="Elin Röös" w:date="2025-05-18T18:27:00Z">
        <w:r w:rsidR="00583B54">
          <w:rPr>
            <w:lang w:val="en-GB"/>
          </w:rPr>
          <w:t>Scherer et al. (2018)</w:t>
        </w:r>
        <w:r w:rsidR="00583B54" w:rsidRPr="63BBD817">
          <w:rPr>
            <w:lang w:val="en-GB"/>
          </w:rPr>
          <w:t xml:space="preserve"> </w:t>
        </w:r>
      </w:ins>
      <w:r w:rsidRPr="63BBD817">
        <w:rPr>
          <w:lang w:val="en-GB"/>
        </w:rPr>
        <w:t>use</w:t>
      </w:r>
      <w:del w:id="895" w:author="Elin Röös" w:date="2025-05-18T18:27:00Z">
        <w:r w:rsidRPr="63BBD817" w:rsidDel="00583B54">
          <w:rPr>
            <w:lang w:val="en-GB"/>
          </w:rPr>
          <w:delText xml:space="preserve"> only</w:delText>
        </w:r>
      </w:del>
      <w:r w:rsidRPr="63BBD817">
        <w:rPr>
          <w:lang w:val="en-GB"/>
        </w:rPr>
        <w:t xml:space="preserve"> one aspect to capture this, and the aspect differs between species, </w:t>
      </w:r>
      <w:r w:rsidRPr="63BBD817">
        <w:rPr>
          <w:i/>
          <w:iCs/>
          <w:lang w:val="en-GB"/>
        </w:rPr>
        <w:t>e.g.</w:t>
      </w:r>
      <w:r w:rsidRPr="63BBD817">
        <w:rPr>
          <w:lang w:val="en-GB"/>
        </w:rPr>
        <w:t xml:space="preserve"> days on pasture for dairy cattle and stocking density for chickens. We wanted </w:t>
      </w:r>
      <w:ins w:id="896" w:author="Lotta Rydhmer" w:date="2025-05-16T00:56:00Z">
        <w:r w:rsidR="00815C3F">
          <w:rPr>
            <w:lang w:val="en-GB"/>
          </w:rPr>
          <w:t xml:space="preserve">to </w:t>
        </w:r>
      </w:ins>
      <w:ins w:id="897" w:author="Lotta Rydhmer" w:date="2025-05-16T00:57:00Z">
        <w:r w:rsidR="00815C3F">
          <w:rPr>
            <w:lang w:val="en-GB"/>
          </w:rPr>
          <w:t>develop</w:t>
        </w:r>
      </w:ins>
      <w:ins w:id="898" w:author="Lotta Rydhmer" w:date="2025-05-16T00:56:00Z">
        <w:r w:rsidR="00815C3F">
          <w:rPr>
            <w:lang w:val="en-GB"/>
          </w:rPr>
          <w:t xml:space="preserve"> </w:t>
        </w:r>
      </w:ins>
      <w:ins w:id="899" w:author="Lotta Rydhmer" w:date="2025-05-16T00:57:00Z">
        <w:r w:rsidR="00815C3F">
          <w:rPr>
            <w:lang w:val="en-GB"/>
          </w:rPr>
          <w:t xml:space="preserve">the indicator into </w:t>
        </w:r>
      </w:ins>
      <w:r w:rsidRPr="63BBD817">
        <w:rPr>
          <w:lang w:val="en-GB"/>
        </w:rPr>
        <w:t xml:space="preserve">a broader but still feasible (in terms of data collection and comprehensiveness) description of the production system and used disease frequency, mortality on farm, lack of space and duration of slaughter process to describe “the conditions in which it [the animal] lives and dies” as stated by WOAH (2024). Lack of space (including time on pasture) is resource-based, mortality and disease frequency are animal-based, and slaughter duration is management-based. </w:t>
      </w:r>
    </w:p>
    <w:p w14:paraId="12881801" w14:textId="60BA1A1A" w:rsidR="001F07C1" w:rsidRPr="00387946" w:rsidRDefault="63BBD817" w:rsidP="00F60B76">
      <w:pPr>
        <w:spacing w:line="276" w:lineRule="auto"/>
        <w:rPr>
          <w:lang w:val="en-GB"/>
        </w:rPr>
      </w:pPr>
      <w:r w:rsidRPr="63BBD817">
        <w:rPr>
          <w:lang w:val="en-GB"/>
        </w:rPr>
        <w:t xml:space="preserve">The final step (step 5) in the framework of Richter </w:t>
      </w:r>
      <w:r w:rsidRPr="00F87EE9">
        <w:rPr>
          <w:i/>
          <w:iCs/>
          <w:lang w:val="en-GB"/>
        </w:rPr>
        <w:t>et al</w:t>
      </w:r>
      <w:r w:rsidR="00F87EE9" w:rsidRPr="00F87EE9">
        <w:rPr>
          <w:i/>
          <w:iCs/>
          <w:lang w:val="en-GB"/>
        </w:rPr>
        <w:t>.</w:t>
      </w:r>
      <w:r w:rsidRPr="63BBD817">
        <w:rPr>
          <w:lang w:val="en-GB"/>
        </w:rPr>
        <w:t xml:space="preserve"> (2024) concerns aggregation. We do a full aggregation into one overall score to enable the use of the indices in diet assessments. The aggregation is done taking species’ ‘welfare capacity’ and ‘valuation of affected animals’ into account. For affected animals, we use the number of involved animals needed to produce a certain amount of animal product (</w:t>
      </w:r>
      <w:r w:rsidRPr="00B31A58">
        <w:rPr>
          <w:i/>
          <w:iCs/>
          <w:lang w:val="en-GB"/>
        </w:rPr>
        <w:t>e.g.</w:t>
      </w:r>
      <w:r w:rsidRPr="63BBD817">
        <w:rPr>
          <w:lang w:val="en-GB"/>
        </w:rPr>
        <w:t xml:space="preserve"> 1 kg of beef), in accordance with Scherer </w:t>
      </w:r>
      <w:r w:rsidRPr="00B31A58">
        <w:rPr>
          <w:i/>
          <w:iCs/>
          <w:lang w:val="en-GB"/>
        </w:rPr>
        <w:t>et al</w:t>
      </w:r>
      <w:r w:rsidR="00B31A58" w:rsidRPr="00B31A58">
        <w:rPr>
          <w:i/>
          <w:iCs/>
          <w:lang w:val="en-GB"/>
        </w:rPr>
        <w:t>.</w:t>
      </w:r>
      <w:r w:rsidRPr="63BBD817">
        <w:rPr>
          <w:lang w:val="en-GB"/>
        </w:rPr>
        <w:t xml:space="preserve"> (2018). For welfare capacity, Scherer </w:t>
      </w:r>
      <w:r w:rsidRPr="00B31A58">
        <w:rPr>
          <w:i/>
          <w:iCs/>
          <w:lang w:val="en-GB"/>
        </w:rPr>
        <w:t>et al</w:t>
      </w:r>
      <w:r w:rsidR="00B31A58" w:rsidRPr="00B31A58">
        <w:rPr>
          <w:i/>
          <w:iCs/>
          <w:lang w:val="en-GB"/>
        </w:rPr>
        <w:t>.</w:t>
      </w:r>
      <w:r w:rsidR="00B31A58">
        <w:rPr>
          <w:lang w:val="en-GB"/>
        </w:rPr>
        <w:t xml:space="preserve"> (2018)</w:t>
      </w:r>
      <w:r w:rsidRPr="63BBD817">
        <w:rPr>
          <w:lang w:val="en-GB"/>
        </w:rPr>
        <w:t xml:space="preserve"> used brain mass, number of total neurons or number of cortical neurons (depending on data availability) to determine the moral value. We wanted another way to describe different species’ ability to perceive negative effects of being used for food production, for several reasons. Firstly, although Herculano-</w:t>
      </w:r>
      <w:proofErr w:type="spellStart"/>
      <w:r w:rsidRPr="63BBD817">
        <w:rPr>
          <w:lang w:val="en-GB"/>
        </w:rPr>
        <w:t>Houzel</w:t>
      </w:r>
      <w:proofErr w:type="spellEnd"/>
      <w:r w:rsidRPr="63BBD817">
        <w:rPr>
          <w:lang w:val="en-GB"/>
        </w:rPr>
        <w:t xml:space="preserve"> (2012) use neuron numbers to predict animals’ ‘intelligence’, the correlation to “the physical and mental state of an animal” (in the animal welfare definition of WOAH) seems unclear. Secondly, data on number of neurons are not available for all species involved in European diets (Paris </w:t>
      </w:r>
      <w:r w:rsidRPr="00F60B76">
        <w:rPr>
          <w:i/>
          <w:iCs/>
          <w:lang w:val="en-GB"/>
        </w:rPr>
        <w:t>et al.</w:t>
      </w:r>
      <w:r w:rsidRPr="63BBD817">
        <w:rPr>
          <w:lang w:val="en-GB"/>
        </w:rPr>
        <w:t>, 2022). Furthermore, we wanted to take the potential effects of age (</w:t>
      </w:r>
      <w:r w:rsidRPr="00F60B76">
        <w:rPr>
          <w:i/>
          <w:iCs/>
          <w:lang w:val="en-GB"/>
        </w:rPr>
        <w:t>e.g.</w:t>
      </w:r>
      <w:r w:rsidRPr="63BBD817">
        <w:rPr>
          <w:lang w:val="en-GB"/>
        </w:rPr>
        <w:t xml:space="preserve"> a newly hatched chicken compared to an adult hen) and domestication (e.g. a pig </w:t>
      </w:r>
      <w:r w:rsidR="00DD3080">
        <w:rPr>
          <w:lang w:val="en-GB"/>
        </w:rPr>
        <w:t xml:space="preserve">compared to </w:t>
      </w:r>
      <w:r w:rsidRPr="63BBD817">
        <w:rPr>
          <w:lang w:val="en-GB"/>
        </w:rPr>
        <w:t xml:space="preserve">a </w:t>
      </w:r>
      <w:proofErr w:type="spellStart"/>
      <w:r w:rsidRPr="63BBD817">
        <w:rPr>
          <w:lang w:val="en-GB"/>
        </w:rPr>
        <w:t>wildboar</w:t>
      </w:r>
      <w:proofErr w:type="spellEnd"/>
      <w:r w:rsidRPr="63BBD817">
        <w:rPr>
          <w:lang w:val="en-GB"/>
        </w:rPr>
        <w:t xml:space="preserve">) into account. Although the number of scientific studies on animals’ ability to feel pain, fear and distress is increasing (see Birch </w:t>
      </w:r>
      <w:r w:rsidRPr="00F60B76">
        <w:rPr>
          <w:i/>
          <w:iCs/>
          <w:lang w:val="en-GB"/>
        </w:rPr>
        <w:t>et al.</w:t>
      </w:r>
      <w:r w:rsidRPr="63BBD817">
        <w:rPr>
          <w:lang w:val="en-GB"/>
        </w:rPr>
        <w:t xml:space="preserve">, 2021 for molluscs and Gibbons </w:t>
      </w:r>
      <w:r w:rsidRPr="00F60B76">
        <w:rPr>
          <w:i/>
          <w:iCs/>
          <w:lang w:val="en-GB"/>
        </w:rPr>
        <w:t>et al.</w:t>
      </w:r>
      <w:r w:rsidRPr="63BBD817">
        <w:rPr>
          <w:lang w:val="en-GB"/>
        </w:rPr>
        <w:t xml:space="preserve">, 2022 for insects) comparable data for all species included in European diets are still lacking. While waiting for such data, we defined animals’ ability to perceive negative effects of being used by humans with a questionnaire to animal scientists.  </w:t>
      </w:r>
    </w:p>
    <w:p w14:paraId="41298D03" w14:textId="649B7DFF" w:rsidR="00E5797C" w:rsidRPr="00387946" w:rsidRDefault="5A3F8B9A" w:rsidP="00F60B76">
      <w:pPr>
        <w:pStyle w:val="Rubrik2"/>
        <w:spacing w:before="0" w:after="160" w:line="240" w:lineRule="auto"/>
        <w:rPr>
          <w:lang w:val="en-GB"/>
        </w:rPr>
      </w:pPr>
      <w:r w:rsidRPr="5A3F8B9A">
        <w:rPr>
          <w:lang w:val="en-GB"/>
        </w:rPr>
        <w:t>2.</w:t>
      </w:r>
      <w:ins w:id="900" w:author="Lotta Rydhmer" w:date="2025-05-21T17:31:00Z">
        <w:r w:rsidR="005E5283">
          <w:rPr>
            <w:lang w:val="en-GB"/>
          </w:rPr>
          <w:t>5</w:t>
        </w:r>
      </w:ins>
      <w:del w:id="901" w:author="Lotta Rydhmer" w:date="2025-05-21T17:31:00Z">
        <w:r w:rsidRPr="5A3F8B9A" w:rsidDel="005E5283">
          <w:rPr>
            <w:lang w:val="en-GB"/>
          </w:rPr>
          <w:delText>4</w:delText>
        </w:r>
      </w:del>
      <w:r w:rsidRPr="5A3F8B9A">
        <w:rPr>
          <w:lang w:val="en-GB"/>
        </w:rPr>
        <w:t xml:space="preserve"> </w:t>
      </w:r>
      <w:del w:id="902" w:author="Lotta Rydhmer" w:date="2025-05-16T01:09:00Z">
        <w:r w:rsidRPr="5A3F8B9A" w:rsidDel="001B02B9">
          <w:rPr>
            <w:lang w:val="en-GB"/>
          </w:rPr>
          <w:delText>Challenges in assessing the use of a</w:delText>
        </w:r>
      </w:del>
      <w:ins w:id="903" w:author="Lotta Rydhmer" w:date="2025-05-16T01:09:00Z">
        <w:r w:rsidR="001B02B9">
          <w:rPr>
            <w:lang w:val="en-GB"/>
          </w:rPr>
          <w:t>A</w:t>
        </w:r>
      </w:ins>
      <w:r w:rsidRPr="5A3F8B9A">
        <w:rPr>
          <w:lang w:val="en-GB"/>
        </w:rPr>
        <w:t>ntibiotic</w:t>
      </w:r>
      <w:ins w:id="904" w:author="Lotta Rydhmer" w:date="2025-05-16T01:09:00Z">
        <w:r w:rsidR="001B02B9">
          <w:rPr>
            <w:lang w:val="en-GB"/>
          </w:rPr>
          <w:t xml:space="preserve"> resistance challenges</w:t>
        </w:r>
      </w:ins>
      <w:del w:id="905" w:author="Lotta Rydhmer" w:date="2025-05-16T01:09:00Z">
        <w:r w:rsidRPr="5A3F8B9A" w:rsidDel="001B02B9">
          <w:rPr>
            <w:lang w:val="en-GB"/>
          </w:rPr>
          <w:delText>s</w:delText>
        </w:r>
      </w:del>
    </w:p>
    <w:p w14:paraId="721372AB" w14:textId="504B195F" w:rsidR="00E5797C" w:rsidRPr="00387946" w:rsidRDefault="49FF5CCA" w:rsidP="00F60B76">
      <w:pPr>
        <w:spacing w:line="276" w:lineRule="auto"/>
        <w:rPr>
          <w:lang w:val="en-GB"/>
        </w:rPr>
      </w:pPr>
      <w:r w:rsidRPr="00387946">
        <w:rPr>
          <w:lang w:val="en-GB"/>
        </w:rPr>
        <w:t xml:space="preserve">Antibiotics is a group of antimicrobials produced from moulds or made synthetically and used against bacteria. The aim of treating humans and animals with antibiotics is to kill bacteria or prevent bacteria from multiplication. Antibiotics are needed in both human and veterinary medicine to cure infections and to prevent infections when surgery and cancer treatments are performed. Eating food products from animals treated with antibiotics do not cause direct health problems among consumers – use of antibiotics in food production is a social sustainability aspect because it increases resistance to antibiotics, thereby threatening the health and welfare of humans and animals. In general, problems with antibiotic resistance get worse the more antibiotics that are used. Unlike animals, bacteria have the capacity to exchange genetic material between each other within generation. When, for example, manure is used as fertilizer on the field, bacteria that have achieved resistance due to mutations can transfer the resistance genes to other species of bacteria in the soil (Lima </w:t>
      </w:r>
      <w:r w:rsidR="004726BA" w:rsidRPr="004726BA">
        <w:rPr>
          <w:i/>
          <w:iCs/>
          <w:lang w:val="en-GB"/>
        </w:rPr>
        <w:t>et al.</w:t>
      </w:r>
      <w:r w:rsidRPr="00635D63">
        <w:rPr>
          <w:lang w:val="en-GB"/>
        </w:rPr>
        <w:t>,</w:t>
      </w:r>
      <w:r w:rsidRPr="00387946">
        <w:rPr>
          <w:lang w:val="en-GB"/>
        </w:rPr>
        <w:t xml:space="preserve"> 2020). The magnitude of this transfer is, however, at large unknown.</w:t>
      </w:r>
    </w:p>
    <w:p w14:paraId="2EEB1CEB" w14:textId="40558959" w:rsidR="00E5797C" w:rsidRPr="00387946" w:rsidRDefault="5B5A985F" w:rsidP="00F60B76">
      <w:pPr>
        <w:spacing w:line="276" w:lineRule="auto"/>
        <w:rPr>
          <w:lang w:val="en-GB"/>
        </w:rPr>
      </w:pPr>
      <w:r w:rsidRPr="00387946">
        <w:rPr>
          <w:lang w:val="en-GB"/>
        </w:rPr>
        <w:t xml:space="preserve">Antibiotics is used in food production for three reasons: </w:t>
      </w:r>
    </w:p>
    <w:p w14:paraId="0CC12516" w14:textId="77777777" w:rsidR="00E5797C" w:rsidRPr="00387946" w:rsidRDefault="00E5797C" w:rsidP="00F60B76">
      <w:pPr>
        <w:pStyle w:val="Liststycke"/>
        <w:numPr>
          <w:ilvl w:val="0"/>
          <w:numId w:val="24"/>
        </w:numPr>
        <w:spacing w:line="276" w:lineRule="auto"/>
        <w:rPr>
          <w:lang w:val="en-GB"/>
        </w:rPr>
      </w:pPr>
      <w:r w:rsidRPr="00387946">
        <w:rPr>
          <w:lang w:val="en-GB"/>
        </w:rPr>
        <w:t>To cure infected animals</w:t>
      </w:r>
    </w:p>
    <w:p w14:paraId="68B87BEE" w14:textId="77777777" w:rsidR="00E5797C" w:rsidRPr="00387946" w:rsidRDefault="00E5797C" w:rsidP="00F60B76">
      <w:pPr>
        <w:pStyle w:val="Liststycke"/>
        <w:numPr>
          <w:ilvl w:val="0"/>
          <w:numId w:val="24"/>
        </w:numPr>
        <w:spacing w:line="276" w:lineRule="auto"/>
        <w:rPr>
          <w:lang w:val="en-GB"/>
        </w:rPr>
      </w:pPr>
      <w:r w:rsidRPr="00387946">
        <w:rPr>
          <w:lang w:val="en-GB"/>
        </w:rPr>
        <w:t>To prevent animals from being infected</w:t>
      </w:r>
    </w:p>
    <w:p w14:paraId="0877497C" w14:textId="77777777" w:rsidR="00E5797C" w:rsidRPr="00387946" w:rsidRDefault="5B5A985F" w:rsidP="00F60B76">
      <w:pPr>
        <w:pStyle w:val="Liststycke"/>
        <w:numPr>
          <w:ilvl w:val="0"/>
          <w:numId w:val="24"/>
        </w:numPr>
        <w:spacing w:line="276" w:lineRule="auto"/>
        <w:rPr>
          <w:lang w:val="en-GB"/>
        </w:rPr>
      </w:pPr>
      <w:r w:rsidRPr="00387946">
        <w:rPr>
          <w:lang w:val="en-GB"/>
        </w:rPr>
        <w:t>To promote higher production levels (often higher growth rate), so called ‘growth-promotors’</w:t>
      </w:r>
    </w:p>
    <w:p w14:paraId="0EAEE300" w14:textId="38D2F8BE" w:rsidR="00E5797C" w:rsidRPr="00387946" w:rsidDel="00024A21" w:rsidRDefault="5B5A985F">
      <w:pPr>
        <w:spacing w:line="276" w:lineRule="auto"/>
        <w:rPr>
          <w:del w:id="906" w:author="Lotta Rydhmer" w:date="2025-05-22T22:54:00Z"/>
          <w:lang w:val="en-GB"/>
        </w:rPr>
      </w:pPr>
      <w:r w:rsidRPr="00387946">
        <w:rPr>
          <w:lang w:val="en-GB"/>
        </w:rPr>
        <w:t>Regular use of antibiotics by routine for prevention and as growth-promotors can mask issues related to hygiene, stocking density and bad management</w:t>
      </w:r>
      <w:r w:rsidR="00CA070B" w:rsidRPr="00387946">
        <w:rPr>
          <w:lang w:val="en-GB"/>
        </w:rPr>
        <w:t xml:space="preserve"> which can decrease animal welfare</w:t>
      </w:r>
      <w:r w:rsidRPr="00387946">
        <w:rPr>
          <w:lang w:val="en-GB"/>
        </w:rPr>
        <w:t>. A completely antibiotic-free food production is</w:t>
      </w:r>
      <w:r w:rsidR="00CA070B" w:rsidRPr="00387946">
        <w:rPr>
          <w:lang w:val="en-GB"/>
        </w:rPr>
        <w:t>, however,</w:t>
      </w:r>
      <w:r w:rsidRPr="00387946">
        <w:rPr>
          <w:lang w:val="en-GB"/>
        </w:rPr>
        <w:t xml:space="preserve"> not acceptable from an animal welfare perspective since sick animals shall be treated. The goal is a prudent, medically rational use of antibiotics so that specific antibiotics continue to offer successful treatments against specific infections in humans and animals, and so that the ratio of resistant bacteria species does not further increase (Magnusson </w:t>
      </w:r>
      <w:r w:rsidR="004726BA" w:rsidRPr="004726BA">
        <w:rPr>
          <w:i/>
          <w:iCs/>
          <w:lang w:val="en-GB"/>
        </w:rPr>
        <w:t>et al.</w:t>
      </w:r>
      <w:r w:rsidRPr="00635D63">
        <w:rPr>
          <w:lang w:val="en-GB"/>
        </w:rPr>
        <w:t>,</w:t>
      </w:r>
      <w:r w:rsidRPr="00387946">
        <w:rPr>
          <w:lang w:val="en-GB"/>
        </w:rPr>
        <w:t xml:space="preserve"> 2019).  </w:t>
      </w:r>
    </w:p>
    <w:p w14:paraId="634ABC5D" w14:textId="65B0A480" w:rsidR="00E5797C" w:rsidRPr="00387946" w:rsidRDefault="5B5A985F">
      <w:pPr>
        <w:spacing w:line="276" w:lineRule="auto"/>
        <w:rPr>
          <w:lang w:val="en-GB"/>
        </w:rPr>
      </w:pPr>
      <w:del w:id="907" w:author="Lotta Rydhmer" w:date="2025-05-21T17:10:00Z">
        <w:r w:rsidRPr="00387946" w:rsidDel="00277067">
          <w:rPr>
            <w:lang w:val="en-GB"/>
          </w:rPr>
          <w:delText xml:space="preserve">There is a strong association between the indicators for animal welfare and antibiotic use. </w:delText>
        </w:r>
      </w:del>
      <w:r w:rsidRPr="00387946">
        <w:rPr>
          <w:lang w:val="en-GB"/>
        </w:rPr>
        <w:t>The use of antibiotics as growth promotors is prohibited in the EU since 2006 (EC, 2005) and the use of antibiotics for regular disease prevention is prohibited in the EU since January 2022 (</w:t>
      </w:r>
      <w:del w:id="908" w:author="Lotta Rydhmer" w:date="2025-05-15T08:47:00Z">
        <w:r w:rsidRPr="00387946" w:rsidDel="001730F5">
          <w:rPr>
            <w:lang w:val="en-GB"/>
          </w:rPr>
          <w:delText>Alliance to save our antibiotics, 2020</w:delText>
        </w:r>
      </w:del>
      <w:ins w:id="909" w:author="Lotta Rydhmer" w:date="2025-05-15T08:47:00Z">
        <w:r w:rsidR="001730F5" w:rsidRPr="00024A21">
          <w:rPr>
            <w:highlight w:val="yellow"/>
            <w:lang w:val="en-GB"/>
            <w:rPrChange w:id="910" w:author="Lotta Rydhmer" w:date="2025-05-22T22:54:00Z">
              <w:rPr>
                <w:lang w:val="en-GB"/>
              </w:rPr>
            </w:rPrChange>
          </w:rPr>
          <w:t>Ref</w:t>
        </w:r>
        <w:r w:rsidR="001730F5">
          <w:rPr>
            <w:lang w:val="en-GB"/>
          </w:rPr>
          <w:t xml:space="preserve"> EU</w:t>
        </w:r>
      </w:ins>
      <w:ins w:id="911" w:author="Lotta Rydhmer" w:date="2025-05-15T08:48:00Z">
        <w:r w:rsidR="001730F5">
          <w:rPr>
            <w:lang w:val="en-GB"/>
          </w:rPr>
          <w:t>-</w:t>
        </w:r>
        <w:proofErr w:type="spellStart"/>
        <w:r w:rsidR="001730F5">
          <w:rPr>
            <w:lang w:val="en-GB"/>
          </w:rPr>
          <w:t>förordningen</w:t>
        </w:r>
      </w:ins>
      <w:proofErr w:type="spellEnd"/>
      <w:r w:rsidRPr="00387946">
        <w:rPr>
          <w:lang w:val="en-GB"/>
        </w:rPr>
        <w:t xml:space="preserve">). </w:t>
      </w:r>
    </w:p>
    <w:p w14:paraId="0B9294AD" w14:textId="4E54C748" w:rsidR="000F2A86" w:rsidRPr="000F2A86" w:rsidRDefault="000F2A86" w:rsidP="00F60B76">
      <w:pPr>
        <w:spacing w:line="276" w:lineRule="auto"/>
        <w:rPr>
          <w:ins w:id="912" w:author="Lotta Rydhmer" w:date="2025-05-16T01:10:00Z"/>
          <w:sz w:val="26"/>
          <w:szCs w:val="26"/>
          <w:lang w:val="en-GB"/>
          <w:rPrChange w:id="913" w:author="Lotta Rydhmer" w:date="2025-05-16T01:10:00Z">
            <w:rPr>
              <w:ins w:id="914" w:author="Lotta Rydhmer" w:date="2025-05-16T01:10:00Z"/>
              <w:lang w:val="en-GB"/>
            </w:rPr>
          </w:rPrChange>
        </w:rPr>
      </w:pPr>
      <w:ins w:id="915" w:author="Lotta Rydhmer" w:date="2025-05-16T01:10:00Z">
        <w:r w:rsidRPr="000F2A86">
          <w:rPr>
            <w:sz w:val="26"/>
            <w:szCs w:val="26"/>
            <w:lang w:val="en-GB"/>
            <w:rPrChange w:id="916" w:author="Lotta Rydhmer" w:date="2025-05-16T01:10:00Z">
              <w:rPr>
                <w:lang w:val="en-GB"/>
              </w:rPr>
            </w:rPrChange>
          </w:rPr>
          <w:t>2.</w:t>
        </w:r>
      </w:ins>
      <w:ins w:id="917" w:author="Lotta Rydhmer" w:date="2025-05-21T17:32:00Z">
        <w:r w:rsidR="005E5283">
          <w:rPr>
            <w:sz w:val="26"/>
            <w:szCs w:val="26"/>
            <w:lang w:val="en-GB"/>
          </w:rPr>
          <w:t>6</w:t>
        </w:r>
      </w:ins>
      <w:ins w:id="918" w:author="Lotta Rydhmer" w:date="2025-05-16T01:10:00Z">
        <w:r w:rsidRPr="000F2A86">
          <w:rPr>
            <w:sz w:val="26"/>
            <w:szCs w:val="26"/>
            <w:lang w:val="en-GB"/>
            <w:rPrChange w:id="919" w:author="Lotta Rydhmer" w:date="2025-05-16T01:10:00Z">
              <w:rPr>
                <w:lang w:val="en-GB"/>
              </w:rPr>
            </w:rPrChange>
          </w:rPr>
          <w:t xml:space="preserve"> Assessing </w:t>
        </w:r>
      </w:ins>
      <w:ins w:id="920" w:author="Lotta Rydhmer" w:date="2025-05-21T17:12:00Z">
        <w:r w:rsidR="00277067">
          <w:rPr>
            <w:sz w:val="26"/>
            <w:szCs w:val="26"/>
            <w:lang w:val="en-GB"/>
          </w:rPr>
          <w:t>use of antibiotics</w:t>
        </w:r>
      </w:ins>
      <w:ins w:id="921" w:author="Lotta Rydhmer" w:date="2025-05-16T01:10:00Z">
        <w:r w:rsidRPr="000F2A86">
          <w:rPr>
            <w:sz w:val="26"/>
            <w:szCs w:val="26"/>
            <w:lang w:val="en-GB"/>
            <w:rPrChange w:id="922" w:author="Lotta Rydhmer" w:date="2025-05-16T01:10:00Z">
              <w:rPr>
                <w:lang w:val="en-GB"/>
              </w:rPr>
            </w:rPrChange>
          </w:rPr>
          <w:t xml:space="preserve"> per kg of product</w:t>
        </w:r>
      </w:ins>
    </w:p>
    <w:p w14:paraId="125DC8D3" w14:textId="3B13A6F5" w:rsidR="00077899" w:rsidRDefault="00E5797C" w:rsidP="00077899">
      <w:pPr>
        <w:spacing w:line="276" w:lineRule="auto"/>
        <w:rPr>
          <w:ins w:id="923" w:author="Lotta Rydhmer" w:date="2025-05-21T17:23:00Z"/>
          <w:lang w:val="en-GB"/>
        </w:rPr>
      </w:pPr>
      <w:r w:rsidRPr="00387946">
        <w:rPr>
          <w:lang w:val="en-GB"/>
        </w:rPr>
        <w:t xml:space="preserve">The actual amount of antibiotics used for animals in food production is not known and therefore the country-wise monitoring performed by European Surveillance of Veterinary Antimicrobial Consumption (ESVAC) </w:t>
      </w:r>
      <w:del w:id="924" w:author="Lotta Rydhmer" w:date="2025-05-21T17:18:00Z">
        <w:r w:rsidRPr="00387946" w:rsidDel="00277067">
          <w:rPr>
            <w:lang w:val="en-GB"/>
          </w:rPr>
          <w:delText xml:space="preserve">is </w:delText>
        </w:r>
      </w:del>
      <w:ins w:id="925" w:author="Lotta Rydhmer" w:date="2025-05-21T17:18:00Z">
        <w:r w:rsidR="00277067">
          <w:rPr>
            <w:lang w:val="en-GB"/>
          </w:rPr>
          <w:t>was</w:t>
        </w:r>
        <w:r w:rsidR="00277067" w:rsidRPr="00387946">
          <w:rPr>
            <w:lang w:val="en-GB"/>
          </w:rPr>
          <w:t xml:space="preserve"> </w:t>
        </w:r>
      </w:ins>
      <w:r w:rsidRPr="00387946">
        <w:rPr>
          <w:lang w:val="en-GB"/>
        </w:rPr>
        <w:t>based on sold amounts</w:t>
      </w:r>
      <w:ins w:id="926" w:author="Lotta Rydhmer" w:date="2025-05-21T17:17:00Z">
        <w:r w:rsidR="00277067">
          <w:rPr>
            <w:lang w:val="en-GB"/>
          </w:rPr>
          <w:t xml:space="preserve"> (</w:t>
        </w:r>
      </w:ins>
      <w:ins w:id="927" w:author="Lotta Rydhmer" w:date="2025-05-21T17:18:00Z">
        <w:r w:rsidR="00277067">
          <w:rPr>
            <w:lang w:val="en-GB"/>
          </w:rPr>
          <w:t>ESVAC, 2023)</w:t>
        </w:r>
      </w:ins>
      <w:ins w:id="928" w:author="Lotta Rydhmer" w:date="2025-05-21T17:17:00Z">
        <w:r w:rsidR="00277067">
          <w:rPr>
            <w:lang w:val="en-GB"/>
          </w:rPr>
          <w:t>)</w:t>
        </w:r>
      </w:ins>
      <w:r w:rsidRPr="00387946">
        <w:rPr>
          <w:lang w:val="en-GB"/>
        </w:rPr>
        <w:t xml:space="preserve">. Since the population of animals varies between countries the use of antibiotics </w:t>
      </w:r>
      <w:del w:id="929" w:author="Lotta Rydhmer" w:date="2025-05-21T17:18:00Z">
        <w:r w:rsidRPr="00387946" w:rsidDel="00277067">
          <w:rPr>
            <w:lang w:val="en-GB"/>
          </w:rPr>
          <w:delText xml:space="preserve">is </w:delText>
        </w:r>
      </w:del>
      <w:ins w:id="930" w:author="Lotta Rydhmer" w:date="2025-05-21T17:18:00Z">
        <w:r w:rsidR="00277067">
          <w:rPr>
            <w:lang w:val="en-GB"/>
          </w:rPr>
          <w:t>wa</w:t>
        </w:r>
        <w:r w:rsidR="00277067" w:rsidRPr="00387946">
          <w:rPr>
            <w:lang w:val="en-GB"/>
          </w:rPr>
          <w:t xml:space="preserve">s </w:t>
        </w:r>
      </w:ins>
      <w:r w:rsidRPr="00387946">
        <w:rPr>
          <w:lang w:val="en-GB"/>
        </w:rPr>
        <w:t xml:space="preserve">reported per total biomass. Corresponding data are available for some countries outside Europe and missing for others. </w:t>
      </w:r>
      <w:ins w:id="931" w:author="Lotta Rydhmer" w:date="2025-05-21T17:23:00Z">
        <w:r w:rsidR="00077899">
          <w:rPr>
            <w:lang w:val="en-GB"/>
          </w:rPr>
          <w:t>N</w:t>
        </w:r>
        <w:r w:rsidR="00077899" w:rsidRPr="00387946">
          <w:rPr>
            <w:lang w:val="en-GB"/>
          </w:rPr>
          <w:t>o country reports data on sales per production system in a systematic way</w:t>
        </w:r>
        <w:r w:rsidR="00077899">
          <w:rPr>
            <w:lang w:val="en-GB"/>
          </w:rPr>
          <w:t xml:space="preserve"> and s</w:t>
        </w:r>
      </w:ins>
      <w:del w:id="932" w:author="Lotta Rydhmer" w:date="2025-05-21T17:24:00Z">
        <w:r w:rsidRPr="00387946" w:rsidDel="00077899">
          <w:rPr>
            <w:lang w:val="en-GB"/>
          </w:rPr>
          <w:delText>S</w:delText>
        </w:r>
      </w:del>
      <w:r w:rsidRPr="00387946">
        <w:rPr>
          <w:lang w:val="en-GB"/>
        </w:rPr>
        <w:t xml:space="preserve">o far, only a few countries report data on sales per species </w:t>
      </w:r>
      <w:ins w:id="933" w:author="Lotta Rydhmer" w:date="2025-05-21T17:19:00Z">
        <w:r w:rsidR="00277067">
          <w:rPr>
            <w:lang w:val="en-GB"/>
          </w:rPr>
          <w:t xml:space="preserve">(e.g. </w:t>
        </w:r>
      </w:ins>
      <w:ins w:id="934" w:author="Lotta Rydhmer" w:date="2025-05-21T17:20:00Z">
        <w:r w:rsidR="00277067" w:rsidRPr="00277067">
          <w:rPr>
            <w:lang w:val="en-GB"/>
          </w:rPr>
          <w:t>UK (UK-VARSS, 2022</w:t>
        </w:r>
        <w:r w:rsidR="00277067">
          <w:rPr>
            <w:lang w:val="en-GB"/>
          </w:rPr>
          <w:t xml:space="preserve">) and </w:t>
        </w:r>
        <w:r w:rsidR="00277067" w:rsidRPr="00277067">
          <w:rPr>
            <w:lang w:val="en-GB"/>
          </w:rPr>
          <w:t>Denmark (DANMAP, 2021)</w:t>
        </w:r>
        <w:r w:rsidR="00277067">
          <w:rPr>
            <w:lang w:val="en-GB"/>
          </w:rPr>
          <w:t xml:space="preserve"> </w:t>
        </w:r>
        <w:r w:rsidR="00077899">
          <w:rPr>
            <w:lang w:val="en-GB"/>
          </w:rPr>
          <w:t>for some species)</w:t>
        </w:r>
      </w:ins>
      <w:r w:rsidRPr="00387946">
        <w:rPr>
          <w:lang w:val="en-GB"/>
        </w:rPr>
        <w:t xml:space="preserve">. </w:t>
      </w:r>
    </w:p>
    <w:p w14:paraId="5BA2528D" w14:textId="1C977B5A" w:rsidR="00277067" w:rsidRPr="00387946" w:rsidRDefault="00277067" w:rsidP="00277067">
      <w:pPr>
        <w:spacing w:line="276" w:lineRule="auto"/>
        <w:rPr>
          <w:ins w:id="935" w:author="Lotta Rydhmer" w:date="2025-05-21T17:14:00Z"/>
          <w:lang w:val="en-GB"/>
        </w:rPr>
      </w:pPr>
      <w:ins w:id="936" w:author="Lotta Rydhmer" w:date="2025-05-21T17:14:00Z">
        <w:r w:rsidRPr="00387946">
          <w:rPr>
            <w:lang w:val="en-GB"/>
          </w:rPr>
          <w:t xml:space="preserve">The amount of prescribed antibiotics for an animal depends on its weight. Species differ in bodyweight and the proportion of different livestock species varies among European countries. Comparisons between countries should thus be made in relation to biomass. National data on total biomass, recorded in Population Corrected Units (PCU) </w:t>
        </w:r>
      </w:ins>
      <w:ins w:id="937" w:author="Lotta Rydhmer" w:date="2025-05-21T17:21:00Z">
        <w:r w:rsidR="00077899">
          <w:rPr>
            <w:lang w:val="en-GB"/>
          </w:rPr>
          <w:t>have been</w:t>
        </w:r>
      </w:ins>
      <w:ins w:id="938" w:author="Lotta Rydhmer" w:date="2025-05-21T17:14:00Z">
        <w:r w:rsidRPr="00387946">
          <w:rPr>
            <w:lang w:val="en-GB"/>
          </w:rPr>
          <w:t xml:space="preserve"> presented by ESVAC (2023). PCU is a theoretical unit developed by the European Medicines Agency (EMA). It takes into account that it is more common to treat young than adult animals and that young animals are lighter than adult animals. The total biomass for each country is calculated as number of animals of different species in the country (reported yearly to national authorities) and an assumed body weight at treatment for each species (ESVAC, 2023). </w:t>
        </w:r>
      </w:ins>
    </w:p>
    <w:p w14:paraId="19524481" w14:textId="53A766DA" w:rsidR="000F2A86" w:rsidRPr="000F2A86" w:rsidDel="00077899" w:rsidRDefault="000F2A86" w:rsidP="00277067">
      <w:pPr>
        <w:spacing w:line="276" w:lineRule="auto"/>
        <w:rPr>
          <w:del w:id="939" w:author="Lotta Rydhmer" w:date="2025-05-21T17:29:00Z"/>
          <w:rFonts w:asciiTheme="minorHAnsi" w:hAnsiTheme="minorHAnsi"/>
          <w:strike/>
          <w:sz w:val="22"/>
          <w:rPrChange w:id="940" w:author="Lotta Rydhmer" w:date="2025-05-16T01:11:00Z">
            <w:rPr>
              <w:del w:id="941" w:author="Lotta Rydhmer" w:date="2025-05-21T17:29:00Z"/>
              <w:rFonts w:asciiTheme="minorHAnsi" w:hAnsiTheme="minorHAnsi"/>
              <w:strike/>
              <w:sz w:val="22"/>
              <w:lang w:val="en-GB"/>
            </w:rPr>
          </w:rPrChange>
        </w:rPr>
      </w:pPr>
    </w:p>
    <w:p w14:paraId="1A8C07DB" w14:textId="3812B3A9" w:rsidR="00BF0328" w:rsidRDefault="008344C5" w:rsidP="002513B9">
      <w:pPr>
        <w:pStyle w:val="Rubrik1"/>
        <w:spacing w:line="240" w:lineRule="auto"/>
        <w:rPr>
          <w:ins w:id="942" w:author="Lotta Rydhmer" w:date="2025-05-16T01:12:00Z"/>
          <w:lang w:val="en-GB"/>
        </w:rPr>
      </w:pPr>
      <w:r w:rsidRPr="00387946">
        <w:rPr>
          <w:lang w:val="en-GB"/>
        </w:rPr>
        <w:t xml:space="preserve">3. </w:t>
      </w:r>
      <w:r w:rsidR="00BF0328" w:rsidRPr="00387946">
        <w:rPr>
          <w:lang w:val="en-GB"/>
        </w:rPr>
        <w:t>Method</w:t>
      </w:r>
      <w:r w:rsidR="003C1F9B">
        <w:rPr>
          <w:lang w:val="en-GB"/>
        </w:rPr>
        <w:t>s</w:t>
      </w:r>
    </w:p>
    <w:p w14:paraId="225BD0B7" w14:textId="62A105AE" w:rsidR="00F91721" w:rsidRPr="007935FB" w:rsidDel="007935FB" w:rsidRDefault="007935FB">
      <w:pPr>
        <w:rPr>
          <w:del w:id="943" w:author="Elin Röös" w:date="2025-05-18T08:45:00Z"/>
          <w:lang w:val="en-GB"/>
        </w:rPr>
        <w:pPrChange w:id="944" w:author="Lotta Rydhmer" w:date="2025-05-16T01:12:00Z">
          <w:pPr>
            <w:pStyle w:val="Rubrik1"/>
            <w:spacing w:line="240" w:lineRule="auto"/>
          </w:pPr>
        </w:pPrChange>
      </w:pPr>
      <w:ins w:id="945" w:author="Elin Röös" w:date="2025-05-18T08:45:00Z">
        <w:r w:rsidRPr="007935FB">
          <w:rPr>
            <w:lang w:val="en-GB"/>
            <w:rPrChange w:id="946" w:author="Elin Röös" w:date="2025-05-18T08:45:00Z">
              <w:rPr/>
            </w:rPrChange>
          </w:rPr>
          <w:t>The study consists of four parts. First, we develop three animal welfare indices based on the framework by Richter et al. (2024), and populate them with literature data across various livestock species and countries (Section 3.1). Second, we propose a new indicator to measure antibiotic use, using official data from European livestock systems (Section 3.2). Third, we compile existing data on the climate impact of different livestock products (Section 3.3). Finally, we combine th</w:t>
        </w:r>
        <w:del w:id="947" w:author="Lotta Rydhmer" w:date="2025-05-21T17:11:00Z">
          <w:r w:rsidRPr="007935FB" w:rsidDel="00277067">
            <w:rPr>
              <w:lang w:val="en-GB"/>
              <w:rPrChange w:id="948" w:author="Elin Röös" w:date="2025-05-18T08:45:00Z">
                <w:rPr/>
              </w:rPrChange>
            </w:rPr>
            <w:delText>is</w:delText>
          </w:r>
        </w:del>
      </w:ins>
      <w:ins w:id="949" w:author="Lotta Rydhmer" w:date="2025-05-21T17:11:00Z">
        <w:r w:rsidR="00277067">
          <w:rPr>
            <w:lang w:val="en-GB"/>
          </w:rPr>
          <w:t>ese</w:t>
        </w:r>
      </w:ins>
      <w:ins w:id="950" w:author="Elin Röös" w:date="2025-05-18T08:45:00Z">
        <w:r w:rsidRPr="007935FB">
          <w:rPr>
            <w:lang w:val="en-GB"/>
            <w:rPrChange w:id="951" w:author="Elin Röös" w:date="2025-05-18T08:45:00Z">
              <w:rPr/>
            </w:rPrChange>
          </w:rPr>
          <w:t xml:space="preserve"> data with one of the animal welfare indices and the antibiotic use indicator to demonstrate how diets can be assessed using these measures.</w:t>
        </w:r>
      </w:ins>
      <w:ins w:id="952" w:author="Lotta Rydhmer" w:date="2025-05-22T11:05:00Z">
        <w:r w:rsidR="000C57F7">
          <w:rPr>
            <w:lang w:val="en-GB"/>
          </w:rPr>
          <w:t xml:space="preserve"> The functional unit for all indices and indicators is </w:t>
        </w:r>
      </w:ins>
      <w:ins w:id="953" w:author="Lotta Rydhmer" w:date="2025-05-22T11:06:00Z">
        <w:r w:rsidR="000C57F7">
          <w:rPr>
            <w:lang w:val="en-GB"/>
          </w:rPr>
          <w:t>kg animal sourced food.</w:t>
        </w:r>
      </w:ins>
    </w:p>
    <w:p w14:paraId="120D2677" w14:textId="794CAC29" w:rsidR="00370BAD" w:rsidRPr="00387946" w:rsidRDefault="63BBD817" w:rsidP="002513B9">
      <w:pPr>
        <w:pStyle w:val="Rubrik2"/>
        <w:spacing w:line="240" w:lineRule="auto"/>
        <w:rPr>
          <w:lang w:val="en-GB"/>
        </w:rPr>
      </w:pPr>
      <w:r w:rsidRPr="63BBD817">
        <w:rPr>
          <w:lang w:val="en-GB"/>
        </w:rPr>
        <w:t>3.1 Animal welfare indices</w:t>
      </w:r>
    </w:p>
    <w:p w14:paraId="4874EA1C" w14:textId="318D7B04" w:rsidR="00F05D8F" w:rsidRPr="00387946" w:rsidRDefault="63BBD817" w:rsidP="00A6531E">
      <w:pPr>
        <w:spacing w:line="276" w:lineRule="auto"/>
        <w:rPr>
          <w:lang w:val="en-GB"/>
        </w:rPr>
      </w:pPr>
      <w:r w:rsidRPr="63BBD817">
        <w:rPr>
          <w:lang w:val="en-GB"/>
        </w:rPr>
        <w:t>Animal welfare i</w:t>
      </w:r>
      <w:r w:rsidR="00F60B76">
        <w:rPr>
          <w:lang w:val="en-GB"/>
        </w:rPr>
        <w:t>s</w:t>
      </w:r>
      <w:r w:rsidRPr="63BBD817">
        <w:rPr>
          <w:lang w:val="en-GB"/>
        </w:rPr>
        <w:t xml:space="preserve"> defined as “the physical and mental state of an animal in relation to the conditions in which it lives and dies” (WOAH, 2024), taking the five freedoms (FAWC, 2009) into consideration. The animal welfare indices consider 1) the number of involved animals to produce 1 kg of raw commodity (</w:t>
      </w:r>
      <w:r w:rsidRPr="63BBD817">
        <w:rPr>
          <w:i/>
          <w:iCs/>
          <w:lang w:val="en-GB"/>
        </w:rPr>
        <w:t>e.g.</w:t>
      </w:r>
      <w:r w:rsidRPr="63BBD817">
        <w:rPr>
          <w:lang w:val="en-GB"/>
        </w:rPr>
        <w:t xml:space="preserve"> kg of bone-free meat, eggs, peeled shrimps or milk, 2) these animals’ ability to perceive negative effects of being used by humans, and 3) a judgement of the </w:t>
      </w:r>
      <w:ins w:id="954" w:author="Lotta Rydhmer" w:date="2025-05-22T11:28:00Z">
        <w:r w:rsidR="00812868">
          <w:rPr>
            <w:lang w:val="en-GB"/>
          </w:rPr>
          <w:t xml:space="preserve">quality of the production system expressed as the </w:t>
        </w:r>
      </w:ins>
      <w:r w:rsidRPr="63BBD817">
        <w:rPr>
          <w:lang w:val="en-GB"/>
        </w:rPr>
        <w:t xml:space="preserve">suffering that animals are exposed to in the typical production system. </w:t>
      </w:r>
      <w:ins w:id="955" w:author="Lotta Rydhmer" w:date="2025-05-22T11:32:00Z">
        <w:r w:rsidR="009B461C">
          <w:rPr>
            <w:rFonts w:cs="Times New Roman"/>
            <w:lang w:val="en-GB"/>
          </w:rPr>
          <w:t xml:space="preserve">Thus ability describes the animal and suffering describes the production system. </w:t>
        </w:r>
      </w:ins>
      <w:r w:rsidRPr="63BBD817">
        <w:rPr>
          <w:lang w:val="en-GB"/>
        </w:rPr>
        <w:t xml:space="preserve">The animal welfare indices reflect the whole life for farmed animals. For wild animals, only the part of life directly related to food production, </w:t>
      </w:r>
      <w:r w:rsidRPr="63BBD817">
        <w:rPr>
          <w:i/>
          <w:iCs/>
          <w:lang w:val="en-GB"/>
        </w:rPr>
        <w:t>i.e.</w:t>
      </w:r>
      <w:r w:rsidRPr="63BBD817">
        <w:rPr>
          <w:lang w:val="en-GB"/>
        </w:rPr>
        <w:t xml:space="preserve"> catching or shooting, is included.</w:t>
      </w:r>
    </w:p>
    <w:p w14:paraId="632F4B1F" w14:textId="0961F1DC" w:rsidR="00FD258E" w:rsidRPr="00387946" w:rsidRDefault="49FF5CCA" w:rsidP="00A6531E">
      <w:pPr>
        <w:spacing w:line="276" w:lineRule="auto"/>
        <w:rPr>
          <w:lang w:val="en-GB"/>
        </w:rPr>
      </w:pPr>
      <w:r w:rsidRPr="00387946">
        <w:rPr>
          <w:lang w:val="en-GB"/>
        </w:rPr>
        <w:t>We present results for three indices: 1) a new index,</w:t>
      </w:r>
      <w:r w:rsidRPr="00217E4C">
        <w:rPr>
          <w:lang w:val="en-GB"/>
        </w:rPr>
        <w:t xml:space="preserve"> </w:t>
      </w:r>
      <w:r w:rsidRPr="00387946">
        <w:rPr>
          <w:lang w:val="en-GB"/>
        </w:rPr>
        <w:t xml:space="preserve">Perception Adjusted Animal Lives Affected (PAALA), 2) Animal Life Years Suffered (ALYS) as defined by Scherer </w:t>
      </w:r>
      <w:r w:rsidR="004726BA" w:rsidRPr="004726BA">
        <w:rPr>
          <w:i/>
          <w:iCs/>
          <w:lang w:val="en-GB"/>
        </w:rPr>
        <w:t>et al.</w:t>
      </w:r>
      <w:r w:rsidRPr="00387946">
        <w:rPr>
          <w:lang w:val="en-GB"/>
        </w:rPr>
        <w:t xml:space="preserve"> (2018) but with an extended ‘life quality’ component here called ‘suffering’, and 3) Perception Adjusted ALYS (PAALYS). The indices are calculated as follows</w:t>
      </w:r>
      <w:ins w:id="956" w:author="Elin Röös" w:date="2025-05-18T08:47:00Z">
        <w:r w:rsidR="007935FB">
          <w:rPr>
            <w:lang w:val="en-GB"/>
          </w:rPr>
          <w:t xml:space="preserve"> (variables are </w:t>
        </w:r>
      </w:ins>
      <w:ins w:id="957" w:author="Lotta Rydhmer" w:date="2025-05-22T11:10:00Z">
        <w:r w:rsidR="000C57F7">
          <w:rPr>
            <w:lang w:val="en-GB"/>
          </w:rPr>
          <w:t xml:space="preserve">further </w:t>
        </w:r>
      </w:ins>
      <w:ins w:id="958" w:author="Elin Röös" w:date="2025-05-18T08:47:00Z">
        <w:r w:rsidR="007935FB">
          <w:rPr>
            <w:lang w:val="en-GB"/>
          </w:rPr>
          <w:t>explained in secti</w:t>
        </w:r>
      </w:ins>
      <w:ins w:id="959" w:author="Elin Röös" w:date="2025-05-18T08:48:00Z">
        <w:r w:rsidR="007935FB">
          <w:rPr>
            <w:lang w:val="en-GB"/>
          </w:rPr>
          <w:t>ons</w:t>
        </w:r>
      </w:ins>
      <w:ins w:id="960" w:author="Elin Röös" w:date="2025-05-18T08:49:00Z">
        <w:r w:rsidR="007935FB">
          <w:rPr>
            <w:lang w:val="en-GB"/>
          </w:rPr>
          <w:t xml:space="preserve"> 3.1.1-3.1.3</w:t>
        </w:r>
      </w:ins>
      <w:ins w:id="961" w:author="Elin Röös" w:date="2025-05-18T08:48:00Z">
        <w:r w:rsidR="007935FB">
          <w:rPr>
            <w:lang w:val="en-GB"/>
          </w:rPr>
          <w:t>)</w:t>
        </w:r>
      </w:ins>
      <w:r w:rsidRPr="00387946">
        <w:rPr>
          <w:lang w:val="en-GB"/>
        </w:rPr>
        <w:t>:</w:t>
      </w:r>
    </w:p>
    <w:p w14:paraId="0F017899" w14:textId="64880C83" w:rsidR="00A72D86" w:rsidRPr="00387946" w:rsidRDefault="49FF5CCA" w:rsidP="00A6531E">
      <w:pPr>
        <w:spacing w:line="276" w:lineRule="auto"/>
        <w:rPr>
          <w:i/>
          <w:iCs/>
          <w:lang w:val="en-GB"/>
        </w:rPr>
      </w:pPr>
      <w:r w:rsidRPr="00387946">
        <w:rPr>
          <w:i/>
          <w:iCs/>
          <w:lang w:val="en-GB"/>
        </w:rPr>
        <w:t xml:space="preserve">PAALA = number affected x ability x </w:t>
      </w:r>
      <w:proofErr w:type="spellStart"/>
      <w:r w:rsidRPr="00387946">
        <w:rPr>
          <w:i/>
          <w:iCs/>
          <w:lang w:val="en-GB"/>
        </w:rPr>
        <w:t>suffering</w:t>
      </w:r>
      <w:r w:rsidR="003F788C" w:rsidRPr="00387946">
        <w:rPr>
          <w:i/>
          <w:iCs/>
          <w:lang w:val="en-GB"/>
        </w:rPr>
        <w:t>_</w:t>
      </w:r>
      <w:r w:rsidR="5A05D9A9" w:rsidRPr="00387946">
        <w:rPr>
          <w:i/>
          <w:iCs/>
          <w:lang w:val="en-GB"/>
        </w:rPr>
        <w:t>including</w:t>
      </w:r>
      <w:r w:rsidR="003F788C" w:rsidRPr="00387946">
        <w:rPr>
          <w:i/>
          <w:iCs/>
          <w:lang w:val="en-GB"/>
        </w:rPr>
        <w:t>_</w:t>
      </w:r>
      <w:r w:rsidRPr="00387946">
        <w:rPr>
          <w:i/>
          <w:iCs/>
          <w:lang w:val="en-GB"/>
        </w:rPr>
        <w:t>slaughter</w:t>
      </w:r>
      <w:proofErr w:type="spellEnd"/>
      <w:r w:rsidRPr="00387946">
        <w:rPr>
          <w:i/>
          <w:iCs/>
          <w:lang w:val="en-GB"/>
        </w:rPr>
        <w:t xml:space="preserve"> x 100</w:t>
      </w:r>
    </w:p>
    <w:p w14:paraId="19DF009E" w14:textId="1DE9DEF5" w:rsidR="005A2B1A" w:rsidRPr="00387946" w:rsidRDefault="49FF5CCA" w:rsidP="00A6531E">
      <w:pPr>
        <w:spacing w:line="276" w:lineRule="auto"/>
        <w:rPr>
          <w:i/>
          <w:iCs/>
          <w:lang w:val="en-GB"/>
        </w:rPr>
      </w:pPr>
      <w:r w:rsidRPr="00387946">
        <w:rPr>
          <w:i/>
          <w:iCs/>
          <w:lang w:val="en-GB"/>
        </w:rPr>
        <w:t>ALYS = number affected x (</w:t>
      </w:r>
      <w:r w:rsidR="00687A1A" w:rsidRPr="00387946">
        <w:rPr>
          <w:i/>
          <w:iCs/>
          <w:lang w:val="en-GB"/>
        </w:rPr>
        <w:t>[</w:t>
      </w:r>
      <w:r w:rsidRPr="00387946">
        <w:rPr>
          <w:i/>
          <w:iCs/>
          <w:lang w:val="en-GB"/>
        </w:rPr>
        <w:t>life duration – slaughter duration</w:t>
      </w:r>
      <w:r w:rsidR="00687A1A" w:rsidRPr="00387946">
        <w:rPr>
          <w:i/>
          <w:iCs/>
          <w:lang w:val="en-GB"/>
        </w:rPr>
        <w:t>]</w:t>
      </w:r>
      <w:r w:rsidRPr="00387946">
        <w:rPr>
          <w:i/>
          <w:iCs/>
          <w:lang w:val="en-GB"/>
        </w:rPr>
        <w:t xml:space="preserve"> x </w:t>
      </w:r>
      <w:proofErr w:type="spellStart"/>
      <w:r w:rsidRPr="00387946">
        <w:rPr>
          <w:i/>
          <w:iCs/>
          <w:lang w:val="en-GB"/>
        </w:rPr>
        <w:t>suffering</w:t>
      </w:r>
      <w:r w:rsidR="003F788C" w:rsidRPr="00387946">
        <w:rPr>
          <w:i/>
          <w:iCs/>
          <w:lang w:val="en-GB"/>
        </w:rPr>
        <w:t>_</w:t>
      </w:r>
      <w:r w:rsidR="699DF8DA" w:rsidRPr="00387946">
        <w:rPr>
          <w:i/>
          <w:iCs/>
          <w:lang w:val="en-GB"/>
        </w:rPr>
        <w:t>excluding</w:t>
      </w:r>
      <w:r w:rsidR="003F788C" w:rsidRPr="00387946">
        <w:rPr>
          <w:i/>
          <w:iCs/>
          <w:lang w:val="en-GB"/>
        </w:rPr>
        <w:t>_</w:t>
      </w:r>
      <w:r w:rsidR="699DF8DA" w:rsidRPr="00387946">
        <w:rPr>
          <w:i/>
          <w:iCs/>
          <w:lang w:val="en-GB"/>
        </w:rPr>
        <w:t>slaughter</w:t>
      </w:r>
      <w:proofErr w:type="spellEnd"/>
      <w:r w:rsidRPr="00387946">
        <w:rPr>
          <w:i/>
          <w:iCs/>
          <w:lang w:val="en-GB"/>
        </w:rPr>
        <w:t xml:space="preserve"> + slaughter duration)</w:t>
      </w:r>
    </w:p>
    <w:p w14:paraId="2BCCC69A" w14:textId="4DB8151F" w:rsidR="004272E0" w:rsidRPr="00387946" w:rsidRDefault="00247601" w:rsidP="00A6531E">
      <w:pPr>
        <w:spacing w:line="276" w:lineRule="auto"/>
        <w:rPr>
          <w:i/>
          <w:iCs/>
          <w:lang w:val="en-GB"/>
        </w:rPr>
      </w:pPr>
      <w:r w:rsidRPr="00387946">
        <w:rPr>
          <w:i/>
          <w:iCs/>
          <w:lang w:val="en-GB"/>
        </w:rPr>
        <w:t>PAALYS = ability x ALYS</w:t>
      </w:r>
      <w:r w:rsidR="004272E0" w:rsidRPr="00387946">
        <w:rPr>
          <w:i/>
          <w:iCs/>
          <w:lang w:val="en-GB"/>
        </w:rPr>
        <w:t xml:space="preserve">  </w:t>
      </w:r>
    </w:p>
    <w:p w14:paraId="2AF394FE" w14:textId="77777777" w:rsidR="004023F0" w:rsidRDefault="004023F0">
      <w:pPr>
        <w:spacing w:after="0" w:line="276" w:lineRule="auto"/>
        <w:rPr>
          <w:ins w:id="962" w:author="Lotta Rydhmer" w:date="2025-05-22T11:12:00Z"/>
          <w:rFonts w:cs="Times New Roman"/>
          <w:lang w:val="en-GB"/>
        </w:rPr>
        <w:pPrChange w:id="963" w:author="Lotta Rydhmer" w:date="2025-05-22T11:26:00Z">
          <w:pPr>
            <w:spacing w:line="276" w:lineRule="auto"/>
          </w:pPr>
        </w:pPrChange>
      </w:pPr>
      <w:ins w:id="964" w:author="Lotta Rydhmer" w:date="2025-05-22T11:12:00Z">
        <w:r>
          <w:rPr>
            <w:rFonts w:cs="Times New Roman"/>
            <w:lang w:val="en-GB"/>
          </w:rPr>
          <w:t>w</w:t>
        </w:r>
      </w:ins>
      <w:ins w:id="965" w:author="Lotta Rydhmer" w:date="2025-05-22T11:10:00Z">
        <w:r w:rsidR="000C57F7">
          <w:rPr>
            <w:rFonts w:cs="Times New Roman"/>
            <w:lang w:val="en-GB"/>
          </w:rPr>
          <w:t xml:space="preserve">here </w:t>
        </w:r>
      </w:ins>
    </w:p>
    <w:p w14:paraId="498FBE40" w14:textId="1ECFF4EB" w:rsidR="000C57F7" w:rsidRDefault="000C57F7">
      <w:pPr>
        <w:spacing w:after="0" w:line="276" w:lineRule="auto"/>
        <w:rPr>
          <w:ins w:id="966" w:author="Lotta Rydhmer" w:date="2025-05-22T11:10:00Z"/>
          <w:rFonts w:cs="Times New Roman"/>
          <w:lang w:val="en-GB"/>
        </w:rPr>
        <w:pPrChange w:id="967" w:author="Lotta Rydhmer" w:date="2025-05-22T11:26:00Z">
          <w:pPr>
            <w:spacing w:line="276" w:lineRule="auto"/>
          </w:pPr>
        </w:pPrChange>
      </w:pPr>
      <w:ins w:id="968" w:author="Lotta Rydhmer" w:date="2025-05-22T11:10:00Z">
        <w:r w:rsidRPr="004023F0">
          <w:rPr>
            <w:rFonts w:cs="Times New Roman"/>
            <w:i/>
            <w:lang w:val="en-GB"/>
            <w:rPrChange w:id="969" w:author="Lotta Rydhmer" w:date="2025-05-22T11:13:00Z">
              <w:rPr>
                <w:rFonts w:cs="Times New Roman"/>
                <w:lang w:val="en-GB"/>
              </w:rPr>
            </w:rPrChange>
          </w:rPr>
          <w:t>number affected</w:t>
        </w:r>
        <w:r>
          <w:rPr>
            <w:rFonts w:cs="Times New Roman"/>
            <w:lang w:val="en-GB"/>
          </w:rPr>
          <w:t xml:space="preserve"> is </w:t>
        </w:r>
      </w:ins>
      <w:ins w:id="970" w:author="Lotta Rydhmer" w:date="2025-05-22T11:11:00Z">
        <w:r w:rsidR="004023F0">
          <w:rPr>
            <w:rFonts w:cs="Times New Roman"/>
            <w:lang w:val="en-GB"/>
          </w:rPr>
          <w:t>number of animals involved to produce 1 kg food</w:t>
        </w:r>
      </w:ins>
    </w:p>
    <w:p w14:paraId="16C5D6C7" w14:textId="4AACC6AA" w:rsidR="00812868" w:rsidRDefault="004023F0">
      <w:pPr>
        <w:spacing w:after="0" w:line="276" w:lineRule="auto"/>
        <w:rPr>
          <w:ins w:id="971" w:author="Lotta Rydhmer" w:date="2025-05-22T11:30:00Z"/>
          <w:rFonts w:cs="Times New Roman"/>
          <w:i/>
          <w:lang w:val="en-GB"/>
        </w:rPr>
        <w:pPrChange w:id="972" w:author="Lotta Rydhmer" w:date="2025-05-22T11:25:00Z">
          <w:pPr>
            <w:spacing w:line="276" w:lineRule="auto"/>
          </w:pPr>
        </w:pPrChange>
      </w:pPr>
      <w:ins w:id="973" w:author="Lotta Rydhmer" w:date="2025-05-22T11:12:00Z">
        <w:r w:rsidRPr="004023F0">
          <w:rPr>
            <w:rFonts w:cs="Times New Roman"/>
            <w:i/>
            <w:lang w:val="en-GB"/>
            <w:rPrChange w:id="974" w:author="Lotta Rydhmer" w:date="2025-05-22T11:13:00Z">
              <w:rPr>
                <w:rFonts w:cs="Times New Roman"/>
                <w:lang w:val="en-GB"/>
              </w:rPr>
            </w:rPrChange>
          </w:rPr>
          <w:t>ability</w:t>
        </w:r>
        <w:r>
          <w:rPr>
            <w:rFonts w:cs="Times New Roman"/>
            <w:lang w:val="en-GB"/>
          </w:rPr>
          <w:t xml:space="preserve"> is </w:t>
        </w:r>
      </w:ins>
      <w:ins w:id="975" w:author="Lotta Rydhmer" w:date="2025-05-22T11:30:00Z">
        <w:r w:rsidR="00812868">
          <w:rPr>
            <w:rFonts w:cs="Times New Roman"/>
            <w:lang w:val="en-GB"/>
          </w:rPr>
          <w:t xml:space="preserve">the </w:t>
        </w:r>
      </w:ins>
      <w:ins w:id="976" w:author="Lotta Rydhmer" w:date="2025-05-22T11:12:00Z">
        <w:r>
          <w:rPr>
            <w:rFonts w:cs="Times New Roman"/>
            <w:lang w:val="en-GB"/>
          </w:rPr>
          <w:t xml:space="preserve">animals’ </w:t>
        </w:r>
      </w:ins>
      <w:ins w:id="977" w:author="Lotta Rydhmer" w:date="2025-05-22T11:30:00Z">
        <w:r w:rsidR="00812868" w:rsidRPr="63BBD817">
          <w:rPr>
            <w:lang w:val="en-GB"/>
          </w:rPr>
          <w:t>ability to perceive negative effects of being used by humans</w:t>
        </w:r>
        <w:r w:rsidR="00812868" w:rsidRPr="00812868">
          <w:rPr>
            <w:rFonts w:cs="Times New Roman"/>
            <w:i/>
            <w:lang w:val="en-GB"/>
          </w:rPr>
          <w:t xml:space="preserve"> </w:t>
        </w:r>
      </w:ins>
    </w:p>
    <w:p w14:paraId="0100E03B" w14:textId="2E4E8EB7" w:rsidR="004023F0" w:rsidRDefault="004023F0">
      <w:pPr>
        <w:spacing w:after="0" w:line="276" w:lineRule="auto"/>
        <w:rPr>
          <w:ins w:id="978" w:author="Lotta Rydhmer" w:date="2025-05-22T11:12:00Z"/>
          <w:rFonts w:cs="Times New Roman"/>
          <w:lang w:val="en-GB"/>
        </w:rPr>
        <w:pPrChange w:id="979" w:author="Lotta Rydhmer" w:date="2025-05-22T11:25:00Z">
          <w:pPr>
            <w:spacing w:line="276" w:lineRule="auto"/>
          </w:pPr>
        </w:pPrChange>
      </w:pPr>
      <w:ins w:id="980" w:author="Lotta Rydhmer" w:date="2025-05-22T11:13:00Z">
        <w:r w:rsidRPr="00812868">
          <w:rPr>
            <w:rFonts w:cs="Times New Roman"/>
            <w:i/>
            <w:lang w:val="en-GB"/>
            <w:rPrChange w:id="981" w:author="Lotta Rydhmer" w:date="2025-05-22T11:26:00Z">
              <w:rPr>
                <w:rFonts w:cs="Times New Roman"/>
                <w:lang w:val="en-GB"/>
              </w:rPr>
            </w:rPrChange>
          </w:rPr>
          <w:t>suffering</w:t>
        </w:r>
        <w:r>
          <w:rPr>
            <w:rFonts w:cs="Times New Roman"/>
            <w:lang w:val="en-GB"/>
          </w:rPr>
          <w:t xml:space="preserve"> </w:t>
        </w:r>
      </w:ins>
      <w:ins w:id="982" w:author="Lotta Rydhmer" w:date="2025-05-22T11:14:00Z">
        <w:r>
          <w:rPr>
            <w:rFonts w:cs="Times New Roman"/>
            <w:lang w:val="en-GB"/>
          </w:rPr>
          <w:t>describes</w:t>
        </w:r>
      </w:ins>
      <w:ins w:id="983" w:author="Lotta Rydhmer" w:date="2025-05-22T11:13:00Z">
        <w:r>
          <w:rPr>
            <w:rFonts w:cs="Times New Roman"/>
            <w:lang w:val="en-GB"/>
          </w:rPr>
          <w:t xml:space="preserve"> the quality of the production system</w:t>
        </w:r>
      </w:ins>
      <w:ins w:id="984" w:author="Lotta Rydhmer" w:date="2025-05-22T11:19:00Z">
        <w:r>
          <w:rPr>
            <w:rFonts w:cs="Times New Roman"/>
            <w:lang w:val="en-GB"/>
          </w:rPr>
          <w:t>, either including or excluding the slaughter process</w:t>
        </w:r>
      </w:ins>
    </w:p>
    <w:p w14:paraId="7C04EE5B" w14:textId="1B18363C" w:rsidR="004023F0" w:rsidRDefault="004023F0">
      <w:pPr>
        <w:spacing w:after="0" w:line="276" w:lineRule="auto"/>
        <w:rPr>
          <w:ins w:id="985" w:author="Lotta Rydhmer" w:date="2025-05-22T11:16:00Z"/>
          <w:rFonts w:cs="Times New Roman"/>
          <w:lang w:val="en-GB"/>
        </w:rPr>
        <w:pPrChange w:id="986" w:author="Lotta Rydhmer" w:date="2025-05-22T11:25:00Z">
          <w:pPr>
            <w:spacing w:line="276" w:lineRule="auto"/>
          </w:pPr>
        </w:pPrChange>
      </w:pPr>
      <w:ins w:id="987" w:author="Lotta Rydhmer" w:date="2025-05-22T11:14:00Z">
        <w:r w:rsidRPr="00812868">
          <w:rPr>
            <w:rFonts w:cs="Times New Roman"/>
            <w:i/>
            <w:lang w:val="en-GB"/>
            <w:rPrChange w:id="988" w:author="Lotta Rydhmer" w:date="2025-05-22T11:26:00Z">
              <w:rPr>
                <w:rFonts w:cs="Times New Roman"/>
                <w:lang w:val="en-GB"/>
              </w:rPr>
            </w:rPrChange>
          </w:rPr>
          <w:t>life</w:t>
        </w:r>
        <w:r>
          <w:rPr>
            <w:rFonts w:cs="Times New Roman"/>
            <w:lang w:val="en-GB"/>
          </w:rPr>
          <w:t xml:space="preserve"> </w:t>
        </w:r>
      </w:ins>
      <w:ins w:id="989" w:author="Lotta Rydhmer" w:date="2025-05-22T11:15:00Z">
        <w:r>
          <w:rPr>
            <w:rFonts w:cs="Times New Roman"/>
            <w:lang w:val="en-GB"/>
          </w:rPr>
          <w:t xml:space="preserve">and </w:t>
        </w:r>
        <w:r w:rsidRPr="00812868">
          <w:rPr>
            <w:rFonts w:cs="Times New Roman"/>
            <w:i/>
            <w:lang w:val="en-GB"/>
            <w:rPrChange w:id="990" w:author="Lotta Rydhmer" w:date="2025-05-22T11:26:00Z">
              <w:rPr>
                <w:rFonts w:cs="Times New Roman"/>
                <w:lang w:val="en-GB"/>
              </w:rPr>
            </w:rPrChange>
          </w:rPr>
          <w:t xml:space="preserve">slaughter </w:t>
        </w:r>
      </w:ins>
      <w:ins w:id="991" w:author="Lotta Rydhmer" w:date="2025-05-22T11:14:00Z">
        <w:r w:rsidRPr="00812868">
          <w:rPr>
            <w:rFonts w:cs="Times New Roman"/>
            <w:i/>
            <w:lang w:val="en-GB"/>
            <w:rPrChange w:id="992" w:author="Lotta Rydhmer" w:date="2025-05-22T11:26:00Z">
              <w:rPr>
                <w:rFonts w:cs="Times New Roman"/>
                <w:lang w:val="en-GB"/>
              </w:rPr>
            </w:rPrChange>
          </w:rPr>
          <w:t>duration</w:t>
        </w:r>
      </w:ins>
      <w:ins w:id="993" w:author="Lotta Rydhmer" w:date="2025-05-22T11:15:00Z">
        <w:r w:rsidRPr="00812868">
          <w:rPr>
            <w:rFonts w:cs="Times New Roman"/>
            <w:i/>
            <w:lang w:val="en-GB"/>
            <w:rPrChange w:id="994" w:author="Lotta Rydhmer" w:date="2025-05-22T11:26:00Z">
              <w:rPr>
                <w:rFonts w:cs="Times New Roman"/>
                <w:lang w:val="en-GB"/>
              </w:rPr>
            </w:rPrChange>
          </w:rPr>
          <w:t>s</w:t>
        </w:r>
      </w:ins>
      <w:ins w:id="995" w:author="Lotta Rydhmer" w:date="2025-05-22T11:14:00Z">
        <w:r>
          <w:rPr>
            <w:rFonts w:cs="Times New Roman"/>
            <w:lang w:val="en-GB"/>
          </w:rPr>
          <w:t xml:space="preserve"> </w:t>
        </w:r>
      </w:ins>
      <w:ins w:id="996" w:author="Lotta Rydhmer" w:date="2025-05-22T11:15:00Z">
        <w:r>
          <w:rPr>
            <w:rFonts w:cs="Times New Roman"/>
            <w:lang w:val="en-GB"/>
          </w:rPr>
          <w:t>are</w:t>
        </w:r>
      </w:ins>
      <w:ins w:id="997" w:author="Lotta Rydhmer" w:date="2025-05-22T11:14:00Z">
        <w:r>
          <w:rPr>
            <w:rFonts w:cs="Times New Roman"/>
            <w:lang w:val="en-GB"/>
          </w:rPr>
          <w:t xml:space="preserve"> animals’ life length</w:t>
        </w:r>
      </w:ins>
      <w:ins w:id="998" w:author="Lotta Rydhmer" w:date="2025-05-22T11:15:00Z">
        <w:r>
          <w:rPr>
            <w:rFonts w:cs="Times New Roman"/>
            <w:lang w:val="en-GB"/>
          </w:rPr>
          <w:t xml:space="preserve"> and length of slaughter process</w:t>
        </w:r>
      </w:ins>
    </w:p>
    <w:p w14:paraId="0AE55246" w14:textId="09F4C8F8" w:rsidR="004023F0" w:rsidRDefault="004023F0">
      <w:pPr>
        <w:spacing w:line="276" w:lineRule="auto"/>
        <w:rPr>
          <w:ins w:id="999" w:author="Lotta Rydhmer" w:date="2025-05-22T11:12:00Z"/>
          <w:rFonts w:cs="Times New Roman"/>
          <w:lang w:val="en-GB"/>
        </w:rPr>
      </w:pPr>
      <w:ins w:id="1000" w:author="Lotta Rydhmer" w:date="2025-05-22T11:16:00Z">
        <w:r>
          <w:rPr>
            <w:rFonts w:cs="Times New Roman"/>
            <w:lang w:val="en-GB"/>
          </w:rPr>
          <w:t>PAALA is multiplied with 100 to</w:t>
        </w:r>
      </w:ins>
      <w:ins w:id="1001" w:author="Lotta Rydhmer" w:date="2025-05-22T11:24:00Z">
        <w:r w:rsidR="00812868">
          <w:rPr>
            <w:rFonts w:cs="Times New Roman"/>
            <w:lang w:val="en-GB"/>
          </w:rPr>
          <w:t xml:space="preserve"> increase the readability of the </w:t>
        </w:r>
      </w:ins>
      <w:ins w:id="1002" w:author="Lotta Rydhmer" w:date="2025-05-22T11:16:00Z">
        <w:r>
          <w:rPr>
            <w:rFonts w:cs="Times New Roman"/>
            <w:lang w:val="en-GB"/>
          </w:rPr>
          <w:t>index value</w:t>
        </w:r>
      </w:ins>
      <w:ins w:id="1003" w:author="Lotta Rydhmer" w:date="2025-05-22T11:24:00Z">
        <w:r w:rsidR="00812868">
          <w:rPr>
            <w:rFonts w:cs="Times New Roman"/>
            <w:lang w:val="en-GB"/>
          </w:rPr>
          <w:t>.</w:t>
        </w:r>
      </w:ins>
      <w:ins w:id="1004" w:author="Lotta Rydhmer" w:date="2025-05-22T11:16:00Z">
        <w:r>
          <w:rPr>
            <w:rFonts w:cs="Times New Roman"/>
            <w:lang w:val="en-GB"/>
          </w:rPr>
          <w:t xml:space="preserve"> </w:t>
        </w:r>
      </w:ins>
    </w:p>
    <w:p w14:paraId="3BC6B00F" w14:textId="0239B8DB" w:rsidR="00E945D5" w:rsidRPr="00387946" w:rsidRDefault="5B5A985F">
      <w:pPr>
        <w:spacing w:line="276" w:lineRule="auto"/>
        <w:rPr>
          <w:rFonts w:cs="Times New Roman"/>
          <w:lang w:val="en-GB"/>
        </w:rPr>
      </w:pPr>
      <w:r w:rsidRPr="00387946">
        <w:rPr>
          <w:rFonts w:cs="Times New Roman"/>
          <w:lang w:val="en-GB"/>
        </w:rPr>
        <w:t>The animal welfare index values for production animals and their parents are added to get the animal welfare index value per kg product for beef from suckler production and for sheep, pig and chicken meat. For calves from dairy cows, all welfare impact was allocated to the cow and its milk, and parent is thus not applicable. For other animals, the impact of parents was assumed to be negligible due to the low number of parents needed (salmon and insects) or similarity to production animals (rabbit and laying hen)</w:t>
      </w:r>
      <w:ins w:id="1005" w:author="Lotta Rydhmer" w:date="2025-05-22T11:48:00Z">
        <w:r w:rsidR="00946911">
          <w:rPr>
            <w:rFonts w:cs="Times New Roman"/>
            <w:lang w:val="en-GB"/>
          </w:rPr>
          <w:t>, and thus not included</w:t>
        </w:r>
      </w:ins>
      <w:r w:rsidRPr="00387946">
        <w:rPr>
          <w:rFonts w:cs="Times New Roman"/>
          <w:lang w:val="en-GB"/>
        </w:rPr>
        <w:t>. Horses were not regarded as production or parent animals since commercial horse meat production is very limited</w:t>
      </w:r>
      <w:ins w:id="1006" w:author="Lotta Rydhmer" w:date="2025-05-22T11:48:00Z">
        <w:r w:rsidR="00946911">
          <w:rPr>
            <w:rFonts w:cs="Times New Roman"/>
            <w:lang w:val="en-GB"/>
          </w:rPr>
          <w:t xml:space="preserve"> and parents were not included as a separate group of animals</w:t>
        </w:r>
      </w:ins>
      <w:r w:rsidRPr="00387946">
        <w:rPr>
          <w:rFonts w:cs="Times New Roman"/>
          <w:lang w:val="en-GB"/>
        </w:rPr>
        <w:t xml:space="preserve">. Male chickens discarded at hatching </w:t>
      </w:r>
      <w:del w:id="1007" w:author="Lotta Rydhmer" w:date="2025-05-22T11:49:00Z">
        <w:r w:rsidRPr="00387946" w:rsidDel="00946911">
          <w:rPr>
            <w:rFonts w:cs="Times New Roman"/>
            <w:lang w:val="en-GB"/>
          </w:rPr>
          <w:delText xml:space="preserve">are </w:delText>
        </w:r>
      </w:del>
      <w:ins w:id="1008" w:author="Lotta Rydhmer" w:date="2025-05-22T11:49:00Z">
        <w:r w:rsidR="00946911">
          <w:rPr>
            <w:rFonts w:cs="Times New Roman"/>
            <w:lang w:val="en-GB"/>
          </w:rPr>
          <w:t>were</w:t>
        </w:r>
        <w:r w:rsidR="00946911" w:rsidRPr="00387946">
          <w:rPr>
            <w:rFonts w:cs="Times New Roman"/>
            <w:lang w:val="en-GB"/>
          </w:rPr>
          <w:t xml:space="preserve"> </w:t>
        </w:r>
      </w:ins>
      <w:r w:rsidRPr="00387946">
        <w:rPr>
          <w:rFonts w:cs="Times New Roman"/>
          <w:lang w:val="en-GB"/>
        </w:rPr>
        <w:t xml:space="preserve">included </w:t>
      </w:r>
      <w:ins w:id="1009" w:author="Lotta Rydhmer" w:date="2025-05-22T11:49:00Z">
        <w:r w:rsidR="00946911">
          <w:rPr>
            <w:rFonts w:cs="Times New Roman"/>
            <w:lang w:val="en-GB"/>
          </w:rPr>
          <w:t xml:space="preserve">together with hens </w:t>
        </w:r>
      </w:ins>
      <w:r w:rsidRPr="00387946">
        <w:rPr>
          <w:rFonts w:cs="Times New Roman"/>
          <w:lang w:val="en-GB"/>
        </w:rPr>
        <w:t xml:space="preserve">for eggs. </w:t>
      </w:r>
    </w:p>
    <w:p w14:paraId="24BF8E33" w14:textId="70910B80" w:rsidR="00E945D5" w:rsidRPr="00387946" w:rsidRDefault="5B5A985F" w:rsidP="00A6531E">
      <w:pPr>
        <w:spacing w:line="276" w:lineRule="auto"/>
        <w:rPr>
          <w:rFonts w:cs="Times New Roman"/>
          <w:lang w:val="en-GB"/>
        </w:rPr>
      </w:pPr>
      <w:r w:rsidRPr="00387946">
        <w:rPr>
          <w:lang w:val="en-GB"/>
        </w:rPr>
        <w:t xml:space="preserve">The indices are presented for major animal products as </w:t>
      </w:r>
      <w:r w:rsidRPr="00387946">
        <w:rPr>
          <w:i/>
          <w:iCs/>
          <w:lang w:val="en-GB"/>
        </w:rPr>
        <w:t>consumed</w:t>
      </w:r>
      <w:r w:rsidRPr="00387946">
        <w:rPr>
          <w:lang w:val="en-GB"/>
        </w:rPr>
        <w:t xml:space="preserve"> in nine European countries (France, Germany, Greece, Hungary, Ireland, Italy, Poland, Spain and Sweden</w:t>
      </w:r>
      <w:r w:rsidR="00694BC5">
        <w:rPr>
          <w:lang w:val="en-GB"/>
        </w:rPr>
        <w:t xml:space="preserve">, see </w:t>
      </w:r>
      <w:r w:rsidRPr="00387946">
        <w:rPr>
          <w:lang w:val="en-GB"/>
        </w:rPr>
        <w:t xml:space="preserve">SM1). Hence, we developed animal welfare indices for livestock production in these countries. Indices were also developed for meat, milk and eggs from Denmark and the Netherlands, and lamb meat from the United Kingdom (UK) and New Zealand, as the nine consumption countries import substantial amounts of these products. </w:t>
      </w:r>
      <w:r w:rsidR="00687D44" w:rsidRPr="00387946">
        <w:rPr>
          <w:lang w:val="en-GB"/>
        </w:rPr>
        <w:t xml:space="preserve">Indices were also developed for </w:t>
      </w:r>
      <w:r w:rsidR="00CA070B" w:rsidRPr="00387946">
        <w:rPr>
          <w:lang w:val="en-GB"/>
        </w:rPr>
        <w:t xml:space="preserve">insects like mealworms and honeybees and for wild ruminants, boars, rabbits and for </w:t>
      </w:r>
      <w:r w:rsidR="00394A6A" w:rsidRPr="00387946">
        <w:rPr>
          <w:lang w:val="en-GB"/>
        </w:rPr>
        <w:t xml:space="preserve">blue foods, </w:t>
      </w:r>
      <w:r w:rsidR="00891363" w:rsidRPr="00891363">
        <w:rPr>
          <w:i/>
          <w:lang w:val="en-GB"/>
        </w:rPr>
        <w:t>i.e.</w:t>
      </w:r>
      <w:r w:rsidR="00394A6A" w:rsidRPr="00387946">
        <w:rPr>
          <w:lang w:val="en-GB"/>
        </w:rPr>
        <w:t xml:space="preserve"> animal products produced or caught in waters, including farmed salmon from Norway</w:t>
      </w:r>
      <w:r w:rsidR="00CA070B" w:rsidRPr="00387946">
        <w:rPr>
          <w:lang w:val="en-GB"/>
        </w:rPr>
        <w:t>,</w:t>
      </w:r>
      <w:r w:rsidR="0059612E" w:rsidRPr="00387946">
        <w:rPr>
          <w:lang w:val="en-GB"/>
        </w:rPr>
        <w:t xml:space="preserve"> wild</w:t>
      </w:r>
      <w:r w:rsidR="00DE548F" w:rsidRPr="00387946">
        <w:rPr>
          <w:lang w:val="en-GB"/>
        </w:rPr>
        <w:t xml:space="preserve"> fish, </w:t>
      </w:r>
      <w:r w:rsidR="00F16108" w:rsidRPr="00387946">
        <w:rPr>
          <w:lang w:val="en-GB"/>
        </w:rPr>
        <w:t xml:space="preserve">octopus, </w:t>
      </w:r>
      <w:r w:rsidR="00DE548F" w:rsidRPr="00387946">
        <w:rPr>
          <w:lang w:val="en-GB"/>
        </w:rPr>
        <w:t xml:space="preserve">shrimp and </w:t>
      </w:r>
      <w:r w:rsidR="00C65E70">
        <w:rPr>
          <w:lang w:val="en-GB"/>
        </w:rPr>
        <w:t xml:space="preserve">blue </w:t>
      </w:r>
      <w:r w:rsidR="00DE548F" w:rsidRPr="00387946">
        <w:rPr>
          <w:lang w:val="en-GB"/>
        </w:rPr>
        <w:t>mussel</w:t>
      </w:r>
      <w:r w:rsidR="00CA070B" w:rsidRPr="00387946">
        <w:rPr>
          <w:lang w:val="en-GB"/>
        </w:rPr>
        <w:t>.</w:t>
      </w:r>
    </w:p>
    <w:p w14:paraId="2E533B59" w14:textId="32DF5A92" w:rsidR="003B3F1F" w:rsidRPr="00387946" w:rsidRDefault="0046139C" w:rsidP="00A6531E">
      <w:pPr>
        <w:pStyle w:val="Rubrik3"/>
        <w:spacing w:line="276" w:lineRule="auto"/>
        <w:rPr>
          <w:lang w:val="en-GB"/>
        </w:rPr>
      </w:pPr>
      <w:r w:rsidRPr="00387946">
        <w:rPr>
          <w:lang w:val="en-GB"/>
        </w:rPr>
        <w:t>3.1.1 Number of animals affected</w:t>
      </w:r>
    </w:p>
    <w:p w14:paraId="24A129A0" w14:textId="5B7D85DB" w:rsidR="003B3F1F" w:rsidRPr="00387946" w:rsidRDefault="2C34456E" w:rsidP="00A6531E">
      <w:pPr>
        <w:spacing w:line="276" w:lineRule="auto"/>
        <w:rPr>
          <w:rFonts w:cs="Times New Roman"/>
          <w:lang w:val="en-GB"/>
        </w:rPr>
      </w:pPr>
      <w:r w:rsidRPr="00387946">
        <w:rPr>
          <w:lang w:val="en-GB"/>
        </w:rPr>
        <w:t xml:space="preserve">We took the number of affected animals to produce 1 kg of animal product for different species from Röös </w:t>
      </w:r>
      <w:r w:rsidR="004726BA" w:rsidRPr="004726BA">
        <w:rPr>
          <w:i/>
          <w:iCs/>
          <w:lang w:val="en-GB"/>
        </w:rPr>
        <w:t>et al.</w:t>
      </w:r>
      <w:r w:rsidRPr="00387946">
        <w:rPr>
          <w:lang w:val="en-GB"/>
        </w:rPr>
        <w:t xml:space="preserve"> (forthcoming) who used a consistent model to calculate environmental footprints for foods on the market of the nine included countries. </w:t>
      </w:r>
      <w:r w:rsidRPr="00387946">
        <w:rPr>
          <w:rFonts w:cs="Times New Roman"/>
          <w:lang w:val="en-GB"/>
        </w:rPr>
        <w:t xml:space="preserve">Number of animals (lives) per functional unit </w:t>
      </w:r>
      <w:r w:rsidRPr="00387946">
        <w:rPr>
          <w:lang w:val="en-GB"/>
        </w:rPr>
        <w:t>can be</w:t>
      </w:r>
      <w:r w:rsidRPr="00387946">
        <w:rPr>
          <w:rFonts w:cs="Times New Roman"/>
          <w:lang w:val="en-GB"/>
        </w:rPr>
        <w:t xml:space="preserve"> an ethical issue but it is not an animal welfare issue </w:t>
      </w:r>
      <w:r w:rsidRPr="002513B9">
        <w:rPr>
          <w:rFonts w:cs="Times New Roman"/>
          <w:iCs/>
          <w:lang w:val="en-GB"/>
        </w:rPr>
        <w:t>per se</w:t>
      </w:r>
      <w:r w:rsidRPr="00387946">
        <w:rPr>
          <w:rFonts w:cs="Times New Roman"/>
          <w:lang w:val="en-GB"/>
        </w:rPr>
        <w:t>. Thus we chose to reduce the importance of this factor at its extremes, and used a</w:t>
      </w:r>
      <w:ins w:id="1010" w:author="Lotta Rydhmer" w:date="2025-05-22T11:50:00Z">
        <w:r w:rsidR="00946911">
          <w:rPr>
            <w:rFonts w:cs="Times New Roman"/>
            <w:lang w:val="en-GB"/>
          </w:rPr>
          <w:t>n arbitrary</w:t>
        </w:r>
      </w:ins>
      <w:r w:rsidRPr="00387946">
        <w:rPr>
          <w:rFonts w:cs="Times New Roman"/>
          <w:lang w:val="en-GB"/>
        </w:rPr>
        <w:t xml:space="preserve"> minimum number of 0.0001 animal per kg which resulted in an increased number affected for the dairy cow. We also chose to reduce the importance of number affected by </w:t>
      </w:r>
      <w:r w:rsidRPr="00387946">
        <w:rPr>
          <w:lang w:val="en-GB"/>
        </w:rPr>
        <w:t>adjusting</w:t>
      </w:r>
      <w:r w:rsidRPr="00387946">
        <w:rPr>
          <w:rFonts w:cs="Times New Roman"/>
          <w:lang w:val="en-GB"/>
        </w:rPr>
        <w:t xml:space="preserve"> the number for the smallest animals; the number for </w:t>
      </w:r>
      <w:r w:rsidR="00C65E70">
        <w:rPr>
          <w:rFonts w:cs="Times New Roman"/>
          <w:lang w:val="en-GB"/>
        </w:rPr>
        <w:t xml:space="preserve">blue </w:t>
      </w:r>
      <w:r w:rsidRPr="00387946">
        <w:rPr>
          <w:rFonts w:cs="Times New Roman"/>
          <w:lang w:val="en-GB"/>
        </w:rPr>
        <w:t xml:space="preserve">mussels and shrimps was divided with 10 and the number for honeybees and meal worms was divided with 100. Without these </w:t>
      </w:r>
      <w:ins w:id="1011" w:author="Lotta Rydhmer" w:date="2025-05-22T11:51:00Z">
        <w:r w:rsidR="00946911">
          <w:rPr>
            <w:rFonts w:cs="Times New Roman"/>
            <w:lang w:val="en-GB"/>
          </w:rPr>
          <w:t xml:space="preserve">arbitrary </w:t>
        </w:r>
      </w:ins>
      <w:r w:rsidRPr="00387946">
        <w:rPr>
          <w:rFonts w:cs="Times New Roman"/>
          <w:lang w:val="en-GB"/>
        </w:rPr>
        <w:t xml:space="preserve">adjustments, the animal welfare index value for food from the smallest animals would be very unfavourable even </w:t>
      </w:r>
      <w:r w:rsidRPr="00387946">
        <w:rPr>
          <w:lang w:val="en-GB"/>
        </w:rPr>
        <w:t>with</w:t>
      </w:r>
      <w:r w:rsidRPr="00387946">
        <w:rPr>
          <w:rFonts w:cs="Times New Roman"/>
          <w:lang w:val="en-GB"/>
        </w:rPr>
        <w:t xml:space="preserve"> a perfect production system, and very favourable for </w:t>
      </w:r>
      <w:r w:rsidRPr="00387946">
        <w:rPr>
          <w:lang w:val="en-GB"/>
        </w:rPr>
        <w:t>milk</w:t>
      </w:r>
      <w:r w:rsidRPr="00387946">
        <w:rPr>
          <w:rFonts w:cs="Times New Roman"/>
          <w:lang w:val="en-GB"/>
        </w:rPr>
        <w:t xml:space="preserve"> even </w:t>
      </w:r>
      <w:r w:rsidRPr="00387946">
        <w:rPr>
          <w:lang w:val="en-GB"/>
        </w:rPr>
        <w:t>with</w:t>
      </w:r>
      <w:r w:rsidRPr="00387946">
        <w:rPr>
          <w:rFonts w:cs="Times New Roman"/>
          <w:lang w:val="en-GB"/>
        </w:rPr>
        <w:t xml:space="preserve"> the worst possible production system. The adjustments of numbers of animals were done for all three animal welfare indices.</w:t>
      </w:r>
    </w:p>
    <w:p w14:paraId="5F6611B1" w14:textId="022D510B" w:rsidR="00A23191" w:rsidRPr="00387946" w:rsidRDefault="00A23191" w:rsidP="00A6531E">
      <w:pPr>
        <w:pStyle w:val="Rubrik3"/>
        <w:spacing w:line="276" w:lineRule="auto"/>
        <w:rPr>
          <w:lang w:val="en-GB"/>
        </w:rPr>
      </w:pPr>
      <w:r w:rsidRPr="00387946">
        <w:rPr>
          <w:lang w:val="en-GB"/>
        </w:rPr>
        <w:t>3.1.2 Ability</w:t>
      </w:r>
    </w:p>
    <w:p w14:paraId="642C89F7" w14:textId="1020612C" w:rsidR="00A23191" w:rsidRPr="00387946" w:rsidRDefault="5B5A985F" w:rsidP="00A6531E">
      <w:pPr>
        <w:spacing w:line="276" w:lineRule="auto"/>
        <w:rPr>
          <w:rFonts w:cs="Times New Roman"/>
          <w:lang w:val="en-GB"/>
        </w:rPr>
      </w:pPr>
      <w:r w:rsidRPr="00387946">
        <w:rPr>
          <w:rFonts w:cs="Times New Roman"/>
          <w:lang w:val="en-GB"/>
        </w:rPr>
        <w:t>The involved animals’ ability to perceive negative effects of being used by humans is a relative value defined with input from a group of 15 animal scientists and veterinarians at the Faculty of Veterinarian Medicine and Animal Science at the Swedish University of Agricultural Sciences. They were asked to distribute 110,000 points over 11 groups of species (</w:t>
      </w:r>
      <w:r w:rsidR="00891363" w:rsidRPr="00891363">
        <w:rPr>
          <w:rFonts w:cs="Times New Roman"/>
          <w:i/>
          <w:lang w:val="en-GB"/>
        </w:rPr>
        <w:t>e.g.</w:t>
      </w:r>
      <w:r w:rsidRPr="00387946">
        <w:rPr>
          <w:rFonts w:cs="Times New Roman"/>
          <w:lang w:val="en-GB"/>
        </w:rPr>
        <w:t xml:space="preserve"> poultry and wild fowls, ruminants including game, and </w:t>
      </w:r>
      <w:del w:id="1012" w:author="Lotta Rydhmer" w:date="2025-05-22T11:55:00Z">
        <w:r w:rsidRPr="00387946" w:rsidDel="00B51E43">
          <w:rPr>
            <w:rFonts w:cs="Times New Roman"/>
            <w:lang w:val="en-GB"/>
          </w:rPr>
          <w:delText xml:space="preserve">crickets </w:delText>
        </w:r>
      </w:del>
      <w:ins w:id="1013" w:author="Lotta Rydhmer" w:date="2025-05-22T11:55:00Z">
        <w:r w:rsidR="00B51E43">
          <w:rPr>
            <w:rFonts w:cs="Times New Roman"/>
            <w:lang w:val="en-GB"/>
          </w:rPr>
          <w:t>mealworms</w:t>
        </w:r>
        <w:r w:rsidR="00B51E43" w:rsidRPr="00387946">
          <w:rPr>
            <w:rFonts w:cs="Times New Roman"/>
            <w:lang w:val="en-GB"/>
          </w:rPr>
          <w:t xml:space="preserve"> </w:t>
        </w:r>
      </w:ins>
      <w:r w:rsidRPr="00387946">
        <w:rPr>
          <w:rFonts w:cs="Times New Roman"/>
          <w:lang w:val="en-GB"/>
        </w:rPr>
        <w:t xml:space="preserve">and honeybees) in a </w:t>
      </w:r>
      <w:r w:rsidRPr="00EB6D06">
        <w:rPr>
          <w:rFonts w:cs="Times New Roman"/>
          <w:lang w:val="en-GB"/>
        </w:rPr>
        <w:t>questionnaire</w:t>
      </w:r>
      <w:ins w:id="1014" w:author="Lotta Rydhmer" w:date="2025-05-22T11:58:00Z">
        <w:r w:rsidR="00B51E43" w:rsidRPr="00EB6D06">
          <w:rPr>
            <w:rFonts w:cs="Times New Roman"/>
            <w:lang w:val="en-GB"/>
          </w:rPr>
          <w:t xml:space="preserve"> (SM</w:t>
        </w:r>
      </w:ins>
      <w:ins w:id="1015" w:author="Lotta Rydhmer" w:date="2025-05-22T16:05:00Z">
        <w:r w:rsidR="00EB6D06" w:rsidRPr="00EB6D06">
          <w:rPr>
            <w:rFonts w:cs="Times New Roman"/>
            <w:lang w:val="en-GB"/>
          </w:rPr>
          <w:t>4</w:t>
        </w:r>
      </w:ins>
      <w:ins w:id="1016" w:author="Lotta Rydhmer" w:date="2025-05-22T11:58:00Z">
        <w:r w:rsidR="00B51E43" w:rsidRPr="00EB6D06">
          <w:rPr>
            <w:rFonts w:cs="Times New Roman"/>
            <w:lang w:val="en-GB"/>
          </w:rPr>
          <w:t>)</w:t>
        </w:r>
      </w:ins>
      <w:r w:rsidRPr="00EB6D06">
        <w:rPr>
          <w:rFonts w:cs="Times New Roman"/>
          <w:lang w:val="en-GB"/>
        </w:rPr>
        <w:t>.</w:t>
      </w:r>
      <w:r w:rsidRPr="00387946">
        <w:rPr>
          <w:rFonts w:cs="Times New Roman"/>
          <w:lang w:val="en-GB"/>
        </w:rPr>
        <w:t xml:space="preserve"> </w:t>
      </w:r>
      <w:ins w:id="1017" w:author="Lotta Rydhmer" w:date="2025-05-22T11:56:00Z">
        <w:r w:rsidR="00B51E43">
          <w:rPr>
            <w:rFonts w:cs="Times New Roman"/>
            <w:lang w:val="en-GB"/>
          </w:rPr>
          <w:t>The</w:t>
        </w:r>
      </w:ins>
      <w:ins w:id="1018" w:author="Lotta Rydhmer" w:date="2025-05-22T11:54:00Z">
        <w:r w:rsidR="00B51E43">
          <w:rPr>
            <w:rFonts w:cs="Times New Roman"/>
            <w:lang w:val="en-GB"/>
          </w:rPr>
          <w:t xml:space="preserve"> total of 110,000 was chosen to facilitate the distribution of points to species </w:t>
        </w:r>
      </w:ins>
      <w:ins w:id="1019" w:author="Lotta Rydhmer" w:date="2025-05-22T11:55:00Z">
        <w:r w:rsidR="00B51E43">
          <w:rPr>
            <w:rFonts w:cs="Times New Roman"/>
            <w:lang w:val="en-GB"/>
          </w:rPr>
          <w:t xml:space="preserve">for which we assumed the respondents would give very few points, as compared to the number of points </w:t>
        </w:r>
      </w:ins>
      <w:ins w:id="1020" w:author="Lotta Rydhmer" w:date="2025-05-22T11:57:00Z">
        <w:r w:rsidR="00B51E43">
          <w:rPr>
            <w:rFonts w:cs="Times New Roman"/>
            <w:lang w:val="en-GB"/>
          </w:rPr>
          <w:t xml:space="preserve">the would </w:t>
        </w:r>
      </w:ins>
      <w:ins w:id="1021" w:author="Lotta Rydhmer" w:date="2025-05-22T11:55:00Z">
        <w:r w:rsidR="00B51E43">
          <w:rPr>
            <w:rFonts w:cs="Times New Roman"/>
            <w:lang w:val="en-GB"/>
          </w:rPr>
          <w:t xml:space="preserve">give to large mammals. </w:t>
        </w:r>
      </w:ins>
      <w:r w:rsidRPr="00387946">
        <w:rPr>
          <w:rFonts w:cs="Times New Roman"/>
          <w:lang w:val="en-GB"/>
        </w:rPr>
        <w:t>The average points given by the 15 respondents were divided by 110,000 to get a relative value. A value of 0 would mean that animals of this species have no ability to perceive negative effects of being used by humans. The questionnaire also included questions on domesticated and wild animals’ and young and adult animals’ ability (within species) to perceive negative effects of being used by humans. The average points were reported and discussed with the respondents at a workshop, and they got the possibility to review their points based on that discussion. The questionnaire including the answers from the experts is available in SM4.</w:t>
      </w:r>
    </w:p>
    <w:p w14:paraId="6A79907A" w14:textId="5C82D8A0" w:rsidR="0046139C" w:rsidRPr="00387946" w:rsidRDefault="00684B4D" w:rsidP="00A6531E">
      <w:pPr>
        <w:pStyle w:val="Rubrik3"/>
        <w:spacing w:line="276" w:lineRule="auto"/>
        <w:rPr>
          <w:lang w:val="en-GB"/>
        </w:rPr>
      </w:pPr>
      <w:r w:rsidRPr="00387946">
        <w:rPr>
          <w:lang w:val="en-GB"/>
        </w:rPr>
        <w:t>3</w:t>
      </w:r>
      <w:r w:rsidR="0046139C" w:rsidRPr="00387946">
        <w:rPr>
          <w:lang w:val="en-GB"/>
        </w:rPr>
        <w:t>.1.3 Suffering</w:t>
      </w:r>
    </w:p>
    <w:p w14:paraId="700ACA93" w14:textId="42CE3B38" w:rsidR="00D32A09" w:rsidRPr="00387946" w:rsidRDefault="63BBD817" w:rsidP="00A6531E">
      <w:pPr>
        <w:spacing w:line="276" w:lineRule="auto"/>
        <w:rPr>
          <w:lang w:val="en-GB"/>
        </w:rPr>
      </w:pPr>
      <w:r w:rsidRPr="63BBD817">
        <w:rPr>
          <w:lang w:val="en-GB"/>
        </w:rPr>
        <w:t xml:space="preserve">The suffering in the production system is described based on i) mortality and ii) disease frequency and iii) lack of space in relation to body size and iv) duration of the slaughter process. They were chosen because they are associated with four of the five freedoms defined by FAWC (2009), </w:t>
      </w:r>
      <w:r w:rsidRPr="00A6531E">
        <w:rPr>
          <w:i/>
          <w:iCs/>
          <w:lang w:val="en-GB"/>
        </w:rPr>
        <w:t>i.e.</w:t>
      </w:r>
      <w:r w:rsidRPr="63BBD817">
        <w:rPr>
          <w:lang w:val="en-GB"/>
        </w:rPr>
        <w:t xml:space="preserve"> freedom from discomfort; freedom from pain, injury and disease; freedom to express normal behaviour and freedom from fear and distress (freedom from hunger and thirst is not covered by suffering). They were also chosen for being relevant to many species and for their ‘feasibility’, </w:t>
      </w:r>
      <w:r w:rsidRPr="00D94226">
        <w:rPr>
          <w:i/>
          <w:iCs/>
          <w:lang w:val="en-GB"/>
        </w:rPr>
        <w:t>i.e.</w:t>
      </w:r>
      <w:r w:rsidRPr="63BBD817">
        <w:rPr>
          <w:lang w:val="en-GB"/>
        </w:rPr>
        <w:t xml:space="preserve"> comparable data could be found for many species. We calculate the suffering part of the indices as:</w:t>
      </w:r>
    </w:p>
    <w:p w14:paraId="6484594A" w14:textId="0A0C2F2C" w:rsidR="002D07A4" w:rsidRPr="00387946" w:rsidRDefault="63BBD817" w:rsidP="00A6531E">
      <w:pPr>
        <w:spacing w:line="276" w:lineRule="auto"/>
        <w:rPr>
          <w:rFonts w:cs="Times New Roman"/>
          <w:i/>
          <w:iCs/>
          <w:lang w:val="en-GB"/>
        </w:rPr>
      </w:pPr>
      <w:r w:rsidRPr="63BBD817">
        <w:rPr>
          <w:rFonts w:cs="Times New Roman"/>
          <w:i/>
          <w:iCs/>
          <w:lang w:val="en-GB"/>
        </w:rPr>
        <w:t>suffering = (2 x mortality + 2 x disease frequency + 2 x lack of space) + slaughter duration</w:t>
      </w:r>
    </w:p>
    <w:p w14:paraId="2B5032A2" w14:textId="54C9C7FB" w:rsidR="004B76DB" w:rsidRPr="00217E4C" w:rsidRDefault="63BBD817" w:rsidP="00A6531E">
      <w:pPr>
        <w:spacing w:line="276" w:lineRule="auto"/>
        <w:rPr>
          <w:rFonts w:cs="Times New Roman"/>
          <w:lang w:val="en-GB"/>
        </w:rPr>
      </w:pPr>
      <w:r w:rsidRPr="63BBD817">
        <w:rPr>
          <w:rFonts w:cs="Times New Roman"/>
          <w:lang w:val="en-GB"/>
        </w:rPr>
        <w:t xml:space="preserve">Mortality, disease frequency, lack of space and slaughter </w:t>
      </w:r>
      <w:ins w:id="1022" w:author="Lotta Rydhmer" w:date="2025-05-15T08:53:00Z">
        <w:r w:rsidR="00FE12FE">
          <w:rPr>
            <w:rFonts w:cs="Times New Roman"/>
            <w:lang w:val="en-GB"/>
          </w:rPr>
          <w:t xml:space="preserve">duration </w:t>
        </w:r>
      </w:ins>
      <w:r w:rsidRPr="63BBD817">
        <w:rPr>
          <w:rFonts w:cs="Times New Roman"/>
          <w:lang w:val="en-GB"/>
        </w:rPr>
        <w:t xml:space="preserve">can go from 0 (best) to 1 (worst). Equal weight on mortality, disease frequency and lack of space and less weight on slaughter duration was based on Zira </w:t>
      </w:r>
      <w:r w:rsidRPr="00D94226">
        <w:rPr>
          <w:rFonts w:cs="Times New Roman"/>
          <w:i/>
          <w:iCs/>
          <w:lang w:val="en-GB"/>
        </w:rPr>
        <w:t>et al</w:t>
      </w:r>
      <w:r w:rsidR="00D94226" w:rsidRPr="00D94226">
        <w:rPr>
          <w:rFonts w:cs="Times New Roman"/>
          <w:i/>
          <w:iCs/>
          <w:lang w:val="en-GB"/>
        </w:rPr>
        <w:t>.</w:t>
      </w:r>
      <w:r w:rsidRPr="63BBD817">
        <w:rPr>
          <w:rFonts w:cs="Times New Roman"/>
          <w:lang w:val="en-GB"/>
        </w:rPr>
        <w:t xml:space="preserve"> (2020) where experts gave equal weight to “free from fear, pain and injuries” (reflected by mortality), “good animal health” (reflected by disease frequency), “animal friendly housing” plus “possibility to express natural behaviour” (reflected by lack of space) and halved weight to animal friendly management (reflected by slaughter duration). When including suffering in ALYS and PAALYS we omit the slaughter duration as it is included in these indices explicitly</w:t>
      </w:r>
      <w:ins w:id="1023" w:author="Lotta Rydhmer" w:date="2025-05-22T14:00:00Z">
        <w:r w:rsidR="00F9371E">
          <w:rPr>
            <w:rFonts w:cs="Times New Roman"/>
            <w:lang w:val="en-GB"/>
          </w:rPr>
          <w:t>, to avoid double counting</w:t>
        </w:r>
      </w:ins>
      <w:r w:rsidRPr="63BBD817">
        <w:rPr>
          <w:rFonts w:cs="Times New Roman"/>
          <w:lang w:val="en-GB"/>
        </w:rPr>
        <w:t>. Average values for mortality and disease frequency and slaughter duration for production systems in different countries were collected from scientific and ‘grey’ literature (SM1).</w:t>
      </w:r>
    </w:p>
    <w:p w14:paraId="7AD259B6" w14:textId="22863B54" w:rsidR="00A85E68" w:rsidRPr="00387946" w:rsidRDefault="63BBD817" w:rsidP="00A6531E">
      <w:pPr>
        <w:spacing w:line="276" w:lineRule="auto"/>
        <w:rPr>
          <w:rFonts w:cs="Times New Roman"/>
          <w:lang w:val="en-GB"/>
        </w:rPr>
      </w:pPr>
      <w:r w:rsidRPr="63BBD817">
        <w:rPr>
          <w:rFonts w:cs="Times New Roman"/>
          <w:lang w:val="en-GB"/>
        </w:rPr>
        <w:t>Mortality describes the ratio of animals dying on farm (</w:t>
      </w:r>
      <w:r w:rsidRPr="63BBD817">
        <w:rPr>
          <w:rFonts w:cs="Times New Roman"/>
          <w:i/>
          <w:iCs/>
          <w:lang w:val="en-GB"/>
        </w:rPr>
        <w:t>i.e.</w:t>
      </w:r>
      <w:r w:rsidRPr="63BBD817">
        <w:rPr>
          <w:rFonts w:cs="Times New Roman"/>
          <w:lang w:val="en-GB"/>
        </w:rPr>
        <w:t xml:space="preserve"> before slaughter). Disease frequency reflects the ratio of animals diseased or injured at least once before slaughter. For animals living longer than one year (</w:t>
      </w:r>
      <w:r w:rsidRPr="63BBD817">
        <w:rPr>
          <w:rFonts w:cs="Times New Roman"/>
          <w:i/>
          <w:iCs/>
          <w:lang w:val="en-GB"/>
        </w:rPr>
        <w:t>e.g.</w:t>
      </w:r>
      <w:r w:rsidRPr="63BBD817">
        <w:rPr>
          <w:rFonts w:cs="Times New Roman"/>
          <w:lang w:val="en-GB"/>
        </w:rPr>
        <w:t xml:space="preserve"> dairy cows), it reflects the number of animals diseased or injured at least once per year. Wild animals were assumed to live a life </w:t>
      </w:r>
      <w:r w:rsidR="00783979" w:rsidRPr="63BBD817">
        <w:rPr>
          <w:rFonts w:cs="Times New Roman"/>
          <w:lang w:val="en-GB"/>
        </w:rPr>
        <w:t>independent</w:t>
      </w:r>
      <w:r w:rsidRPr="63BBD817">
        <w:rPr>
          <w:rFonts w:cs="Times New Roman"/>
          <w:lang w:val="en-GB"/>
        </w:rPr>
        <w:t xml:space="preserve"> of humans and enter the food production system at the end of their life, </w:t>
      </w:r>
      <w:r w:rsidRPr="63BBD817">
        <w:rPr>
          <w:rFonts w:cs="Times New Roman"/>
          <w:i/>
          <w:iCs/>
          <w:lang w:val="en-GB"/>
        </w:rPr>
        <w:t>i.e.</w:t>
      </w:r>
      <w:r w:rsidRPr="63BBD817">
        <w:rPr>
          <w:rFonts w:cs="Times New Roman"/>
          <w:lang w:val="en-GB"/>
        </w:rPr>
        <w:t xml:space="preserve"> when shot or caught (fishing). Mortality and disease frequency were therefore set to zero for wild animals. Mortality and disease frequency were also set to zero for honeybees and meal worms due to lack of data. </w:t>
      </w:r>
    </w:p>
    <w:p w14:paraId="22358057" w14:textId="7EB10D99" w:rsidR="00D81569" w:rsidRPr="00387946" w:rsidRDefault="63BBD817" w:rsidP="00A6531E">
      <w:pPr>
        <w:spacing w:line="276" w:lineRule="auto"/>
        <w:rPr>
          <w:rFonts w:cs="Times New Roman"/>
          <w:lang w:val="en-GB"/>
        </w:rPr>
      </w:pPr>
      <w:r w:rsidRPr="63BBD817">
        <w:rPr>
          <w:rFonts w:cs="Times New Roman"/>
          <w:lang w:val="en-GB"/>
        </w:rPr>
        <w:t>Lack of space (describing stocking density) is calculated based on the size of the animal (</w:t>
      </w:r>
      <w:r w:rsidRPr="63BBD817">
        <w:rPr>
          <w:rFonts w:cs="Times New Roman"/>
          <w:i/>
          <w:iCs/>
          <w:lang w:val="en-GB"/>
        </w:rPr>
        <w:t>animal area = body length x body width at the largest place of the body</w:t>
      </w:r>
      <w:r w:rsidRPr="63BBD817">
        <w:rPr>
          <w:rFonts w:cs="Times New Roman"/>
          <w:lang w:val="en-GB"/>
        </w:rPr>
        <w:t xml:space="preserve">) and the available minimum area per animal according to EU’s animal welfare law or the national law in the country where the production takes place. If the bodies of all animals in a pen fill up one third of the pen size the lack of space is 0.33 and if they fill up two thirds the lack of space is 0.67. This is done for several phases of the animals’ lifetime so that the relative lack of space describes the average of all days in life. Days on pasture are regarded as days without space restriction (lack of space = 0); if an animal spends one third </w:t>
      </w:r>
      <w:ins w:id="1024" w:author="Lotta Rydhmer" w:date="2025-05-15T08:54:00Z">
        <w:r w:rsidR="00FE12FE">
          <w:rPr>
            <w:rFonts w:cs="Times New Roman"/>
            <w:lang w:val="en-GB"/>
          </w:rPr>
          <w:t xml:space="preserve">of </w:t>
        </w:r>
      </w:ins>
      <w:r w:rsidRPr="63BBD817">
        <w:rPr>
          <w:rFonts w:cs="Times New Roman"/>
          <w:lang w:val="en-GB"/>
        </w:rPr>
        <w:t xml:space="preserve">its lifetime on pasture the relative lack of space value is only two thirds of the value for a corresponding animal spending all time indoors. For fish, relative space was based on volume (body length x body area at the largest place of the body) instead of area. Wild animals have no lack of space. Lack of space was also set to 0 for meal worms and honeybees, </w:t>
      </w:r>
      <w:ins w:id="1025" w:author="Lotta Rydhmer" w:date="2025-05-22T14:23:00Z">
        <w:r w:rsidR="008C2C1A">
          <w:rPr>
            <w:rFonts w:cs="Times New Roman"/>
            <w:lang w:val="en-GB"/>
          </w:rPr>
          <w:t xml:space="preserve">due to lack of data and with the </w:t>
        </w:r>
      </w:ins>
      <w:r w:rsidRPr="63BBD817">
        <w:rPr>
          <w:rFonts w:cs="Times New Roman"/>
          <w:lang w:val="en-GB"/>
        </w:rPr>
        <w:t>assum</w:t>
      </w:r>
      <w:ins w:id="1026" w:author="Lotta Rydhmer" w:date="2025-05-22T14:23:00Z">
        <w:r w:rsidR="008C2C1A">
          <w:rPr>
            <w:rFonts w:cs="Times New Roman"/>
            <w:lang w:val="en-GB"/>
          </w:rPr>
          <w:t>ption that</w:t>
        </w:r>
      </w:ins>
      <w:del w:id="1027" w:author="Lotta Rydhmer" w:date="2025-05-22T14:23:00Z">
        <w:r w:rsidRPr="63BBD817" w:rsidDel="008C2C1A">
          <w:rPr>
            <w:rFonts w:cs="Times New Roman"/>
            <w:lang w:val="en-GB"/>
          </w:rPr>
          <w:delText>ing</w:delText>
        </w:r>
      </w:del>
      <w:r w:rsidRPr="63BBD817">
        <w:rPr>
          <w:rFonts w:cs="Times New Roman"/>
          <w:lang w:val="en-GB"/>
        </w:rPr>
        <w:t xml:space="preserve"> stocking density is not relevant for </w:t>
      </w:r>
      <w:del w:id="1028" w:author="Lotta Rydhmer" w:date="2025-05-22T14:15:00Z">
        <w:r w:rsidRPr="63BBD817" w:rsidDel="008C2C1A">
          <w:rPr>
            <w:rFonts w:cs="Times New Roman"/>
            <w:lang w:val="en-GB"/>
          </w:rPr>
          <w:delText xml:space="preserve">these </w:delText>
        </w:r>
      </w:del>
      <w:r w:rsidRPr="63BBD817">
        <w:rPr>
          <w:rFonts w:cs="Times New Roman"/>
          <w:lang w:val="en-GB"/>
        </w:rPr>
        <w:t>insects</w:t>
      </w:r>
      <w:ins w:id="1029" w:author="Lotta Rydhmer" w:date="2025-05-22T14:02:00Z">
        <w:r w:rsidR="00F9371E">
          <w:rPr>
            <w:rFonts w:cs="Times New Roman"/>
            <w:lang w:val="en-GB"/>
          </w:rPr>
          <w:t xml:space="preserve"> </w:t>
        </w:r>
      </w:ins>
      <w:ins w:id="1030" w:author="Lotta Rydhmer" w:date="2025-05-22T14:15:00Z">
        <w:r w:rsidR="008C2C1A">
          <w:rPr>
            <w:rFonts w:cs="Times New Roman"/>
            <w:lang w:val="en-GB"/>
          </w:rPr>
          <w:t>that form colonies</w:t>
        </w:r>
      </w:ins>
      <w:r w:rsidRPr="63BBD817">
        <w:rPr>
          <w:rFonts w:cs="Times New Roman"/>
          <w:lang w:val="en-GB"/>
        </w:rPr>
        <w:t xml:space="preserve">. </w:t>
      </w:r>
      <w:ins w:id="1031" w:author="Lotta Rydhmer" w:date="2025-05-22T22:55:00Z">
        <w:r w:rsidR="00024A21">
          <w:rPr>
            <w:rFonts w:cs="Times New Roman"/>
            <w:lang w:val="en-GB"/>
          </w:rPr>
          <w:t xml:space="preserve">Furthermore, honey bees can leave the hive for most of the year. </w:t>
        </w:r>
      </w:ins>
      <w:r w:rsidRPr="63BBD817">
        <w:rPr>
          <w:rFonts w:cs="Times New Roman"/>
          <w:lang w:val="en-GB"/>
        </w:rPr>
        <w:t xml:space="preserve"> </w:t>
      </w:r>
    </w:p>
    <w:p w14:paraId="33F482AE" w14:textId="549BD39F" w:rsidR="004D4AC7" w:rsidRPr="00387946" w:rsidRDefault="5B5A985F" w:rsidP="00A6531E">
      <w:pPr>
        <w:spacing w:line="276" w:lineRule="auto"/>
        <w:rPr>
          <w:rFonts w:cs="Times New Roman"/>
          <w:lang w:val="en-GB"/>
        </w:rPr>
      </w:pPr>
      <w:r w:rsidRPr="00387946">
        <w:rPr>
          <w:rFonts w:cs="Times New Roman"/>
          <w:lang w:val="en-GB"/>
        </w:rPr>
        <w:t>Slaughter duration describes the average length of the slaughter process expressed as duration in hours divided by 24 hours. Slaughter duration includes catching or collecting animals on farm, loading, transport, loading off and lairage time on the slaughterhouse. Data on localisation of farms and slaughter</w:t>
      </w:r>
      <w:r w:rsidR="00C65E70">
        <w:rPr>
          <w:rFonts w:cs="Times New Roman"/>
          <w:lang w:val="en-GB"/>
        </w:rPr>
        <w:t>houses</w:t>
      </w:r>
      <w:r w:rsidRPr="00387946">
        <w:rPr>
          <w:rFonts w:cs="Times New Roman"/>
          <w:lang w:val="en-GB"/>
        </w:rPr>
        <w:t xml:space="preserve"> as well as average duration of slaughter process are scarce. The duration of transport from farm to slaughter plant was assumed based on frequencies of short (&lt;8h), long (8-24) and very long (&gt;24 h) journeys in EU 2017-2021 presented by ECA (2023) for intra-EU transports of horses, poultry, pigs, small ruminants and cattle. For </w:t>
      </w:r>
      <w:r w:rsidR="00267B6D">
        <w:rPr>
          <w:rFonts w:cs="Times New Roman"/>
          <w:lang w:val="en-GB"/>
        </w:rPr>
        <w:t>wild</w:t>
      </w:r>
      <w:r w:rsidRPr="00387946">
        <w:rPr>
          <w:rFonts w:cs="Times New Roman"/>
          <w:lang w:val="en-GB"/>
        </w:rPr>
        <w:t xml:space="preserve"> animals</w:t>
      </w:r>
      <w:r w:rsidR="00267B6D">
        <w:rPr>
          <w:rFonts w:cs="Times New Roman"/>
          <w:lang w:val="en-GB"/>
        </w:rPr>
        <w:t xml:space="preserve"> killed by shooting</w:t>
      </w:r>
      <w:r w:rsidRPr="00387946">
        <w:rPr>
          <w:rFonts w:cs="Times New Roman"/>
          <w:lang w:val="en-GB"/>
        </w:rPr>
        <w:t xml:space="preserve">, the slaughter process duration was set to one minute. Mealworms are assumed to be slaughtered by shredding which is a rapid process (Erens </w:t>
      </w:r>
      <w:r w:rsidR="004726BA" w:rsidRPr="004726BA">
        <w:rPr>
          <w:rFonts w:cs="Times New Roman"/>
          <w:i/>
          <w:iCs/>
          <w:lang w:val="en-GB"/>
        </w:rPr>
        <w:t>et al.</w:t>
      </w:r>
      <w:r w:rsidRPr="00635D63">
        <w:rPr>
          <w:rFonts w:cs="Times New Roman"/>
          <w:lang w:val="en-GB"/>
        </w:rPr>
        <w:t>,</w:t>
      </w:r>
      <w:r w:rsidRPr="00387946">
        <w:rPr>
          <w:rFonts w:cs="Times New Roman"/>
          <w:lang w:val="en-GB"/>
        </w:rPr>
        <w:t xml:space="preserve"> 2012). Slaughter duration is irrelevant for honeybees and thus set to a very short, arbitrary value</w:t>
      </w:r>
      <w:ins w:id="1032" w:author="Lotta Rydhmer" w:date="2025-05-22T14:30:00Z">
        <w:r w:rsidR="005573D6">
          <w:rPr>
            <w:rFonts w:cs="Times New Roman"/>
            <w:lang w:val="en-GB"/>
          </w:rPr>
          <w:t xml:space="preserve"> (0.5 min.)</w:t>
        </w:r>
      </w:ins>
      <w:r w:rsidRPr="00387946">
        <w:rPr>
          <w:rFonts w:cs="Times New Roman"/>
          <w:lang w:val="en-GB"/>
        </w:rPr>
        <w:t>. Slaughter duration for blue mussels includes handling and killing by boiling, but not storage time at the retailer and shop. Likewise, salmons’ resting period between transport to slaughter</w:t>
      </w:r>
      <w:r w:rsidR="00C65E70">
        <w:rPr>
          <w:rFonts w:cs="Times New Roman"/>
          <w:lang w:val="en-GB"/>
        </w:rPr>
        <w:t>house</w:t>
      </w:r>
      <w:r w:rsidRPr="00387946">
        <w:rPr>
          <w:rFonts w:cs="Times New Roman"/>
          <w:lang w:val="en-GB"/>
        </w:rPr>
        <w:t xml:space="preserve"> and slaughter is not included in slaughter duration. For wild fish and octopus, the time from catch (including time in trawl or on hook) varies between fishing methods and the time it takes for the animal to suffocate when taken out of water varies between species. The duration was set to 3.5 h</w:t>
      </w:r>
      <w:r w:rsidR="006855E3">
        <w:rPr>
          <w:rFonts w:cs="Times New Roman"/>
          <w:lang w:val="en-GB"/>
        </w:rPr>
        <w:t xml:space="preserve">, based on data from </w:t>
      </w:r>
      <w:r w:rsidRPr="00387946">
        <w:rPr>
          <w:rFonts w:cs="Times New Roman"/>
          <w:lang w:val="en-GB"/>
        </w:rPr>
        <w:t xml:space="preserve">Breen </w:t>
      </w:r>
      <w:r w:rsidR="004726BA" w:rsidRPr="004726BA">
        <w:rPr>
          <w:rFonts w:cs="Times New Roman"/>
          <w:i/>
          <w:iCs/>
          <w:lang w:val="en-GB"/>
        </w:rPr>
        <w:t>et al.</w:t>
      </w:r>
      <w:r w:rsidRPr="00635D63">
        <w:rPr>
          <w:rFonts w:cs="Times New Roman"/>
          <w:lang w:val="en-GB"/>
        </w:rPr>
        <w:t>,</w:t>
      </w:r>
      <w:r w:rsidRPr="00387946">
        <w:rPr>
          <w:rFonts w:cs="Times New Roman"/>
          <w:lang w:val="en-GB"/>
        </w:rPr>
        <w:t xml:space="preserve"> 2020.</w:t>
      </w:r>
    </w:p>
    <w:p w14:paraId="39B93D48" w14:textId="1E2B58AF" w:rsidR="004D4AC7" w:rsidRPr="00387946" w:rsidRDefault="5B5A985F" w:rsidP="00A6531E">
      <w:pPr>
        <w:spacing w:line="276" w:lineRule="auto"/>
        <w:rPr>
          <w:rFonts w:cs="Times New Roman"/>
          <w:lang w:val="en-GB"/>
        </w:rPr>
      </w:pPr>
      <w:r w:rsidRPr="002513B9">
        <w:rPr>
          <w:rFonts w:cs="Times New Roman"/>
          <w:lang w:val="en-GB"/>
        </w:rPr>
        <w:t xml:space="preserve">In a hypothetical ‘worst possible production system’ where almost all animals get sick and die on farm before slaughter, and the animals’ bodies fill up the whole pen, and slaughter duration is 24 hours, the suffering would have the </w:t>
      </w:r>
      <w:r w:rsidR="002120C8">
        <w:rPr>
          <w:rFonts w:cs="Times New Roman"/>
          <w:lang w:val="en-GB"/>
        </w:rPr>
        <w:t>score</w:t>
      </w:r>
      <w:r w:rsidR="002120C8" w:rsidRPr="002513B9">
        <w:rPr>
          <w:rFonts w:cs="Times New Roman"/>
          <w:lang w:val="en-GB"/>
        </w:rPr>
        <w:t xml:space="preserve"> </w:t>
      </w:r>
      <w:r w:rsidRPr="002513B9">
        <w:rPr>
          <w:rFonts w:cs="Times New Roman"/>
          <w:lang w:val="en-GB"/>
        </w:rPr>
        <w:t>of 7.</w:t>
      </w:r>
      <w:r w:rsidRPr="00387946">
        <w:rPr>
          <w:rFonts w:cs="Times New Roman"/>
          <w:lang w:val="en-GB"/>
        </w:rPr>
        <w:t xml:space="preserve"> </w:t>
      </w:r>
    </w:p>
    <w:p w14:paraId="597577F9" w14:textId="72DBFFF6" w:rsidR="004D4AC7" w:rsidRPr="00387946" w:rsidRDefault="5B5A985F" w:rsidP="002513B9">
      <w:pPr>
        <w:pStyle w:val="Rubrik2"/>
        <w:spacing w:line="240" w:lineRule="auto"/>
        <w:rPr>
          <w:lang w:val="en-GB"/>
        </w:rPr>
      </w:pPr>
      <w:r w:rsidRPr="00387946">
        <w:rPr>
          <w:lang w:val="en-GB"/>
        </w:rPr>
        <w:t xml:space="preserve">3.2 Antibiotic use </w:t>
      </w:r>
      <w:del w:id="1033" w:author="Elin Röös" w:date="2025-05-18T08:40:00Z">
        <w:r w:rsidRPr="00387946" w:rsidDel="00F91721">
          <w:rPr>
            <w:lang w:val="en-GB"/>
          </w:rPr>
          <w:delText>index</w:delText>
        </w:r>
      </w:del>
      <w:ins w:id="1034" w:author="Elin Röös" w:date="2025-05-18T08:40:00Z">
        <w:r w:rsidR="00F91721">
          <w:rPr>
            <w:lang w:val="en-GB"/>
          </w:rPr>
          <w:t>indicator</w:t>
        </w:r>
      </w:ins>
    </w:p>
    <w:p w14:paraId="1AB63AF4" w14:textId="24BEB028" w:rsidR="008C2F39" w:rsidRPr="003751F6" w:rsidRDefault="5B5A985F" w:rsidP="00783979">
      <w:pPr>
        <w:spacing w:line="276" w:lineRule="auto"/>
        <w:rPr>
          <w:lang w:val="en-GB"/>
        </w:rPr>
      </w:pPr>
      <w:r w:rsidRPr="003751F6">
        <w:rPr>
          <w:lang w:val="en-GB"/>
        </w:rPr>
        <w:t xml:space="preserve">The Antibiotic use </w:t>
      </w:r>
      <w:del w:id="1035" w:author="Lotta Rydhmer" w:date="2025-05-21T17:33:00Z">
        <w:r w:rsidRPr="003751F6" w:rsidDel="005E5283">
          <w:rPr>
            <w:lang w:val="en-GB"/>
          </w:rPr>
          <w:delText xml:space="preserve">index </w:delText>
        </w:r>
      </w:del>
      <w:ins w:id="1036" w:author="Lotta Rydhmer" w:date="2025-05-21T17:33:00Z">
        <w:r w:rsidR="005E5283" w:rsidRPr="003751F6">
          <w:rPr>
            <w:lang w:val="en-GB"/>
            <w:rPrChange w:id="1037" w:author="Lotta Rydhmer" w:date="2025-05-21T17:42:00Z">
              <w:rPr>
                <w:i/>
                <w:lang w:val="en-GB"/>
              </w:rPr>
            </w:rPrChange>
          </w:rPr>
          <w:t>indicator</w:t>
        </w:r>
        <w:r w:rsidR="005E5283" w:rsidRPr="003751F6">
          <w:rPr>
            <w:lang w:val="en-GB"/>
          </w:rPr>
          <w:t xml:space="preserve"> </w:t>
        </w:r>
      </w:ins>
      <w:r w:rsidRPr="003751F6">
        <w:rPr>
          <w:lang w:val="en-GB"/>
        </w:rPr>
        <w:t>builds on the assumption that the amount of sold antibiotics mirrors the amount of used antibiotics</w:t>
      </w:r>
      <w:ins w:id="1038" w:author="Lotta Rydhmer" w:date="2025-05-21T17:34:00Z">
        <w:r w:rsidR="005E5283" w:rsidRPr="003751F6">
          <w:rPr>
            <w:lang w:val="en-GB"/>
            <w:rPrChange w:id="1039" w:author="Lotta Rydhmer" w:date="2025-05-21T17:42:00Z">
              <w:rPr>
                <w:i/>
                <w:lang w:val="en-GB"/>
              </w:rPr>
            </w:rPrChange>
          </w:rPr>
          <w:t>, and t</w:t>
        </w:r>
      </w:ins>
      <w:del w:id="1040" w:author="Lotta Rydhmer" w:date="2025-05-21T17:34:00Z">
        <w:r w:rsidRPr="003751F6" w:rsidDel="005E5283">
          <w:rPr>
            <w:lang w:val="en-GB"/>
          </w:rPr>
          <w:delText>. T</w:delText>
        </w:r>
      </w:del>
      <w:r w:rsidRPr="003751F6">
        <w:rPr>
          <w:lang w:val="en-GB"/>
        </w:rPr>
        <w:t xml:space="preserve">he </w:t>
      </w:r>
      <w:del w:id="1041" w:author="Lotta Rydhmer" w:date="2025-05-21T17:39:00Z">
        <w:r w:rsidRPr="003751F6" w:rsidDel="005E5283">
          <w:rPr>
            <w:lang w:val="en-GB"/>
          </w:rPr>
          <w:delText xml:space="preserve">total </w:delText>
        </w:r>
      </w:del>
      <w:r w:rsidRPr="003751F6">
        <w:rPr>
          <w:lang w:val="en-GB"/>
        </w:rPr>
        <w:t xml:space="preserve">sales of veterinary medicinal antibiotic products </w:t>
      </w:r>
      <w:ins w:id="1042" w:author="Lotta Rydhmer" w:date="2025-05-21T17:39:00Z">
        <w:r w:rsidR="005E5283" w:rsidRPr="003751F6">
          <w:rPr>
            <w:lang w:val="en-GB"/>
            <w:rPrChange w:id="1043" w:author="Lotta Rydhmer" w:date="2025-05-21T17:42:00Z">
              <w:rPr>
                <w:i/>
                <w:lang w:val="en-GB"/>
              </w:rPr>
            </w:rPrChange>
          </w:rPr>
          <w:t xml:space="preserve">per </w:t>
        </w:r>
      </w:ins>
      <w:ins w:id="1044" w:author="Lotta Rydhmer" w:date="2025-05-21T17:43:00Z">
        <w:r w:rsidR="003751F6">
          <w:rPr>
            <w:lang w:val="en-GB"/>
          </w:rPr>
          <w:t>p</w:t>
        </w:r>
      </w:ins>
      <w:ins w:id="1045" w:author="Lotta Rydhmer" w:date="2025-05-21T17:40:00Z">
        <w:r w:rsidR="005E5283" w:rsidRPr="003751F6">
          <w:rPr>
            <w:lang w:val="en-GB"/>
            <w:rPrChange w:id="1046" w:author="Lotta Rydhmer" w:date="2025-05-21T17:42:00Z">
              <w:rPr>
                <w:i/>
                <w:lang w:val="en-GB"/>
              </w:rPr>
            </w:rPrChange>
          </w:rPr>
          <w:t xml:space="preserve">opulation </w:t>
        </w:r>
      </w:ins>
      <w:ins w:id="1047" w:author="Lotta Rydhmer" w:date="2025-05-21T17:43:00Z">
        <w:r w:rsidR="003751F6">
          <w:rPr>
            <w:lang w:val="en-GB"/>
          </w:rPr>
          <w:t>c</w:t>
        </w:r>
      </w:ins>
      <w:ins w:id="1048" w:author="Lotta Rydhmer" w:date="2025-05-21T17:40:00Z">
        <w:r w:rsidR="005E5283" w:rsidRPr="003751F6">
          <w:rPr>
            <w:lang w:val="en-GB"/>
            <w:rPrChange w:id="1049" w:author="Lotta Rydhmer" w:date="2025-05-21T17:42:00Z">
              <w:rPr>
                <w:i/>
                <w:lang w:val="en-GB"/>
              </w:rPr>
            </w:rPrChange>
          </w:rPr>
          <w:t xml:space="preserve">orrected </w:t>
        </w:r>
      </w:ins>
      <w:ins w:id="1050" w:author="Lotta Rydhmer" w:date="2025-05-21T17:43:00Z">
        <w:r w:rsidR="003751F6">
          <w:rPr>
            <w:lang w:val="en-GB"/>
          </w:rPr>
          <w:t>u</w:t>
        </w:r>
      </w:ins>
      <w:ins w:id="1051" w:author="Lotta Rydhmer" w:date="2025-05-21T17:40:00Z">
        <w:r w:rsidR="005E5283" w:rsidRPr="003751F6">
          <w:rPr>
            <w:lang w:val="en-GB"/>
            <w:rPrChange w:id="1052" w:author="Lotta Rydhmer" w:date="2025-05-21T17:42:00Z">
              <w:rPr>
                <w:i/>
                <w:lang w:val="en-GB"/>
              </w:rPr>
            </w:rPrChange>
          </w:rPr>
          <w:t xml:space="preserve">nit (mg/PCU) </w:t>
        </w:r>
      </w:ins>
      <w:r w:rsidRPr="003751F6">
        <w:rPr>
          <w:lang w:val="en-GB"/>
        </w:rPr>
        <w:t xml:space="preserve">in different </w:t>
      </w:r>
      <w:ins w:id="1053" w:author="Lotta Rydhmer" w:date="2025-05-21T17:43:00Z">
        <w:r w:rsidR="003751F6">
          <w:rPr>
            <w:lang w:val="en-GB"/>
          </w:rPr>
          <w:t>countries</w:t>
        </w:r>
      </w:ins>
      <w:del w:id="1054" w:author="Lotta Rydhmer" w:date="2025-05-21T17:43:00Z">
        <w:r w:rsidRPr="003751F6" w:rsidDel="003751F6">
          <w:rPr>
            <w:lang w:val="en-GB"/>
          </w:rPr>
          <w:delText xml:space="preserve">EU member states </w:delText>
        </w:r>
      </w:del>
      <w:del w:id="1055" w:author="Lotta Rydhmer" w:date="2025-05-15T08:48:00Z">
        <w:r w:rsidRPr="003751F6" w:rsidDel="001730F5">
          <w:rPr>
            <w:lang w:val="en-GB"/>
          </w:rPr>
          <w:delText xml:space="preserve">are </w:delText>
        </w:r>
      </w:del>
      <w:ins w:id="1056" w:author="Lotta Rydhmer" w:date="2025-05-21T17:44:00Z">
        <w:r w:rsidR="003751F6">
          <w:rPr>
            <w:lang w:val="en-GB"/>
          </w:rPr>
          <w:t xml:space="preserve"> </w:t>
        </w:r>
      </w:ins>
      <w:r w:rsidRPr="003751F6">
        <w:rPr>
          <w:lang w:val="en-GB"/>
        </w:rPr>
        <w:t xml:space="preserve">reported </w:t>
      </w:r>
      <w:del w:id="1057" w:author="Lotta Rydhmer" w:date="2025-05-21T17:43:00Z">
        <w:r w:rsidRPr="003751F6" w:rsidDel="003751F6">
          <w:rPr>
            <w:lang w:val="en-GB"/>
          </w:rPr>
          <w:delText xml:space="preserve">yearly </w:delText>
        </w:r>
      </w:del>
      <w:r w:rsidRPr="003751F6">
        <w:rPr>
          <w:lang w:val="en-GB"/>
        </w:rPr>
        <w:t>by ESVAC (2023)</w:t>
      </w:r>
      <w:ins w:id="1058" w:author="Lotta Rydhmer" w:date="2025-05-21T17:34:00Z">
        <w:r w:rsidR="005E5283" w:rsidRPr="003751F6">
          <w:rPr>
            <w:lang w:val="en-GB"/>
            <w:rPrChange w:id="1059" w:author="Lotta Rydhmer" w:date="2025-05-21T17:42:00Z">
              <w:rPr>
                <w:i/>
                <w:lang w:val="en-GB"/>
              </w:rPr>
            </w:rPrChange>
          </w:rPr>
          <w:t xml:space="preserve"> was used</w:t>
        </w:r>
      </w:ins>
      <w:ins w:id="1060" w:author="Lotta Rydhmer" w:date="2025-05-21T17:40:00Z">
        <w:r w:rsidR="005E5283" w:rsidRPr="003751F6">
          <w:rPr>
            <w:lang w:val="en-GB"/>
            <w:rPrChange w:id="1061" w:author="Lotta Rydhmer" w:date="2025-05-21T17:42:00Z">
              <w:rPr>
                <w:i/>
                <w:lang w:val="en-GB"/>
              </w:rPr>
            </w:rPrChange>
          </w:rPr>
          <w:t xml:space="preserve"> for the indicator</w:t>
        </w:r>
      </w:ins>
      <w:r w:rsidRPr="003751F6">
        <w:rPr>
          <w:lang w:val="en-GB"/>
        </w:rPr>
        <w:t>.</w:t>
      </w:r>
      <w:del w:id="1062" w:author="Lotta Rydhmer" w:date="2025-05-21T17:44:00Z">
        <w:r w:rsidRPr="003751F6" w:rsidDel="003751F6">
          <w:rPr>
            <w:lang w:val="en-GB"/>
          </w:rPr>
          <w:delText xml:space="preserve"> </w:delText>
        </w:r>
      </w:del>
      <w:ins w:id="1063" w:author="Lotta Rydhmer" w:date="2025-05-21T18:01:00Z">
        <w:r w:rsidR="00131169">
          <w:rPr>
            <w:lang w:val="en-GB"/>
          </w:rPr>
          <w:t xml:space="preserve"> </w:t>
        </w:r>
      </w:ins>
      <w:del w:id="1064" w:author="Lotta Rydhmer" w:date="2025-05-21T18:03:00Z">
        <w:r w:rsidR="00131169" w:rsidRPr="00131169" w:rsidDel="00E1185F">
          <w:rPr>
            <w:lang w:val="en-GB"/>
          </w:rPr>
          <w:delText xml:space="preserve">The amount of prescribed antibiotics for an animal depends on its weight. Species differ in bodyweight and the proportion of different livestock species varies among European countries. Comparisons between countries should thus be made in relation to biomass. National data on total biomass, recorded in Population Corrected Units (PCU) </w:delText>
        </w:r>
        <w:r w:rsidR="00131169" w:rsidDel="00E1185F">
          <w:rPr>
            <w:lang w:val="en-GB"/>
          </w:rPr>
          <w:delText>are</w:delText>
        </w:r>
        <w:r w:rsidR="00131169" w:rsidRPr="00131169" w:rsidDel="00E1185F">
          <w:rPr>
            <w:lang w:val="en-GB"/>
          </w:rPr>
          <w:delText xml:space="preserve"> presented by ESVAC (2023). PCU is a theoretical unit </w:delText>
        </w:r>
        <w:commentRangeStart w:id="1065"/>
        <w:r w:rsidR="00131169" w:rsidRPr="00131169" w:rsidDel="00E1185F">
          <w:rPr>
            <w:lang w:val="en-GB"/>
          </w:rPr>
          <w:delText>developed</w:delText>
        </w:r>
      </w:del>
      <w:commentRangeEnd w:id="1065"/>
      <w:r w:rsidR="00E1185F">
        <w:rPr>
          <w:rStyle w:val="Kommentarsreferens"/>
        </w:rPr>
        <w:commentReference w:id="1065"/>
      </w:r>
      <w:del w:id="1066" w:author="Lotta Rydhmer" w:date="2025-05-21T18:03:00Z">
        <w:r w:rsidR="00131169" w:rsidRPr="00131169" w:rsidDel="00E1185F">
          <w:rPr>
            <w:lang w:val="en-GB"/>
          </w:rPr>
          <w:delText xml:space="preserve"> by the European Medicines Agency (EMA). It takes into account that it is more common to treat young than adult animals and that young animals are lighter than adult animals. The total biomass for each country is calculated as number of animals of different species in the country (reported yearly to national authorities) and an assumed body weight at treatment for each species (ESVAC, 2023). </w:delText>
        </w:r>
      </w:del>
      <w:del w:id="1067" w:author="Lotta Rydhmer" w:date="2025-05-21T17:44:00Z">
        <w:r w:rsidRPr="003751F6" w:rsidDel="003751F6">
          <w:rPr>
            <w:lang w:val="en-GB"/>
          </w:rPr>
          <w:delText>For veterinary medicinal products,</w:delText>
        </w:r>
      </w:del>
      <w:r w:rsidRPr="003751F6">
        <w:rPr>
          <w:lang w:val="en-GB"/>
        </w:rPr>
        <w:t xml:space="preserve"> </w:t>
      </w:r>
      <w:del w:id="1068" w:author="Lotta Rydhmer" w:date="2025-05-21T17:41:00Z">
        <w:r w:rsidRPr="003751F6" w:rsidDel="003751F6">
          <w:rPr>
            <w:lang w:val="en-GB"/>
          </w:rPr>
          <w:delText xml:space="preserve">this </w:delText>
        </w:r>
      </w:del>
      <w:ins w:id="1069" w:author="Lotta Rydhmer" w:date="2025-05-21T17:44:00Z">
        <w:r w:rsidR="003751F6">
          <w:rPr>
            <w:lang w:val="en-GB"/>
          </w:rPr>
          <w:t>T</w:t>
        </w:r>
      </w:ins>
      <w:ins w:id="1070" w:author="Lotta Rydhmer" w:date="2025-05-21T17:41:00Z">
        <w:r w:rsidR="003751F6" w:rsidRPr="003751F6">
          <w:rPr>
            <w:lang w:val="en-GB"/>
          </w:rPr>
          <w:t>h</w:t>
        </w:r>
        <w:r w:rsidR="003751F6" w:rsidRPr="003751F6">
          <w:rPr>
            <w:lang w:val="en-GB"/>
            <w:rPrChange w:id="1071" w:author="Lotta Rydhmer" w:date="2025-05-21T17:42:00Z">
              <w:rPr>
                <w:i/>
                <w:lang w:val="en-GB"/>
              </w:rPr>
            </w:rPrChange>
          </w:rPr>
          <w:t>e</w:t>
        </w:r>
        <w:r w:rsidR="003751F6" w:rsidRPr="003751F6">
          <w:rPr>
            <w:lang w:val="en-GB"/>
          </w:rPr>
          <w:t xml:space="preserve"> </w:t>
        </w:r>
      </w:ins>
      <w:r w:rsidRPr="003751F6">
        <w:rPr>
          <w:lang w:val="en-GB"/>
        </w:rPr>
        <w:t xml:space="preserve">total biomass </w:t>
      </w:r>
      <w:ins w:id="1072" w:author="Lotta Rydhmer" w:date="2025-05-21T17:41:00Z">
        <w:r w:rsidR="003751F6" w:rsidRPr="003751F6">
          <w:rPr>
            <w:lang w:val="en-GB"/>
            <w:rPrChange w:id="1073" w:author="Lotta Rydhmer" w:date="2025-05-21T17:42:00Z">
              <w:rPr>
                <w:i/>
                <w:lang w:val="en-GB"/>
              </w:rPr>
            </w:rPrChange>
          </w:rPr>
          <w:t xml:space="preserve">used </w:t>
        </w:r>
      </w:ins>
      <w:ins w:id="1074" w:author="Lotta Rydhmer" w:date="2025-05-21T17:44:00Z">
        <w:r w:rsidR="003751F6">
          <w:rPr>
            <w:lang w:val="en-GB"/>
          </w:rPr>
          <w:t xml:space="preserve">by ESVAC </w:t>
        </w:r>
      </w:ins>
      <w:ins w:id="1075" w:author="Lotta Rydhmer" w:date="2025-05-21T17:41:00Z">
        <w:r w:rsidR="003751F6" w:rsidRPr="003751F6">
          <w:rPr>
            <w:lang w:val="en-GB"/>
            <w:rPrChange w:id="1076" w:author="Lotta Rydhmer" w:date="2025-05-21T17:42:00Z">
              <w:rPr>
                <w:i/>
                <w:lang w:val="en-GB"/>
              </w:rPr>
            </w:rPrChange>
          </w:rPr>
          <w:t xml:space="preserve">when calculating </w:t>
        </w:r>
      </w:ins>
      <w:ins w:id="1077" w:author="Lotta Rydhmer" w:date="2025-05-21T17:42:00Z">
        <w:r w:rsidR="003751F6" w:rsidRPr="003751F6">
          <w:rPr>
            <w:lang w:val="en-GB"/>
            <w:rPrChange w:id="1078" w:author="Lotta Rydhmer" w:date="2025-05-21T17:42:00Z">
              <w:rPr>
                <w:i/>
                <w:lang w:val="en-GB"/>
              </w:rPr>
            </w:rPrChange>
          </w:rPr>
          <w:t xml:space="preserve">the amount of antibiotics </w:t>
        </w:r>
      </w:ins>
      <w:ins w:id="1079" w:author="Lotta Rydhmer" w:date="2025-05-21T17:44:00Z">
        <w:r w:rsidR="003751F6">
          <w:rPr>
            <w:lang w:val="en-GB"/>
          </w:rPr>
          <w:t xml:space="preserve">for </w:t>
        </w:r>
      </w:ins>
      <w:ins w:id="1080" w:author="Lotta Rydhmer" w:date="2025-05-21T17:45:00Z">
        <w:r w:rsidR="003751F6">
          <w:rPr>
            <w:lang w:val="en-GB"/>
          </w:rPr>
          <w:t>animals</w:t>
        </w:r>
      </w:ins>
      <w:ins w:id="1081" w:author="Lotta Rydhmer" w:date="2025-05-21T17:44:00Z">
        <w:r w:rsidR="003751F6">
          <w:rPr>
            <w:lang w:val="en-GB"/>
          </w:rPr>
          <w:t xml:space="preserve"> </w:t>
        </w:r>
      </w:ins>
      <w:ins w:id="1082" w:author="Lotta Rydhmer" w:date="2025-05-21T17:42:00Z">
        <w:r w:rsidR="003751F6" w:rsidRPr="003751F6">
          <w:rPr>
            <w:lang w:val="en-GB"/>
            <w:rPrChange w:id="1083" w:author="Lotta Rydhmer" w:date="2025-05-21T17:42:00Z">
              <w:rPr>
                <w:i/>
                <w:lang w:val="en-GB"/>
              </w:rPr>
            </w:rPrChange>
          </w:rPr>
          <w:t xml:space="preserve">in mg/PCU </w:t>
        </w:r>
      </w:ins>
      <w:r w:rsidRPr="003751F6">
        <w:rPr>
          <w:lang w:val="en-GB"/>
        </w:rPr>
        <w:t xml:space="preserve">includes cattle, pigs, poultry, sheep, goats, rabbits, farmed fish and horses (ESVAC, 2023). Use of antibiotics is not relevant for caught and </w:t>
      </w:r>
      <w:r w:rsidR="00267B6D" w:rsidRPr="003751F6">
        <w:rPr>
          <w:lang w:val="en-GB"/>
        </w:rPr>
        <w:t xml:space="preserve">shot </w:t>
      </w:r>
      <w:r w:rsidRPr="003751F6">
        <w:rPr>
          <w:lang w:val="en-GB"/>
        </w:rPr>
        <w:t xml:space="preserve">wild animals. </w:t>
      </w:r>
      <w:ins w:id="1084" w:author="Lotta Rydhmer" w:date="2025-05-21T17:37:00Z">
        <w:r w:rsidR="005E5283" w:rsidRPr="003751F6">
          <w:rPr>
            <w:lang w:val="en-GB"/>
            <w:rPrChange w:id="1085" w:author="Lotta Rydhmer" w:date="2025-05-21T17:42:00Z">
              <w:rPr>
                <w:i/>
                <w:lang w:val="en-GB"/>
              </w:rPr>
            </w:rPrChange>
          </w:rPr>
          <w:t>Antibiotic</w:t>
        </w:r>
      </w:ins>
      <w:ins w:id="1086" w:author="Lotta Rydhmer" w:date="2025-05-22T10:15:00Z">
        <w:r w:rsidR="00A7486A">
          <w:rPr>
            <w:lang w:val="en-GB"/>
          </w:rPr>
          <w:t xml:space="preserve"> residues </w:t>
        </w:r>
      </w:ins>
      <w:ins w:id="1087" w:author="Lotta Rydhmer" w:date="2025-05-22T10:16:00Z">
        <w:r w:rsidR="00A7486A">
          <w:rPr>
            <w:lang w:val="en-GB"/>
          </w:rPr>
          <w:t xml:space="preserve">have been </w:t>
        </w:r>
      </w:ins>
      <w:ins w:id="1088" w:author="Lotta Rydhmer" w:date="2025-05-22T10:15:00Z">
        <w:r w:rsidR="00A7486A">
          <w:rPr>
            <w:lang w:val="en-GB"/>
          </w:rPr>
          <w:t xml:space="preserve">found in honey </w:t>
        </w:r>
      </w:ins>
      <w:ins w:id="1089" w:author="Lotta Rydhmer" w:date="2025-05-22T10:16:00Z">
        <w:r w:rsidR="00A7486A">
          <w:rPr>
            <w:lang w:val="en-GB"/>
          </w:rPr>
          <w:t xml:space="preserve">but there are no antibiotics approved for honeybees in </w:t>
        </w:r>
      </w:ins>
      <w:ins w:id="1090" w:author="Lotta Rydhmer" w:date="2025-05-22T10:17:00Z">
        <w:r w:rsidR="00A7486A">
          <w:rPr>
            <w:lang w:val="en-GB"/>
          </w:rPr>
          <w:t>EU (</w:t>
        </w:r>
        <w:proofErr w:type="spellStart"/>
        <w:r w:rsidR="00A7486A">
          <w:rPr>
            <w:lang w:val="en-GB"/>
          </w:rPr>
          <w:t>Croppi</w:t>
        </w:r>
        <w:proofErr w:type="spellEnd"/>
        <w:r w:rsidR="00A7486A">
          <w:rPr>
            <w:lang w:val="en-GB"/>
          </w:rPr>
          <w:t xml:space="preserve"> et al, </w:t>
        </w:r>
      </w:ins>
      <w:ins w:id="1091" w:author="Lotta Rydhmer" w:date="2025-05-22T10:18:00Z">
        <w:r w:rsidR="00A7486A">
          <w:rPr>
            <w:lang w:val="en-GB"/>
          </w:rPr>
          <w:t>2021)</w:t>
        </w:r>
      </w:ins>
      <w:ins w:id="1092" w:author="Lotta Rydhmer" w:date="2025-05-22T10:30:00Z">
        <w:r w:rsidR="00651324">
          <w:rPr>
            <w:lang w:val="en-GB"/>
          </w:rPr>
          <w:t>. D</w:t>
        </w:r>
      </w:ins>
      <w:ins w:id="1093" w:author="Lotta Rydhmer" w:date="2025-05-22T10:17:00Z">
        <w:r w:rsidR="00A7486A">
          <w:rPr>
            <w:lang w:val="en-GB"/>
          </w:rPr>
          <w:t xml:space="preserve">ue to lack of data on </w:t>
        </w:r>
      </w:ins>
      <w:ins w:id="1094" w:author="Lotta Rydhmer" w:date="2025-05-22T10:30:00Z">
        <w:r w:rsidR="00651324">
          <w:rPr>
            <w:lang w:val="en-GB"/>
          </w:rPr>
          <w:t xml:space="preserve">soled or </w:t>
        </w:r>
      </w:ins>
      <w:ins w:id="1095" w:author="Lotta Rydhmer" w:date="2025-05-22T10:18:00Z">
        <w:r w:rsidR="00A7486A">
          <w:rPr>
            <w:lang w:val="en-GB"/>
          </w:rPr>
          <w:t>used amounts of antibiotics in honey production we assumed that no antibiotics were used.</w:t>
        </w:r>
      </w:ins>
      <w:ins w:id="1096" w:author="Lotta Rydhmer" w:date="2025-05-21T17:37:00Z">
        <w:r w:rsidR="00A7486A">
          <w:rPr>
            <w:lang w:val="en-GB"/>
          </w:rPr>
          <w:t xml:space="preserve"> </w:t>
        </w:r>
      </w:ins>
      <w:ins w:id="1097" w:author="Lotta Rydhmer" w:date="2025-05-22T10:19:00Z">
        <w:r w:rsidR="00A7486A">
          <w:rPr>
            <w:lang w:val="en-GB"/>
          </w:rPr>
          <w:t>B</w:t>
        </w:r>
      </w:ins>
      <w:ins w:id="1098" w:author="Lotta Rydhmer" w:date="2025-05-21T17:37:00Z">
        <w:r w:rsidR="005E5283" w:rsidRPr="003751F6">
          <w:rPr>
            <w:lang w:val="en-GB"/>
            <w:rPrChange w:id="1099" w:author="Lotta Rydhmer" w:date="2025-05-21T17:42:00Z">
              <w:rPr>
                <w:i/>
                <w:lang w:val="en-GB"/>
              </w:rPr>
            </w:rPrChange>
          </w:rPr>
          <w:t xml:space="preserve">ased on </w:t>
        </w:r>
      </w:ins>
      <w:proofErr w:type="spellStart"/>
      <w:ins w:id="1100" w:author="Lotta Rydhmer" w:date="2025-05-22T08:18:00Z">
        <w:r w:rsidR="001475C8">
          <w:rPr>
            <w:lang w:val="en-GB"/>
          </w:rPr>
          <w:t>Haloran</w:t>
        </w:r>
        <w:proofErr w:type="spellEnd"/>
        <w:r w:rsidR="001475C8">
          <w:rPr>
            <w:lang w:val="en-GB"/>
          </w:rPr>
          <w:t xml:space="preserve"> </w:t>
        </w:r>
        <w:r w:rsidR="001475C8" w:rsidRPr="001475C8">
          <w:rPr>
            <w:i/>
            <w:lang w:val="en-GB"/>
            <w:rPrChange w:id="1101" w:author="Lotta Rydhmer" w:date="2025-05-22T08:18:00Z">
              <w:rPr>
                <w:lang w:val="en-GB"/>
              </w:rPr>
            </w:rPrChange>
          </w:rPr>
          <w:t>et al</w:t>
        </w:r>
        <w:r w:rsidR="001475C8">
          <w:rPr>
            <w:lang w:val="en-GB"/>
          </w:rPr>
          <w:t xml:space="preserve">. </w:t>
        </w:r>
      </w:ins>
      <w:ins w:id="1102" w:author="Lotta Rydhmer" w:date="2025-05-21T17:37:00Z">
        <w:r w:rsidR="005E5283" w:rsidRPr="003751F6">
          <w:rPr>
            <w:lang w:val="en-GB"/>
            <w:rPrChange w:id="1103" w:author="Lotta Rydhmer" w:date="2025-05-21T17:42:00Z">
              <w:rPr>
                <w:i/>
                <w:lang w:val="en-GB"/>
              </w:rPr>
            </w:rPrChange>
          </w:rPr>
          <w:t>(</w:t>
        </w:r>
      </w:ins>
      <w:ins w:id="1104" w:author="Lotta Rydhmer" w:date="2025-05-22T08:18:00Z">
        <w:r w:rsidR="001475C8">
          <w:rPr>
            <w:lang w:val="en-GB"/>
          </w:rPr>
          <w:t>2016</w:t>
        </w:r>
      </w:ins>
      <w:ins w:id="1105" w:author="Lotta Rydhmer" w:date="2025-05-21T17:37:00Z">
        <w:r w:rsidR="005E5283" w:rsidRPr="003751F6">
          <w:rPr>
            <w:lang w:val="en-GB"/>
            <w:rPrChange w:id="1106" w:author="Lotta Rydhmer" w:date="2025-05-21T17:42:00Z">
              <w:rPr>
                <w:i/>
                <w:lang w:val="en-GB"/>
              </w:rPr>
            </w:rPrChange>
          </w:rPr>
          <w:t>) w</w:t>
        </w:r>
      </w:ins>
      <w:del w:id="1107" w:author="Lotta Rydhmer" w:date="2025-05-21T17:37:00Z">
        <w:r w:rsidRPr="003751F6" w:rsidDel="005E5283">
          <w:rPr>
            <w:lang w:val="en-GB"/>
          </w:rPr>
          <w:delText>W</w:delText>
        </w:r>
      </w:del>
      <w:r w:rsidRPr="003751F6">
        <w:rPr>
          <w:lang w:val="en-GB"/>
        </w:rPr>
        <w:t>e a</w:t>
      </w:r>
      <w:r w:rsidRPr="00651324">
        <w:rPr>
          <w:lang w:val="en-GB"/>
        </w:rPr>
        <w:t xml:space="preserve">lso </w:t>
      </w:r>
      <w:r w:rsidRPr="003751F6">
        <w:rPr>
          <w:lang w:val="en-GB"/>
        </w:rPr>
        <w:t xml:space="preserve">assumed that no antibiotics were used for </w:t>
      </w:r>
      <w:ins w:id="1108" w:author="Lotta Rydhmer" w:date="2025-05-21T17:37:00Z">
        <w:r w:rsidR="005E5283" w:rsidRPr="003751F6">
          <w:rPr>
            <w:lang w:val="en-GB"/>
            <w:rPrChange w:id="1109" w:author="Lotta Rydhmer" w:date="2025-05-21T17:42:00Z">
              <w:rPr>
                <w:i/>
                <w:lang w:val="en-GB"/>
              </w:rPr>
            </w:rPrChange>
          </w:rPr>
          <w:t>production of mealworms</w:t>
        </w:r>
      </w:ins>
      <w:ins w:id="1110" w:author="Lotta Rydhmer" w:date="2025-05-21T17:38:00Z">
        <w:r w:rsidR="005E5283" w:rsidRPr="003751F6">
          <w:rPr>
            <w:lang w:val="en-GB"/>
            <w:rPrChange w:id="1111" w:author="Lotta Rydhmer" w:date="2025-05-21T17:42:00Z">
              <w:rPr>
                <w:i/>
                <w:lang w:val="en-GB"/>
              </w:rPr>
            </w:rPrChange>
          </w:rPr>
          <w:t>.</w:t>
        </w:r>
      </w:ins>
      <w:del w:id="1112" w:author="Lotta Rydhmer" w:date="2025-05-21T17:38:00Z">
        <w:r w:rsidRPr="003751F6" w:rsidDel="005E5283">
          <w:rPr>
            <w:lang w:val="en-GB"/>
          </w:rPr>
          <w:delText xml:space="preserve">insects </w:delText>
        </w:r>
      </w:del>
      <w:ins w:id="1113" w:author="Lotta Rydhmer" w:date="2025-05-21T17:35:00Z">
        <w:r w:rsidR="005E5283" w:rsidRPr="003751F6">
          <w:rPr>
            <w:lang w:val="en-GB"/>
            <w:rPrChange w:id="1114" w:author="Lotta Rydhmer" w:date="2025-05-21T17:42:00Z">
              <w:rPr>
                <w:i/>
                <w:lang w:val="en-GB"/>
              </w:rPr>
            </w:rPrChange>
          </w:rPr>
          <w:t xml:space="preserve"> </w:t>
        </w:r>
      </w:ins>
      <w:ins w:id="1115" w:author="Lotta Rydhmer" w:date="2025-05-21T17:36:00Z">
        <w:r w:rsidR="005E5283" w:rsidRPr="003751F6">
          <w:rPr>
            <w:lang w:val="en-GB"/>
            <w:rPrChange w:id="1116" w:author="Lotta Rydhmer" w:date="2025-05-21T17:42:00Z">
              <w:rPr>
                <w:i/>
                <w:lang w:val="en-GB"/>
              </w:rPr>
            </w:rPrChange>
          </w:rPr>
          <w:t>B</w:t>
        </w:r>
      </w:ins>
      <w:del w:id="1117" w:author="Lotta Rydhmer" w:date="2025-05-21T17:36:00Z">
        <w:r w:rsidRPr="003751F6" w:rsidDel="005E5283">
          <w:rPr>
            <w:lang w:val="en-GB"/>
          </w:rPr>
          <w:delText>and b</w:delText>
        </w:r>
      </w:del>
      <w:r w:rsidRPr="003751F6">
        <w:rPr>
          <w:lang w:val="en-GB"/>
        </w:rPr>
        <w:t>lue mussels</w:t>
      </w:r>
      <w:ins w:id="1118" w:author="Lotta Rydhmer" w:date="2025-05-22T08:56:00Z">
        <w:r w:rsidR="00FA1C1F">
          <w:rPr>
            <w:lang w:val="en-GB"/>
          </w:rPr>
          <w:t>,</w:t>
        </w:r>
      </w:ins>
      <w:ins w:id="1119" w:author="Lotta Rydhmer" w:date="2025-05-21T17:36:00Z">
        <w:r w:rsidR="005E5283" w:rsidRPr="003751F6">
          <w:rPr>
            <w:lang w:val="en-GB"/>
            <w:rPrChange w:id="1120" w:author="Lotta Rydhmer" w:date="2025-05-21T17:42:00Z">
              <w:rPr>
                <w:i/>
                <w:lang w:val="en-GB"/>
              </w:rPr>
            </w:rPrChange>
          </w:rPr>
          <w:t xml:space="preserve"> cultivated in the open sea</w:t>
        </w:r>
      </w:ins>
      <w:ins w:id="1121" w:author="Lotta Rydhmer" w:date="2025-05-22T08:56:00Z">
        <w:r w:rsidR="00FA1C1F">
          <w:rPr>
            <w:lang w:val="en-GB"/>
          </w:rPr>
          <w:t>,</w:t>
        </w:r>
      </w:ins>
      <w:ins w:id="1122" w:author="Lotta Rydhmer" w:date="2025-05-21T17:36:00Z">
        <w:r w:rsidR="005E5283" w:rsidRPr="003751F6">
          <w:rPr>
            <w:lang w:val="en-GB"/>
            <w:rPrChange w:id="1123" w:author="Lotta Rydhmer" w:date="2025-05-21T17:42:00Z">
              <w:rPr>
                <w:i/>
                <w:lang w:val="en-GB"/>
              </w:rPr>
            </w:rPrChange>
          </w:rPr>
          <w:t xml:space="preserve"> </w:t>
        </w:r>
      </w:ins>
      <w:ins w:id="1124" w:author="Lotta Rydhmer" w:date="2025-05-22T08:48:00Z">
        <w:r w:rsidR="00135990">
          <w:rPr>
            <w:lang w:val="en-GB"/>
          </w:rPr>
          <w:t>are</w:t>
        </w:r>
      </w:ins>
      <w:ins w:id="1125" w:author="Lotta Rydhmer" w:date="2025-05-21T17:38:00Z">
        <w:r w:rsidR="005E5283" w:rsidRPr="003751F6">
          <w:rPr>
            <w:lang w:val="en-GB"/>
            <w:rPrChange w:id="1126" w:author="Lotta Rydhmer" w:date="2025-05-21T17:42:00Z">
              <w:rPr>
                <w:i/>
                <w:lang w:val="en-GB"/>
              </w:rPr>
            </w:rPrChange>
          </w:rPr>
          <w:t xml:space="preserve"> </w:t>
        </w:r>
      </w:ins>
      <w:ins w:id="1127" w:author="Lotta Rydhmer" w:date="2025-05-21T17:36:00Z">
        <w:r w:rsidR="005E5283" w:rsidRPr="003751F6">
          <w:rPr>
            <w:lang w:val="en-GB"/>
            <w:rPrChange w:id="1128" w:author="Lotta Rydhmer" w:date="2025-05-21T17:42:00Z">
              <w:rPr>
                <w:i/>
                <w:lang w:val="en-GB"/>
              </w:rPr>
            </w:rPrChange>
          </w:rPr>
          <w:t>not treated with antibiotics</w:t>
        </w:r>
      </w:ins>
      <w:ins w:id="1129" w:author="Lotta Rydhmer" w:date="2025-05-21T17:38:00Z">
        <w:r w:rsidR="005E5283" w:rsidRPr="003751F6">
          <w:rPr>
            <w:lang w:val="en-GB"/>
            <w:rPrChange w:id="1130" w:author="Lotta Rydhmer" w:date="2025-05-21T17:42:00Z">
              <w:rPr>
                <w:i/>
                <w:lang w:val="en-GB"/>
              </w:rPr>
            </w:rPrChange>
          </w:rPr>
          <w:t xml:space="preserve"> (</w:t>
        </w:r>
      </w:ins>
      <w:ins w:id="1131" w:author="Lotta Rydhmer" w:date="2025-05-22T08:48:00Z">
        <w:r w:rsidR="00135990">
          <w:rPr>
            <w:lang w:val="en-GB"/>
          </w:rPr>
          <w:t xml:space="preserve">Cajas de </w:t>
        </w:r>
        <w:proofErr w:type="spellStart"/>
        <w:r w:rsidR="00135990">
          <w:rPr>
            <w:lang w:val="en-GB"/>
          </w:rPr>
          <w:t>Gliniewicz</w:t>
        </w:r>
      </w:ins>
      <w:proofErr w:type="spellEnd"/>
      <w:ins w:id="1132" w:author="Lotta Rydhmer" w:date="2025-05-22T08:49:00Z">
        <w:r w:rsidR="00135990">
          <w:rPr>
            <w:lang w:val="en-GB"/>
          </w:rPr>
          <w:t>, 2016</w:t>
        </w:r>
      </w:ins>
      <w:ins w:id="1133" w:author="Lotta Rydhmer" w:date="2025-05-21T17:38:00Z">
        <w:r w:rsidR="005E5283" w:rsidRPr="003751F6">
          <w:rPr>
            <w:lang w:val="en-GB"/>
            <w:rPrChange w:id="1134" w:author="Lotta Rydhmer" w:date="2025-05-21T17:42:00Z">
              <w:rPr>
                <w:i/>
                <w:lang w:val="en-GB"/>
              </w:rPr>
            </w:rPrChange>
          </w:rPr>
          <w:t>)</w:t>
        </w:r>
      </w:ins>
      <w:r w:rsidRPr="003751F6">
        <w:rPr>
          <w:lang w:val="en-GB"/>
        </w:rPr>
        <w:t xml:space="preserve">. </w:t>
      </w:r>
    </w:p>
    <w:p w14:paraId="0D2BFDCA" w14:textId="11AD6654" w:rsidR="0069444E" w:rsidRPr="00387946" w:rsidRDefault="6F1EC338" w:rsidP="00783979">
      <w:pPr>
        <w:spacing w:line="276" w:lineRule="auto"/>
        <w:rPr>
          <w:lang w:val="en-GB"/>
        </w:rPr>
      </w:pPr>
      <w:r w:rsidRPr="005E5283">
        <w:rPr>
          <w:lang w:val="en-GB"/>
        </w:rPr>
        <w:t xml:space="preserve">Data on use of antibiotics divided across different species were found for </w:t>
      </w:r>
      <w:r w:rsidR="00166746" w:rsidRPr="005E5283">
        <w:rPr>
          <w:lang w:val="en-GB"/>
        </w:rPr>
        <w:t xml:space="preserve">six </w:t>
      </w:r>
      <w:r w:rsidRPr="005E5283">
        <w:rPr>
          <w:lang w:val="en-GB"/>
        </w:rPr>
        <w:t xml:space="preserve">European countries: </w:t>
      </w:r>
      <w:r w:rsidR="002B0209" w:rsidRPr="005E5283">
        <w:rPr>
          <w:lang w:val="en-GB"/>
        </w:rPr>
        <w:t>t</w:t>
      </w:r>
      <w:r w:rsidRPr="005E5283">
        <w:rPr>
          <w:lang w:val="en-GB"/>
        </w:rPr>
        <w:t>he Netherlands (</w:t>
      </w:r>
      <w:proofErr w:type="spellStart"/>
      <w:r w:rsidRPr="005E5283">
        <w:rPr>
          <w:lang w:val="en-GB"/>
        </w:rPr>
        <w:t>SDa</w:t>
      </w:r>
      <w:proofErr w:type="spellEnd"/>
      <w:r w:rsidRPr="005E5283">
        <w:rPr>
          <w:lang w:val="en-GB"/>
        </w:rPr>
        <w:t>, 2022), UK (UK-VARSS, 2022</w:t>
      </w:r>
      <w:r w:rsidR="00166746" w:rsidRPr="005E5283">
        <w:rPr>
          <w:lang w:val="en-GB"/>
        </w:rPr>
        <w:t xml:space="preserve">; Tallon </w:t>
      </w:r>
      <w:r w:rsidR="004726BA" w:rsidRPr="005E5283">
        <w:rPr>
          <w:i/>
          <w:lang w:val="en-GB"/>
        </w:rPr>
        <w:t>et al.</w:t>
      </w:r>
      <w:r w:rsidR="00166746" w:rsidRPr="005E5283">
        <w:rPr>
          <w:lang w:val="en-GB"/>
        </w:rPr>
        <w:t>, 2023</w:t>
      </w:r>
      <w:r w:rsidRPr="005E5283">
        <w:rPr>
          <w:lang w:val="en-GB"/>
        </w:rPr>
        <w:t>), Denmark (DANMAP, 2021), France (Nunan, 2022)</w:t>
      </w:r>
      <w:r w:rsidR="00166746" w:rsidRPr="005E5283">
        <w:rPr>
          <w:lang w:val="en-GB"/>
        </w:rPr>
        <w:t>,</w:t>
      </w:r>
      <w:r w:rsidRPr="005E5283">
        <w:rPr>
          <w:lang w:val="en-GB"/>
        </w:rPr>
        <w:t xml:space="preserve"> Austria (AGES, 2023)</w:t>
      </w:r>
      <w:r w:rsidR="00166746" w:rsidRPr="005E5283">
        <w:rPr>
          <w:lang w:val="en-GB"/>
        </w:rPr>
        <w:t xml:space="preserve"> and Norway (</w:t>
      </w:r>
      <w:r w:rsidR="000A35E5" w:rsidRPr="005E5283">
        <w:rPr>
          <w:lang w:val="en-GB"/>
        </w:rPr>
        <w:t>NORM</w:t>
      </w:r>
      <w:r w:rsidR="00166746" w:rsidRPr="005E5283">
        <w:rPr>
          <w:lang w:val="en-GB"/>
        </w:rPr>
        <w:t>-VET, 2022)</w:t>
      </w:r>
      <w:r w:rsidRPr="005E5283">
        <w:rPr>
          <w:lang w:val="en-GB"/>
        </w:rPr>
        <w:t xml:space="preserve">. </w:t>
      </w:r>
      <w:r w:rsidRPr="00387946">
        <w:rPr>
          <w:lang w:val="en-GB"/>
        </w:rPr>
        <w:t xml:space="preserve">Based on </w:t>
      </w:r>
      <w:del w:id="1135" w:author="Lotta Rydhmer" w:date="2025-05-22T10:32:00Z">
        <w:r w:rsidRPr="00387946" w:rsidDel="00651324">
          <w:rPr>
            <w:lang w:val="en-GB"/>
          </w:rPr>
          <w:delText xml:space="preserve">average </w:delText>
        </w:r>
      </w:del>
      <w:r w:rsidR="00166746" w:rsidRPr="00387946">
        <w:rPr>
          <w:lang w:val="en-GB"/>
        </w:rPr>
        <w:t xml:space="preserve">estimated </w:t>
      </w:r>
      <w:r w:rsidRPr="00387946">
        <w:rPr>
          <w:lang w:val="en-GB"/>
        </w:rPr>
        <w:t xml:space="preserve">use for different species in these countries according to the references given above, we </w:t>
      </w:r>
      <w:ins w:id="1136" w:author="Lotta Rydhmer" w:date="2025-05-22T10:32:00Z">
        <w:r w:rsidR="00651324">
          <w:rPr>
            <w:lang w:val="en-GB"/>
          </w:rPr>
          <w:t xml:space="preserve">calculated the average use within species, in mg per </w:t>
        </w:r>
      </w:ins>
      <w:ins w:id="1137" w:author="Lotta Rydhmer" w:date="2025-05-22T10:33:00Z">
        <w:r w:rsidR="00651324">
          <w:rPr>
            <w:lang w:val="en-GB"/>
          </w:rPr>
          <w:t>PCU, and used those average</w:t>
        </w:r>
      </w:ins>
      <w:ins w:id="1138" w:author="Lotta Rydhmer" w:date="2025-05-22T10:32:00Z">
        <w:r w:rsidR="00651324">
          <w:rPr>
            <w:lang w:val="en-GB"/>
          </w:rPr>
          <w:t xml:space="preserve"> </w:t>
        </w:r>
      </w:ins>
      <w:ins w:id="1139" w:author="Lotta Rydhmer" w:date="2025-05-22T10:33:00Z">
        <w:r w:rsidR="00651324">
          <w:rPr>
            <w:lang w:val="en-GB"/>
          </w:rPr>
          <w:t xml:space="preserve">amounts </w:t>
        </w:r>
      </w:ins>
      <w:del w:id="1140" w:author="Lotta Rydhmer" w:date="2025-05-22T10:33:00Z">
        <w:r w:rsidRPr="00387946" w:rsidDel="00651324">
          <w:rPr>
            <w:lang w:val="en-GB"/>
          </w:rPr>
          <w:delText>estimated the</w:delText>
        </w:r>
      </w:del>
      <w:ins w:id="1141" w:author="Lotta Rydhmer" w:date="2025-05-22T10:33:00Z">
        <w:r w:rsidR="00651324">
          <w:rPr>
            <w:lang w:val="en-GB"/>
          </w:rPr>
          <w:t>as</w:t>
        </w:r>
      </w:ins>
      <w:r w:rsidRPr="00387946">
        <w:rPr>
          <w:lang w:val="en-GB"/>
        </w:rPr>
        <w:t xml:space="preserve"> standard</w:t>
      </w:r>
      <w:ins w:id="1142" w:author="Lotta Rydhmer" w:date="2025-05-22T10:40:00Z">
        <w:r w:rsidR="00651324">
          <w:rPr>
            <w:lang w:val="en-GB"/>
          </w:rPr>
          <w:t>ised</w:t>
        </w:r>
      </w:ins>
      <w:r w:rsidRPr="00387946">
        <w:rPr>
          <w:lang w:val="en-GB"/>
        </w:rPr>
        <w:t xml:space="preserve"> </w:t>
      </w:r>
      <w:ins w:id="1143" w:author="Lotta Rydhmer" w:date="2025-05-22T10:33:00Z">
        <w:r w:rsidR="00651324">
          <w:rPr>
            <w:lang w:val="en-GB"/>
          </w:rPr>
          <w:t xml:space="preserve">values </w:t>
        </w:r>
      </w:ins>
      <w:del w:id="1144" w:author="Lotta Rydhmer" w:date="2025-05-22T10:33:00Z">
        <w:r w:rsidRPr="00387946" w:rsidDel="00651324">
          <w:rPr>
            <w:lang w:val="en-GB"/>
          </w:rPr>
          <w:delText xml:space="preserve">use in mg per PCU </w:delText>
        </w:r>
      </w:del>
      <w:r w:rsidRPr="00387946">
        <w:rPr>
          <w:lang w:val="en-GB"/>
        </w:rPr>
        <w:t xml:space="preserve">for different animal species in Europe as follows: rabbits 780; pigs 60; </w:t>
      </w:r>
      <w:r w:rsidR="00007E28" w:rsidRPr="00387946">
        <w:rPr>
          <w:lang w:val="en-GB"/>
        </w:rPr>
        <w:t xml:space="preserve">farmed </w:t>
      </w:r>
      <w:r w:rsidRPr="00387946">
        <w:rPr>
          <w:lang w:val="en-GB"/>
        </w:rPr>
        <w:t xml:space="preserve">fish </w:t>
      </w:r>
      <w:r w:rsidR="00997865" w:rsidRPr="00387946">
        <w:rPr>
          <w:lang w:val="en-GB"/>
        </w:rPr>
        <w:t>3</w:t>
      </w:r>
      <w:r w:rsidRPr="00387946">
        <w:rPr>
          <w:lang w:val="en-GB"/>
        </w:rPr>
        <w:t xml:space="preserve">0; cattle 30; </w:t>
      </w:r>
      <w:ins w:id="1145" w:author="Lotta Rydhmer" w:date="2025-05-15T08:49:00Z">
        <w:r w:rsidR="001730F5">
          <w:rPr>
            <w:lang w:val="en-GB"/>
          </w:rPr>
          <w:t xml:space="preserve">poultry 30; </w:t>
        </w:r>
      </w:ins>
      <w:r w:rsidRPr="00387946">
        <w:rPr>
          <w:lang w:val="en-GB"/>
        </w:rPr>
        <w:t xml:space="preserve">sheep-goat 20; horses 5. An interpretation of these standardised values is that with the current production systems in Europe, lower levels of antibiotics are in general needed to produce lamb meat as compared to rabbit and pig meat. </w:t>
      </w:r>
      <w:del w:id="1146" w:author="Lotta Rydhmer" w:date="2025-05-22T10:34:00Z">
        <w:r w:rsidRPr="00387946" w:rsidDel="00651324">
          <w:rPr>
            <w:lang w:val="en-GB"/>
          </w:rPr>
          <w:delText xml:space="preserve"> </w:delText>
        </w:r>
      </w:del>
      <w:r w:rsidRPr="00387946">
        <w:rPr>
          <w:lang w:val="en-GB"/>
        </w:rPr>
        <w:t>We assume that the proportion of antibiotics used for different species (mg per PCU) within country is the same in all countries</w:t>
      </w:r>
      <w:ins w:id="1147" w:author="Lotta Rydhmer" w:date="2025-05-21T17:56:00Z">
        <w:r w:rsidR="00131169">
          <w:rPr>
            <w:lang w:val="en-GB"/>
          </w:rPr>
          <w:t xml:space="preserve"> (e.g. t</w:t>
        </w:r>
      </w:ins>
      <w:ins w:id="1148" w:author="Lotta Rydhmer" w:date="2025-05-21T17:57:00Z">
        <w:r w:rsidR="00131169">
          <w:rPr>
            <w:lang w:val="en-GB"/>
          </w:rPr>
          <w:t>wice as much antibiotics to pigs as compared to cattle</w:t>
        </w:r>
      </w:ins>
      <w:ins w:id="1149" w:author="Lotta Rydhmer" w:date="2025-05-21T18:09:00Z">
        <w:r w:rsidR="00E1185F">
          <w:rPr>
            <w:lang w:val="en-GB"/>
          </w:rPr>
          <w:t xml:space="preserve"> in all countries</w:t>
        </w:r>
      </w:ins>
      <w:ins w:id="1150" w:author="Lotta Rydhmer" w:date="2025-05-21T17:57:00Z">
        <w:r w:rsidR="00131169">
          <w:rPr>
            <w:lang w:val="en-GB"/>
          </w:rPr>
          <w:t>)</w:t>
        </w:r>
      </w:ins>
      <w:r w:rsidRPr="00387946">
        <w:rPr>
          <w:lang w:val="en-GB"/>
        </w:rPr>
        <w:t xml:space="preserve">, and that this is reflected in the total national sales of antibiotics. </w:t>
      </w:r>
    </w:p>
    <w:p w14:paraId="419A88BA" w14:textId="257EF18B" w:rsidR="00BC0274" w:rsidRPr="005B1287" w:rsidRDefault="6A5AA35D" w:rsidP="00783979">
      <w:pPr>
        <w:spacing w:line="276" w:lineRule="auto"/>
        <w:rPr>
          <w:lang w:val="en-GB"/>
        </w:rPr>
      </w:pPr>
      <w:del w:id="1151" w:author="Lotta Rydhmer" w:date="2025-05-21T18:06:00Z">
        <w:r w:rsidRPr="00E1185F" w:rsidDel="00E1185F">
          <w:rPr>
            <w:lang w:val="en-GB"/>
          </w:rPr>
          <w:delText>The proportion of species used in animal production varies considerably</w:delText>
        </w:r>
      </w:del>
      <w:ins w:id="1152" w:author="Lotta Rydhmer" w:date="2025-05-21T18:06:00Z">
        <w:r w:rsidR="00E1185F">
          <w:rPr>
            <w:lang w:val="en-GB"/>
          </w:rPr>
          <w:t>Animal production differs</w:t>
        </w:r>
      </w:ins>
      <w:r w:rsidRPr="00E1185F">
        <w:rPr>
          <w:lang w:val="en-GB"/>
        </w:rPr>
        <w:t xml:space="preserve"> between European countries.</w:t>
      </w:r>
      <w:ins w:id="1153" w:author="Lotta Rydhmer" w:date="2025-05-21T18:06:00Z">
        <w:r w:rsidR="00E1185F">
          <w:rPr>
            <w:lang w:val="en-GB"/>
          </w:rPr>
          <w:t xml:space="preserve"> </w:t>
        </w:r>
      </w:ins>
      <w:del w:id="1154" w:author="Lotta Rydhmer" w:date="2025-05-22T15:41:00Z">
        <w:r w:rsidRPr="00217E4C" w:rsidDel="00972A67">
          <w:rPr>
            <w:lang w:val="en-GB"/>
          </w:rPr>
          <w:delText xml:space="preserve"> </w:delText>
        </w:r>
      </w:del>
      <w:r w:rsidRPr="00217E4C">
        <w:rPr>
          <w:lang w:val="en-GB"/>
        </w:rPr>
        <w:t xml:space="preserve">For example, several countries </w:t>
      </w:r>
      <w:ins w:id="1155" w:author="Lotta Rydhmer" w:date="2025-05-21T17:47:00Z">
        <w:r w:rsidR="003751F6">
          <w:rPr>
            <w:lang w:val="en-GB"/>
          </w:rPr>
          <w:t xml:space="preserve">in this study </w:t>
        </w:r>
      </w:ins>
      <w:r w:rsidRPr="00217E4C">
        <w:rPr>
          <w:lang w:val="en-GB"/>
        </w:rPr>
        <w:t>have no rabbit production</w:t>
      </w:r>
      <w:ins w:id="1156" w:author="Lotta Rydhmer" w:date="2025-05-21T17:47:00Z">
        <w:r w:rsidR="003751F6">
          <w:rPr>
            <w:lang w:val="en-GB"/>
          </w:rPr>
          <w:t xml:space="preserve">, </w:t>
        </w:r>
      </w:ins>
      <w:del w:id="1157" w:author="Lotta Rydhmer" w:date="2025-05-21T17:47:00Z">
        <w:r w:rsidRPr="00217E4C" w:rsidDel="003751F6">
          <w:rPr>
            <w:lang w:val="en-GB"/>
          </w:rPr>
          <w:delText xml:space="preserve">. </w:delText>
        </w:r>
      </w:del>
      <w:r w:rsidRPr="00217E4C">
        <w:rPr>
          <w:lang w:val="en-GB"/>
        </w:rPr>
        <w:t>Greece has relatively large numbers of fish and sheep and goats</w:t>
      </w:r>
      <w:ins w:id="1158" w:author="Lotta Rydhmer" w:date="2025-05-21T17:47:00Z">
        <w:r w:rsidR="003751F6">
          <w:rPr>
            <w:lang w:val="en-GB"/>
          </w:rPr>
          <w:t>,</w:t>
        </w:r>
      </w:ins>
      <w:del w:id="1159" w:author="Lotta Rydhmer" w:date="2025-05-21T17:47:00Z">
        <w:r w:rsidRPr="00217E4C" w:rsidDel="003751F6">
          <w:rPr>
            <w:lang w:val="en-GB"/>
          </w:rPr>
          <w:delText>;</w:delText>
        </w:r>
      </w:del>
      <w:r w:rsidRPr="00217E4C">
        <w:rPr>
          <w:lang w:val="en-GB"/>
        </w:rPr>
        <w:t xml:space="preserve"> Denmark has a relatively large number of pigs and Sweden has a relatively large number of horses. </w:t>
      </w:r>
      <w:ins w:id="1160" w:author="Lotta Rydhmer" w:date="2025-05-22T10:35:00Z">
        <w:r w:rsidR="00651324">
          <w:rPr>
            <w:lang w:val="en-GB"/>
          </w:rPr>
          <w:t xml:space="preserve">Since </w:t>
        </w:r>
      </w:ins>
      <w:ins w:id="1161" w:author="Lotta Rydhmer" w:date="2025-05-22T10:36:00Z">
        <w:r w:rsidR="00651324">
          <w:rPr>
            <w:lang w:val="en-GB"/>
          </w:rPr>
          <w:t xml:space="preserve">low use of antibiotics is more easy to achieve for some species than others, the </w:t>
        </w:r>
      </w:ins>
      <w:ins w:id="1162" w:author="Lotta Rydhmer" w:date="2025-05-21T17:47:00Z">
        <w:r w:rsidR="003751F6">
          <w:rPr>
            <w:lang w:val="en-GB"/>
          </w:rPr>
          <w:t>proportion of species in animal production</w:t>
        </w:r>
      </w:ins>
      <w:ins w:id="1163" w:author="Lotta Rydhmer" w:date="2025-05-22T10:37:00Z">
        <w:r w:rsidR="00651324">
          <w:rPr>
            <w:lang w:val="en-GB"/>
          </w:rPr>
          <w:t xml:space="preserve"> matters for the </w:t>
        </w:r>
      </w:ins>
      <w:ins w:id="1164" w:author="Lotta Rydhmer" w:date="2025-05-22T10:38:00Z">
        <w:r w:rsidR="00651324">
          <w:rPr>
            <w:lang w:val="en-GB"/>
          </w:rPr>
          <w:t xml:space="preserve">national </w:t>
        </w:r>
      </w:ins>
      <w:ins w:id="1165" w:author="Lotta Rydhmer" w:date="2025-05-22T10:37:00Z">
        <w:r w:rsidR="00651324">
          <w:rPr>
            <w:lang w:val="en-GB"/>
          </w:rPr>
          <w:t xml:space="preserve">total sales. </w:t>
        </w:r>
      </w:ins>
      <w:ins w:id="1166" w:author="Lotta Rydhmer" w:date="2025-05-22T15:42:00Z">
        <w:r w:rsidR="007C6735">
          <w:rPr>
            <w:lang w:val="en-GB"/>
          </w:rPr>
          <w:t xml:space="preserve">As stated by </w:t>
        </w:r>
      </w:ins>
      <w:ins w:id="1167" w:author="Lotta Rydhmer" w:date="2025-05-22T15:44:00Z">
        <w:r w:rsidR="007C6735">
          <w:rPr>
            <w:lang w:val="en-GB"/>
          </w:rPr>
          <w:t xml:space="preserve">the </w:t>
        </w:r>
      </w:ins>
      <w:ins w:id="1168" w:author="Lotta Rydhmer" w:date="2025-05-22T15:43:00Z">
        <w:r w:rsidR="007C6735" w:rsidRPr="007C6735">
          <w:rPr>
            <w:lang w:val="en-GB"/>
          </w:rPr>
          <w:t>European Public Health Alliance</w:t>
        </w:r>
      </w:ins>
      <w:ins w:id="1169" w:author="Lotta Rydhmer" w:date="2025-05-22T15:44:00Z">
        <w:r w:rsidR="007C6735">
          <w:rPr>
            <w:lang w:val="en-GB"/>
          </w:rPr>
          <w:t>:</w:t>
        </w:r>
      </w:ins>
      <w:ins w:id="1170" w:author="Lotta Rydhmer" w:date="2025-05-22T15:43:00Z">
        <w:r w:rsidR="007C6735" w:rsidRPr="007C6735">
          <w:rPr>
            <w:lang w:val="en-GB"/>
          </w:rPr>
          <w:t xml:space="preserve"> </w:t>
        </w:r>
      </w:ins>
      <w:ins w:id="1171" w:author="Lotta Rydhmer" w:date="2025-05-22T15:42:00Z">
        <w:r w:rsidR="007C6735">
          <w:rPr>
            <w:lang w:val="en-GB"/>
          </w:rPr>
          <w:t>“</w:t>
        </w:r>
        <w:r w:rsidR="007C6735" w:rsidRPr="007C6735">
          <w:rPr>
            <w:lang w:val="en-GB"/>
          </w:rPr>
          <w:t>Most of the differences between countries are in fact likely due to large differences in usage in</w:t>
        </w:r>
        <w:r w:rsidR="007C6735">
          <w:rPr>
            <w:lang w:val="en-GB"/>
          </w:rPr>
          <w:t xml:space="preserve"> </w:t>
        </w:r>
        <w:r w:rsidR="007C6735" w:rsidRPr="007C6735">
          <w:rPr>
            <w:lang w:val="en-GB"/>
          </w:rPr>
          <w:t>each species</w:t>
        </w:r>
        <w:r w:rsidR="007C6735">
          <w:rPr>
            <w:lang w:val="en-GB"/>
          </w:rPr>
          <w:t>” (</w:t>
        </w:r>
      </w:ins>
      <w:ins w:id="1172" w:author="Lotta Rydhmer" w:date="2025-05-22T15:44:00Z">
        <w:r w:rsidR="007C6735">
          <w:rPr>
            <w:lang w:val="en-GB"/>
          </w:rPr>
          <w:t>Nunan, 2022</w:t>
        </w:r>
      </w:ins>
      <w:ins w:id="1173" w:author="Lotta Rydhmer" w:date="2025-05-22T15:42:00Z">
        <w:r w:rsidR="007C6735">
          <w:rPr>
            <w:lang w:val="en-GB"/>
          </w:rPr>
          <w:t xml:space="preserve">). </w:t>
        </w:r>
      </w:ins>
      <w:r w:rsidRPr="00217E4C">
        <w:rPr>
          <w:lang w:val="en-GB"/>
        </w:rPr>
        <w:t xml:space="preserve">The ratio of </w:t>
      </w:r>
      <w:ins w:id="1174" w:author="Lotta Rydhmer" w:date="2025-05-22T10:38:00Z">
        <w:r w:rsidR="00651324">
          <w:rPr>
            <w:lang w:val="en-GB"/>
          </w:rPr>
          <w:t xml:space="preserve">national </w:t>
        </w:r>
      </w:ins>
      <w:r w:rsidRPr="00217E4C">
        <w:rPr>
          <w:lang w:val="en-GB"/>
        </w:rPr>
        <w:t>total sale</w:t>
      </w:r>
      <w:del w:id="1175" w:author="Lotta Rydhmer" w:date="2025-05-22T10:38:00Z">
        <w:r w:rsidRPr="00217E4C" w:rsidDel="00651324">
          <w:rPr>
            <w:lang w:val="en-GB"/>
          </w:rPr>
          <w:delText>s</w:delText>
        </w:r>
      </w:del>
      <w:r w:rsidRPr="00217E4C">
        <w:rPr>
          <w:lang w:val="en-GB"/>
        </w:rPr>
        <w:t xml:space="preserve"> (from ESVAC) per expected sale</w:t>
      </w:r>
      <w:del w:id="1176" w:author="Lotta Rydhmer" w:date="2025-05-22T10:38:00Z">
        <w:r w:rsidRPr="00217E4C" w:rsidDel="00651324">
          <w:rPr>
            <w:lang w:val="en-GB"/>
          </w:rPr>
          <w:delText>s</w:delText>
        </w:r>
      </w:del>
      <w:r w:rsidRPr="00217E4C">
        <w:rPr>
          <w:lang w:val="en-GB"/>
        </w:rPr>
        <w:t xml:space="preserve"> (according to the distribution of biomass over species</w:t>
      </w:r>
      <w:ins w:id="1177" w:author="Lotta Rydhmer" w:date="2025-05-22T10:38:00Z">
        <w:r w:rsidR="00651324">
          <w:rPr>
            <w:lang w:val="en-GB"/>
          </w:rPr>
          <w:t xml:space="preserve"> in the country</w:t>
        </w:r>
      </w:ins>
      <w:r w:rsidRPr="00217E4C">
        <w:rPr>
          <w:lang w:val="en-GB"/>
        </w:rPr>
        <w:t xml:space="preserve">, see Table 1 and SM2) was </w:t>
      </w:r>
      <w:ins w:id="1178" w:author="Lotta Rydhmer" w:date="2025-05-22T15:43:00Z">
        <w:r w:rsidR="007C6735">
          <w:rPr>
            <w:lang w:val="en-GB"/>
          </w:rPr>
          <w:t xml:space="preserve">therefore </w:t>
        </w:r>
      </w:ins>
      <w:r w:rsidRPr="00217E4C">
        <w:rPr>
          <w:lang w:val="en-GB"/>
        </w:rPr>
        <w:t xml:space="preserve">multiplied with the </w:t>
      </w:r>
      <w:del w:id="1179" w:author="Lotta Rydhmer" w:date="2025-05-22T10:39:00Z">
        <w:r w:rsidRPr="00217E4C" w:rsidDel="00651324">
          <w:rPr>
            <w:lang w:val="en-GB"/>
          </w:rPr>
          <w:delText xml:space="preserve">standardized </w:delText>
        </w:r>
      </w:del>
      <w:ins w:id="1180" w:author="Lotta Rydhmer" w:date="2025-05-22T10:39:00Z">
        <w:r w:rsidR="00651324" w:rsidRPr="00217E4C">
          <w:rPr>
            <w:lang w:val="en-GB"/>
          </w:rPr>
          <w:t>standardi</w:t>
        </w:r>
        <w:r w:rsidR="00651324">
          <w:rPr>
            <w:lang w:val="en-GB"/>
          </w:rPr>
          <w:t>s</w:t>
        </w:r>
        <w:r w:rsidR="00651324" w:rsidRPr="00217E4C">
          <w:rPr>
            <w:lang w:val="en-GB"/>
          </w:rPr>
          <w:t xml:space="preserve">ed </w:t>
        </w:r>
      </w:ins>
      <w:r w:rsidRPr="00217E4C">
        <w:rPr>
          <w:lang w:val="en-GB"/>
        </w:rPr>
        <w:t xml:space="preserve">value for the animal species, for each country. The result is the antibiotic use </w:t>
      </w:r>
      <w:del w:id="1181" w:author="Lotta Rydhmer" w:date="2025-05-22T10:40:00Z">
        <w:r w:rsidRPr="00217E4C" w:rsidDel="009F4742">
          <w:rPr>
            <w:lang w:val="en-GB"/>
          </w:rPr>
          <w:delText xml:space="preserve">index </w:delText>
        </w:r>
      </w:del>
      <w:ins w:id="1182" w:author="Lotta Rydhmer" w:date="2025-05-22T10:40:00Z">
        <w:r w:rsidR="009F4742">
          <w:rPr>
            <w:lang w:val="en-GB"/>
          </w:rPr>
          <w:t>indicator</w:t>
        </w:r>
        <w:r w:rsidR="009F4742" w:rsidRPr="00217E4C">
          <w:rPr>
            <w:lang w:val="en-GB"/>
          </w:rPr>
          <w:t xml:space="preserve"> </w:t>
        </w:r>
      </w:ins>
      <w:r w:rsidRPr="00217E4C">
        <w:rPr>
          <w:lang w:val="en-GB"/>
        </w:rPr>
        <w:t>(which has no unit) that can be multiplied with the amount of different animal products in the diet. An example: Spain has a total sale of 127 mg per PCU and an expected sale (</w:t>
      </w:r>
      <w:r w:rsidR="00891363" w:rsidRPr="00891363">
        <w:rPr>
          <w:i/>
          <w:lang w:val="en-GB"/>
        </w:rPr>
        <w:t>i.e.</w:t>
      </w:r>
      <w:r w:rsidRPr="00217E4C">
        <w:rPr>
          <w:lang w:val="en-GB"/>
        </w:rPr>
        <w:t xml:space="preserve"> expected given the species proportion of biomass and </w:t>
      </w:r>
      <w:del w:id="1183" w:author="Lotta Rydhmer" w:date="2025-05-22T10:39:00Z">
        <w:r w:rsidRPr="00217E4C" w:rsidDel="00651324">
          <w:rPr>
            <w:lang w:val="en-GB"/>
          </w:rPr>
          <w:delText xml:space="preserve">standardized </w:delText>
        </w:r>
      </w:del>
      <w:ins w:id="1184" w:author="Lotta Rydhmer" w:date="2025-05-22T10:39:00Z">
        <w:r w:rsidR="00651324" w:rsidRPr="00217E4C">
          <w:rPr>
            <w:lang w:val="en-GB"/>
          </w:rPr>
          <w:t>standardi</w:t>
        </w:r>
        <w:r w:rsidR="00651324">
          <w:rPr>
            <w:lang w:val="en-GB"/>
          </w:rPr>
          <w:t>s</w:t>
        </w:r>
        <w:r w:rsidR="00651324" w:rsidRPr="00217E4C">
          <w:rPr>
            <w:lang w:val="en-GB"/>
          </w:rPr>
          <w:t xml:space="preserve">ed </w:t>
        </w:r>
      </w:ins>
      <w:r w:rsidRPr="00217E4C">
        <w:rPr>
          <w:lang w:val="en-GB"/>
        </w:rPr>
        <w:t>values) of 48 mg per PCU and the ratio of total sale</w:t>
      </w:r>
      <w:del w:id="1185" w:author="Lotta Rydhmer" w:date="2025-05-22T10:41:00Z">
        <w:r w:rsidRPr="00217E4C" w:rsidDel="009F4742">
          <w:rPr>
            <w:lang w:val="en-GB"/>
          </w:rPr>
          <w:delText>s</w:delText>
        </w:r>
      </w:del>
      <w:r w:rsidRPr="00217E4C">
        <w:rPr>
          <w:lang w:val="en-GB"/>
        </w:rPr>
        <w:t xml:space="preserve"> per expected sale</w:t>
      </w:r>
      <w:del w:id="1186" w:author="Lotta Rydhmer" w:date="2025-05-22T10:41:00Z">
        <w:r w:rsidRPr="00217E4C" w:rsidDel="009F4742">
          <w:rPr>
            <w:lang w:val="en-GB"/>
          </w:rPr>
          <w:delText>s</w:delText>
        </w:r>
      </w:del>
      <w:r w:rsidRPr="00217E4C">
        <w:rPr>
          <w:lang w:val="en-GB"/>
        </w:rPr>
        <w:t xml:space="preserve"> is 127/48 = 2.64. The </w:t>
      </w:r>
      <w:del w:id="1187" w:author="Lotta Rydhmer" w:date="2025-05-22T10:39:00Z">
        <w:r w:rsidRPr="00217E4C" w:rsidDel="00651324">
          <w:rPr>
            <w:lang w:val="en-GB"/>
          </w:rPr>
          <w:delText xml:space="preserve">standardized </w:delText>
        </w:r>
      </w:del>
      <w:ins w:id="1188" w:author="Lotta Rydhmer" w:date="2025-05-22T10:39:00Z">
        <w:r w:rsidR="00651324" w:rsidRPr="00217E4C">
          <w:rPr>
            <w:lang w:val="en-GB"/>
          </w:rPr>
          <w:t>standardi</w:t>
        </w:r>
        <w:r w:rsidR="00651324">
          <w:rPr>
            <w:lang w:val="en-GB"/>
          </w:rPr>
          <w:t>s</w:t>
        </w:r>
        <w:r w:rsidR="00651324" w:rsidRPr="00217E4C">
          <w:rPr>
            <w:lang w:val="en-GB"/>
          </w:rPr>
          <w:t xml:space="preserve">ed </w:t>
        </w:r>
      </w:ins>
      <w:r w:rsidRPr="00217E4C">
        <w:rPr>
          <w:lang w:val="en-GB"/>
        </w:rPr>
        <w:t xml:space="preserve">value for pigs is 60 mg per PCU. Thus, the use of antibiotics-indicator for Spanish pig meat is 2.64 x 60 = 159. The corresponding calculation for Danish chicken meat is 0.66 x 30 = 20. </w:t>
      </w:r>
      <w:ins w:id="1189" w:author="Lotta Rydhmer" w:date="2025-05-22T10:42:00Z">
        <w:r w:rsidR="009F4742">
          <w:rPr>
            <w:lang w:val="en-GB"/>
          </w:rPr>
          <w:t>Since the antibiotic use indicator includes several assumptions, w</w:t>
        </w:r>
      </w:ins>
      <w:del w:id="1190" w:author="Lotta Rydhmer" w:date="2025-05-22T10:43:00Z">
        <w:r w:rsidRPr="00217E4C" w:rsidDel="009F4742">
          <w:rPr>
            <w:lang w:val="en-GB"/>
          </w:rPr>
          <w:delText>W</w:delText>
        </w:r>
      </w:del>
      <w:r w:rsidRPr="00217E4C">
        <w:rPr>
          <w:lang w:val="en-GB"/>
        </w:rPr>
        <w:t xml:space="preserve">e have compared these results with a simple indicator based only on antibiotics in mg per PCU reported for each country (ESVAC, </w:t>
      </w:r>
      <w:r w:rsidRPr="005B1287">
        <w:rPr>
          <w:lang w:val="en-GB"/>
        </w:rPr>
        <w:t>2023).</w:t>
      </w:r>
    </w:p>
    <w:p w14:paraId="6F11E4E9" w14:textId="2E5EFF0E" w:rsidR="0069444E" w:rsidRPr="005B1287" w:rsidRDefault="6A5AA35D" w:rsidP="00783979">
      <w:pPr>
        <w:spacing w:line="276" w:lineRule="auto"/>
        <w:rPr>
          <w:lang w:val="en-GB"/>
        </w:rPr>
      </w:pPr>
      <w:r w:rsidRPr="005B1287">
        <w:rPr>
          <w:lang w:val="en-GB"/>
        </w:rPr>
        <w:t xml:space="preserve">Cattle meat is produced either </w:t>
      </w:r>
      <w:r w:rsidR="00916309">
        <w:rPr>
          <w:lang w:val="en-GB"/>
        </w:rPr>
        <w:t xml:space="preserve">in </w:t>
      </w:r>
      <w:r w:rsidRPr="005B1287">
        <w:rPr>
          <w:lang w:val="en-GB"/>
        </w:rPr>
        <w:t xml:space="preserve">systems with suckler calves (cows are not milked for milk sales) or in dairy systems, with varying use of antibiotics, but ESVAC data are presented for ‘cattle’ as an aggregate. For the </w:t>
      </w:r>
      <w:del w:id="1191" w:author="Lotta Rydhmer" w:date="2025-05-22T10:43:00Z">
        <w:r w:rsidRPr="005B1287" w:rsidDel="009F4742">
          <w:rPr>
            <w:lang w:val="en-GB"/>
          </w:rPr>
          <w:delText xml:space="preserve">index </w:delText>
        </w:r>
      </w:del>
      <w:ins w:id="1192" w:author="Lotta Rydhmer" w:date="2025-05-22T10:43:00Z">
        <w:r w:rsidR="009F4742">
          <w:rPr>
            <w:lang w:val="en-GB"/>
          </w:rPr>
          <w:t>indicator</w:t>
        </w:r>
        <w:r w:rsidR="009F4742" w:rsidRPr="005B1287">
          <w:rPr>
            <w:lang w:val="en-GB"/>
          </w:rPr>
          <w:t xml:space="preserve"> </w:t>
        </w:r>
      </w:ins>
      <w:r w:rsidRPr="005B1287">
        <w:rPr>
          <w:lang w:val="en-GB"/>
        </w:rPr>
        <w:t>calculations, we assumed higher use of antibiotics for milk production than beef production</w:t>
      </w:r>
      <w:r w:rsidRPr="002513B9">
        <w:rPr>
          <w:lang w:val="en-GB"/>
        </w:rPr>
        <w:t xml:space="preserve">, as indicated by Humphry </w:t>
      </w:r>
      <w:r w:rsidR="004726BA" w:rsidRPr="004726BA">
        <w:rPr>
          <w:i/>
          <w:iCs/>
          <w:lang w:val="en-GB"/>
        </w:rPr>
        <w:t>et al.</w:t>
      </w:r>
      <w:r w:rsidRPr="002513B9">
        <w:rPr>
          <w:lang w:val="en-GB"/>
        </w:rPr>
        <w:t xml:space="preserve"> (2021)</w:t>
      </w:r>
      <w:r w:rsidR="00195653" w:rsidRPr="002513B9">
        <w:rPr>
          <w:lang w:val="en-GB"/>
        </w:rPr>
        <w:t xml:space="preserve"> and Ferroni </w:t>
      </w:r>
      <w:r w:rsidR="004726BA" w:rsidRPr="004726BA">
        <w:rPr>
          <w:i/>
          <w:lang w:val="en-GB"/>
        </w:rPr>
        <w:t>et al.</w:t>
      </w:r>
      <w:r w:rsidR="00195653" w:rsidRPr="002513B9">
        <w:rPr>
          <w:lang w:val="en-GB"/>
        </w:rPr>
        <w:t xml:space="preserve"> (2020)</w:t>
      </w:r>
      <w:r w:rsidRPr="002513B9">
        <w:rPr>
          <w:lang w:val="en-GB"/>
        </w:rPr>
        <w:t xml:space="preserve">, and allocated </w:t>
      </w:r>
      <w:del w:id="1193" w:author="Lotta Rydhmer" w:date="2025-05-15T08:54:00Z">
        <w:r w:rsidRPr="002513B9" w:rsidDel="00FE12FE">
          <w:rPr>
            <w:lang w:val="en-GB"/>
          </w:rPr>
          <w:delText xml:space="preserve">the </w:delText>
        </w:r>
      </w:del>
      <w:r w:rsidRPr="002513B9">
        <w:rPr>
          <w:lang w:val="en-GB"/>
        </w:rPr>
        <w:t>7</w:t>
      </w:r>
      <w:r w:rsidR="006724F0" w:rsidRPr="002513B9">
        <w:rPr>
          <w:lang w:val="en-GB"/>
        </w:rPr>
        <w:t>0</w:t>
      </w:r>
      <w:r w:rsidRPr="002513B9">
        <w:rPr>
          <w:lang w:val="en-GB"/>
        </w:rPr>
        <w:t xml:space="preserve">% on </w:t>
      </w:r>
      <w:r w:rsidR="006724F0" w:rsidRPr="002513B9">
        <w:rPr>
          <w:lang w:val="en-GB"/>
        </w:rPr>
        <w:t>dairy cattle and 30% on beef cattle</w:t>
      </w:r>
      <w:r w:rsidRPr="002513B9">
        <w:rPr>
          <w:lang w:val="en-GB"/>
        </w:rPr>
        <w:t>.</w:t>
      </w:r>
      <w:r w:rsidRPr="005B1287">
        <w:rPr>
          <w:lang w:val="en-GB"/>
        </w:rPr>
        <w:t xml:space="preserve">  </w:t>
      </w:r>
      <w:r w:rsidR="001E6840" w:rsidRPr="005B1287">
        <w:rPr>
          <w:lang w:val="en-GB"/>
        </w:rPr>
        <w:t>Using a weight of 600 kg per dairy cow and assuming a milk yield of 9900 kg milk per cow and year, the standard</w:t>
      </w:r>
      <w:r w:rsidR="00166746" w:rsidRPr="005B1287">
        <w:rPr>
          <w:lang w:val="en-GB"/>
        </w:rPr>
        <w:t>ised</w:t>
      </w:r>
      <w:r w:rsidR="001E6840" w:rsidRPr="005B1287">
        <w:rPr>
          <w:lang w:val="en-GB"/>
        </w:rPr>
        <w:t xml:space="preserve"> value for milk was 1.</w:t>
      </w:r>
      <w:r w:rsidR="00457657" w:rsidRPr="005B1287">
        <w:rPr>
          <w:lang w:val="en-GB"/>
        </w:rPr>
        <w:t xml:space="preserve">3 mg per kg. </w:t>
      </w:r>
      <w:r w:rsidRPr="005B1287">
        <w:rPr>
          <w:lang w:val="en-GB"/>
        </w:rPr>
        <w:t xml:space="preserve">We assumed that lying hens use </w:t>
      </w:r>
      <w:r w:rsidR="00166746" w:rsidRPr="005B1287">
        <w:rPr>
          <w:lang w:val="en-GB"/>
        </w:rPr>
        <w:t>ten times more antibiotics in mg/PCU than chickens</w:t>
      </w:r>
      <w:r w:rsidRPr="005B1287">
        <w:rPr>
          <w:lang w:val="en-GB"/>
        </w:rPr>
        <w:t xml:space="preserve">, as indicated by UK-VARSS </w:t>
      </w:r>
      <w:r w:rsidR="00166746" w:rsidRPr="005B1287">
        <w:rPr>
          <w:lang w:val="en-GB"/>
        </w:rPr>
        <w:t>(</w:t>
      </w:r>
      <w:r w:rsidR="000A35E5" w:rsidRPr="005B1287">
        <w:rPr>
          <w:lang w:val="en-GB"/>
        </w:rPr>
        <w:t>202</w:t>
      </w:r>
      <w:r w:rsidR="000A35E5">
        <w:rPr>
          <w:lang w:val="en-GB"/>
        </w:rPr>
        <w:t>2</w:t>
      </w:r>
      <w:r w:rsidR="00166746" w:rsidRPr="005B1287">
        <w:rPr>
          <w:lang w:val="en-GB"/>
        </w:rPr>
        <w:t>) and TESCO (</w:t>
      </w:r>
      <w:r w:rsidRPr="005B1287">
        <w:rPr>
          <w:lang w:val="en-GB"/>
        </w:rPr>
        <w:t>202</w:t>
      </w:r>
      <w:r w:rsidR="00166746" w:rsidRPr="005B1287">
        <w:rPr>
          <w:lang w:val="en-GB"/>
        </w:rPr>
        <w:t>4</w:t>
      </w:r>
      <w:r w:rsidRPr="005B1287">
        <w:rPr>
          <w:lang w:val="en-GB"/>
        </w:rPr>
        <w:t>), giving a standardised value 0.4 for eggs</w:t>
      </w:r>
      <w:r w:rsidR="004A3F67" w:rsidRPr="005B1287">
        <w:rPr>
          <w:lang w:val="en-GB"/>
        </w:rPr>
        <w:t xml:space="preserve"> (based on a hen weight of 1.5 kg and an egg yield of 16 kg egg per year and </w:t>
      </w:r>
      <w:r w:rsidR="00E11EC1" w:rsidRPr="005B1287">
        <w:rPr>
          <w:lang w:val="en-GB"/>
        </w:rPr>
        <w:t>year</w:t>
      </w:r>
      <w:r w:rsidR="001E6840" w:rsidRPr="005B1287">
        <w:rPr>
          <w:lang w:val="en-GB"/>
        </w:rPr>
        <w:t>). S</w:t>
      </w:r>
      <w:r w:rsidR="00E11EC1" w:rsidRPr="005B1287">
        <w:rPr>
          <w:lang w:val="en-GB"/>
        </w:rPr>
        <w:t>ee SM2 for details</w:t>
      </w:r>
      <w:r w:rsidRPr="005B1287">
        <w:rPr>
          <w:lang w:val="en-GB"/>
        </w:rPr>
        <w:t xml:space="preserve">. </w:t>
      </w:r>
    </w:p>
    <w:p w14:paraId="76480D7C" w14:textId="4C6CDE15" w:rsidR="000E5A6E" w:rsidRPr="005B1287" w:rsidRDefault="6A5AA35D" w:rsidP="00783979">
      <w:pPr>
        <w:spacing w:line="276" w:lineRule="auto"/>
        <w:jc w:val="left"/>
        <w:rPr>
          <w:rFonts w:cs="Times New Roman"/>
          <w:b/>
          <w:bCs/>
          <w:i/>
          <w:iCs/>
          <w:sz w:val="20"/>
          <w:szCs w:val="20"/>
          <w:lang w:val="en-GB"/>
        </w:rPr>
      </w:pPr>
      <w:r w:rsidRPr="005B1287">
        <w:rPr>
          <w:lang w:val="en-GB"/>
        </w:rPr>
        <w:t xml:space="preserve">The antibiotic use </w:t>
      </w:r>
      <w:del w:id="1194" w:author="Lotta Rydhmer" w:date="2025-05-22T10:44:00Z">
        <w:r w:rsidRPr="005B1287" w:rsidDel="009F4742">
          <w:rPr>
            <w:lang w:val="en-GB"/>
          </w:rPr>
          <w:delText xml:space="preserve">index </w:delText>
        </w:r>
      </w:del>
      <w:ins w:id="1195" w:author="Lotta Rydhmer" w:date="2025-05-22T10:44:00Z">
        <w:r w:rsidR="009F4742">
          <w:rPr>
            <w:lang w:val="en-GB"/>
          </w:rPr>
          <w:t>indicator</w:t>
        </w:r>
        <w:r w:rsidR="009F4742" w:rsidRPr="005B1287">
          <w:rPr>
            <w:lang w:val="en-GB"/>
          </w:rPr>
          <w:t xml:space="preserve"> </w:t>
        </w:r>
      </w:ins>
      <w:r w:rsidRPr="005B1287">
        <w:rPr>
          <w:lang w:val="en-GB"/>
        </w:rPr>
        <w:t xml:space="preserve">was calculated for animal products produced in the nine countries included in the evaluation of diets plus countries they import from (Norway, Denmark, Netherlands, UK) and Austria (since species specific data were found for Austria). </w:t>
      </w:r>
      <w:bookmarkStart w:id="1196" w:name="_Toc139038100"/>
    </w:p>
    <w:p w14:paraId="39E44300" w14:textId="4506CC13" w:rsidR="00A54542" w:rsidRPr="00217805" w:rsidRDefault="00A54542" w:rsidP="002513B9">
      <w:pPr>
        <w:pStyle w:val="Beskrivning"/>
        <w:keepNext/>
        <w:rPr>
          <w:rFonts w:ascii="Times New Roman" w:hAnsi="Times New Roman" w:cs="Times New Roman"/>
          <w:iCs w:val="0"/>
          <w:color w:val="auto"/>
          <w:sz w:val="20"/>
          <w:szCs w:val="20"/>
        </w:rPr>
      </w:pPr>
      <w:r w:rsidRPr="00217805">
        <w:rPr>
          <w:rFonts w:ascii="Times New Roman" w:hAnsi="Times New Roman" w:cs="Times New Roman"/>
          <w:b/>
          <w:bCs/>
          <w:iCs w:val="0"/>
          <w:color w:val="auto"/>
          <w:sz w:val="20"/>
          <w:szCs w:val="20"/>
        </w:rPr>
        <w:t xml:space="preserve">Table </w:t>
      </w:r>
      <w:r w:rsidR="006F2351" w:rsidRPr="00217805">
        <w:rPr>
          <w:rFonts w:ascii="Times New Roman" w:hAnsi="Times New Roman" w:cs="Times New Roman"/>
          <w:b/>
          <w:bCs/>
          <w:iCs w:val="0"/>
          <w:color w:val="auto"/>
          <w:sz w:val="20"/>
          <w:szCs w:val="20"/>
        </w:rPr>
        <w:t>1</w:t>
      </w:r>
      <w:r w:rsidRPr="00217805">
        <w:rPr>
          <w:rFonts w:ascii="Times New Roman" w:hAnsi="Times New Roman" w:cs="Times New Roman"/>
          <w:b/>
          <w:bCs/>
          <w:iCs w:val="0"/>
          <w:color w:val="auto"/>
          <w:sz w:val="20"/>
          <w:szCs w:val="20"/>
        </w:rPr>
        <w:t>:</w:t>
      </w:r>
      <w:r w:rsidRPr="00217805">
        <w:rPr>
          <w:rFonts w:ascii="Times New Roman" w:hAnsi="Times New Roman" w:cs="Times New Roman"/>
          <w:iCs w:val="0"/>
          <w:color w:val="auto"/>
          <w:sz w:val="20"/>
          <w:szCs w:val="20"/>
        </w:rPr>
        <w:t xml:space="preserve"> Total biomass in Population Corrected Units (PCU) per country, reported total sale of antibiotics (mg</w:t>
      </w:r>
      <w:r w:rsidR="008279D1" w:rsidRPr="00217805">
        <w:rPr>
          <w:rFonts w:ascii="Times New Roman" w:hAnsi="Times New Roman" w:cs="Times New Roman"/>
          <w:iCs w:val="0"/>
          <w:color w:val="auto"/>
          <w:sz w:val="20"/>
          <w:szCs w:val="20"/>
        </w:rPr>
        <w:t xml:space="preserve"> per </w:t>
      </w:r>
      <w:r w:rsidRPr="00217805">
        <w:rPr>
          <w:rFonts w:ascii="Times New Roman" w:hAnsi="Times New Roman" w:cs="Times New Roman"/>
          <w:iCs w:val="0"/>
          <w:color w:val="auto"/>
          <w:sz w:val="20"/>
          <w:szCs w:val="20"/>
        </w:rPr>
        <w:t xml:space="preserve">PCU) </w:t>
      </w:r>
      <w:r w:rsidR="00605BA7" w:rsidRPr="00217805">
        <w:rPr>
          <w:rFonts w:ascii="Times New Roman" w:hAnsi="Times New Roman" w:cs="Times New Roman"/>
          <w:iCs w:val="0"/>
          <w:color w:val="auto"/>
          <w:sz w:val="20"/>
          <w:szCs w:val="20"/>
        </w:rPr>
        <w:t xml:space="preserve">during </w:t>
      </w:r>
      <w:r w:rsidR="0049347E" w:rsidRPr="00217805">
        <w:rPr>
          <w:rFonts w:ascii="Times New Roman" w:hAnsi="Times New Roman" w:cs="Times New Roman"/>
          <w:iCs w:val="0"/>
          <w:color w:val="auto"/>
          <w:sz w:val="20"/>
          <w:szCs w:val="20"/>
        </w:rPr>
        <w:t xml:space="preserve">2022 </w:t>
      </w:r>
      <w:r w:rsidR="00605BA7" w:rsidRPr="00217805">
        <w:rPr>
          <w:rFonts w:ascii="Times New Roman" w:hAnsi="Times New Roman" w:cs="Times New Roman"/>
          <w:iCs w:val="0"/>
          <w:color w:val="auto"/>
          <w:sz w:val="20"/>
          <w:szCs w:val="20"/>
        </w:rPr>
        <w:t>(</w:t>
      </w:r>
      <w:r w:rsidRPr="00217805">
        <w:rPr>
          <w:rFonts w:ascii="Times New Roman" w:hAnsi="Times New Roman" w:cs="Times New Roman"/>
          <w:iCs w:val="0"/>
          <w:color w:val="auto"/>
          <w:sz w:val="20"/>
          <w:szCs w:val="20"/>
        </w:rPr>
        <w:t>ESVAC</w:t>
      </w:r>
      <w:r w:rsidR="00605BA7" w:rsidRPr="00217805">
        <w:rPr>
          <w:rFonts w:ascii="Times New Roman" w:hAnsi="Times New Roman" w:cs="Times New Roman"/>
          <w:iCs w:val="0"/>
          <w:color w:val="auto"/>
          <w:sz w:val="20"/>
          <w:szCs w:val="20"/>
        </w:rPr>
        <w:t>,</w:t>
      </w:r>
      <w:r w:rsidRPr="00217805">
        <w:rPr>
          <w:rFonts w:ascii="Times New Roman" w:hAnsi="Times New Roman" w:cs="Times New Roman"/>
          <w:iCs w:val="0"/>
          <w:color w:val="auto"/>
          <w:sz w:val="20"/>
          <w:szCs w:val="20"/>
        </w:rPr>
        <w:t xml:space="preserve"> </w:t>
      </w:r>
      <w:r w:rsidR="00673623" w:rsidRPr="00217805">
        <w:rPr>
          <w:rFonts w:ascii="Times New Roman" w:hAnsi="Times New Roman" w:cs="Times New Roman"/>
          <w:iCs w:val="0"/>
          <w:color w:val="auto"/>
          <w:sz w:val="20"/>
          <w:szCs w:val="20"/>
        </w:rPr>
        <w:t>2023</w:t>
      </w:r>
      <w:r w:rsidRPr="00217805">
        <w:rPr>
          <w:rFonts w:ascii="Times New Roman" w:hAnsi="Times New Roman" w:cs="Times New Roman"/>
          <w:iCs w:val="0"/>
          <w:color w:val="auto"/>
          <w:sz w:val="20"/>
          <w:szCs w:val="20"/>
        </w:rPr>
        <w:t>)</w:t>
      </w:r>
      <w:r w:rsidR="00444FBE" w:rsidRPr="00217805">
        <w:rPr>
          <w:rFonts w:ascii="Times New Roman" w:hAnsi="Times New Roman" w:cs="Times New Roman"/>
          <w:iCs w:val="0"/>
          <w:color w:val="auto"/>
          <w:sz w:val="20"/>
          <w:szCs w:val="20"/>
        </w:rPr>
        <w:t>,</w:t>
      </w:r>
      <w:r w:rsidRPr="00217805">
        <w:rPr>
          <w:rFonts w:ascii="Times New Roman" w:hAnsi="Times New Roman" w:cs="Times New Roman"/>
          <w:iCs w:val="0"/>
          <w:color w:val="auto"/>
          <w:sz w:val="20"/>
          <w:szCs w:val="20"/>
        </w:rPr>
        <w:t xml:space="preserve"> ratio between the reported sale and the sale adjusted</w:t>
      </w:r>
      <w:r w:rsidR="0044712E" w:rsidRPr="00217805">
        <w:rPr>
          <w:rFonts w:ascii="Times New Roman" w:hAnsi="Times New Roman" w:cs="Times New Roman"/>
          <w:iCs w:val="0"/>
          <w:color w:val="auto"/>
          <w:sz w:val="20"/>
          <w:szCs w:val="20"/>
          <w:vertAlign w:val="superscript"/>
        </w:rPr>
        <w:t>1</w:t>
      </w:r>
      <w:r w:rsidRPr="00217805">
        <w:rPr>
          <w:rFonts w:ascii="Times New Roman" w:hAnsi="Times New Roman" w:cs="Times New Roman"/>
          <w:iCs w:val="0"/>
          <w:color w:val="auto"/>
          <w:sz w:val="20"/>
          <w:szCs w:val="20"/>
        </w:rPr>
        <w:t xml:space="preserve"> for distribution of biomass over species</w:t>
      </w:r>
      <w:r w:rsidR="00444FBE" w:rsidRPr="00217805">
        <w:rPr>
          <w:rFonts w:ascii="Times New Roman" w:hAnsi="Times New Roman" w:cs="Times New Roman"/>
          <w:iCs w:val="0"/>
          <w:color w:val="auto"/>
          <w:sz w:val="20"/>
          <w:szCs w:val="20"/>
        </w:rPr>
        <w:t>, proportion of biomass for cattle and pigs and mg</w:t>
      </w:r>
      <w:r w:rsidR="000F469D" w:rsidRPr="00217805">
        <w:rPr>
          <w:rFonts w:ascii="Times New Roman" w:hAnsi="Times New Roman" w:cs="Times New Roman"/>
          <w:iCs w:val="0"/>
          <w:color w:val="auto"/>
          <w:sz w:val="20"/>
          <w:szCs w:val="20"/>
        </w:rPr>
        <w:t xml:space="preserve"> per </w:t>
      </w:r>
      <w:r w:rsidR="00444FBE" w:rsidRPr="00217805">
        <w:rPr>
          <w:rFonts w:ascii="Times New Roman" w:hAnsi="Times New Roman" w:cs="Times New Roman"/>
          <w:iCs w:val="0"/>
          <w:color w:val="auto"/>
          <w:sz w:val="20"/>
          <w:szCs w:val="20"/>
        </w:rPr>
        <w:t>PCU for cattle and pigs (as examples</w:t>
      </w:r>
      <w:r w:rsidR="0049347E" w:rsidRPr="00217805">
        <w:rPr>
          <w:rFonts w:ascii="Times New Roman" w:hAnsi="Times New Roman" w:cs="Times New Roman"/>
          <w:iCs w:val="0"/>
          <w:color w:val="auto"/>
          <w:sz w:val="20"/>
          <w:szCs w:val="20"/>
          <w:vertAlign w:val="superscript"/>
        </w:rPr>
        <w:t>2</w:t>
      </w:r>
      <w:r w:rsidR="00444FBE" w:rsidRPr="00217805">
        <w:rPr>
          <w:rFonts w:ascii="Times New Roman" w:hAnsi="Times New Roman" w:cs="Times New Roman"/>
          <w:iCs w:val="0"/>
          <w:color w:val="auto"/>
          <w:sz w:val="20"/>
          <w:szCs w:val="20"/>
        </w:rPr>
        <w:t>)</w:t>
      </w:r>
      <w:bookmarkEnd w:id="1196"/>
      <w:r w:rsidR="002B0209" w:rsidRPr="00217805">
        <w:rPr>
          <w:rFonts w:ascii="Times New Roman" w:hAnsi="Times New Roman" w:cs="Times New Roman"/>
          <w:iCs w:val="0"/>
          <w:color w:val="auto"/>
          <w:sz w:val="20"/>
          <w:szCs w:val="20"/>
        </w:rPr>
        <w:t>.</w:t>
      </w:r>
      <w:r w:rsidRPr="00217805">
        <w:rPr>
          <w:rFonts w:ascii="Times New Roman" w:hAnsi="Times New Roman" w:cs="Times New Roman"/>
          <w:iCs w:val="0"/>
          <w:color w:val="auto"/>
          <w:sz w:val="20"/>
          <w:szCs w:val="20"/>
        </w:rPr>
        <w:t xml:space="preserve"> </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856"/>
        <w:gridCol w:w="1128"/>
        <w:gridCol w:w="1276"/>
        <w:gridCol w:w="992"/>
        <w:gridCol w:w="1134"/>
        <w:gridCol w:w="1276"/>
        <w:gridCol w:w="1276"/>
      </w:tblGrid>
      <w:tr w:rsidR="00444FBE" w:rsidRPr="00217805" w14:paraId="2296E892" w14:textId="77777777" w:rsidTr="00016814">
        <w:tc>
          <w:tcPr>
            <w:tcW w:w="1418" w:type="dxa"/>
            <w:tcBorders>
              <w:top w:val="single" w:sz="4" w:space="0" w:color="auto"/>
              <w:left w:val="nil"/>
              <w:bottom w:val="single" w:sz="4" w:space="0" w:color="auto"/>
              <w:right w:val="nil"/>
            </w:tcBorders>
            <w:hideMark/>
          </w:tcPr>
          <w:p w14:paraId="1057C8A6" w14:textId="77777777" w:rsidR="00444FBE" w:rsidRPr="00217805" w:rsidRDefault="00444FBE" w:rsidP="002513B9">
            <w:pPr>
              <w:spacing w:line="240" w:lineRule="auto"/>
              <w:rPr>
                <w:rFonts w:cs="Times New Roman"/>
                <w:sz w:val="20"/>
                <w:szCs w:val="20"/>
                <w:lang w:val="en-GB"/>
              </w:rPr>
            </w:pPr>
            <w:r w:rsidRPr="00217805">
              <w:rPr>
                <w:rFonts w:cs="Times New Roman"/>
                <w:sz w:val="20"/>
                <w:szCs w:val="20"/>
                <w:lang w:val="en-GB"/>
              </w:rPr>
              <w:t>Country</w:t>
            </w:r>
          </w:p>
        </w:tc>
        <w:tc>
          <w:tcPr>
            <w:tcW w:w="856" w:type="dxa"/>
            <w:tcBorders>
              <w:top w:val="single" w:sz="4" w:space="0" w:color="auto"/>
              <w:left w:val="nil"/>
              <w:bottom w:val="single" w:sz="4" w:space="0" w:color="auto"/>
              <w:right w:val="nil"/>
            </w:tcBorders>
            <w:hideMark/>
          </w:tcPr>
          <w:p w14:paraId="12B93E7B" w14:textId="77777777" w:rsidR="00444FBE" w:rsidRPr="00217805" w:rsidRDefault="00444FBE" w:rsidP="002513B9">
            <w:pPr>
              <w:spacing w:line="240" w:lineRule="auto"/>
              <w:jc w:val="left"/>
              <w:rPr>
                <w:rFonts w:cs="Times New Roman"/>
                <w:sz w:val="20"/>
                <w:szCs w:val="20"/>
                <w:lang w:val="en-GB"/>
              </w:rPr>
            </w:pPr>
            <w:r w:rsidRPr="00217805">
              <w:rPr>
                <w:rFonts w:cs="Times New Roman"/>
                <w:sz w:val="20"/>
                <w:szCs w:val="20"/>
                <w:lang w:val="en-GB"/>
              </w:rPr>
              <w:t>Total PCU</w:t>
            </w:r>
          </w:p>
          <w:p w14:paraId="679EB4AC" w14:textId="77777777" w:rsidR="00444FBE" w:rsidRPr="00217805" w:rsidRDefault="00444FBE" w:rsidP="002513B9">
            <w:pPr>
              <w:spacing w:line="240" w:lineRule="auto"/>
              <w:jc w:val="left"/>
              <w:rPr>
                <w:rFonts w:cs="Times New Roman"/>
                <w:sz w:val="20"/>
                <w:szCs w:val="20"/>
                <w:lang w:val="en-GB"/>
              </w:rPr>
            </w:pPr>
            <w:r w:rsidRPr="00217805">
              <w:rPr>
                <w:rFonts w:cs="Times New Roman"/>
                <w:sz w:val="20"/>
                <w:szCs w:val="20"/>
                <w:lang w:val="en-GB"/>
              </w:rPr>
              <w:t>tonne</w:t>
            </w:r>
          </w:p>
        </w:tc>
        <w:tc>
          <w:tcPr>
            <w:tcW w:w="1128" w:type="dxa"/>
            <w:tcBorders>
              <w:top w:val="single" w:sz="4" w:space="0" w:color="auto"/>
              <w:left w:val="nil"/>
              <w:bottom w:val="single" w:sz="4" w:space="0" w:color="auto"/>
              <w:right w:val="nil"/>
            </w:tcBorders>
          </w:tcPr>
          <w:p w14:paraId="3080923D" w14:textId="797ECE44" w:rsidR="00444FBE" w:rsidRPr="00217805" w:rsidRDefault="00444FBE" w:rsidP="002513B9">
            <w:pPr>
              <w:spacing w:line="240" w:lineRule="auto"/>
              <w:jc w:val="left"/>
              <w:rPr>
                <w:rFonts w:cs="Times New Roman"/>
                <w:sz w:val="20"/>
                <w:szCs w:val="20"/>
                <w:lang w:val="en-GB"/>
              </w:rPr>
            </w:pPr>
            <w:r w:rsidRPr="00217805">
              <w:rPr>
                <w:rFonts w:cs="Times New Roman"/>
                <w:sz w:val="20"/>
                <w:szCs w:val="20"/>
                <w:lang w:val="en-GB"/>
              </w:rPr>
              <w:t>Reported total sale mg</w:t>
            </w:r>
            <w:r w:rsidR="00F81E21" w:rsidRPr="00217805">
              <w:rPr>
                <w:rFonts w:cs="Times New Roman"/>
                <w:sz w:val="20"/>
                <w:szCs w:val="20"/>
                <w:lang w:val="en-GB"/>
              </w:rPr>
              <w:t xml:space="preserve"> per </w:t>
            </w:r>
            <w:r w:rsidRPr="00217805">
              <w:rPr>
                <w:rFonts w:cs="Times New Roman"/>
                <w:sz w:val="20"/>
                <w:szCs w:val="20"/>
                <w:lang w:val="en-GB"/>
              </w:rPr>
              <w:t>PCU</w:t>
            </w:r>
          </w:p>
        </w:tc>
        <w:tc>
          <w:tcPr>
            <w:tcW w:w="1276" w:type="dxa"/>
            <w:tcBorders>
              <w:top w:val="single" w:sz="4" w:space="0" w:color="auto"/>
              <w:left w:val="nil"/>
              <w:bottom w:val="single" w:sz="4" w:space="0" w:color="auto"/>
              <w:right w:val="nil"/>
            </w:tcBorders>
          </w:tcPr>
          <w:p w14:paraId="0DCF1E28" w14:textId="26C97091" w:rsidR="00444FBE" w:rsidRPr="00217805" w:rsidRDefault="00444FBE" w:rsidP="002513B9">
            <w:pPr>
              <w:spacing w:line="240" w:lineRule="auto"/>
              <w:jc w:val="left"/>
              <w:rPr>
                <w:rFonts w:cs="Times New Roman"/>
                <w:sz w:val="20"/>
                <w:szCs w:val="20"/>
                <w:lang w:val="en-GB"/>
              </w:rPr>
            </w:pPr>
            <w:r w:rsidRPr="00217805">
              <w:rPr>
                <w:rFonts w:cs="Times New Roman"/>
                <w:sz w:val="20"/>
                <w:szCs w:val="20"/>
                <w:lang w:val="en-GB"/>
              </w:rPr>
              <w:t xml:space="preserve">Reported </w:t>
            </w:r>
            <w:r w:rsidR="008279D1" w:rsidRPr="00217805">
              <w:rPr>
                <w:rFonts w:cs="Times New Roman"/>
                <w:sz w:val="20"/>
                <w:szCs w:val="20"/>
                <w:lang w:val="en-GB"/>
              </w:rPr>
              <w:t>/</w:t>
            </w:r>
            <w:r w:rsidRPr="00217805">
              <w:rPr>
                <w:rFonts w:cs="Times New Roman"/>
                <w:sz w:val="20"/>
                <w:szCs w:val="20"/>
                <w:lang w:val="en-GB"/>
              </w:rPr>
              <w:t xml:space="preserve"> </w:t>
            </w:r>
            <w:r w:rsidR="00D514D9" w:rsidRPr="00217805">
              <w:rPr>
                <w:rFonts w:cs="Times New Roman"/>
                <w:sz w:val="20"/>
                <w:szCs w:val="20"/>
                <w:lang w:val="en-GB"/>
              </w:rPr>
              <w:t>Expected</w:t>
            </w:r>
            <w:r w:rsidRPr="00217805">
              <w:rPr>
                <w:rFonts w:cs="Times New Roman"/>
                <w:sz w:val="20"/>
                <w:szCs w:val="20"/>
                <w:lang w:val="en-GB"/>
              </w:rPr>
              <w:t xml:space="preserve"> sale</w:t>
            </w:r>
          </w:p>
        </w:tc>
        <w:tc>
          <w:tcPr>
            <w:tcW w:w="992" w:type="dxa"/>
            <w:tcBorders>
              <w:top w:val="single" w:sz="4" w:space="0" w:color="auto"/>
              <w:left w:val="nil"/>
              <w:bottom w:val="single" w:sz="4" w:space="0" w:color="auto"/>
              <w:right w:val="nil"/>
            </w:tcBorders>
            <w:hideMark/>
          </w:tcPr>
          <w:p w14:paraId="4E8608F8" w14:textId="7A293EDC" w:rsidR="00444FBE" w:rsidRPr="00217805" w:rsidRDefault="00444FBE" w:rsidP="002513B9">
            <w:pPr>
              <w:spacing w:line="240" w:lineRule="auto"/>
              <w:jc w:val="left"/>
              <w:rPr>
                <w:rFonts w:cs="Times New Roman"/>
                <w:sz w:val="20"/>
                <w:szCs w:val="20"/>
                <w:lang w:val="en-GB"/>
              </w:rPr>
            </w:pPr>
            <w:proofErr w:type="gramStart"/>
            <w:r w:rsidRPr="00217805">
              <w:rPr>
                <w:rFonts w:cs="Times New Roman"/>
                <w:sz w:val="20"/>
                <w:szCs w:val="20"/>
                <w:lang w:val="en-GB"/>
              </w:rPr>
              <w:t>Cattle  prop</w:t>
            </w:r>
            <w:proofErr w:type="gramEnd"/>
            <w:r w:rsidRPr="00217805">
              <w:rPr>
                <w:rFonts w:cs="Times New Roman"/>
                <w:sz w:val="20"/>
                <w:szCs w:val="20"/>
                <w:lang w:val="en-GB"/>
              </w:rPr>
              <w:t>. of PCU %</w:t>
            </w:r>
          </w:p>
        </w:tc>
        <w:tc>
          <w:tcPr>
            <w:tcW w:w="1134" w:type="dxa"/>
            <w:tcBorders>
              <w:top w:val="single" w:sz="4" w:space="0" w:color="auto"/>
              <w:left w:val="nil"/>
              <w:bottom w:val="single" w:sz="4" w:space="0" w:color="auto"/>
              <w:right w:val="nil"/>
            </w:tcBorders>
            <w:hideMark/>
          </w:tcPr>
          <w:p w14:paraId="1C9B7F18" w14:textId="77777777" w:rsidR="00444FBE" w:rsidRPr="00217805" w:rsidRDefault="00444FBE" w:rsidP="002513B9">
            <w:pPr>
              <w:spacing w:line="240" w:lineRule="auto"/>
              <w:jc w:val="left"/>
              <w:rPr>
                <w:rFonts w:cs="Times New Roman"/>
                <w:sz w:val="20"/>
                <w:szCs w:val="20"/>
                <w:lang w:val="en-GB"/>
              </w:rPr>
            </w:pPr>
            <w:r w:rsidRPr="00217805">
              <w:rPr>
                <w:rFonts w:cs="Times New Roman"/>
                <w:sz w:val="20"/>
                <w:szCs w:val="20"/>
                <w:lang w:val="en-GB"/>
              </w:rPr>
              <w:t xml:space="preserve">Pigs  </w:t>
            </w:r>
          </w:p>
          <w:p w14:paraId="0712EDCF" w14:textId="7394555B" w:rsidR="00444FBE" w:rsidRPr="00217805" w:rsidRDefault="00444FBE" w:rsidP="002513B9">
            <w:pPr>
              <w:spacing w:line="240" w:lineRule="auto"/>
              <w:jc w:val="left"/>
              <w:rPr>
                <w:rFonts w:cs="Times New Roman"/>
                <w:sz w:val="20"/>
                <w:szCs w:val="20"/>
                <w:lang w:val="en-GB"/>
              </w:rPr>
            </w:pPr>
            <w:r w:rsidRPr="00217805">
              <w:rPr>
                <w:rFonts w:cs="Times New Roman"/>
                <w:sz w:val="20"/>
                <w:szCs w:val="20"/>
                <w:lang w:val="en-GB"/>
              </w:rPr>
              <w:t>prop. of PCU %</w:t>
            </w:r>
          </w:p>
        </w:tc>
        <w:tc>
          <w:tcPr>
            <w:tcW w:w="1276" w:type="dxa"/>
            <w:tcBorders>
              <w:top w:val="single" w:sz="4" w:space="0" w:color="auto"/>
              <w:left w:val="nil"/>
              <w:bottom w:val="single" w:sz="4" w:space="0" w:color="auto"/>
              <w:right w:val="nil"/>
            </w:tcBorders>
          </w:tcPr>
          <w:p w14:paraId="4F28A6DA" w14:textId="43808384" w:rsidR="00444FBE" w:rsidRPr="00217805" w:rsidRDefault="00DF0457" w:rsidP="002513B9">
            <w:pPr>
              <w:spacing w:line="240" w:lineRule="auto"/>
              <w:jc w:val="left"/>
              <w:rPr>
                <w:rFonts w:cs="Times New Roman"/>
                <w:sz w:val="20"/>
                <w:szCs w:val="20"/>
                <w:lang w:val="en-GB"/>
              </w:rPr>
            </w:pPr>
            <w:r w:rsidRPr="00217805">
              <w:rPr>
                <w:rFonts w:cs="Times New Roman"/>
                <w:sz w:val="20"/>
                <w:szCs w:val="20"/>
                <w:lang w:val="en-GB"/>
              </w:rPr>
              <w:t>m</w:t>
            </w:r>
            <w:r w:rsidR="00444FBE" w:rsidRPr="00217805">
              <w:rPr>
                <w:rFonts w:cs="Times New Roman"/>
                <w:sz w:val="20"/>
                <w:szCs w:val="20"/>
                <w:lang w:val="en-GB"/>
              </w:rPr>
              <w:t>g</w:t>
            </w:r>
            <w:r w:rsidRPr="00217805">
              <w:rPr>
                <w:rFonts w:cs="Times New Roman"/>
                <w:sz w:val="20"/>
                <w:szCs w:val="20"/>
                <w:lang w:val="en-GB"/>
              </w:rPr>
              <w:t xml:space="preserve"> per </w:t>
            </w:r>
            <w:r w:rsidR="00444FBE" w:rsidRPr="00217805">
              <w:rPr>
                <w:rFonts w:cs="Times New Roman"/>
                <w:sz w:val="20"/>
                <w:szCs w:val="20"/>
                <w:lang w:val="en-GB"/>
              </w:rPr>
              <w:t>PCU for cattle in literature</w:t>
            </w:r>
          </w:p>
        </w:tc>
        <w:tc>
          <w:tcPr>
            <w:tcW w:w="1276" w:type="dxa"/>
            <w:tcBorders>
              <w:top w:val="single" w:sz="4" w:space="0" w:color="auto"/>
              <w:left w:val="nil"/>
              <w:bottom w:val="single" w:sz="4" w:space="0" w:color="auto"/>
              <w:right w:val="nil"/>
            </w:tcBorders>
          </w:tcPr>
          <w:p w14:paraId="40F8C47E" w14:textId="224E5E24" w:rsidR="00444FBE" w:rsidRPr="00217805" w:rsidRDefault="00DF0457" w:rsidP="002513B9">
            <w:pPr>
              <w:spacing w:line="240" w:lineRule="auto"/>
              <w:jc w:val="left"/>
              <w:rPr>
                <w:rFonts w:cs="Times New Roman"/>
                <w:sz w:val="20"/>
                <w:szCs w:val="20"/>
                <w:lang w:val="en-GB"/>
              </w:rPr>
            </w:pPr>
            <w:r w:rsidRPr="00217805">
              <w:rPr>
                <w:rFonts w:cs="Times New Roman"/>
                <w:sz w:val="20"/>
                <w:szCs w:val="20"/>
                <w:lang w:val="en-GB"/>
              </w:rPr>
              <w:t>m</w:t>
            </w:r>
            <w:r w:rsidR="00444FBE" w:rsidRPr="00217805">
              <w:rPr>
                <w:rFonts w:cs="Times New Roman"/>
                <w:sz w:val="20"/>
                <w:szCs w:val="20"/>
                <w:lang w:val="en-GB"/>
              </w:rPr>
              <w:t>g</w:t>
            </w:r>
            <w:r w:rsidRPr="00217805">
              <w:rPr>
                <w:rFonts w:cs="Times New Roman"/>
                <w:sz w:val="20"/>
                <w:szCs w:val="20"/>
                <w:lang w:val="en-GB"/>
              </w:rPr>
              <w:t xml:space="preserve"> per </w:t>
            </w:r>
            <w:r w:rsidR="00444FBE" w:rsidRPr="00217805">
              <w:rPr>
                <w:rFonts w:cs="Times New Roman"/>
                <w:sz w:val="20"/>
                <w:szCs w:val="20"/>
                <w:lang w:val="en-GB"/>
              </w:rPr>
              <w:t>PCU for pigs in literature</w:t>
            </w:r>
          </w:p>
        </w:tc>
      </w:tr>
      <w:tr w:rsidR="00A91B93" w:rsidRPr="00217805" w14:paraId="06774819" w14:textId="77777777" w:rsidTr="00016814">
        <w:tc>
          <w:tcPr>
            <w:tcW w:w="1418" w:type="dxa"/>
          </w:tcPr>
          <w:p w14:paraId="12979C9E" w14:textId="77777777" w:rsidR="00A91B93" w:rsidRPr="00217805" w:rsidRDefault="00A91B93" w:rsidP="002513B9">
            <w:pPr>
              <w:spacing w:line="240" w:lineRule="auto"/>
              <w:rPr>
                <w:rFonts w:cs="Times New Roman"/>
                <w:sz w:val="20"/>
                <w:szCs w:val="20"/>
                <w:lang w:val="en-GB"/>
              </w:rPr>
            </w:pPr>
            <w:r w:rsidRPr="00217805">
              <w:rPr>
                <w:rFonts w:cs="Times New Roman"/>
                <w:sz w:val="20"/>
                <w:szCs w:val="20"/>
                <w:lang w:val="en-GB"/>
              </w:rPr>
              <w:t>Austria</w:t>
            </w:r>
          </w:p>
        </w:tc>
        <w:tc>
          <w:tcPr>
            <w:tcW w:w="856" w:type="dxa"/>
            <w:vAlign w:val="bottom"/>
          </w:tcPr>
          <w:p w14:paraId="5D60200E" w14:textId="77777777" w:rsidR="00A91B93" w:rsidRPr="00217805" w:rsidRDefault="00A91B93" w:rsidP="002513B9">
            <w:pPr>
              <w:spacing w:line="240" w:lineRule="auto"/>
              <w:jc w:val="center"/>
              <w:rPr>
                <w:rFonts w:cs="Times New Roman"/>
                <w:sz w:val="20"/>
                <w:szCs w:val="20"/>
                <w:lang w:val="en-GB"/>
              </w:rPr>
            </w:pPr>
            <w:r w:rsidRPr="00217805">
              <w:rPr>
                <w:rFonts w:cs="Times New Roman"/>
                <w:sz w:val="20"/>
                <w:szCs w:val="20"/>
                <w:lang w:val="en-GB"/>
              </w:rPr>
              <w:t>946</w:t>
            </w:r>
          </w:p>
        </w:tc>
        <w:tc>
          <w:tcPr>
            <w:tcW w:w="1128" w:type="dxa"/>
            <w:vAlign w:val="bottom"/>
          </w:tcPr>
          <w:p w14:paraId="4BBA9DF0" w14:textId="77777777" w:rsidR="00A91B93" w:rsidRPr="00217805" w:rsidRDefault="00A91B93" w:rsidP="002513B9">
            <w:pPr>
              <w:spacing w:line="240" w:lineRule="auto"/>
              <w:jc w:val="center"/>
              <w:rPr>
                <w:rFonts w:cs="Times New Roman"/>
                <w:sz w:val="20"/>
                <w:szCs w:val="20"/>
                <w:lang w:val="en-GB"/>
              </w:rPr>
            </w:pPr>
            <w:r w:rsidRPr="00217805">
              <w:rPr>
                <w:rFonts w:cs="Times New Roman"/>
                <w:sz w:val="20"/>
                <w:szCs w:val="20"/>
                <w:lang w:val="en-GB"/>
              </w:rPr>
              <w:t>36</w:t>
            </w:r>
          </w:p>
        </w:tc>
        <w:tc>
          <w:tcPr>
            <w:tcW w:w="1276" w:type="dxa"/>
            <w:vAlign w:val="bottom"/>
          </w:tcPr>
          <w:p w14:paraId="5149ECC2" w14:textId="77777777" w:rsidR="00A91B93" w:rsidRPr="00217805" w:rsidRDefault="00A91B93" w:rsidP="002513B9">
            <w:pPr>
              <w:spacing w:line="240" w:lineRule="auto"/>
              <w:jc w:val="center"/>
              <w:rPr>
                <w:rFonts w:cs="Times New Roman"/>
                <w:sz w:val="20"/>
                <w:szCs w:val="20"/>
                <w:lang w:val="en-GB"/>
              </w:rPr>
            </w:pPr>
            <w:r w:rsidRPr="00217805">
              <w:rPr>
                <w:rFonts w:cs="Times New Roman"/>
                <w:sz w:val="20"/>
                <w:szCs w:val="20"/>
                <w:lang w:val="en-GB"/>
              </w:rPr>
              <w:t>0.92</w:t>
            </w:r>
          </w:p>
        </w:tc>
        <w:tc>
          <w:tcPr>
            <w:tcW w:w="992" w:type="dxa"/>
            <w:vAlign w:val="bottom"/>
          </w:tcPr>
          <w:p w14:paraId="1C0CAFE3" w14:textId="77777777" w:rsidR="00A91B93" w:rsidRPr="00217805" w:rsidRDefault="00A91B93" w:rsidP="002513B9">
            <w:pPr>
              <w:spacing w:line="240" w:lineRule="auto"/>
              <w:jc w:val="center"/>
              <w:rPr>
                <w:rFonts w:cs="Times New Roman"/>
                <w:sz w:val="20"/>
                <w:szCs w:val="20"/>
                <w:lang w:val="en-GB"/>
              </w:rPr>
            </w:pPr>
            <w:r w:rsidRPr="00217805">
              <w:rPr>
                <w:rFonts w:cs="Times New Roman"/>
                <w:sz w:val="20"/>
                <w:szCs w:val="20"/>
                <w:lang w:val="en-GB"/>
              </w:rPr>
              <w:t>46</w:t>
            </w:r>
          </w:p>
        </w:tc>
        <w:tc>
          <w:tcPr>
            <w:tcW w:w="1134" w:type="dxa"/>
            <w:vAlign w:val="bottom"/>
          </w:tcPr>
          <w:p w14:paraId="2DC4500A" w14:textId="77777777" w:rsidR="00A91B93" w:rsidRPr="00217805" w:rsidRDefault="00A91B93" w:rsidP="002513B9">
            <w:pPr>
              <w:spacing w:line="240" w:lineRule="auto"/>
              <w:jc w:val="center"/>
              <w:rPr>
                <w:rFonts w:cs="Times New Roman"/>
                <w:sz w:val="20"/>
                <w:szCs w:val="20"/>
                <w:lang w:val="en-GB"/>
              </w:rPr>
            </w:pPr>
            <w:r w:rsidRPr="00217805">
              <w:rPr>
                <w:rFonts w:cs="Times New Roman"/>
                <w:sz w:val="20"/>
                <w:szCs w:val="20"/>
                <w:lang w:val="en-GB"/>
              </w:rPr>
              <w:t>36</w:t>
            </w:r>
          </w:p>
        </w:tc>
        <w:tc>
          <w:tcPr>
            <w:tcW w:w="1276" w:type="dxa"/>
            <w:vAlign w:val="bottom"/>
          </w:tcPr>
          <w:p w14:paraId="5F3F486D" w14:textId="77777777" w:rsidR="00A91B93" w:rsidRPr="00217805" w:rsidRDefault="00A91B93" w:rsidP="002513B9">
            <w:pPr>
              <w:spacing w:line="240" w:lineRule="auto"/>
              <w:jc w:val="center"/>
              <w:rPr>
                <w:rFonts w:cs="Times New Roman"/>
                <w:color w:val="000000"/>
                <w:sz w:val="20"/>
                <w:szCs w:val="20"/>
                <w:lang w:val="en-GB"/>
              </w:rPr>
            </w:pPr>
            <w:r w:rsidRPr="00217805">
              <w:rPr>
                <w:rFonts w:cs="Times New Roman"/>
                <w:color w:val="000000"/>
                <w:sz w:val="20"/>
                <w:szCs w:val="20"/>
                <w:lang w:val="en-GB"/>
              </w:rPr>
              <w:t>16</w:t>
            </w:r>
          </w:p>
        </w:tc>
        <w:tc>
          <w:tcPr>
            <w:tcW w:w="1276" w:type="dxa"/>
            <w:vAlign w:val="bottom"/>
          </w:tcPr>
          <w:p w14:paraId="19CA71AA" w14:textId="77777777" w:rsidR="00A91B93" w:rsidRPr="00217805" w:rsidRDefault="00A91B93" w:rsidP="002513B9">
            <w:pPr>
              <w:spacing w:line="240" w:lineRule="auto"/>
              <w:jc w:val="center"/>
              <w:rPr>
                <w:rFonts w:cs="Times New Roman"/>
                <w:color w:val="000000"/>
                <w:sz w:val="20"/>
                <w:szCs w:val="20"/>
                <w:lang w:val="en-GB"/>
              </w:rPr>
            </w:pPr>
            <w:r w:rsidRPr="00217805">
              <w:rPr>
                <w:rFonts w:cs="Times New Roman"/>
                <w:color w:val="000000"/>
                <w:sz w:val="20"/>
                <w:szCs w:val="20"/>
                <w:lang w:val="en-GB"/>
              </w:rPr>
              <w:t>69</w:t>
            </w:r>
          </w:p>
        </w:tc>
      </w:tr>
      <w:tr w:rsidR="00444FBE" w:rsidRPr="00217805" w14:paraId="72855AB2" w14:textId="77777777" w:rsidTr="00016814">
        <w:tc>
          <w:tcPr>
            <w:tcW w:w="1418" w:type="dxa"/>
            <w:tcBorders>
              <w:left w:val="nil"/>
              <w:bottom w:val="nil"/>
              <w:right w:val="nil"/>
            </w:tcBorders>
            <w:hideMark/>
          </w:tcPr>
          <w:p w14:paraId="1264F7DE" w14:textId="77777777" w:rsidR="00444FBE" w:rsidRPr="00217805" w:rsidRDefault="00444FBE" w:rsidP="002513B9">
            <w:pPr>
              <w:spacing w:line="240" w:lineRule="auto"/>
              <w:rPr>
                <w:rFonts w:cs="Times New Roman"/>
                <w:sz w:val="20"/>
                <w:szCs w:val="20"/>
                <w:lang w:val="en-GB"/>
              </w:rPr>
            </w:pPr>
            <w:r w:rsidRPr="00217805">
              <w:rPr>
                <w:rFonts w:cs="Times New Roman"/>
                <w:sz w:val="20"/>
                <w:szCs w:val="20"/>
                <w:lang w:val="en-GB"/>
              </w:rPr>
              <w:t>Denmark</w:t>
            </w:r>
          </w:p>
        </w:tc>
        <w:tc>
          <w:tcPr>
            <w:tcW w:w="856" w:type="dxa"/>
            <w:tcBorders>
              <w:left w:val="nil"/>
              <w:bottom w:val="nil"/>
              <w:right w:val="nil"/>
            </w:tcBorders>
            <w:vAlign w:val="bottom"/>
            <w:hideMark/>
          </w:tcPr>
          <w:p w14:paraId="4685B66C" w14:textId="38EC600B" w:rsidR="00444FBE" w:rsidRPr="00217805" w:rsidRDefault="00673623" w:rsidP="002513B9">
            <w:pPr>
              <w:spacing w:line="240" w:lineRule="auto"/>
              <w:jc w:val="center"/>
              <w:rPr>
                <w:rFonts w:cs="Times New Roman"/>
                <w:sz w:val="20"/>
                <w:szCs w:val="20"/>
                <w:lang w:val="en-GB"/>
              </w:rPr>
            </w:pPr>
            <w:r w:rsidRPr="00217805">
              <w:rPr>
                <w:rFonts w:cs="Times New Roman"/>
                <w:sz w:val="20"/>
                <w:szCs w:val="20"/>
                <w:lang w:val="en-GB"/>
              </w:rPr>
              <w:t>2356</w:t>
            </w:r>
          </w:p>
        </w:tc>
        <w:tc>
          <w:tcPr>
            <w:tcW w:w="1128" w:type="dxa"/>
            <w:tcBorders>
              <w:left w:val="nil"/>
              <w:bottom w:val="nil"/>
              <w:right w:val="nil"/>
            </w:tcBorders>
            <w:vAlign w:val="bottom"/>
          </w:tcPr>
          <w:p w14:paraId="2435BCC7" w14:textId="2A47FE7A" w:rsidR="00444FBE" w:rsidRPr="00217805" w:rsidRDefault="00673623" w:rsidP="002513B9">
            <w:pPr>
              <w:spacing w:line="240" w:lineRule="auto"/>
              <w:jc w:val="center"/>
              <w:rPr>
                <w:rFonts w:cs="Times New Roman"/>
                <w:sz w:val="20"/>
                <w:szCs w:val="20"/>
                <w:lang w:val="en-GB"/>
              </w:rPr>
            </w:pPr>
            <w:r w:rsidRPr="00217805">
              <w:rPr>
                <w:rFonts w:cs="Times New Roman"/>
                <w:color w:val="000000"/>
                <w:sz w:val="20"/>
                <w:szCs w:val="20"/>
                <w:lang w:val="en-GB"/>
              </w:rPr>
              <w:t>34</w:t>
            </w:r>
          </w:p>
        </w:tc>
        <w:tc>
          <w:tcPr>
            <w:tcW w:w="1276" w:type="dxa"/>
            <w:tcBorders>
              <w:left w:val="nil"/>
              <w:bottom w:val="nil"/>
              <w:right w:val="nil"/>
            </w:tcBorders>
            <w:vAlign w:val="bottom"/>
          </w:tcPr>
          <w:p w14:paraId="5D94AD88" w14:textId="40D10C6F" w:rsidR="00444FBE" w:rsidRPr="00217805" w:rsidRDefault="00444FBE" w:rsidP="002513B9">
            <w:pPr>
              <w:spacing w:line="240" w:lineRule="auto"/>
              <w:jc w:val="center"/>
              <w:rPr>
                <w:rFonts w:cs="Times New Roman"/>
                <w:sz w:val="20"/>
                <w:szCs w:val="20"/>
                <w:lang w:val="en-GB"/>
              </w:rPr>
            </w:pPr>
            <w:r w:rsidRPr="00217805">
              <w:rPr>
                <w:rFonts w:cs="Times New Roman"/>
                <w:color w:val="000000"/>
                <w:sz w:val="20"/>
                <w:szCs w:val="20"/>
                <w:lang w:val="en-GB"/>
              </w:rPr>
              <w:t>0.6</w:t>
            </w:r>
            <w:r w:rsidR="00D566B8" w:rsidRPr="00217805">
              <w:rPr>
                <w:rFonts w:cs="Times New Roman"/>
                <w:color w:val="000000"/>
                <w:sz w:val="20"/>
                <w:szCs w:val="20"/>
                <w:lang w:val="en-GB"/>
              </w:rPr>
              <w:t>6</w:t>
            </w:r>
          </w:p>
        </w:tc>
        <w:tc>
          <w:tcPr>
            <w:tcW w:w="992" w:type="dxa"/>
            <w:tcBorders>
              <w:left w:val="nil"/>
              <w:bottom w:val="nil"/>
              <w:right w:val="nil"/>
            </w:tcBorders>
            <w:vAlign w:val="bottom"/>
            <w:hideMark/>
          </w:tcPr>
          <w:p w14:paraId="12B41E9C" w14:textId="4CF693A0" w:rsidR="00444FBE" w:rsidRPr="00217805" w:rsidRDefault="00D566B8" w:rsidP="002513B9">
            <w:pPr>
              <w:spacing w:line="240" w:lineRule="auto"/>
              <w:jc w:val="center"/>
              <w:rPr>
                <w:rFonts w:cs="Times New Roman"/>
                <w:sz w:val="20"/>
                <w:szCs w:val="20"/>
                <w:lang w:val="en-GB"/>
              </w:rPr>
            </w:pPr>
            <w:r w:rsidRPr="00217805">
              <w:rPr>
                <w:rFonts w:cs="Times New Roman"/>
                <w:sz w:val="20"/>
                <w:szCs w:val="20"/>
                <w:lang w:val="en-GB"/>
              </w:rPr>
              <w:t>16</w:t>
            </w:r>
          </w:p>
        </w:tc>
        <w:tc>
          <w:tcPr>
            <w:tcW w:w="1134" w:type="dxa"/>
            <w:tcBorders>
              <w:left w:val="nil"/>
              <w:bottom w:val="nil"/>
              <w:right w:val="nil"/>
            </w:tcBorders>
            <w:vAlign w:val="bottom"/>
            <w:hideMark/>
          </w:tcPr>
          <w:p w14:paraId="23070431" w14:textId="138C2CD6" w:rsidR="00444FBE" w:rsidRPr="00217805" w:rsidRDefault="00D566B8" w:rsidP="002513B9">
            <w:pPr>
              <w:spacing w:line="240" w:lineRule="auto"/>
              <w:jc w:val="center"/>
              <w:rPr>
                <w:rFonts w:cs="Times New Roman"/>
                <w:sz w:val="20"/>
                <w:szCs w:val="20"/>
                <w:lang w:val="en-GB"/>
              </w:rPr>
            </w:pPr>
            <w:r w:rsidRPr="00217805">
              <w:rPr>
                <w:rFonts w:cs="Times New Roman"/>
                <w:sz w:val="20"/>
                <w:szCs w:val="20"/>
                <w:lang w:val="en-GB"/>
              </w:rPr>
              <w:t>74</w:t>
            </w:r>
          </w:p>
        </w:tc>
        <w:tc>
          <w:tcPr>
            <w:tcW w:w="1276" w:type="dxa"/>
            <w:tcBorders>
              <w:left w:val="nil"/>
              <w:bottom w:val="nil"/>
              <w:right w:val="nil"/>
            </w:tcBorders>
            <w:vAlign w:val="bottom"/>
          </w:tcPr>
          <w:p w14:paraId="6D5AEAA7" w14:textId="2CBCF59B" w:rsidR="00444FBE" w:rsidRPr="00217805" w:rsidRDefault="00444FBE" w:rsidP="002513B9">
            <w:pPr>
              <w:spacing w:line="240" w:lineRule="auto"/>
              <w:jc w:val="center"/>
              <w:rPr>
                <w:rFonts w:cs="Times New Roman"/>
                <w:color w:val="000000"/>
                <w:sz w:val="20"/>
                <w:szCs w:val="20"/>
                <w:lang w:val="en-GB"/>
              </w:rPr>
            </w:pPr>
            <w:r w:rsidRPr="00217805">
              <w:rPr>
                <w:rFonts w:cs="Times New Roman"/>
                <w:color w:val="000000"/>
                <w:sz w:val="20"/>
                <w:szCs w:val="20"/>
                <w:lang w:val="en-GB"/>
              </w:rPr>
              <w:t>25</w:t>
            </w:r>
          </w:p>
        </w:tc>
        <w:tc>
          <w:tcPr>
            <w:tcW w:w="1276" w:type="dxa"/>
            <w:tcBorders>
              <w:left w:val="nil"/>
              <w:bottom w:val="nil"/>
              <w:right w:val="nil"/>
            </w:tcBorders>
            <w:vAlign w:val="bottom"/>
          </w:tcPr>
          <w:p w14:paraId="2A574F2E" w14:textId="70811AF3" w:rsidR="00444FBE" w:rsidRPr="00217805" w:rsidRDefault="741F10EA" w:rsidP="002513B9">
            <w:pPr>
              <w:spacing w:line="240" w:lineRule="auto"/>
              <w:jc w:val="center"/>
              <w:rPr>
                <w:rFonts w:cs="Times New Roman"/>
                <w:color w:val="000000"/>
                <w:sz w:val="20"/>
                <w:szCs w:val="20"/>
                <w:lang w:val="en-GB"/>
              </w:rPr>
            </w:pPr>
            <w:r w:rsidRPr="00217805">
              <w:rPr>
                <w:rFonts w:cs="Times New Roman"/>
                <w:color w:val="000000" w:themeColor="text1"/>
                <w:sz w:val="20"/>
                <w:szCs w:val="20"/>
                <w:lang w:val="en-GB"/>
              </w:rPr>
              <w:t>42</w:t>
            </w:r>
          </w:p>
        </w:tc>
      </w:tr>
      <w:tr w:rsidR="00444FBE" w:rsidRPr="00217805" w14:paraId="1A804DEF" w14:textId="77777777" w:rsidTr="00016814">
        <w:tc>
          <w:tcPr>
            <w:tcW w:w="1418" w:type="dxa"/>
            <w:hideMark/>
          </w:tcPr>
          <w:p w14:paraId="00F54758" w14:textId="77777777" w:rsidR="00444FBE" w:rsidRPr="00217805" w:rsidRDefault="00444FBE" w:rsidP="002513B9">
            <w:pPr>
              <w:spacing w:line="240" w:lineRule="auto"/>
              <w:rPr>
                <w:rFonts w:cs="Times New Roman"/>
                <w:sz w:val="20"/>
                <w:szCs w:val="20"/>
                <w:lang w:val="en-GB"/>
              </w:rPr>
            </w:pPr>
            <w:r w:rsidRPr="00217805">
              <w:rPr>
                <w:rFonts w:cs="Times New Roman"/>
                <w:sz w:val="20"/>
                <w:szCs w:val="20"/>
                <w:lang w:val="en-GB"/>
              </w:rPr>
              <w:t>France</w:t>
            </w:r>
          </w:p>
        </w:tc>
        <w:tc>
          <w:tcPr>
            <w:tcW w:w="856" w:type="dxa"/>
            <w:vAlign w:val="bottom"/>
            <w:hideMark/>
          </w:tcPr>
          <w:p w14:paraId="5CBEA501" w14:textId="656D3B50" w:rsidR="00444FBE" w:rsidRPr="00217805" w:rsidRDefault="001F75F0" w:rsidP="002513B9">
            <w:pPr>
              <w:spacing w:line="240" w:lineRule="auto"/>
              <w:jc w:val="center"/>
              <w:rPr>
                <w:rFonts w:cs="Times New Roman"/>
                <w:sz w:val="20"/>
                <w:szCs w:val="20"/>
                <w:lang w:val="en-GB"/>
              </w:rPr>
            </w:pPr>
            <w:r w:rsidRPr="00217805">
              <w:rPr>
                <w:rFonts w:cs="Times New Roman"/>
                <w:sz w:val="20"/>
                <w:szCs w:val="20"/>
                <w:lang w:val="en-GB"/>
              </w:rPr>
              <w:t>6561</w:t>
            </w:r>
          </w:p>
        </w:tc>
        <w:tc>
          <w:tcPr>
            <w:tcW w:w="1128" w:type="dxa"/>
            <w:vAlign w:val="bottom"/>
          </w:tcPr>
          <w:p w14:paraId="2A98DEBC" w14:textId="14E194CF" w:rsidR="00444FBE" w:rsidRPr="00217805" w:rsidRDefault="001F75F0" w:rsidP="002513B9">
            <w:pPr>
              <w:spacing w:line="240" w:lineRule="auto"/>
              <w:jc w:val="center"/>
              <w:rPr>
                <w:rFonts w:cs="Times New Roman"/>
                <w:sz w:val="20"/>
                <w:szCs w:val="20"/>
                <w:lang w:val="en-GB"/>
              </w:rPr>
            </w:pPr>
            <w:r w:rsidRPr="00217805">
              <w:rPr>
                <w:rFonts w:cs="Times New Roman"/>
                <w:color w:val="000000"/>
                <w:sz w:val="20"/>
                <w:szCs w:val="20"/>
                <w:lang w:val="en-GB"/>
              </w:rPr>
              <w:t>39</w:t>
            </w:r>
          </w:p>
        </w:tc>
        <w:tc>
          <w:tcPr>
            <w:tcW w:w="1276" w:type="dxa"/>
            <w:vAlign w:val="bottom"/>
          </w:tcPr>
          <w:p w14:paraId="359EC3B7" w14:textId="01AC3DA2" w:rsidR="00444FBE" w:rsidRPr="00217805" w:rsidRDefault="00D566B8" w:rsidP="002513B9">
            <w:pPr>
              <w:spacing w:line="240" w:lineRule="auto"/>
              <w:jc w:val="center"/>
              <w:rPr>
                <w:rFonts w:cs="Times New Roman"/>
                <w:sz w:val="20"/>
                <w:szCs w:val="20"/>
                <w:lang w:val="en-GB"/>
              </w:rPr>
            </w:pPr>
            <w:r w:rsidRPr="00217805">
              <w:rPr>
                <w:rFonts w:cs="Times New Roman"/>
                <w:color w:val="000000"/>
                <w:sz w:val="20"/>
                <w:szCs w:val="20"/>
                <w:lang w:val="en-GB"/>
              </w:rPr>
              <w:t>0.97</w:t>
            </w:r>
          </w:p>
        </w:tc>
        <w:tc>
          <w:tcPr>
            <w:tcW w:w="992" w:type="dxa"/>
            <w:vAlign w:val="bottom"/>
            <w:hideMark/>
          </w:tcPr>
          <w:p w14:paraId="18CCED63" w14:textId="2BD215E5" w:rsidR="00444FBE" w:rsidRPr="00217805" w:rsidRDefault="00444FBE" w:rsidP="002513B9">
            <w:pPr>
              <w:spacing w:line="240" w:lineRule="auto"/>
              <w:jc w:val="center"/>
              <w:rPr>
                <w:rFonts w:cs="Times New Roman"/>
                <w:sz w:val="20"/>
                <w:szCs w:val="20"/>
                <w:lang w:val="en-GB"/>
              </w:rPr>
            </w:pPr>
            <w:r w:rsidRPr="00217805">
              <w:rPr>
                <w:rFonts w:cs="Times New Roman"/>
                <w:sz w:val="20"/>
                <w:szCs w:val="20"/>
                <w:lang w:val="en-GB"/>
              </w:rPr>
              <w:t>44</w:t>
            </w:r>
          </w:p>
        </w:tc>
        <w:tc>
          <w:tcPr>
            <w:tcW w:w="1134" w:type="dxa"/>
            <w:vAlign w:val="bottom"/>
            <w:hideMark/>
          </w:tcPr>
          <w:p w14:paraId="08BB9BA0" w14:textId="77777777" w:rsidR="00444FBE" w:rsidRPr="00217805" w:rsidRDefault="00444FBE" w:rsidP="002513B9">
            <w:pPr>
              <w:spacing w:line="240" w:lineRule="auto"/>
              <w:jc w:val="center"/>
              <w:rPr>
                <w:rFonts w:cs="Times New Roman"/>
                <w:sz w:val="20"/>
                <w:szCs w:val="20"/>
                <w:lang w:val="en-GB"/>
              </w:rPr>
            </w:pPr>
            <w:r w:rsidRPr="00217805">
              <w:rPr>
                <w:rFonts w:cs="Times New Roman"/>
                <w:sz w:val="20"/>
                <w:szCs w:val="20"/>
                <w:lang w:val="en-GB"/>
              </w:rPr>
              <w:t>26</w:t>
            </w:r>
          </w:p>
        </w:tc>
        <w:tc>
          <w:tcPr>
            <w:tcW w:w="1276" w:type="dxa"/>
            <w:vAlign w:val="bottom"/>
          </w:tcPr>
          <w:p w14:paraId="18BCD11F" w14:textId="2BD275EF" w:rsidR="00444FBE" w:rsidRPr="00217805" w:rsidRDefault="00444FBE" w:rsidP="002513B9">
            <w:pPr>
              <w:spacing w:line="240" w:lineRule="auto"/>
              <w:jc w:val="center"/>
              <w:rPr>
                <w:rFonts w:cs="Times New Roman"/>
                <w:color w:val="000000"/>
                <w:sz w:val="20"/>
                <w:szCs w:val="20"/>
                <w:lang w:val="en-GB"/>
              </w:rPr>
            </w:pPr>
            <w:r w:rsidRPr="00217805">
              <w:rPr>
                <w:rFonts w:cs="Times New Roman"/>
                <w:color w:val="000000"/>
                <w:sz w:val="20"/>
                <w:szCs w:val="20"/>
                <w:lang w:val="en-GB"/>
              </w:rPr>
              <w:t>38</w:t>
            </w:r>
          </w:p>
        </w:tc>
        <w:tc>
          <w:tcPr>
            <w:tcW w:w="1276" w:type="dxa"/>
            <w:vAlign w:val="bottom"/>
          </w:tcPr>
          <w:p w14:paraId="4671E58E" w14:textId="74903BC7" w:rsidR="00444FBE" w:rsidRPr="00217805" w:rsidRDefault="00D03C86" w:rsidP="002513B9">
            <w:pPr>
              <w:spacing w:line="240" w:lineRule="auto"/>
              <w:jc w:val="center"/>
              <w:rPr>
                <w:rFonts w:cs="Times New Roman"/>
                <w:color w:val="000000"/>
                <w:sz w:val="20"/>
                <w:szCs w:val="20"/>
                <w:lang w:val="en-GB"/>
              </w:rPr>
            </w:pPr>
            <w:r w:rsidRPr="00217805">
              <w:rPr>
                <w:rFonts w:cs="Times New Roman"/>
                <w:color w:val="000000"/>
                <w:sz w:val="20"/>
                <w:szCs w:val="20"/>
                <w:lang w:val="en-GB"/>
              </w:rPr>
              <w:t>73</w:t>
            </w:r>
          </w:p>
        </w:tc>
      </w:tr>
      <w:tr w:rsidR="00444FBE" w:rsidRPr="00217805" w14:paraId="59D9B2F2" w14:textId="77777777" w:rsidTr="00016814">
        <w:tc>
          <w:tcPr>
            <w:tcW w:w="1418" w:type="dxa"/>
            <w:hideMark/>
          </w:tcPr>
          <w:p w14:paraId="473A7907" w14:textId="77777777" w:rsidR="00444FBE" w:rsidRPr="00217805" w:rsidRDefault="00444FBE" w:rsidP="002513B9">
            <w:pPr>
              <w:spacing w:line="240" w:lineRule="auto"/>
              <w:rPr>
                <w:rFonts w:cs="Times New Roman"/>
                <w:sz w:val="20"/>
                <w:szCs w:val="20"/>
                <w:lang w:val="en-GB"/>
              </w:rPr>
            </w:pPr>
            <w:r w:rsidRPr="00217805">
              <w:rPr>
                <w:rFonts w:cs="Times New Roman"/>
                <w:sz w:val="20"/>
                <w:szCs w:val="20"/>
                <w:lang w:val="en-GB"/>
              </w:rPr>
              <w:t>Germany</w:t>
            </w:r>
          </w:p>
        </w:tc>
        <w:tc>
          <w:tcPr>
            <w:tcW w:w="856" w:type="dxa"/>
            <w:vAlign w:val="bottom"/>
            <w:hideMark/>
          </w:tcPr>
          <w:p w14:paraId="2941EC05" w14:textId="5BF4E7E1" w:rsidR="00444FBE" w:rsidRPr="00217805" w:rsidRDefault="001F75F0" w:rsidP="002513B9">
            <w:pPr>
              <w:spacing w:line="240" w:lineRule="auto"/>
              <w:jc w:val="center"/>
              <w:rPr>
                <w:rFonts w:cs="Times New Roman"/>
                <w:sz w:val="20"/>
                <w:szCs w:val="20"/>
                <w:lang w:val="en-GB"/>
              </w:rPr>
            </w:pPr>
            <w:r w:rsidRPr="00217805">
              <w:rPr>
                <w:rFonts w:cs="Times New Roman"/>
                <w:sz w:val="20"/>
                <w:szCs w:val="20"/>
                <w:lang w:val="en-GB"/>
              </w:rPr>
              <w:t>7601</w:t>
            </w:r>
          </w:p>
        </w:tc>
        <w:tc>
          <w:tcPr>
            <w:tcW w:w="1128" w:type="dxa"/>
            <w:vAlign w:val="bottom"/>
          </w:tcPr>
          <w:p w14:paraId="7ED8173F" w14:textId="5E454081" w:rsidR="00444FBE" w:rsidRPr="00217805" w:rsidRDefault="00444FBE" w:rsidP="002513B9">
            <w:pPr>
              <w:spacing w:line="240" w:lineRule="auto"/>
              <w:jc w:val="center"/>
              <w:rPr>
                <w:rFonts w:cs="Times New Roman"/>
                <w:sz w:val="20"/>
                <w:szCs w:val="20"/>
                <w:lang w:val="en-GB"/>
              </w:rPr>
            </w:pPr>
            <w:r w:rsidRPr="00217805">
              <w:rPr>
                <w:rFonts w:cs="Times New Roman"/>
                <w:color w:val="000000"/>
                <w:sz w:val="20"/>
                <w:szCs w:val="20"/>
                <w:lang w:val="en-GB"/>
              </w:rPr>
              <w:t>7</w:t>
            </w:r>
            <w:r w:rsidR="001F75F0" w:rsidRPr="00217805">
              <w:rPr>
                <w:rFonts w:cs="Times New Roman"/>
                <w:color w:val="000000"/>
                <w:sz w:val="20"/>
                <w:szCs w:val="20"/>
                <w:lang w:val="en-GB"/>
              </w:rPr>
              <w:t>0</w:t>
            </w:r>
          </w:p>
        </w:tc>
        <w:tc>
          <w:tcPr>
            <w:tcW w:w="1276" w:type="dxa"/>
            <w:vAlign w:val="bottom"/>
          </w:tcPr>
          <w:p w14:paraId="3D94BD4B" w14:textId="6F59912A" w:rsidR="00444FBE" w:rsidRPr="00217805" w:rsidRDefault="00444FBE" w:rsidP="002513B9">
            <w:pPr>
              <w:spacing w:line="240" w:lineRule="auto"/>
              <w:jc w:val="center"/>
              <w:rPr>
                <w:rFonts w:cs="Times New Roman"/>
                <w:sz w:val="20"/>
                <w:szCs w:val="20"/>
                <w:lang w:val="en-GB"/>
              </w:rPr>
            </w:pPr>
            <w:r w:rsidRPr="00217805">
              <w:rPr>
                <w:rFonts w:cs="Times New Roman"/>
                <w:color w:val="000000"/>
                <w:sz w:val="20"/>
                <w:szCs w:val="20"/>
                <w:lang w:val="en-GB"/>
              </w:rPr>
              <w:t>1.6</w:t>
            </w:r>
            <w:r w:rsidR="00D566B8" w:rsidRPr="00217805">
              <w:rPr>
                <w:rFonts w:cs="Times New Roman"/>
                <w:color w:val="000000"/>
                <w:sz w:val="20"/>
                <w:szCs w:val="20"/>
                <w:lang w:val="en-GB"/>
              </w:rPr>
              <w:t>3</w:t>
            </w:r>
          </w:p>
        </w:tc>
        <w:tc>
          <w:tcPr>
            <w:tcW w:w="992" w:type="dxa"/>
            <w:vAlign w:val="bottom"/>
            <w:hideMark/>
          </w:tcPr>
          <w:p w14:paraId="61083390" w14:textId="4A07EBE1" w:rsidR="00444FBE" w:rsidRPr="00217805" w:rsidRDefault="00D566B8" w:rsidP="002513B9">
            <w:pPr>
              <w:spacing w:line="240" w:lineRule="auto"/>
              <w:jc w:val="center"/>
              <w:rPr>
                <w:rFonts w:cs="Times New Roman"/>
                <w:sz w:val="20"/>
                <w:szCs w:val="20"/>
                <w:lang w:val="en-GB"/>
              </w:rPr>
            </w:pPr>
            <w:r w:rsidRPr="00217805">
              <w:rPr>
                <w:rFonts w:cs="Times New Roman"/>
                <w:sz w:val="20"/>
                <w:szCs w:val="20"/>
                <w:lang w:val="en-GB"/>
              </w:rPr>
              <w:t>36</w:t>
            </w:r>
          </w:p>
        </w:tc>
        <w:tc>
          <w:tcPr>
            <w:tcW w:w="1134" w:type="dxa"/>
            <w:vAlign w:val="bottom"/>
            <w:hideMark/>
          </w:tcPr>
          <w:p w14:paraId="12AEFA8D" w14:textId="359189AD" w:rsidR="00444FBE" w:rsidRPr="00217805" w:rsidRDefault="00D566B8" w:rsidP="002513B9">
            <w:pPr>
              <w:spacing w:line="240" w:lineRule="auto"/>
              <w:jc w:val="center"/>
              <w:rPr>
                <w:rFonts w:cs="Times New Roman"/>
                <w:sz w:val="20"/>
                <w:szCs w:val="20"/>
                <w:lang w:val="en-GB"/>
              </w:rPr>
            </w:pPr>
            <w:r w:rsidRPr="00217805">
              <w:rPr>
                <w:rFonts w:cs="Times New Roman"/>
                <w:sz w:val="20"/>
                <w:szCs w:val="20"/>
                <w:lang w:val="en-GB"/>
              </w:rPr>
              <w:t>42</w:t>
            </w:r>
          </w:p>
        </w:tc>
        <w:tc>
          <w:tcPr>
            <w:tcW w:w="1276" w:type="dxa"/>
            <w:vAlign w:val="bottom"/>
          </w:tcPr>
          <w:p w14:paraId="3531B42D" w14:textId="6FDD09B2" w:rsidR="00444FBE" w:rsidRPr="00217805" w:rsidRDefault="00444FBE" w:rsidP="002513B9">
            <w:pPr>
              <w:spacing w:line="240" w:lineRule="auto"/>
              <w:jc w:val="center"/>
              <w:rPr>
                <w:rFonts w:cs="Times New Roman"/>
                <w:color w:val="000000"/>
                <w:sz w:val="20"/>
                <w:szCs w:val="20"/>
                <w:lang w:val="en-GB"/>
              </w:rPr>
            </w:pPr>
          </w:p>
        </w:tc>
        <w:tc>
          <w:tcPr>
            <w:tcW w:w="1276" w:type="dxa"/>
            <w:vAlign w:val="bottom"/>
          </w:tcPr>
          <w:p w14:paraId="1A9B7B66" w14:textId="1653AEC7" w:rsidR="00444FBE" w:rsidRPr="00217805" w:rsidRDefault="00444FBE" w:rsidP="002513B9">
            <w:pPr>
              <w:spacing w:line="240" w:lineRule="auto"/>
              <w:jc w:val="center"/>
              <w:rPr>
                <w:rFonts w:cs="Times New Roman"/>
                <w:color w:val="000000"/>
                <w:sz w:val="20"/>
                <w:szCs w:val="20"/>
                <w:lang w:val="en-GB"/>
              </w:rPr>
            </w:pPr>
          </w:p>
        </w:tc>
      </w:tr>
      <w:tr w:rsidR="00444FBE" w:rsidRPr="00217805" w14:paraId="7B319544" w14:textId="77777777" w:rsidTr="00016814">
        <w:tc>
          <w:tcPr>
            <w:tcW w:w="1418" w:type="dxa"/>
            <w:hideMark/>
          </w:tcPr>
          <w:p w14:paraId="0FB2E547" w14:textId="77777777" w:rsidR="00444FBE" w:rsidRPr="00217805" w:rsidRDefault="00444FBE" w:rsidP="002513B9">
            <w:pPr>
              <w:spacing w:line="240" w:lineRule="auto"/>
              <w:rPr>
                <w:rFonts w:cs="Times New Roman"/>
                <w:sz w:val="20"/>
                <w:szCs w:val="20"/>
                <w:lang w:val="en-GB"/>
              </w:rPr>
            </w:pPr>
            <w:r w:rsidRPr="00217805">
              <w:rPr>
                <w:rFonts w:cs="Times New Roman"/>
                <w:sz w:val="20"/>
                <w:szCs w:val="20"/>
                <w:lang w:val="en-GB"/>
              </w:rPr>
              <w:t>Greece</w:t>
            </w:r>
          </w:p>
        </w:tc>
        <w:tc>
          <w:tcPr>
            <w:tcW w:w="856" w:type="dxa"/>
            <w:vAlign w:val="bottom"/>
            <w:hideMark/>
          </w:tcPr>
          <w:p w14:paraId="5D1295D4" w14:textId="5E70B663" w:rsidR="00444FBE" w:rsidRPr="00217805" w:rsidRDefault="001F75F0" w:rsidP="002513B9">
            <w:pPr>
              <w:spacing w:line="240" w:lineRule="auto"/>
              <w:jc w:val="center"/>
              <w:rPr>
                <w:rFonts w:cs="Times New Roman"/>
                <w:sz w:val="20"/>
                <w:szCs w:val="20"/>
                <w:lang w:val="en-GB"/>
              </w:rPr>
            </w:pPr>
            <w:r w:rsidRPr="00217805">
              <w:rPr>
                <w:rFonts w:cs="Times New Roman"/>
                <w:sz w:val="20"/>
                <w:szCs w:val="20"/>
                <w:lang w:val="en-GB"/>
              </w:rPr>
              <w:t>1142</w:t>
            </w:r>
          </w:p>
        </w:tc>
        <w:tc>
          <w:tcPr>
            <w:tcW w:w="1128" w:type="dxa"/>
            <w:vAlign w:val="bottom"/>
          </w:tcPr>
          <w:p w14:paraId="42A2331B" w14:textId="6C950DDE" w:rsidR="00444FBE" w:rsidRPr="00217805" w:rsidRDefault="001F75F0" w:rsidP="002513B9">
            <w:pPr>
              <w:spacing w:line="240" w:lineRule="auto"/>
              <w:jc w:val="center"/>
              <w:rPr>
                <w:rFonts w:cs="Times New Roman"/>
                <w:sz w:val="20"/>
                <w:szCs w:val="20"/>
                <w:lang w:val="en-GB"/>
              </w:rPr>
            </w:pPr>
            <w:r w:rsidRPr="00217805">
              <w:rPr>
                <w:rFonts w:cs="Times New Roman"/>
                <w:color w:val="000000"/>
                <w:sz w:val="20"/>
                <w:szCs w:val="20"/>
                <w:lang w:val="en-GB"/>
              </w:rPr>
              <w:t>89</w:t>
            </w:r>
          </w:p>
        </w:tc>
        <w:tc>
          <w:tcPr>
            <w:tcW w:w="1276" w:type="dxa"/>
            <w:vAlign w:val="bottom"/>
          </w:tcPr>
          <w:p w14:paraId="7995F1B6" w14:textId="4755FC77" w:rsidR="00444FBE" w:rsidRPr="00217805" w:rsidRDefault="00444FBE" w:rsidP="002513B9">
            <w:pPr>
              <w:spacing w:line="240" w:lineRule="auto"/>
              <w:jc w:val="center"/>
              <w:rPr>
                <w:rFonts w:cs="Times New Roman"/>
                <w:sz w:val="20"/>
                <w:szCs w:val="20"/>
                <w:lang w:val="en-GB"/>
              </w:rPr>
            </w:pPr>
            <w:r w:rsidRPr="00217805">
              <w:rPr>
                <w:rFonts w:cs="Times New Roman"/>
                <w:color w:val="000000"/>
                <w:sz w:val="20"/>
                <w:szCs w:val="20"/>
                <w:lang w:val="en-GB"/>
              </w:rPr>
              <w:t>3.</w:t>
            </w:r>
            <w:r w:rsidR="00D566B8" w:rsidRPr="00217805">
              <w:rPr>
                <w:rFonts w:cs="Times New Roman"/>
                <w:color w:val="000000"/>
                <w:sz w:val="20"/>
                <w:szCs w:val="20"/>
                <w:lang w:val="en-GB"/>
              </w:rPr>
              <w:t>05</w:t>
            </w:r>
          </w:p>
        </w:tc>
        <w:tc>
          <w:tcPr>
            <w:tcW w:w="992" w:type="dxa"/>
            <w:vAlign w:val="bottom"/>
            <w:hideMark/>
          </w:tcPr>
          <w:p w14:paraId="2D0AD955" w14:textId="012167C0" w:rsidR="00444FBE" w:rsidRPr="00217805" w:rsidRDefault="00444FBE" w:rsidP="002513B9">
            <w:pPr>
              <w:spacing w:line="240" w:lineRule="auto"/>
              <w:jc w:val="center"/>
              <w:rPr>
                <w:rFonts w:cs="Times New Roman"/>
                <w:sz w:val="20"/>
                <w:szCs w:val="20"/>
                <w:lang w:val="en-GB"/>
              </w:rPr>
            </w:pPr>
            <w:r w:rsidRPr="00217805">
              <w:rPr>
                <w:rFonts w:cs="Times New Roman"/>
                <w:sz w:val="20"/>
                <w:szCs w:val="20"/>
                <w:lang w:val="en-GB"/>
              </w:rPr>
              <w:t>7</w:t>
            </w:r>
          </w:p>
        </w:tc>
        <w:tc>
          <w:tcPr>
            <w:tcW w:w="1134" w:type="dxa"/>
            <w:vAlign w:val="bottom"/>
            <w:hideMark/>
          </w:tcPr>
          <w:p w14:paraId="14405A43" w14:textId="77777777" w:rsidR="00444FBE" w:rsidRPr="00217805" w:rsidRDefault="00444FBE" w:rsidP="002513B9">
            <w:pPr>
              <w:spacing w:line="240" w:lineRule="auto"/>
              <w:jc w:val="center"/>
              <w:rPr>
                <w:rFonts w:cs="Times New Roman"/>
                <w:sz w:val="20"/>
                <w:szCs w:val="20"/>
                <w:lang w:val="en-GB"/>
              </w:rPr>
            </w:pPr>
            <w:r w:rsidRPr="00217805">
              <w:rPr>
                <w:rFonts w:cs="Times New Roman"/>
                <w:sz w:val="20"/>
                <w:szCs w:val="20"/>
                <w:lang w:val="en-GB"/>
              </w:rPr>
              <w:t>9</w:t>
            </w:r>
          </w:p>
        </w:tc>
        <w:tc>
          <w:tcPr>
            <w:tcW w:w="1276" w:type="dxa"/>
            <w:vAlign w:val="bottom"/>
          </w:tcPr>
          <w:p w14:paraId="0E5DE8F8" w14:textId="2511DEE4" w:rsidR="00444FBE" w:rsidRPr="00217805" w:rsidRDefault="00444FBE" w:rsidP="002513B9">
            <w:pPr>
              <w:spacing w:line="240" w:lineRule="auto"/>
              <w:jc w:val="center"/>
              <w:rPr>
                <w:rFonts w:cs="Times New Roman"/>
                <w:color w:val="000000"/>
                <w:sz w:val="20"/>
                <w:szCs w:val="20"/>
                <w:lang w:val="en-GB"/>
              </w:rPr>
            </w:pPr>
          </w:p>
        </w:tc>
        <w:tc>
          <w:tcPr>
            <w:tcW w:w="1276" w:type="dxa"/>
            <w:vAlign w:val="bottom"/>
          </w:tcPr>
          <w:p w14:paraId="1A7AFC66" w14:textId="39A08C06" w:rsidR="00444FBE" w:rsidRPr="00217805" w:rsidRDefault="00444FBE" w:rsidP="002513B9">
            <w:pPr>
              <w:spacing w:line="240" w:lineRule="auto"/>
              <w:jc w:val="center"/>
              <w:rPr>
                <w:rFonts w:cs="Times New Roman"/>
                <w:color w:val="000000"/>
                <w:sz w:val="20"/>
                <w:szCs w:val="20"/>
                <w:lang w:val="en-GB"/>
              </w:rPr>
            </w:pPr>
          </w:p>
        </w:tc>
      </w:tr>
      <w:tr w:rsidR="00444FBE" w:rsidRPr="00217805" w14:paraId="19C2916B" w14:textId="77777777" w:rsidTr="00016814">
        <w:tc>
          <w:tcPr>
            <w:tcW w:w="1418" w:type="dxa"/>
            <w:hideMark/>
          </w:tcPr>
          <w:p w14:paraId="38384518" w14:textId="77777777" w:rsidR="00444FBE" w:rsidRPr="00217805" w:rsidRDefault="00444FBE" w:rsidP="002513B9">
            <w:pPr>
              <w:spacing w:line="240" w:lineRule="auto"/>
              <w:rPr>
                <w:rFonts w:cs="Times New Roman"/>
                <w:sz w:val="20"/>
                <w:szCs w:val="20"/>
                <w:lang w:val="en-GB"/>
              </w:rPr>
            </w:pPr>
            <w:r w:rsidRPr="00217805">
              <w:rPr>
                <w:rFonts w:cs="Times New Roman"/>
                <w:sz w:val="20"/>
                <w:szCs w:val="20"/>
                <w:lang w:val="en-GB"/>
              </w:rPr>
              <w:t>Hungary</w:t>
            </w:r>
          </w:p>
        </w:tc>
        <w:tc>
          <w:tcPr>
            <w:tcW w:w="856" w:type="dxa"/>
            <w:vAlign w:val="bottom"/>
            <w:hideMark/>
          </w:tcPr>
          <w:p w14:paraId="61BF7911" w14:textId="5F2888B0" w:rsidR="00444FBE" w:rsidRPr="00217805" w:rsidRDefault="001F75F0" w:rsidP="002513B9">
            <w:pPr>
              <w:spacing w:line="240" w:lineRule="auto"/>
              <w:jc w:val="center"/>
              <w:rPr>
                <w:rFonts w:cs="Times New Roman"/>
                <w:sz w:val="20"/>
                <w:szCs w:val="20"/>
                <w:lang w:val="en-GB"/>
              </w:rPr>
            </w:pPr>
            <w:r w:rsidRPr="00217805">
              <w:rPr>
                <w:rFonts w:cs="Times New Roman"/>
                <w:sz w:val="20"/>
                <w:szCs w:val="20"/>
                <w:lang w:val="en-GB"/>
              </w:rPr>
              <w:t>833</w:t>
            </w:r>
          </w:p>
        </w:tc>
        <w:tc>
          <w:tcPr>
            <w:tcW w:w="1128" w:type="dxa"/>
            <w:vAlign w:val="bottom"/>
          </w:tcPr>
          <w:p w14:paraId="0FEED1FD" w14:textId="08163B65" w:rsidR="00444FBE" w:rsidRPr="00217805" w:rsidRDefault="00444FBE" w:rsidP="002513B9">
            <w:pPr>
              <w:spacing w:line="240" w:lineRule="auto"/>
              <w:jc w:val="center"/>
              <w:rPr>
                <w:rFonts w:cs="Times New Roman"/>
                <w:sz w:val="20"/>
                <w:szCs w:val="20"/>
                <w:lang w:val="en-GB"/>
              </w:rPr>
            </w:pPr>
            <w:r w:rsidRPr="00217805">
              <w:rPr>
                <w:rFonts w:cs="Times New Roman"/>
                <w:color w:val="000000"/>
                <w:sz w:val="20"/>
                <w:szCs w:val="20"/>
                <w:lang w:val="en-GB"/>
              </w:rPr>
              <w:t>1</w:t>
            </w:r>
            <w:r w:rsidR="001F75F0" w:rsidRPr="00217805">
              <w:rPr>
                <w:rFonts w:cs="Times New Roman"/>
                <w:color w:val="000000"/>
                <w:sz w:val="20"/>
                <w:szCs w:val="20"/>
                <w:lang w:val="en-GB"/>
              </w:rPr>
              <w:t>11</w:t>
            </w:r>
          </w:p>
        </w:tc>
        <w:tc>
          <w:tcPr>
            <w:tcW w:w="1276" w:type="dxa"/>
            <w:vAlign w:val="bottom"/>
          </w:tcPr>
          <w:p w14:paraId="68CC1045" w14:textId="73A6784E" w:rsidR="00444FBE" w:rsidRPr="00217805" w:rsidRDefault="00D566B8" w:rsidP="002513B9">
            <w:pPr>
              <w:spacing w:line="240" w:lineRule="auto"/>
              <w:jc w:val="center"/>
              <w:rPr>
                <w:rFonts w:cs="Times New Roman"/>
                <w:sz w:val="20"/>
                <w:szCs w:val="20"/>
                <w:lang w:val="en-GB"/>
              </w:rPr>
            </w:pPr>
            <w:r w:rsidRPr="00217805">
              <w:rPr>
                <w:rFonts w:cs="Times New Roman"/>
                <w:color w:val="000000"/>
                <w:sz w:val="20"/>
                <w:szCs w:val="20"/>
                <w:lang w:val="en-GB"/>
              </w:rPr>
              <w:t>2.46</w:t>
            </w:r>
          </w:p>
        </w:tc>
        <w:tc>
          <w:tcPr>
            <w:tcW w:w="992" w:type="dxa"/>
            <w:vAlign w:val="bottom"/>
            <w:hideMark/>
          </w:tcPr>
          <w:p w14:paraId="099468BB" w14:textId="31109EDB" w:rsidR="00444FBE" w:rsidRPr="00217805" w:rsidRDefault="00D566B8" w:rsidP="002513B9">
            <w:pPr>
              <w:spacing w:line="240" w:lineRule="auto"/>
              <w:jc w:val="center"/>
              <w:rPr>
                <w:rFonts w:cs="Times New Roman"/>
                <w:sz w:val="20"/>
                <w:szCs w:val="20"/>
                <w:lang w:val="en-GB"/>
              </w:rPr>
            </w:pPr>
            <w:r w:rsidRPr="00217805">
              <w:rPr>
                <w:rFonts w:cs="Times New Roman"/>
                <w:sz w:val="20"/>
                <w:szCs w:val="20"/>
                <w:lang w:val="en-GB"/>
              </w:rPr>
              <w:t>22</w:t>
            </w:r>
          </w:p>
        </w:tc>
        <w:tc>
          <w:tcPr>
            <w:tcW w:w="1134" w:type="dxa"/>
            <w:vAlign w:val="bottom"/>
            <w:hideMark/>
          </w:tcPr>
          <w:p w14:paraId="1D828276" w14:textId="65AB0602" w:rsidR="00444FBE" w:rsidRPr="00217805" w:rsidRDefault="00D566B8" w:rsidP="002513B9">
            <w:pPr>
              <w:spacing w:line="240" w:lineRule="auto"/>
              <w:jc w:val="center"/>
              <w:rPr>
                <w:rFonts w:cs="Times New Roman"/>
                <w:sz w:val="20"/>
                <w:szCs w:val="20"/>
                <w:lang w:val="en-GB"/>
              </w:rPr>
            </w:pPr>
            <w:r w:rsidRPr="00217805">
              <w:rPr>
                <w:rFonts w:cs="Times New Roman"/>
                <w:sz w:val="20"/>
                <w:szCs w:val="20"/>
                <w:lang w:val="en-GB"/>
              </w:rPr>
              <w:t>39</w:t>
            </w:r>
          </w:p>
        </w:tc>
        <w:tc>
          <w:tcPr>
            <w:tcW w:w="1276" w:type="dxa"/>
            <w:vAlign w:val="bottom"/>
          </w:tcPr>
          <w:p w14:paraId="15F35172" w14:textId="6D125B62" w:rsidR="00444FBE" w:rsidRPr="00217805" w:rsidRDefault="00444FBE" w:rsidP="002513B9">
            <w:pPr>
              <w:spacing w:line="240" w:lineRule="auto"/>
              <w:jc w:val="center"/>
              <w:rPr>
                <w:rFonts w:cs="Times New Roman"/>
                <w:color w:val="000000"/>
                <w:sz w:val="20"/>
                <w:szCs w:val="20"/>
                <w:lang w:val="en-GB"/>
              </w:rPr>
            </w:pPr>
          </w:p>
        </w:tc>
        <w:tc>
          <w:tcPr>
            <w:tcW w:w="1276" w:type="dxa"/>
            <w:vAlign w:val="bottom"/>
          </w:tcPr>
          <w:p w14:paraId="3125FF5E" w14:textId="7448A493" w:rsidR="00444FBE" w:rsidRPr="00217805" w:rsidRDefault="00444FBE" w:rsidP="002513B9">
            <w:pPr>
              <w:spacing w:line="240" w:lineRule="auto"/>
              <w:jc w:val="center"/>
              <w:rPr>
                <w:rFonts w:cs="Times New Roman"/>
                <w:color w:val="000000"/>
                <w:sz w:val="20"/>
                <w:szCs w:val="20"/>
                <w:lang w:val="en-GB"/>
              </w:rPr>
            </w:pPr>
          </w:p>
        </w:tc>
      </w:tr>
      <w:tr w:rsidR="00444FBE" w:rsidRPr="00217805" w14:paraId="384137F6" w14:textId="77777777" w:rsidTr="00016814">
        <w:tc>
          <w:tcPr>
            <w:tcW w:w="1418" w:type="dxa"/>
            <w:hideMark/>
          </w:tcPr>
          <w:p w14:paraId="5851684C" w14:textId="77777777" w:rsidR="00444FBE" w:rsidRPr="00217805" w:rsidRDefault="00444FBE" w:rsidP="002513B9">
            <w:pPr>
              <w:spacing w:line="240" w:lineRule="auto"/>
              <w:rPr>
                <w:rFonts w:cs="Times New Roman"/>
                <w:sz w:val="20"/>
                <w:szCs w:val="20"/>
                <w:lang w:val="en-GB"/>
              </w:rPr>
            </w:pPr>
            <w:r w:rsidRPr="00217805">
              <w:rPr>
                <w:rFonts w:cs="Times New Roman"/>
                <w:sz w:val="20"/>
                <w:szCs w:val="20"/>
                <w:lang w:val="en-GB"/>
              </w:rPr>
              <w:t>Ireland</w:t>
            </w:r>
          </w:p>
        </w:tc>
        <w:tc>
          <w:tcPr>
            <w:tcW w:w="856" w:type="dxa"/>
            <w:vAlign w:val="bottom"/>
            <w:hideMark/>
          </w:tcPr>
          <w:p w14:paraId="461B0ED0" w14:textId="21DEA3D9" w:rsidR="00444FBE" w:rsidRPr="00217805" w:rsidRDefault="001F75F0" w:rsidP="002513B9">
            <w:pPr>
              <w:spacing w:line="240" w:lineRule="auto"/>
              <w:jc w:val="center"/>
              <w:rPr>
                <w:rFonts w:cs="Times New Roman"/>
                <w:sz w:val="20"/>
                <w:szCs w:val="20"/>
                <w:lang w:val="en-GB"/>
              </w:rPr>
            </w:pPr>
            <w:r w:rsidRPr="00217805">
              <w:rPr>
                <w:rFonts w:cs="Times New Roman"/>
                <w:sz w:val="20"/>
                <w:szCs w:val="20"/>
                <w:lang w:val="en-GB"/>
              </w:rPr>
              <w:t>2246</w:t>
            </w:r>
          </w:p>
        </w:tc>
        <w:tc>
          <w:tcPr>
            <w:tcW w:w="1128" w:type="dxa"/>
            <w:vAlign w:val="bottom"/>
          </w:tcPr>
          <w:p w14:paraId="4370548F" w14:textId="5FBC008C" w:rsidR="00444FBE" w:rsidRPr="00217805" w:rsidRDefault="001F75F0" w:rsidP="002513B9">
            <w:pPr>
              <w:spacing w:line="240" w:lineRule="auto"/>
              <w:jc w:val="center"/>
              <w:rPr>
                <w:rFonts w:cs="Times New Roman"/>
                <w:sz w:val="20"/>
                <w:szCs w:val="20"/>
                <w:lang w:val="en-GB"/>
              </w:rPr>
            </w:pPr>
            <w:r w:rsidRPr="00217805">
              <w:rPr>
                <w:rFonts w:cs="Times New Roman"/>
                <w:color w:val="000000"/>
                <w:sz w:val="20"/>
                <w:szCs w:val="20"/>
                <w:lang w:val="en-GB"/>
              </w:rPr>
              <w:t>34</w:t>
            </w:r>
          </w:p>
        </w:tc>
        <w:tc>
          <w:tcPr>
            <w:tcW w:w="1276" w:type="dxa"/>
            <w:vAlign w:val="bottom"/>
          </w:tcPr>
          <w:p w14:paraId="463A19A1" w14:textId="679473F1" w:rsidR="00444FBE" w:rsidRPr="00217805" w:rsidRDefault="00444FBE" w:rsidP="002513B9">
            <w:pPr>
              <w:spacing w:line="240" w:lineRule="auto"/>
              <w:jc w:val="center"/>
              <w:rPr>
                <w:rFonts w:cs="Times New Roman"/>
                <w:sz w:val="20"/>
                <w:szCs w:val="20"/>
                <w:lang w:val="en-GB"/>
              </w:rPr>
            </w:pPr>
            <w:r w:rsidRPr="00217805">
              <w:rPr>
                <w:rFonts w:cs="Times New Roman"/>
                <w:color w:val="000000"/>
                <w:sz w:val="20"/>
                <w:szCs w:val="20"/>
                <w:lang w:val="en-GB"/>
              </w:rPr>
              <w:t>1.</w:t>
            </w:r>
            <w:r w:rsidR="00D566B8" w:rsidRPr="00217805">
              <w:rPr>
                <w:rFonts w:cs="Times New Roman"/>
                <w:color w:val="000000"/>
                <w:sz w:val="20"/>
                <w:szCs w:val="20"/>
                <w:lang w:val="en-GB"/>
              </w:rPr>
              <w:t>07</w:t>
            </w:r>
          </w:p>
        </w:tc>
        <w:tc>
          <w:tcPr>
            <w:tcW w:w="992" w:type="dxa"/>
            <w:vAlign w:val="bottom"/>
            <w:hideMark/>
          </w:tcPr>
          <w:p w14:paraId="17142E49" w14:textId="75408CD4" w:rsidR="00444FBE" w:rsidRPr="00217805" w:rsidRDefault="00D566B8" w:rsidP="002513B9">
            <w:pPr>
              <w:spacing w:line="240" w:lineRule="auto"/>
              <w:jc w:val="center"/>
              <w:rPr>
                <w:rFonts w:cs="Times New Roman"/>
                <w:sz w:val="20"/>
                <w:szCs w:val="20"/>
                <w:lang w:val="en-GB"/>
              </w:rPr>
            </w:pPr>
            <w:r w:rsidRPr="00217805">
              <w:rPr>
                <w:rFonts w:cs="Times New Roman"/>
                <w:sz w:val="20"/>
                <w:szCs w:val="20"/>
                <w:lang w:val="en-GB"/>
              </w:rPr>
              <w:t>60</w:t>
            </w:r>
          </w:p>
        </w:tc>
        <w:tc>
          <w:tcPr>
            <w:tcW w:w="1134" w:type="dxa"/>
            <w:vAlign w:val="bottom"/>
            <w:hideMark/>
          </w:tcPr>
          <w:p w14:paraId="7C406F7F" w14:textId="77777777" w:rsidR="00444FBE" w:rsidRPr="00217805" w:rsidRDefault="00444FBE" w:rsidP="002513B9">
            <w:pPr>
              <w:spacing w:line="240" w:lineRule="auto"/>
              <w:jc w:val="center"/>
              <w:rPr>
                <w:rFonts w:cs="Times New Roman"/>
                <w:sz w:val="20"/>
                <w:szCs w:val="20"/>
                <w:lang w:val="en-GB"/>
              </w:rPr>
            </w:pPr>
            <w:r w:rsidRPr="00217805">
              <w:rPr>
                <w:rFonts w:cs="Times New Roman"/>
                <w:sz w:val="20"/>
                <w:szCs w:val="20"/>
                <w:lang w:val="en-GB"/>
              </w:rPr>
              <w:t>13</w:t>
            </w:r>
          </w:p>
        </w:tc>
        <w:tc>
          <w:tcPr>
            <w:tcW w:w="1276" w:type="dxa"/>
            <w:vAlign w:val="bottom"/>
          </w:tcPr>
          <w:p w14:paraId="0F9A4600" w14:textId="4867886B" w:rsidR="00444FBE" w:rsidRPr="00217805" w:rsidRDefault="00444FBE" w:rsidP="002513B9">
            <w:pPr>
              <w:spacing w:line="240" w:lineRule="auto"/>
              <w:jc w:val="center"/>
              <w:rPr>
                <w:rFonts w:cs="Times New Roman"/>
                <w:color w:val="000000"/>
                <w:sz w:val="20"/>
                <w:szCs w:val="20"/>
                <w:lang w:val="en-GB"/>
              </w:rPr>
            </w:pPr>
          </w:p>
        </w:tc>
        <w:tc>
          <w:tcPr>
            <w:tcW w:w="1276" w:type="dxa"/>
            <w:vAlign w:val="bottom"/>
          </w:tcPr>
          <w:p w14:paraId="30E0B9B6" w14:textId="46E93DD3" w:rsidR="00444FBE" w:rsidRPr="00217805" w:rsidRDefault="00444FBE" w:rsidP="002513B9">
            <w:pPr>
              <w:spacing w:line="240" w:lineRule="auto"/>
              <w:jc w:val="center"/>
              <w:rPr>
                <w:rFonts w:cs="Times New Roman"/>
                <w:color w:val="000000"/>
                <w:sz w:val="20"/>
                <w:szCs w:val="20"/>
                <w:lang w:val="en-GB"/>
              </w:rPr>
            </w:pPr>
          </w:p>
        </w:tc>
      </w:tr>
      <w:tr w:rsidR="00444FBE" w:rsidRPr="00217805" w14:paraId="28F8D8C0" w14:textId="77777777" w:rsidTr="00016814">
        <w:tc>
          <w:tcPr>
            <w:tcW w:w="1418" w:type="dxa"/>
            <w:hideMark/>
          </w:tcPr>
          <w:p w14:paraId="390C9EBA" w14:textId="77777777" w:rsidR="00444FBE" w:rsidRPr="00217805" w:rsidRDefault="00444FBE" w:rsidP="002513B9">
            <w:pPr>
              <w:spacing w:line="240" w:lineRule="auto"/>
              <w:rPr>
                <w:rFonts w:cs="Times New Roman"/>
                <w:sz w:val="20"/>
                <w:szCs w:val="20"/>
                <w:lang w:val="en-GB"/>
              </w:rPr>
            </w:pPr>
            <w:r w:rsidRPr="00217805">
              <w:rPr>
                <w:rFonts w:cs="Times New Roman"/>
                <w:sz w:val="20"/>
                <w:szCs w:val="20"/>
                <w:lang w:val="en-GB"/>
              </w:rPr>
              <w:t>Italy</w:t>
            </w:r>
          </w:p>
        </w:tc>
        <w:tc>
          <w:tcPr>
            <w:tcW w:w="856" w:type="dxa"/>
            <w:vAlign w:val="bottom"/>
            <w:hideMark/>
          </w:tcPr>
          <w:p w14:paraId="34320E8D" w14:textId="7CF59008" w:rsidR="00444FBE" w:rsidRPr="00217805" w:rsidRDefault="001F75F0" w:rsidP="002513B9">
            <w:pPr>
              <w:spacing w:line="240" w:lineRule="auto"/>
              <w:jc w:val="center"/>
              <w:rPr>
                <w:rFonts w:cs="Times New Roman"/>
                <w:sz w:val="20"/>
                <w:szCs w:val="20"/>
                <w:lang w:val="en-GB"/>
              </w:rPr>
            </w:pPr>
            <w:r w:rsidRPr="00217805">
              <w:rPr>
                <w:rFonts w:cs="Times New Roman"/>
                <w:sz w:val="20"/>
                <w:szCs w:val="20"/>
                <w:lang w:val="en-GB"/>
              </w:rPr>
              <w:t>3716</w:t>
            </w:r>
          </w:p>
        </w:tc>
        <w:tc>
          <w:tcPr>
            <w:tcW w:w="1128" w:type="dxa"/>
            <w:vAlign w:val="bottom"/>
          </w:tcPr>
          <w:p w14:paraId="175F5896" w14:textId="0F664644" w:rsidR="00444FBE" w:rsidRPr="00217805" w:rsidRDefault="00444FBE" w:rsidP="002513B9">
            <w:pPr>
              <w:spacing w:line="240" w:lineRule="auto"/>
              <w:jc w:val="center"/>
              <w:rPr>
                <w:rFonts w:cs="Times New Roman"/>
                <w:sz w:val="20"/>
                <w:szCs w:val="20"/>
                <w:lang w:val="en-GB"/>
              </w:rPr>
            </w:pPr>
            <w:r w:rsidRPr="00217805">
              <w:rPr>
                <w:rFonts w:cs="Times New Roman"/>
                <w:color w:val="000000"/>
                <w:sz w:val="20"/>
                <w:szCs w:val="20"/>
                <w:lang w:val="en-GB"/>
              </w:rPr>
              <w:t>1</w:t>
            </w:r>
            <w:r w:rsidR="001F75F0" w:rsidRPr="00217805">
              <w:rPr>
                <w:rFonts w:cs="Times New Roman"/>
                <w:color w:val="000000"/>
                <w:sz w:val="20"/>
                <w:szCs w:val="20"/>
                <w:lang w:val="en-GB"/>
              </w:rPr>
              <w:t>58</w:t>
            </w:r>
          </w:p>
        </w:tc>
        <w:tc>
          <w:tcPr>
            <w:tcW w:w="1276" w:type="dxa"/>
            <w:vAlign w:val="bottom"/>
          </w:tcPr>
          <w:p w14:paraId="2662FC69" w14:textId="49627968" w:rsidR="00444FBE" w:rsidRPr="00217805" w:rsidRDefault="00D566B8" w:rsidP="002513B9">
            <w:pPr>
              <w:spacing w:line="240" w:lineRule="auto"/>
              <w:jc w:val="center"/>
              <w:rPr>
                <w:rFonts w:cs="Times New Roman"/>
                <w:sz w:val="20"/>
                <w:szCs w:val="20"/>
                <w:lang w:val="en-GB"/>
              </w:rPr>
            </w:pPr>
            <w:r w:rsidRPr="00217805">
              <w:rPr>
                <w:rFonts w:cs="Times New Roman"/>
                <w:color w:val="000000"/>
                <w:sz w:val="20"/>
                <w:szCs w:val="20"/>
                <w:lang w:val="en-GB"/>
              </w:rPr>
              <w:t>3.99</w:t>
            </w:r>
          </w:p>
        </w:tc>
        <w:tc>
          <w:tcPr>
            <w:tcW w:w="992" w:type="dxa"/>
            <w:vAlign w:val="bottom"/>
            <w:hideMark/>
          </w:tcPr>
          <w:p w14:paraId="7F650DE9" w14:textId="3DF62129" w:rsidR="00444FBE" w:rsidRPr="00217805" w:rsidRDefault="00444FBE" w:rsidP="002513B9">
            <w:pPr>
              <w:spacing w:line="240" w:lineRule="auto"/>
              <w:jc w:val="center"/>
              <w:rPr>
                <w:rFonts w:cs="Times New Roman"/>
                <w:sz w:val="20"/>
                <w:szCs w:val="20"/>
                <w:lang w:val="en-GB"/>
              </w:rPr>
            </w:pPr>
            <w:r w:rsidRPr="00217805">
              <w:rPr>
                <w:rFonts w:cs="Times New Roman"/>
                <w:sz w:val="20"/>
                <w:szCs w:val="20"/>
                <w:lang w:val="en-GB"/>
              </w:rPr>
              <w:t>39</w:t>
            </w:r>
          </w:p>
        </w:tc>
        <w:tc>
          <w:tcPr>
            <w:tcW w:w="1134" w:type="dxa"/>
            <w:vAlign w:val="bottom"/>
            <w:hideMark/>
          </w:tcPr>
          <w:p w14:paraId="62D3A9EA" w14:textId="77777777" w:rsidR="00444FBE" w:rsidRPr="00217805" w:rsidRDefault="00444FBE" w:rsidP="002513B9">
            <w:pPr>
              <w:spacing w:line="240" w:lineRule="auto"/>
              <w:jc w:val="center"/>
              <w:rPr>
                <w:rFonts w:cs="Times New Roman"/>
                <w:sz w:val="20"/>
                <w:szCs w:val="20"/>
                <w:lang w:val="en-GB"/>
              </w:rPr>
            </w:pPr>
            <w:r w:rsidRPr="00217805">
              <w:rPr>
                <w:rFonts w:cs="Times New Roman"/>
                <w:sz w:val="20"/>
                <w:szCs w:val="20"/>
                <w:lang w:val="en-GB"/>
              </w:rPr>
              <w:t>21</w:t>
            </w:r>
          </w:p>
        </w:tc>
        <w:tc>
          <w:tcPr>
            <w:tcW w:w="1276" w:type="dxa"/>
            <w:vAlign w:val="bottom"/>
          </w:tcPr>
          <w:p w14:paraId="4B84C55A" w14:textId="73A36E93" w:rsidR="00444FBE" w:rsidRPr="00217805" w:rsidRDefault="00444FBE" w:rsidP="002513B9">
            <w:pPr>
              <w:spacing w:line="240" w:lineRule="auto"/>
              <w:jc w:val="center"/>
              <w:rPr>
                <w:rFonts w:cs="Times New Roman"/>
                <w:color w:val="000000"/>
                <w:sz w:val="20"/>
                <w:szCs w:val="20"/>
                <w:lang w:val="en-GB"/>
              </w:rPr>
            </w:pPr>
          </w:p>
        </w:tc>
        <w:tc>
          <w:tcPr>
            <w:tcW w:w="1276" w:type="dxa"/>
            <w:vAlign w:val="bottom"/>
          </w:tcPr>
          <w:p w14:paraId="2B063A57" w14:textId="5FD5FE5A" w:rsidR="00444FBE" w:rsidRPr="00217805" w:rsidRDefault="00444FBE" w:rsidP="002513B9">
            <w:pPr>
              <w:spacing w:line="240" w:lineRule="auto"/>
              <w:jc w:val="center"/>
              <w:rPr>
                <w:rFonts w:cs="Times New Roman"/>
                <w:color w:val="000000"/>
                <w:sz w:val="20"/>
                <w:szCs w:val="20"/>
                <w:lang w:val="en-GB"/>
              </w:rPr>
            </w:pPr>
          </w:p>
        </w:tc>
      </w:tr>
      <w:tr w:rsidR="00444FBE" w:rsidRPr="00217805" w14:paraId="46C576CB" w14:textId="77777777" w:rsidTr="00016814">
        <w:tc>
          <w:tcPr>
            <w:tcW w:w="1418" w:type="dxa"/>
            <w:hideMark/>
          </w:tcPr>
          <w:p w14:paraId="6D9FF99E" w14:textId="7C13E089" w:rsidR="00444FBE" w:rsidRPr="00217805" w:rsidRDefault="008C436E" w:rsidP="002513B9">
            <w:pPr>
              <w:spacing w:line="240" w:lineRule="auto"/>
              <w:rPr>
                <w:rFonts w:cs="Times New Roman"/>
                <w:sz w:val="20"/>
                <w:szCs w:val="20"/>
                <w:lang w:val="en-GB"/>
              </w:rPr>
            </w:pPr>
            <w:r w:rsidRPr="00217805">
              <w:rPr>
                <w:rFonts w:cs="Times New Roman"/>
                <w:sz w:val="20"/>
                <w:szCs w:val="20"/>
                <w:lang w:val="en-GB"/>
              </w:rPr>
              <w:t>N</w:t>
            </w:r>
            <w:r w:rsidR="00363826" w:rsidRPr="00217805">
              <w:rPr>
                <w:rFonts w:cs="Times New Roman"/>
                <w:sz w:val="20"/>
                <w:szCs w:val="20"/>
                <w:lang w:val="en-GB"/>
              </w:rPr>
              <w:t>etherlands</w:t>
            </w:r>
          </w:p>
        </w:tc>
        <w:tc>
          <w:tcPr>
            <w:tcW w:w="856" w:type="dxa"/>
            <w:vAlign w:val="bottom"/>
            <w:hideMark/>
          </w:tcPr>
          <w:p w14:paraId="2D380142" w14:textId="2F8BB3C3" w:rsidR="00444FBE" w:rsidRPr="00217805" w:rsidRDefault="001F75F0" w:rsidP="002513B9">
            <w:pPr>
              <w:spacing w:line="240" w:lineRule="auto"/>
              <w:jc w:val="center"/>
              <w:rPr>
                <w:rFonts w:cs="Times New Roman"/>
                <w:sz w:val="20"/>
                <w:szCs w:val="20"/>
                <w:lang w:val="en-GB"/>
              </w:rPr>
            </w:pPr>
            <w:r w:rsidRPr="00217805">
              <w:rPr>
                <w:rFonts w:cs="Times New Roman"/>
                <w:sz w:val="20"/>
                <w:szCs w:val="20"/>
                <w:lang w:val="en-GB"/>
              </w:rPr>
              <w:t>3025</w:t>
            </w:r>
          </w:p>
        </w:tc>
        <w:tc>
          <w:tcPr>
            <w:tcW w:w="1128" w:type="dxa"/>
            <w:vAlign w:val="bottom"/>
          </w:tcPr>
          <w:p w14:paraId="19556069" w14:textId="4032E8B5" w:rsidR="00444FBE" w:rsidRPr="00217805" w:rsidRDefault="001F75F0" w:rsidP="002513B9">
            <w:pPr>
              <w:spacing w:line="240" w:lineRule="auto"/>
              <w:jc w:val="center"/>
              <w:rPr>
                <w:rFonts w:cs="Times New Roman"/>
                <w:sz w:val="20"/>
                <w:szCs w:val="20"/>
                <w:lang w:val="en-GB"/>
              </w:rPr>
            </w:pPr>
            <w:r w:rsidRPr="00217805">
              <w:rPr>
                <w:rFonts w:cs="Times New Roman"/>
                <w:color w:val="000000"/>
                <w:sz w:val="20"/>
                <w:szCs w:val="20"/>
                <w:lang w:val="en-GB"/>
              </w:rPr>
              <w:t>37</w:t>
            </w:r>
          </w:p>
        </w:tc>
        <w:tc>
          <w:tcPr>
            <w:tcW w:w="1276" w:type="dxa"/>
            <w:vAlign w:val="bottom"/>
          </w:tcPr>
          <w:p w14:paraId="6B23B87F" w14:textId="44F6489E" w:rsidR="00444FBE" w:rsidRPr="00217805" w:rsidRDefault="00D566B8" w:rsidP="002513B9">
            <w:pPr>
              <w:spacing w:line="240" w:lineRule="auto"/>
              <w:jc w:val="center"/>
              <w:rPr>
                <w:rFonts w:cs="Times New Roman"/>
                <w:sz w:val="20"/>
                <w:szCs w:val="20"/>
                <w:lang w:val="en-GB"/>
              </w:rPr>
            </w:pPr>
            <w:r w:rsidRPr="00217805">
              <w:rPr>
                <w:rFonts w:cs="Times New Roman"/>
                <w:color w:val="000000"/>
                <w:sz w:val="20"/>
                <w:szCs w:val="20"/>
                <w:lang w:val="en-GB"/>
              </w:rPr>
              <w:t>0.82</w:t>
            </w:r>
          </w:p>
        </w:tc>
        <w:tc>
          <w:tcPr>
            <w:tcW w:w="992" w:type="dxa"/>
            <w:vAlign w:val="bottom"/>
            <w:hideMark/>
          </w:tcPr>
          <w:p w14:paraId="58951951" w14:textId="1D7C1D5A" w:rsidR="00444FBE" w:rsidRPr="00217805" w:rsidRDefault="00D566B8" w:rsidP="002513B9">
            <w:pPr>
              <w:spacing w:line="240" w:lineRule="auto"/>
              <w:jc w:val="center"/>
              <w:rPr>
                <w:rFonts w:cs="Times New Roman"/>
                <w:sz w:val="20"/>
                <w:szCs w:val="20"/>
                <w:lang w:val="en-GB"/>
              </w:rPr>
            </w:pPr>
            <w:r w:rsidRPr="00217805">
              <w:rPr>
                <w:rFonts w:cs="Times New Roman"/>
                <w:sz w:val="20"/>
                <w:szCs w:val="20"/>
                <w:lang w:val="en-GB"/>
              </w:rPr>
              <w:t>34</w:t>
            </w:r>
          </w:p>
        </w:tc>
        <w:tc>
          <w:tcPr>
            <w:tcW w:w="1134" w:type="dxa"/>
            <w:vAlign w:val="bottom"/>
            <w:hideMark/>
          </w:tcPr>
          <w:p w14:paraId="6AF9182F" w14:textId="3D7ED38C" w:rsidR="00444FBE" w:rsidRPr="00217805" w:rsidRDefault="00D566B8" w:rsidP="002513B9">
            <w:pPr>
              <w:spacing w:line="240" w:lineRule="auto"/>
              <w:jc w:val="center"/>
              <w:rPr>
                <w:rFonts w:cs="Times New Roman"/>
                <w:sz w:val="20"/>
                <w:szCs w:val="20"/>
                <w:lang w:val="en-GB"/>
              </w:rPr>
            </w:pPr>
            <w:r w:rsidRPr="00217805">
              <w:rPr>
                <w:rFonts w:cs="Times New Roman"/>
                <w:sz w:val="20"/>
                <w:szCs w:val="20"/>
                <w:lang w:val="en-GB"/>
              </w:rPr>
              <w:t>52</w:t>
            </w:r>
          </w:p>
        </w:tc>
        <w:tc>
          <w:tcPr>
            <w:tcW w:w="1276" w:type="dxa"/>
            <w:vAlign w:val="bottom"/>
          </w:tcPr>
          <w:p w14:paraId="2FA584BC" w14:textId="23F3BFEF" w:rsidR="00444FBE" w:rsidRPr="00217805" w:rsidRDefault="741F10EA" w:rsidP="002513B9">
            <w:pPr>
              <w:spacing w:line="240" w:lineRule="auto"/>
              <w:jc w:val="center"/>
              <w:rPr>
                <w:rFonts w:eastAsia="Times New Roman" w:cs="Times New Roman"/>
                <w:sz w:val="20"/>
                <w:szCs w:val="20"/>
                <w:lang w:val="en-GB"/>
              </w:rPr>
            </w:pPr>
            <w:r w:rsidRPr="00217805">
              <w:rPr>
                <w:rFonts w:cs="Times New Roman"/>
                <w:color w:val="000000" w:themeColor="text1"/>
                <w:sz w:val="20"/>
                <w:szCs w:val="20"/>
                <w:lang w:val="en-GB"/>
              </w:rPr>
              <w:t>61</w:t>
            </w:r>
          </w:p>
        </w:tc>
        <w:tc>
          <w:tcPr>
            <w:tcW w:w="1276" w:type="dxa"/>
            <w:vAlign w:val="bottom"/>
          </w:tcPr>
          <w:p w14:paraId="2828F82C" w14:textId="62129FD8" w:rsidR="00444FBE" w:rsidRPr="00217805" w:rsidRDefault="741F10EA" w:rsidP="002513B9">
            <w:pPr>
              <w:spacing w:line="240" w:lineRule="auto"/>
              <w:jc w:val="center"/>
              <w:rPr>
                <w:rFonts w:eastAsia="Times New Roman" w:cs="Times New Roman"/>
                <w:sz w:val="20"/>
                <w:szCs w:val="20"/>
                <w:lang w:val="en-GB"/>
              </w:rPr>
            </w:pPr>
            <w:r w:rsidRPr="00217805">
              <w:rPr>
                <w:rFonts w:cs="Times New Roman"/>
                <w:color w:val="000000" w:themeColor="text1"/>
                <w:sz w:val="20"/>
                <w:szCs w:val="20"/>
                <w:lang w:val="en-GB"/>
              </w:rPr>
              <w:t>33</w:t>
            </w:r>
          </w:p>
        </w:tc>
      </w:tr>
      <w:tr w:rsidR="00FD5DA3" w:rsidRPr="00217805" w14:paraId="7B0C0765" w14:textId="77777777" w:rsidTr="00016814">
        <w:tc>
          <w:tcPr>
            <w:tcW w:w="1418" w:type="dxa"/>
          </w:tcPr>
          <w:p w14:paraId="0A47198D" w14:textId="77777777" w:rsidR="00FD5DA3" w:rsidRPr="00217805" w:rsidRDefault="00FD5DA3" w:rsidP="002513B9">
            <w:pPr>
              <w:spacing w:line="240" w:lineRule="auto"/>
              <w:rPr>
                <w:rFonts w:cs="Times New Roman"/>
                <w:sz w:val="20"/>
                <w:szCs w:val="20"/>
                <w:lang w:val="en-GB"/>
              </w:rPr>
            </w:pPr>
            <w:r w:rsidRPr="00217805">
              <w:rPr>
                <w:rFonts w:cs="Times New Roman"/>
                <w:sz w:val="20"/>
                <w:szCs w:val="20"/>
                <w:lang w:val="en-GB"/>
              </w:rPr>
              <w:t>Norway</w:t>
            </w:r>
          </w:p>
        </w:tc>
        <w:tc>
          <w:tcPr>
            <w:tcW w:w="856" w:type="dxa"/>
            <w:vAlign w:val="bottom"/>
          </w:tcPr>
          <w:p w14:paraId="64ABF04A" w14:textId="77777777" w:rsidR="00FD5DA3" w:rsidRPr="00217805" w:rsidRDefault="00FD5DA3" w:rsidP="002513B9">
            <w:pPr>
              <w:spacing w:line="240" w:lineRule="auto"/>
              <w:jc w:val="center"/>
              <w:rPr>
                <w:rFonts w:cs="Times New Roman"/>
                <w:sz w:val="20"/>
                <w:szCs w:val="20"/>
                <w:lang w:val="en-GB"/>
              </w:rPr>
            </w:pPr>
            <w:r w:rsidRPr="00217805">
              <w:rPr>
                <w:rFonts w:cs="Times New Roman"/>
                <w:sz w:val="20"/>
                <w:szCs w:val="20"/>
                <w:lang w:val="en-GB"/>
              </w:rPr>
              <w:t>2198</w:t>
            </w:r>
          </w:p>
        </w:tc>
        <w:tc>
          <w:tcPr>
            <w:tcW w:w="1128" w:type="dxa"/>
            <w:vAlign w:val="bottom"/>
          </w:tcPr>
          <w:p w14:paraId="332E3E52" w14:textId="77777777" w:rsidR="00FD5DA3" w:rsidRPr="00217805" w:rsidRDefault="00FD5DA3" w:rsidP="002513B9">
            <w:pPr>
              <w:spacing w:line="240" w:lineRule="auto"/>
              <w:jc w:val="center"/>
              <w:rPr>
                <w:rFonts w:cs="Times New Roman"/>
                <w:sz w:val="20"/>
                <w:szCs w:val="20"/>
                <w:lang w:val="en-GB"/>
              </w:rPr>
            </w:pPr>
            <w:r w:rsidRPr="00217805">
              <w:rPr>
                <w:rFonts w:cs="Times New Roman"/>
                <w:sz w:val="20"/>
                <w:szCs w:val="20"/>
                <w:lang w:val="en-GB"/>
              </w:rPr>
              <w:t>2</w:t>
            </w:r>
          </w:p>
        </w:tc>
        <w:tc>
          <w:tcPr>
            <w:tcW w:w="1276" w:type="dxa"/>
            <w:vAlign w:val="bottom"/>
          </w:tcPr>
          <w:p w14:paraId="101997CC" w14:textId="77777777" w:rsidR="00FD5DA3" w:rsidRPr="00217805" w:rsidRDefault="00FD5DA3" w:rsidP="002513B9">
            <w:pPr>
              <w:spacing w:line="240" w:lineRule="auto"/>
              <w:jc w:val="center"/>
              <w:rPr>
                <w:rFonts w:cs="Times New Roman"/>
                <w:sz w:val="20"/>
                <w:szCs w:val="20"/>
                <w:lang w:val="en-GB"/>
              </w:rPr>
            </w:pPr>
            <w:r w:rsidRPr="00217805">
              <w:rPr>
                <w:rFonts w:cs="Times New Roman"/>
                <w:sz w:val="20"/>
                <w:szCs w:val="20"/>
                <w:lang w:val="en-GB"/>
              </w:rPr>
              <w:t>0.06</w:t>
            </w:r>
          </w:p>
        </w:tc>
        <w:tc>
          <w:tcPr>
            <w:tcW w:w="992" w:type="dxa"/>
            <w:vAlign w:val="bottom"/>
          </w:tcPr>
          <w:p w14:paraId="40E135F1" w14:textId="77777777" w:rsidR="00FD5DA3" w:rsidRPr="00217805" w:rsidRDefault="00FD5DA3" w:rsidP="002513B9">
            <w:pPr>
              <w:spacing w:line="240" w:lineRule="auto"/>
              <w:jc w:val="center"/>
              <w:rPr>
                <w:rFonts w:cs="Times New Roman"/>
                <w:sz w:val="20"/>
                <w:szCs w:val="20"/>
                <w:lang w:val="en-GB"/>
              </w:rPr>
            </w:pPr>
            <w:r w:rsidRPr="00217805">
              <w:rPr>
                <w:rFonts w:cs="Times New Roman"/>
                <w:sz w:val="20"/>
                <w:szCs w:val="20"/>
                <w:lang w:val="en-GB"/>
              </w:rPr>
              <w:t>10</w:t>
            </w:r>
          </w:p>
        </w:tc>
        <w:tc>
          <w:tcPr>
            <w:tcW w:w="1134" w:type="dxa"/>
            <w:vAlign w:val="bottom"/>
          </w:tcPr>
          <w:p w14:paraId="1ADF274F" w14:textId="77777777" w:rsidR="00FD5DA3" w:rsidRPr="00217805" w:rsidRDefault="00FD5DA3" w:rsidP="002513B9">
            <w:pPr>
              <w:spacing w:line="240" w:lineRule="auto"/>
              <w:jc w:val="center"/>
              <w:rPr>
                <w:rFonts w:cs="Times New Roman"/>
                <w:sz w:val="20"/>
                <w:szCs w:val="20"/>
                <w:lang w:val="en-GB"/>
              </w:rPr>
            </w:pPr>
            <w:r w:rsidRPr="00217805">
              <w:rPr>
                <w:rFonts w:cs="Times New Roman"/>
                <w:sz w:val="20"/>
                <w:szCs w:val="20"/>
                <w:lang w:val="en-GB"/>
              </w:rPr>
              <w:t>5</w:t>
            </w:r>
          </w:p>
        </w:tc>
        <w:tc>
          <w:tcPr>
            <w:tcW w:w="1276" w:type="dxa"/>
            <w:vAlign w:val="bottom"/>
          </w:tcPr>
          <w:p w14:paraId="7DF3C37C" w14:textId="77777777" w:rsidR="00FD5DA3" w:rsidRPr="00217805" w:rsidRDefault="00FD5DA3" w:rsidP="002513B9">
            <w:pPr>
              <w:spacing w:line="240" w:lineRule="auto"/>
              <w:jc w:val="center"/>
              <w:rPr>
                <w:rFonts w:cs="Times New Roman"/>
                <w:color w:val="000000"/>
                <w:sz w:val="20"/>
                <w:szCs w:val="20"/>
                <w:lang w:val="en-GB"/>
              </w:rPr>
            </w:pPr>
          </w:p>
        </w:tc>
        <w:tc>
          <w:tcPr>
            <w:tcW w:w="1276" w:type="dxa"/>
            <w:vAlign w:val="bottom"/>
          </w:tcPr>
          <w:p w14:paraId="0B9F5852" w14:textId="77777777" w:rsidR="00FD5DA3" w:rsidRPr="00217805" w:rsidRDefault="00FD5DA3" w:rsidP="002513B9">
            <w:pPr>
              <w:spacing w:line="240" w:lineRule="auto"/>
              <w:jc w:val="center"/>
              <w:rPr>
                <w:rFonts w:cs="Times New Roman"/>
                <w:color w:val="000000"/>
                <w:sz w:val="20"/>
                <w:szCs w:val="20"/>
                <w:lang w:val="en-GB"/>
              </w:rPr>
            </w:pPr>
          </w:p>
        </w:tc>
      </w:tr>
      <w:tr w:rsidR="00444FBE" w:rsidRPr="00217805" w14:paraId="22B1EE44" w14:textId="77777777" w:rsidTr="00016814">
        <w:tc>
          <w:tcPr>
            <w:tcW w:w="1418" w:type="dxa"/>
            <w:hideMark/>
          </w:tcPr>
          <w:p w14:paraId="206B162D" w14:textId="77777777" w:rsidR="00444FBE" w:rsidRPr="00217805" w:rsidRDefault="00444FBE" w:rsidP="002513B9">
            <w:pPr>
              <w:spacing w:line="240" w:lineRule="auto"/>
              <w:rPr>
                <w:rFonts w:cs="Times New Roman"/>
                <w:sz w:val="20"/>
                <w:szCs w:val="20"/>
                <w:lang w:val="en-GB"/>
              </w:rPr>
            </w:pPr>
            <w:r w:rsidRPr="00217805">
              <w:rPr>
                <w:rFonts w:cs="Times New Roman"/>
                <w:sz w:val="20"/>
                <w:szCs w:val="20"/>
                <w:lang w:val="en-GB"/>
              </w:rPr>
              <w:t>Poland</w:t>
            </w:r>
          </w:p>
        </w:tc>
        <w:tc>
          <w:tcPr>
            <w:tcW w:w="856" w:type="dxa"/>
            <w:vAlign w:val="bottom"/>
            <w:hideMark/>
          </w:tcPr>
          <w:p w14:paraId="473E7A50" w14:textId="428380D5" w:rsidR="00444FBE" w:rsidRPr="00217805" w:rsidRDefault="001F75F0" w:rsidP="002513B9">
            <w:pPr>
              <w:spacing w:line="240" w:lineRule="auto"/>
              <w:jc w:val="center"/>
              <w:rPr>
                <w:rFonts w:cs="Times New Roman"/>
                <w:sz w:val="20"/>
                <w:szCs w:val="20"/>
                <w:lang w:val="en-GB"/>
              </w:rPr>
            </w:pPr>
            <w:r w:rsidRPr="00217805">
              <w:rPr>
                <w:rFonts w:cs="Times New Roman"/>
                <w:sz w:val="20"/>
                <w:szCs w:val="20"/>
                <w:lang w:val="en-GB"/>
              </w:rPr>
              <w:t>4278</w:t>
            </w:r>
          </w:p>
        </w:tc>
        <w:tc>
          <w:tcPr>
            <w:tcW w:w="1128" w:type="dxa"/>
            <w:vAlign w:val="bottom"/>
          </w:tcPr>
          <w:p w14:paraId="39AD2EFE" w14:textId="1C34FBEF" w:rsidR="00444FBE" w:rsidRPr="00217805" w:rsidRDefault="00444FBE" w:rsidP="002513B9">
            <w:pPr>
              <w:spacing w:line="240" w:lineRule="auto"/>
              <w:jc w:val="center"/>
              <w:rPr>
                <w:rFonts w:cs="Times New Roman"/>
                <w:sz w:val="20"/>
                <w:szCs w:val="20"/>
                <w:lang w:val="en-GB"/>
              </w:rPr>
            </w:pPr>
            <w:r w:rsidRPr="00217805">
              <w:rPr>
                <w:rFonts w:cs="Times New Roman"/>
                <w:color w:val="000000"/>
                <w:sz w:val="20"/>
                <w:szCs w:val="20"/>
                <w:lang w:val="en-GB"/>
              </w:rPr>
              <w:t>1</w:t>
            </w:r>
            <w:r w:rsidR="001F75F0" w:rsidRPr="00217805">
              <w:rPr>
                <w:rFonts w:cs="Times New Roman"/>
                <w:color w:val="000000"/>
                <w:sz w:val="20"/>
                <w:szCs w:val="20"/>
                <w:lang w:val="en-GB"/>
              </w:rPr>
              <w:t>96</w:t>
            </w:r>
          </w:p>
        </w:tc>
        <w:tc>
          <w:tcPr>
            <w:tcW w:w="1276" w:type="dxa"/>
            <w:vAlign w:val="bottom"/>
          </w:tcPr>
          <w:p w14:paraId="7B940993" w14:textId="6610538D" w:rsidR="00444FBE" w:rsidRPr="00217805" w:rsidRDefault="00D566B8" w:rsidP="002513B9">
            <w:pPr>
              <w:spacing w:line="240" w:lineRule="auto"/>
              <w:jc w:val="center"/>
              <w:rPr>
                <w:rFonts w:cs="Times New Roman"/>
                <w:sz w:val="20"/>
                <w:szCs w:val="20"/>
                <w:lang w:val="en-GB"/>
              </w:rPr>
            </w:pPr>
            <w:r w:rsidRPr="00217805">
              <w:rPr>
                <w:rFonts w:cs="Times New Roman"/>
                <w:color w:val="000000"/>
                <w:sz w:val="20"/>
                <w:szCs w:val="20"/>
                <w:lang w:val="en-GB"/>
              </w:rPr>
              <w:t>5.13</w:t>
            </w:r>
          </w:p>
        </w:tc>
        <w:tc>
          <w:tcPr>
            <w:tcW w:w="992" w:type="dxa"/>
            <w:vAlign w:val="bottom"/>
            <w:hideMark/>
          </w:tcPr>
          <w:p w14:paraId="42E73138" w14:textId="5469D819" w:rsidR="00444FBE" w:rsidRPr="00217805" w:rsidRDefault="00444FBE" w:rsidP="002513B9">
            <w:pPr>
              <w:spacing w:line="240" w:lineRule="auto"/>
              <w:jc w:val="center"/>
              <w:rPr>
                <w:rFonts w:cs="Times New Roman"/>
                <w:sz w:val="20"/>
                <w:szCs w:val="20"/>
                <w:lang w:val="en-GB"/>
              </w:rPr>
            </w:pPr>
            <w:r w:rsidRPr="00217805">
              <w:rPr>
                <w:rFonts w:cs="Times New Roman"/>
                <w:sz w:val="20"/>
                <w:szCs w:val="20"/>
                <w:lang w:val="en-GB"/>
              </w:rPr>
              <w:t>35</w:t>
            </w:r>
          </w:p>
        </w:tc>
        <w:tc>
          <w:tcPr>
            <w:tcW w:w="1134" w:type="dxa"/>
            <w:vAlign w:val="bottom"/>
            <w:hideMark/>
          </w:tcPr>
          <w:p w14:paraId="3A58093C" w14:textId="49F25182" w:rsidR="00444FBE" w:rsidRPr="00217805" w:rsidRDefault="00D566B8" w:rsidP="002513B9">
            <w:pPr>
              <w:spacing w:line="240" w:lineRule="auto"/>
              <w:jc w:val="center"/>
              <w:rPr>
                <w:rFonts w:cs="Times New Roman"/>
                <w:sz w:val="20"/>
                <w:szCs w:val="20"/>
                <w:lang w:val="en-GB"/>
              </w:rPr>
            </w:pPr>
            <w:r w:rsidRPr="00217805">
              <w:rPr>
                <w:rFonts w:cs="Times New Roman"/>
                <w:sz w:val="20"/>
                <w:szCs w:val="20"/>
                <w:lang w:val="en-GB"/>
              </w:rPr>
              <w:t>28</w:t>
            </w:r>
          </w:p>
        </w:tc>
        <w:tc>
          <w:tcPr>
            <w:tcW w:w="1276" w:type="dxa"/>
            <w:vAlign w:val="bottom"/>
          </w:tcPr>
          <w:p w14:paraId="2AD1CBD2" w14:textId="702DB1CE" w:rsidR="00444FBE" w:rsidRPr="00217805" w:rsidRDefault="00444FBE" w:rsidP="002513B9">
            <w:pPr>
              <w:spacing w:line="240" w:lineRule="auto"/>
              <w:jc w:val="center"/>
              <w:rPr>
                <w:rFonts w:cs="Times New Roman"/>
                <w:color w:val="000000"/>
                <w:sz w:val="20"/>
                <w:szCs w:val="20"/>
                <w:lang w:val="en-GB"/>
              </w:rPr>
            </w:pPr>
          </w:p>
        </w:tc>
        <w:tc>
          <w:tcPr>
            <w:tcW w:w="1276" w:type="dxa"/>
            <w:vAlign w:val="bottom"/>
          </w:tcPr>
          <w:p w14:paraId="03C11E3E" w14:textId="240B13EA" w:rsidR="00444FBE" w:rsidRPr="00217805" w:rsidRDefault="00444FBE" w:rsidP="002513B9">
            <w:pPr>
              <w:spacing w:line="240" w:lineRule="auto"/>
              <w:jc w:val="center"/>
              <w:rPr>
                <w:rFonts w:cs="Times New Roman"/>
                <w:color w:val="000000"/>
                <w:sz w:val="20"/>
                <w:szCs w:val="20"/>
                <w:lang w:val="en-GB"/>
              </w:rPr>
            </w:pPr>
          </w:p>
        </w:tc>
      </w:tr>
      <w:tr w:rsidR="00444FBE" w:rsidRPr="00217805" w14:paraId="19D9523B" w14:textId="77777777" w:rsidTr="00016814">
        <w:tc>
          <w:tcPr>
            <w:tcW w:w="1418" w:type="dxa"/>
            <w:hideMark/>
          </w:tcPr>
          <w:p w14:paraId="1F0E73F5" w14:textId="77777777" w:rsidR="00444FBE" w:rsidRPr="00217805" w:rsidRDefault="00444FBE" w:rsidP="002513B9">
            <w:pPr>
              <w:spacing w:line="240" w:lineRule="auto"/>
              <w:rPr>
                <w:rFonts w:cs="Times New Roman"/>
                <w:sz w:val="20"/>
                <w:szCs w:val="20"/>
                <w:lang w:val="en-GB"/>
              </w:rPr>
            </w:pPr>
            <w:r w:rsidRPr="00217805">
              <w:rPr>
                <w:rFonts w:cs="Times New Roman"/>
                <w:sz w:val="20"/>
                <w:szCs w:val="20"/>
                <w:lang w:val="en-GB"/>
              </w:rPr>
              <w:t>Spain</w:t>
            </w:r>
          </w:p>
        </w:tc>
        <w:tc>
          <w:tcPr>
            <w:tcW w:w="856" w:type="dxa"/>
            <w:vAlign w:val="bottom"/>
            <w:hideMark/>
          </w:tcPr>
          <w:p w14:paraId="08833BE6" w14:textId="5807B705" w:rsidR="00444FBE" w:rsidRPr="00217805" w:rsidRDefault="001F75F0" w:rsidP="002513B9">
            <w:pPr>
              <w:spacing w:line="240" w:lineRule="auto"/>
              <w:jc w:val="center"/>
              <w:rPr>
                <w:rFonts w:cs="Times New Roman"/>
                <w:sz w:val="20"/>
                <w:szCs w:val="20"/>
                <w:lang w:val="en-GB"/>
              </w:rPr>
            </w:pPr>
            <w:r w:rsidRPr="00217805">
              <w:rPr>
                <w:rFonts w:cs="Times New Roman"/>
                <w:sz w:val="20"/>
                <w:szCs w:val="20"/>
                <w:lang w:val="en-GB"/>
              </w:rPr>
              <w:t>8063</w:t>
            </w:r>
          </w:p>
        </w:tc>
        <w:tc>
          <w:tcPr>
            <w:tcW w:w="1128" w:type="dxa"/>
            <w:vAlign w:val="bottom"/>
          </w:tcPr>
          <w:p w14:paraId="0215C062" w14:textId="4DFBC836" w:rsidR="00444FBE" w:rsidRPr="00217805" w:rsidRDefault="00444FBE" w:rsidP="002513B9">
            <w:pPr>
              <w:spacing w:line="240" w:lineRule="auto"/>
              <w:jc w:val="center"/>
              <w:rPr>
                <w:rFonts w:cs="Times New Roman"/>
                <w:sz w:val="20"/>
                <w:szCs w:val="20"/>
                <w:lang w:val="en-GB"/>
              </w:rPr>
            </w:pPr>
            <w:r w:rsidRPr="00217805">
              <w:rPr>
                <w:rFonts w:cs="Times New Roman"/>
                <w:color w:val="000000"/>
                <w:sz w:val="20"/>
                <w:szCs w:val="20"/>
                <w:lang w:val="en-GB"/>
              </w:rPr>
              <w:t>1</w:t>
            </w:r>
            <w:r w:rsidR="001F75F0" w:rsidRPr="00217805">
              <w:rPr>
                <w:rFonts w:cs="Times New Roman"/>
                <w:color w:val="000000"/>
                <w:sz w:val="20"/>
                <w:szCs w:val="20"/>
                <w:lang w:val="en-GB"/>
              </w:rPr>
              <w:t>2</w:t>
            </w:r>
            <w:r w:rsidRPr="00217805">
              <w:rPr>
                <w:rFonts w:cs="Times New Roman"/>
                <w:color w:val="000000"/>
                <w:sz w:val="20"/>
                <w:szCs w:val="20"/>
                <w:lang w:val="en-GB"/>
              </w:rPr>
              <w:t>7</w:t>
            </w:r>
          </w:p>
        </w:tc>
        <w:tc>
          <w:tcPr>
            <w:tcW w:w="1276" w:type="dxa"/>
            <w:vAlign w:val="bottom"/>
          </w:tcPr>
          <w:p w14:paraId="32B388E3" w14:textId="6213DFA5" w:rsidR="00444FBE" w:rsidRPr="00217805" w:rsidRDefault="00D566B8" w:rsidP="002513B9">
            <w:pPr>
              <w:spacing w:line="240" w:lineRule="auto"/>
              <w:jc w:val="center"/>
              <w:rPr>
                <w:rFonts w:cs="Times New Roman"/>
                <w:sz w:val="20"/>
                <w:szCs w:val="20"/>
                <w:lang w:val="en-GB"/>
              </w:rPr>
            </w:pPr>
            <w:r w:rsidRPr="00217805">
              <w:rPr>
                <w:rFonts w:cs="Times New Roman"/>
                <w:color w:val="000000"/>
                <w:sz w:val="20"/>
                <w:szCs w:val="20"/>
                <w:lang w:val="en-GB"/>
              </w:rPr>
              <w:t>2.64</w:t>
            </w:r>
          </w:p>
        </w:tc>
        <w:tc>
          <w:tcPr>
            <w:tcW w:w="992" w:type="dxa"/>
            <w:vAlign w:val="bottom"/>
            <w:hideMark/>
          </w:tcPr>
          <w:p w14:paraId="2D9D9B61" w14:textId="3B0531CE" w:rsidR="00444FBE" w:rsidRPr="00217805" w:rsidRDefault="00D566B8" w:rsidP="002513B9">
            <w:pPr>
              <w:spacing w:line="240" w:lineRule="auto"/>
              <w:jc w:val="center"/>
              <w:rPr>
                <w:rFonts w:cs="Times New Roman"/>
                <w:sz w:val="20"/>
                <w:szCs w:val="20"/>
                <w:lang w:val="en-GB"/>
              </w:rPr>
            </w:pPr>
            <w:r w:rsidRPr="00217805">
              <w:rPr>
                <w:rFonts w:cs="Times New Roman"/>
                <w:sz w:val="20"/>
                <w:szCs w:val="20"/>
                <w:lang w:val="en-GB"/>
              </w:rPr>
              <w:t>13</w:t>
            </w:r>
          </w:p>
        </w:tc>
        <w:tc>
          <w:tcPr>
            <w:tcW w:w="1134" w:type="dxa"/>
            <w:vAlign w:val="bottom"/>
            <w:hideMark/>
          </w:tcPr>
          <w:p w14:paraId="125EB441" w14:textId="77777777" w:rsidR="00444FBE" w:rsidRPr="00217805" w:rsidRDefault="00444FBE" w:rsidP="002513B9">
            <w:pPr>
              <w:spacing w:line="240" w:lineRule="auto"/>
              <w:jc w:val="center"/>
              <w:rPr>
                <w:rFonts w:cs="Times New Roman"/>
                <w:sz w:val="20"/>
                <w:szCs w:val="20"/>
                <w:lang w:val="en-GB"/>
              </w:rPr>
            </w:pPr>
            <w:r w:rsidRPr="00217805">
              <w:rPr>
                <w:rFonts w:cs="Times New Roman"/>
                <w:sz w:val="20"/>
                <w:szCs w:val="20"/>
                <w:lang w:val="en-GB"/>
              </w:rPr>
              <w:t>53</w:t>
            </w:r>
          </w:p>
        </w:tc>
        <w:tc>
          <w:tcPr>
            <w:tcW w:w="1276" w:type="dxa"/>
            <w:vAlign w:val="bottom"/>
          </w:tcPr>
          <w:p w14:paraId="4D8070AD" w14:textId="51547065" w:rsidR="00444FBE" w:rsidRPr="00217805" w:rsidRDefault="00444FBE" w:rsidP="002513B9">
            <w:pPr>
              <w:spacing w:line="240" w:lineRule="auto"/>
              <w:jc w:val="center"/>
              <w:rPr>
                <w:rFonts w:cs="Times New Roman"/>
                <w:color w:val="000000"/>
                <w:sz w:val="20"/>
                <w:szCs w:val="20"/>
                <w:lang w:val="en-GB"/>
              </w:rPr>
            </w:pPr>
          </w:p>
        </w:tc>
        <w:tc>
          <w:tcPr>
            <w:tcW w:w="1276" w:type="dxa"/>
            <w:vAlign w:val="bottom"/>
          </w:tcPr>
          <w:p w14:paraId="7953AB23" w14:textId="2F68B440" w:rsidR="00444FBE" w:rsidRPr="00217805" w:rsidRDefault="00444FBE" w:rsidP="002513B9">
            <w:pPr>
              <w:spacing w:line="240" w:lineRule="auto"/>
              <w:jc w:val="center"/>
              <w:rPr>
                <w:rFonts w:cs="Times New Roman"/>
                <w:color w:val="000000"/>
                <w:sz w:val="20"/>
                <w:szCs w:val="20"/>
                <w:lang w:val="en-GB"/>
              </w:rPr>
            </w:pPr>
          </w:p>
        </w:tc>
      </w:tr>
      <w:tr w:rsidR="00444FBE" w:rsidRPr="00217805" w14:paraId="708CCA06" w14:textId="77777777" w:rsidTr="00016814">
        <w:tc>
          <w:tcPr>
            <w:tcW w:w="1418" w:type="dxa"/>
            <w:hideMark/>
          </w:tcPr>
          <w:p w14:paraId="4134664B" w14:textId="77777777" w:rsidR="00444FBE" w:rsidRPr="00217805" w:rsidRDefault="00444FBE" w:rsidP="002513B9">
            <w:pPr>
              <w:spacing w:line="240" w:lineRule="auto"/>
              <w:rPr>
                <w:rFonts w:cs="Times New Roman"/>
                <w:sz w:val="20"/>
                <w:szCs w:val="20"/>
                <w:lang w:val="en-GB"/>
              </w:rPr>
            </w:pPr>
            <w:r w:rsidRPr="00217805">
              <w:rPr>
                <w:rFonts w:cs="Times New Roman"/>
                <w:sz w:val="20"/>
                <w:szCs w:val="20"/>
                <w:lang w:val="en-GB"/>
              </w:rPr>
              <w:t>Sweden</w:t>
            </w:r>
          </w:p>
        </w:tc>
        <w:tc>
          <w:tcPr>
            <w:tcW w:w="856" w:type="dxa"/>
            <w:vAlign w:val="bottom"/>
            <w:hideMark/>
          </w:tcPr>
          <w:p w14:paraId="12452251" w14:textId="5ED7C1C2" w:rsidR="00444FBE" w:rsidRPr="00217805" w:rsidRDefault="001F75F0" w:rsidP="002513B9">
            <w:pPr>
              <w:spacing w:line="240" w:lineRule="auto"/>
              <w:jc w:val="center"/>
              <w:rPr>
                <w:rFonts w:cs="Times New Roman"/>
                <w:sz w:val="20"/>
                <w:szCs w:val="20"/>
                <w:lang w:val="en-GB"/>
              </w:rPr>
            </w:pPr>
            <w:r w:rsidRPr="00217805">
              <w:rPr>
                <w:rFonts w:cs="Times New Roman"/>
                <w:sz w:val="20"/>
                <w:szCs w:val="20"/>
                <w:lang w:val="en-GB"/>
              </w:rPr>
              <w:t>788</w:t>
            </w:r>
          </w:p>
        </w:tc>
        <w:tc>
          <w:tcPr>
            <w:tcW w:w="1128" w:type="dxa"/>
            <w:vAlign w:val="bottom"/>
          </w:tcPr>
          <w:p w14:paraId="7585D394" w14:textId="4AF4BE56" w:rsidR="00444FBE" w:rsidRPr="00217805" w:rsidRDefault="00444FBE" w:rsidP="002513B9">
            <w:pPr>
              <w:spacing w:line="240" w:lineRule="auto"/>
              <w:jc w:val="center"/>
              <w:rPr>
                <w:rFonts w:cs="Times New Roman"/>
                <w:sz w:val="20"/>
                <w:szCs w:val="20"/>
                <w:lang w:val="en-GB"/>
              </w:rPr>
            </w:pPr>
            <w:r w:rsidRPr="00217805">
              <w:rPr>
                <w:rFonts w:cs="Times New Roman"/>
                <w:color w:val="000000"/>
                <w:sz w:val="20"/>
                <w:szCs w:val="20"/>
                <w:lang w:val="en-GB"/>
              </w:rPr>
              <w:t>11</w:t>
            </w:r>
          </w:p>
        </w:tc>
        <w:tc>
          <w:tcPr>
            <w:tcW w:w="1276" w:type="dxa"/>
            <w:vAlign w:val="bottom"/>
          </w:tcPr>
          <w:p w14:paraId="40F58114" w14:textId="1A7B8159" w:rsidR="00444FBE" w:rsidRPr="00217805" w:rsidRDefault="00444FBE" w:rsidP="002513B9">
            <w:pPr>
              <w:spacing w:line="240" w:lineRule="auto"/>
              <w:jc w:val="center"/>
              <w:rPr>
                <w:rFonts w:cs="Times New Roman"/>
                <w:sz w:val="20"/>
                <w:szCs w:val="20"/>
                <w:lang w:val="en-GB"/>
              </w:rPr>
            </w:pPr>
            <w:r w:rsidRPr="00217805">
              <w:rPr>
                <w:rFonts w:cs="Times New Roman"/>
                <w:color w:val="000000"/>
                <w:sz w:val="20"/>
                <w:szCs w:val="20"/>
                <w:lang w:val="en-GB"/>
              </w:rPr>
              <w:t>0.3</w:t>
            </w:r>
            <w:r w:rsidR="00D566B8" w:rsidRPr="00217805">
              <w:rPr>
                <w:rFonts w:cs="Times New Roman"/>
                <w:color w:val="000000"/>
                <w:sz w:val="20"/>
                <w:szCs w:val="20"/>
                <w:lang w:val="en-GB"/>
              </w:rPr>
              <w:t>2</w:t>
            </w:r>
          </w:p>
        </w:tc>
        <w:tc>
          <w:tcPr>
            <w:tcW w:w="992" w:type="dxa"/>
            <w:vAlign w:val="bottom"/>
            <w:hideMark/>
          </w:tcPr>
          <w:p w14:paraId="01423374" w14:textId="2C973C6A" w:rsidR="00444FBE" w:rsidRPr="00217805" w:rsidRDefault="00444FBE" w:rsidP="002513B9">
            <w:pPr>
              <w:spacing w:line="240" w:lineRule="auto"/>
              <w:jc w:val="center"/>
              <w:rPr>
                <w:rFonts w:cs="Times New Roman"/>
                <w:sz w:val="20"/>
                <w:szCs w:val="20"/>
                <w:lang w:val="en-GB"/>
              </w:rPr>
            </w:pPr>
            <w:r w:rsidRPr="00217805">
              <w:rPr>
                <w:rFonts w:cs="Times New Roman"/>
                <w:sz w:val="20"/>
                <w:szCs w:val="20"/>
                <w:lang w:val="en-GB"/>
              </w:rPr>
              <w:t>36</w:t>
            </w:r>
          </w:p>
        </w:tc>
        <w:tc>
          <w:tcPr>
            <w:tcW w:w="1134" w:type="dxa"/>
            <w:vAlign w:val="bottom"/>
            <w:hideMark/>
          </w:tcPr>
          <w:p w14:paraId="63BC9B31" w14:textId="77777777" w:rsidR="00444FBE" w:rsidRPr="00217805" w:rsidRDefault="00444FBE" w:rsidP="002513B9">
            <w:pPr>
              <w:spacing w:line="240" w:lineRule="auto"/>
              <w:jc w:val="center"/>
              <w:rPr>
                <w:rFonts w:cs="Times New Roman"/>
                <w:sz w:val="20"/>
                <w:szCs w:val="20"/>
                <w:lang w:val="en-GB"/>
              </w:rPr>
            </w:pPr>
            <w:r w:rsidRPr="00217805">
              <w:rPr>
                <w:rFonts w:cs="Times New Roman"/>
                <w:sz w:val="20"/>
                <w:szCs w:val="20"/>
                <w:lang w:val="en-GB"/>
              </w:rPr>
              <w:t>26</w:t>
            </w:r>
          </w:p>
        </w:tc>
        <w:tc>
          <w:tcPr>
            <w:tcW w:w="1276" w:type="dxa"/>
            <w:vAlign w:val="bottom"/>
          </w:tcPr>
          <w:p w14:paraId="422B2832" w14:textId="16310665" w:rsidR="00444FBE" w:rsidRPr="00217805" w:rsidRDefault="00444FBE" w:rsidP="002513B9">
            <w:pPr>
              <w:spacing w:line="240" w:lineRule="auto"/>
              <w:jc w:val="center"/>
              <w:rPr>
                <w:rFonts w:cs="Times New Roman"/>
                <w:color w:val="000000"/>
                <w:sz w:val="20"/>
                <w:szCs w:val="20"/>
                <w:lang w:val="en-GB"/>
              </w:rPr>
            </w:pPr>
          </w:p>
        </w:tc>
        <w:tc>
          <w:tcPr>
            <w:tcW w:w="1276" w:type="dxa"/>
            <w:vAlign w:val="bottom"/>
          </w:tcPr>
          <w:p w14:paraId="213E5D44" w14:textId="71CF1F23" w:rsidR="00444FBE" w:rsidRPr="00217805" w:rsidRDefault="00444FBE" w:rsidP="002513B9">
            <w:pPr>
              <w:spacing w:line="240" w:lineRule="auto"/>
              <w:jc w:val="center"/>
              <w:rPr>
                <w:rFonts w:cs="Times New Roman"/>
                <w:color w:val="000000"/>
                <w:sz w:val="20"/>
                <w:szCs w:val="20"/>
                <w:lang w:val="en-GB"/>
              </w:rPr>
            </w:pPr>
          </w:p>
        </w:tc>
      </w:tr>
      <w:tr w:rsidR="00444FBE" w:rsidRPr="00217805" w14:paraId="3FF5E6EA" w14:textId="77777777" w:rsidTr="00016814">
        <w:tc>
          <w:tcPr>
            <w:tcW w:w="1418" w:type="dxa"/>
            <w:tcBorders>
              <w:top w:val="nil"/>
              <w:left w:val="nil"/>
              <w:bottom w:val="single" w:sz="4" w:space="0" w:color="auto"/>
              <w:right w:val="nil"/>
            </w:tcBorders>
            <w:hideMark/>
          </w:tcPr>
          <w:p w14:paraId="642F3D97" w14:textId="02C66533" w:rsidR="00444FBE" w:rsidRPr="00217805" w:rsidRDefault="00444FBE">
            <w:pPr>
              <w:spacing w:line="240" w:lineRule="auto"/>
              <w:rPr>
                <w:rFonts w:cs="Times New Roman"/>
                <w:sz w:val="20"/>
                <w:szCs w:val="20"/>
                <w:lang w:val="en-GB"/>
              </w:rPr>
            </w:pPr>
            <w:r w:rsidRPr="00217805">
              <w:rPr>
                <w:rFonts w:cs="Times New Roman"/>
                <w:sz w:val="20"/>
                <w:szCs w:val="20"/>
                <w:lang w:val="en-GB"/>
              </w:rPr>
              <w:t>U</w:t>
            </w:r>
            <w:del w:id="1197" w:author="Lotta Rydhmer" w:date="2025-05-21T17:50:00Z">
              <w:r w:rsidR="00A52732" w:rsidRPr="00217805" w:rsidDel="003751F6">
                <w:rPr>
                  <w:rFonts w:cs="Times New Roman"/>
                  <w:sz w:val="20"/>
                  <w:szCs w:val="20"/>
                  <w:lang w:val="en-GB"/>
                </w:rPr>
                <w:delText xml:space="preserve">nited </w:delText>
              </w:r>
            </w:del>
            <w:r w:rsidRPr="00217805">
              <w:rPr>
                <w:rFonts w:cs="Times New Roman"/>
                <w:sz w:val="20"/>
                <w:szCs w:val="20"/>
                <w:lang w:val="en-GB"/>
              </w:rPr>
              <w:t>K</w:t>
            </w:r>
            <w:del w:id="1198" w:author="Lotta Rydhmer" w:date="2025-05-21T17:50:00Z">
              <w:r w:rsidR="00A52732" w:rsidRPr="00217805" w:rsidDel="003751F6">
                <w:rPr>
                  <w:rFonts w:cs="Times New Roman"/>
                  <w:sz w:val="20"/>
                  <w:szCs w:val="20"/>
                  <w:lang w:val="en-GB"/>
                </w:rPr>
                <w:delText>ingdom</w:delText>
              </w:r>
            </w:del>
          </w:p>
        </w:tc>
        <w:tc>
          <w:tcPr>
            <w:tcW w:w="856" w:type="dxa"/>
            <w:tcBorders>
              <w:top w:val="nil"/>
              <w:left w:val="nil"/>
              <w:bottom w:val="single" w:sz="4" w:space="0" w:color="auto"/>
              <w:right w:val="nil"/>
            </w:tcBorders>
            <w:vAlign w:val="bottom"/>
            <w:hideMark/>
          </w:tcPr>
          <w:p w14:paraId="035ABBFA" w14:textId="31EA88BD" w:rsidR="00444FBE" w:rsidRPr="00217805" w:rsidRDefault="00D566B8" w:rsidP="002513B9">
            <w:pPr>
              <w:spacing w:line="240" w:lineRule="auto"/>
              <w:jc w:val="center"/>
              <w:rPr>
                <w:rFonts w:cs="Times New Roman"/>
                <w:sz w:val="20"/>
                <w:szCs w:val="20"/>
                <w:lang w:val="en-GB"/>
              </w:rPr>
            </w:pPr>
            <w:r w:rsidRPr="00217805">
              <w:rPr>
                <w:rFonts w:cs="Times New Roman"/>
                <w:sz w:val="20"/>
                <w:szCs w:val="20"/>
                <w:lang w:val="en-GB"/>
              </w:rPr>
              <w:t>7038</w:t>
            </w:r>
          </w:p>
        </w:tc>
        <w:tc>
          <w:tcPr>
            <w:tcW w:w="1128" w:type="dxa"/>
            <w:tcBorders>
              <w:top w:val="nil"/>
              <w:left w:val="nil"/>
              <w:bottom w:val="single" w:sz="4" w:space="0" w:color="auto"/>
              <w:right w:val="nil"/>
            </w:tcBorders>
            <w:vAlign w:val="bottom"/>
          </w:tcPr>
          <w:p w14:paraId="2B39D131" w14:textId="397182FA" w:rsidR="00444FBE" w:rsidRPr="00217805" w:rsidRDefault="00444FBE" w:rsidP="002513B9">
            <w:pPr>
              <w:spacing w:line="240" w:lineRule="auto"/>
              <w:jc w:val="center"/>
              <w:rPr>
                <w:rFonts w:cs="Times New Roman"/>
                <w:sz w:val="20"/>
                <w:szCs w:val="20"/>
                <w:lang w:val="en-GB"/>
              </w:rPr>
            </w:pPr>
            <w:r w:rsidRPr="00217805">
              <w:rPr>
                <w:rFonts w:cs="Times New Roman"/>
                <w:color w:val="000000"/>
                <w:sz w:val="20"/>
                <w:szCs w:val="20"/>
                <w:lang w:val="en-GB"/>
              </w:rPr>
              <w:t>2</w:t>
            </w:r>
            <w:r w:rsidR="00D566B8" w:rsidRPr="00217805">
              <w:rPr>
                <w:rFonts w:cs="Times New Roman"/>
                <w:color w:val="000000"/>
                <w:sz w:val="20"/>
                <w:szCs w:val="20"/>
                <w:lang w:val="en-GB"/>
              </w:rPr>
              <w:t>6</w:t>
            </w:r>
          </w:p>
        </w:tc>
        <w:tc>
          <w:tcPr>
            <w:tcW w:w="1276" w:type="dxa"/>
            <w:tcBorders>
              <w:top w:val="nil"/>
              <w:left w:val="nil"/>
              <w:bottom w:val="single" w:sz="4" w:space="0" w:color="auto"/>
              <w:right w:val="nil"/>
            </w:tcBorders>
            <w:vAlign w:val="bottom"/>
          </w:tcPr>
          <w:p w14:paraId="4AFF305C" w14:textId="618E4DE7" w:rsidR="00444FBE" w:rsidRPr="00217805" w:rsidRDefault="00444FBE" w:rsidP="002513B9">
            <w:pPr>
              <w:spacing w:line="240" w:lineRule="auto"/>
              <w:jc w:val="center"/>
              <w:rPr>
                <w:rFonts w:cs="Times New Roman"/>
                <w:sz w:val="20"/>
                <w:szCs w:val="20"/>
                <w:lang w:val="en-GB"/>
              </w:rPr>
            </w:pPr>
            <w:r w:rsidRPr="00217805">
              <w:rPr>
                <w:rFonts w:cs="Times New Roman"/>
                <w:color w:val="000000"/>
                <w:sz w:val="20"/>
                <w:szCs w:val="20"/>
                <w:lang w:val="en-GB"/>
              </w:rPr>
              <w:t>0.9</w:t>
            </w:r>
            <w:r w:rsidR="00D566B8" w:rsidRPr="00217805">
              <w:rPr>
                <w:rFonts w:cs="Times New Roman"/>
                <w:color w:val="000000"/>
                <w:sz w:val="20"/>
                <w:szCs w:val="20"/>
                <w:lang w:val="en-GB"/>
              </w:rPr>
              <w:t>0</w:t>
            </w:r>
          </w:p>
        </w:tc>
        <w:tc>
          <w:tcPr>
            <w:tcW w:w="992" w:type="dxa"/>
            <w:tcBorders>
              <w:top w:val="nil"/>
              <w:left w:val="nil"/>
              <w:bottom w:val="single" w:sz="4" w:space="0" w:color="auto"/>
              <w:right w:val="nil"/>
            </w:tcBorders>
            <w:vAlign w:val="bottom"/>
            <w:hideMark/>
          </w:tcPr>
          <w:p w14:paraId="4AEA0B6F" w14:textId="0D8C7A6D" w:rsidR="00444FBE" w:rsidRPr="00217805" w:rsidRDefault="00D566B8" w:rsidP="002513B9">
            <w:pPr>
              <w:spacing w:line="240" w:lineRule="auto"/>
              <w:jc w:val="center"/>
              <w:rPr>
                <w:rFonts w:cs="Times New Roman"/>
                <w:sz w:val="20"/>
                <w:szCs w:val="20"/>
                <w:lang w:val="en-GB"/>
              </w:rPr>
            </w:pPr>
            <w:r w:rsidRPr="00217805">
              <w:rPr>
                <w:rFonts w:cs="Times New Roman"/>
                <w:sz w:val="20"/>
                <w:szCs w:val="20"/>
                <w:lang w:val="en-GB"/>
              </w:rPr>
              <w:t>25</w:t>
            </w:r>
          </w:p>
        </w:tc>
        <w:tc>
          <w:tcPr>
            <w:tcW w:w="1134" w:type="dxa"/>
            <w:tcBorders>
              <w:top w:val="nil"/>
              <w:left w:val="nil"/>
              <w:bottom w:val="single" w:sz="4" w:space="0" w:color="auto"/>
              <w:right w:val="nil"/>
            </w:tcBorders>
            <w:vAlign w:val="bottom"/>
            <w:hideMark/>
          </w:tcPr>
          <w:p w14:paraId="0FC58236" w14:textId="77777777" w:rsidR="00444FBE" w:rsidRPr="00217805" w:rsidRDefault="00444FBE" w:rsidP="002513B9">
            <w:pPr>
              <w:spacing w:line="240" w:lineRule="auto"/>
              <w:jc w:val="center"/>
              <w:rPr>
                <w:rFonts w:cs="Times New Roman"/>
                <w:sz w:val="20"/>
                <w:szCs w:val="20"/>
                <w:lang w:val="en-GB"/>
              </w:rPr>
            </w:pPr>
            <w:r w:rsidRPr="00217805">
              <w:rPr>
                <w:rFonts w:cs="Times New Roman"/>
                <w:sz w:val="20"/>
                <w:szCs w:val="20"/>
                <w:lang w:val="en-GB"/>
              </w:rPr>
              <w:t>11</w:t>
            </w:r>
          </w:p>
        </w:tc>
        <w:tc>
          <w:tcPr>
            <w:tcW w:w="1276" w:type="dxa"/>
            <w:tcBorders>
              <w:top w:val="nil"/>
              <w:left w:val="nil"/>
              <w:bottom w:val="single" w:sz="4" w:space="0" w:color="auto"/>
              <w:right w:val="nil"/>
            </w:tcBorders>
            <w:vAlign w:val="bottom"/>
          </w:tcPr>
          <w:p w14:paraId="509EBDDE" w14:textId="7F8B1887" w:rsidR="00444FBE" w:rsidRPr="00217805" w:rsidRDefault="6A5AA35D" w:rsidP="002513B9">
            <w:pPr>
              <w:spacing w:line="240" w:lineRule="auto"/>
              <w:jc w:val="center"/>
              <w:rPr>
                <w:rFonts w:cs="Times New Roman"/>
                <w:color w:val="000000"/>
                <w:sz w:val="20"/>
                <w:szCs w:val="20"/>
                <w:lang w:val="en-GB"/>
              </w:rPr>
            </w:pPr>
            <w:r w:rsidRPr="00217805">
              <w:rPr>
                <w:rFonts w:cs="Times New Roman"/>
                <w:color w:val="000000" w:themeColor="text1"/>
                <w:sz w:val="20"/>
                <w:szCs w:val="20"/>
                <w:lang w:val="en-GB"/>
              </w:rPr>
              <w:t>20</w:t>
            </w:r>
          </w:p>
        </w:tc>
        <w:tc>
          <w:tcPr>
            <w:tcW w:w="1276" w:type="dxa"/>
            <w:tcBorders>
              <w:top w:val="nil"/>
              <w:left w:val="nil"/>
              <w:bottom w:val="single" w:sz="4" w:space="0" w:color="auto"/>
              <w:right w:val="nil"/>
            </w:tcBorders>
            <w:vAlign w:val="bottom"/>
          </w:tcPr>
          <w:p w14:paraId="52E1EAB4" w14:textId="269FB36D" w:rsidR="00444FBE" w:rsidRPr="00217805" w:rsidRDefault="00D03C86" w:rsidP="002513B9">
            <w:pPr>
              <w:spacing w:line="240" w:lineRule="auto"/>
              <w:jc w:val="center"/>
              <w:rPr>
                <w:rFonts w:cs="Times New Roman"/>
                <w:color w:val="000000"/>
                <w:sz w:val="20"/>
                <w:szCs w:val="20"/>
                <w:lang w:val="en-GB"/>
              </w:rPr>
            </w:pPr>
            <w:r w:rsidRPr="00217805">
              <w:rPr>
                <w:rFonts w:cs="Times New Roman"/>
                <w:color w:val="000000"/>
                <w:sz w:val="20"/>
                <w:szCs w:val="20"/>
                <w:lang w:val="en-GB"/>
              </w:rPr>
              <w:t>87</w:t>
            </w:r>
          </w:p>
        </w:tc>
      </w:tr>
    </w:tbl>
    <w:p w14:paraId="57A86B95" w14:textId="7469B08E" w:rsidR="00A54542" w:rsidRPr="00217805" w:rsidRDefault="00A54542" w:rsidP="002513B9">
      <w:pPr>
        <w:spacing w:after="0" w:line="240" w:lineRule="auto"/>
        <w:rPr>
          <w:sz w:val="18"/>
          <w:szCs w:val="18"/>
          <w:lang w:val="en-GB"/>
        </w:rPr>
      </w:pPr>
      <w:r w:rsidRPr="00217805">
        <w:rPr>
          <w:sz w:val="18"/>
          <w:szCs w:val="18"/>
          <w:vertAlign w:val="superscript"/>
          <w:lang w:val="en-GB"/>
        </w:rPr>
        <w:t xml:space="preserve">1 </w:t>
      </w:r>
      <w:r w:rsidRPr="00217805">
        <w:rPr>
          <w:sz w:val="18"/>
          <w:szCs w:val="18"/>
          <w:lang w:val="en-GB"/>
        </w:rPr>
        <w:t>Standard</w:t>
      </w:r>
      <w:r w:rsidR="000C579E" w:rsidRPr="00217805">
        <w:rPr>
          <w:sz w:val="18"/>
          <w:szCs w:val="18"/>
          <w:lang w:val="en-GB"/>
        </w:rPr>
        <w:t>ised</w:t>
      </w:r>
      <w:r w:rsidRPr="00217805">
        <w:rPr>
          <w:sz w:val="18"/>
          <w:szCs w:val="18"/>
          <w:lang w:val="en-GB"/>
        </w:rPr>
        <w:t xml:space="preserve"> values used for adjustment of production (mg</w:t>
      </w:r>
      <w:r w:rsidR="00CB78C3" w:rsidRPr="00217805">
        <w:rPr>
          <w:sz w:val="18"/>
          <w:szCs w:val="18"/>
          <w:lang w:val="en-GB"/>
        </w:rPr>
        <w:t xml:space="preserve"> per </w:t>
      </w:r>
      <w:r w:rsidRPr="00217805">
        <w:rPr>
          <w:sz w:val="18"/>
          <w:szCs w:val="18"/>
          <w:lang w:val="en-GB"/>
        </w:rPr>
        <w:t xml:space="preserve">PCU): </w:t>
      </w:r>
      <w:r w:rsidR="00691223" w:rsidRPr="00217805">
        <w:rPr>
          <w:sz w:val="18"/>
          <w:szCs w:val="18"/>
          <w:lang w:val="en-GB"/>
        </w:rPr>
        <w:t>c</w:t>
      </w:r>
      <w:r w:rsidRPr="00217805">
        <w:rPr>
          <w:sz w:val="18"/>
          <w:szCs w:val="18"/>
          <w:lang w:val="en-GB"/>
        </w:rPr>
        <w:t xml:space="preserve">attle 30; </w:t>
      </w:r>
      <w:r w:rsidR="00691223" w:rsidRPr="00217805">
        <w:rPr>
          <w:sz w:val="18"/>
          <w:szCs w:val="18"/>
          <w:lang w:val="en-GB"/>
        </w:rPr>
        <w:t>p</w:t>
      </w:r>
      <w:r w:rsidRPr="00217805">
        <w:rPr>
          <w:sz w:val="18"/>
          <w:szCs w:val="18"/>
          <w:lang w:val="en-GB"/>
        </w:rPr>
        <w:t xml:space="preserve">igs 60; </w:t>
      </w:r>
      <w:r w:rsidR="00691223" w:rsidRPr="00217805">
        <w:rPr>
          <w:sz w:val="18"/>
          <w:szCs w:val="18"/>
          <w:lang w:val="en-GB"/>
        </w:rPr>
        <w:t>p</w:t>
      </w:r>
      <w:r w:rsidR="00041068" w:rsidRPr="00217805">
        <w:rPr>
          <w:sz w:val="18"/>
          <w:szCs w:val="18"/>
          <w:lang w:val="en-GB"/>
        </w:rPr>
        <w:t xml:space="preserve">oultry 30; </w:t>
      </w:r>
      <w:r w:rsidR="00691223" w:rsidRPr="00217805">
        <w:rPr>
          <w:sz w:val="18"/>
          <w:szCs w:val="18"/>
          <w:lang w:val="en-GB"/>
        </w:rPr>
        <w:t>s</w:t>
      </w:r>
      <w:r w:rsidRPr="00217805">
        <w:rPr>
          <w:sz w:val="18"/>
          <w:szCs w:val="18"/>
          <w:lang w:val="en-GB"/>
        </w:rPr>
        <w:t xml:space="preserve">heep-goat 20; </w:t>
      </w:r>
      <w:r w:rsidR="00691223" w:rsidRPr="00217805">
        <w:rPr>
          <w:sz w:val="18"/>
          <w:szCs w:val="18"/>
          <w:lang w:val="en-GB"/>
        </w:rPr>
        <w:t>f</w:t>
      </w:r>
      <w:r w:rsidRPr="00217805">
        <w:rPr>
          <w:sz w:val="18"/>
          <w:szCs w:val="18"/>
          <w:lang w:val="en-GB"/>
        </w:rPr>
        <w:t xml:space="preserve">ish </w:t>
      </w:r>
      <w:r w:rsidR="002B0209" w:rsidRPr="00217805">
        <w:rPr>
          <w:sz w:val="18"/>
          <w:szCs w:val="18"/>
          <w:lang w:val="en-GB"/>
        </w:rPr>
        <w:t>30</w:t>
      </w:r>
      <w:r w:rsidRPr="00217805">
        <w:rPr>
          <w:sz w:val="18"/>
          <w:szCs w:val="18"/>
          <w:lang w:val="en-GB"/>
        </w:rPr>
        <w:t xml:space="preserve">; </w:t>
      </w:r>
      <w:r w:rsidR="00691223" w:rsidRPr="00217805">
        <w:rPr>
          <w:sz w:val="18"/>
          <w:szCs w:val="18"/>
          <w:lang w:val="en-GB"/>
        </w:rPr>
        <w:t>r</w:t>
      </w:r>
      <w:r w:rsidRPr="00217805">
        <w:rPr>
          <w:sz w:val="18"/>
          <w:szCs w:val="18"/>
          <w:lang w:val="en-GB"/>
        </w:rPr>
        <w:t xml:space="preserve">abbits </w:t>
      </w:r>
      <w:r w:rsidR="00041068" w:rsidRPr="00217805">
        <w:rPr>
          <w:sz w:val="18"/>
          <w:szCs w:val="18"/>
          <w:lang w:val="en-GB"/>
        </w:rPr>
        <w:t>780</w:t>
      </w:r>
      <w:r w:rsidRPr="00217805">
        <w:rPr>
          <w:sz w:val="18"/>
          <w:szCs w:val="18"/>
          <w:lang w:val="en-GB"/>
        </w:rPr>
        <w:t xml:space="preserve">; </w:t>
      </w:r>
      <w:r w:rsidR="00691223" w:rsidRPr="00217805">
        <w:rPr>
          <w:sz w:val="18"/>
          <w:szCs w:val="18"/>
          <w:lang w:val="en-GB"/>
        </w:rPr>
        <w:t>h</w:t>
      </w:r>
      <w:r w:rsidRPr="00217805">
        <w:rPr>
          <w:sz w:val="18"/>
          <w:szCs w:val="18"/>
          <w:lang w:val="en-GB"/>
        </w:rPr>
        <w:t xml:space="preserve">orses </w:t>
      </w:r>
      <w:r w:rsidR="000C579E" w:rsidRPr="00217805">
        <w:rPr>
          <w:sz w:val="18"/>
          <w:szCs w:val="18"/>
          <w:lang w:val="en-GB"/>
        </w:rPr>
        <w:t>5</w:t>
      </w:r>
      <w:r w:rsidRPr="00217805">
        <w:rPr>
          <w:sz w:val="18"/>
          <w:szCs w:val="18"/>
          <w:lang w:val="en-GB"/>
        </w:rPr>
        <w:t xml:space="preserve">. </w:t>
      </w:r>
    </w:p>
    <w:p w14:paraId="7BA828D0" w14:textId="77777777" w:rsidR="002B0209" w:rsidRPr="00217805" w:rsidRDefault="0049347E" w:rsidP="002513B9">
      <w:pPr>
        <w:spacing w:after="0" w:line="240" w:lineRule="auto"/>
        <w:rPr>
          <w:sz w:val="18"/>
          <w:szCs w:val="18"/>
          <w:lang w:val="en-GB"/>
        </w:rPr>
      </w:pPr>
      <w:r w:rsidRPr="00217805">
        <w:rPr>
          <w:sz w:val="18"/>
          <w:szCs w:val="18"/>
          <w:vertAlign w:val="superscript"/>
          <w:lang w:val="en-GB"/>
        </w:rPr>
        <w:t xml:space="preserve">2 </w:t>
      </w:r>
      <w:r w:rsidRPr="00217805">
        <w:rPr>
          <w:sz w:val="18"/>
          <w:szCs w:val="18"/>
          <w:lang w:val="en-GB"/>
        </w:rPr>
        <w:t>See SM</w:t>
      </w:r>
      <w:r w:rsidR="00B34094" w:rsidRPr="00217805">
        <w:rPr>
          <w:sz w:val="18"/>
          <w:szCs w:val="18"/>
          <w:lang w:val="en-GB"/>
        </w:rPr>
        <w:t>2</w:t>
      </w:r>
      <w:r w:rsidRPr="00217805">
        <w:rPr>
          <w:sz w:val="18"/>
          <w:szCs w:val="18"/>
          <w:lang w:val="en-GB"/>
        </w:rPr>
        <w:t xml:space="preserve"> for data for all species and references</w:t>
      </w:r>
    </w:p>
    <w:p w14:paraId="3CFE5452" w14:textId="4D02B35F" w:rsidR="0049347E" w:rsidRPr="00016814" w:rsidRDefault="0049347E" w:rsidP="002513B9">
      <w:pPr>
        <w:spacing w:after="0" w:line="240" w:lineRule="auto"/>
        <w:rPr>
          <w:rFonts w:asciiTheme="minorHAnsi" w:hAnsiTheme="minorHAnsi"/>
          <w:sz w:val="20"/>
          <w:szCs w:val="20"/>
          <w:lang w:val="en-GB"/>
        </w:rPr>
      </w:pPr>
      <w:r w:rsidRPr="00016814">
        <w:rPr>
          <w:sz w:val="20"/>
          <w:szCs w:val="20"/>
          <w:lang w:val="en-GB"/>
        </w:rPr>
        <w:t xml:space="preserve"> </w:t>
      </w:r>
    </w:p>
    <w:p w14:paraId="5E4CC7B8" w14:textId="67A765C7" w:rsidR="00D651AC" w:rsidRPr="005B1287" w:rsidRDefault="00D651AC" w:rsidP="002513B9">
      <w:pPr>
        <w:pStyle w:val="Rubrik2"/>
        <w:spacing w:line="240" w:lineRule="auto"/>
        <w:rPr>
          <w:lang w:val="en-GB"/>
        </w:rPr>
      </w:pPr>
      <w:r w:rsidRPr="005B1287">
        <w:rPr>
          <w:lang w:val="en-GB"/>
        </w:rPr>
        <w:t>3.3 Climate impact assessment</w:t>
      </w:r>
    </w:p>
    <w:p w14:paraId="3293A03B" w14:textId="77777777" w:rsidR="00290172" w:rsidRDefault="00222C89" w:rsidP="00783979">
      <w:pPr>
        <w:spacing w:line="276" w:lineRule="auto"/>
        <w:rPr>
          <w:ins w:id="1199" w:author="Elin Röös" w:date="2025-05-18T08:28:00Z"/>
          <w:lang w:val="en-GB"/>
        </w:rPr>
      </w:pPr>
      <w:r w:rsidRPr="005B1287">
        <w:rPr>
          <w:lang w:val="en-GB"/>
        </w:rPr>
        <w:t xml:space="preserve">The carbon footprint of consumption </w:t>
      </w:r>
      <w:r w:rsidR="4EB6A06A" w:rsidRPr="005B1287">
        <w:rPr>
          <w:lang w:val="en-GB"/>
        </w:rPr>
        <w:t xml:space="preserve">of animal-sourced food products </w:t>
      </w:r>
      <w:r w:rsidRPr="005B1287">
        <w:rPr>
          <w:lang w:val="en-GB"/>
        </w:rPr>
        <w:t xml:space="preserve">for different countries was based on data from the SAFAD-tool </w:t>
      </w:r>
      <w:r w:rsidRPr="009F4742">
        <w:rPr>
          <w:highlight w:val="green"/>
          <w:lang w:val="en-GB"/>
          <w:rPrChange w:id="1200" w:author="Lotta Rydhmer" w:date="2025-05-22T10:44:00Z">
            <w:rPr>
              <w:lang w:val="en-GB"/>
            </w:rPr>
          </w:rPrChange>
        </w:rPr>
        <w:t xml:space="preserve">(Röös </w:t>
      </w:r>
      <w:r w:rsidR="004726BA" w:rsidRPr="009F4742">
        <w:rPr>
          <w:i/>
          <w:iCs/>
          <w:highlight w:val="green"/>
          <w:lang w:val="en-GB"/>
          <w:rPrChange w:id="1201" w:author="Lotta Rydhmer" w:date="2025-05-22T10:44:00Z">
            <w:rPr>
              <w:i/>
              <w:iCs/>
              <w:lang w:val="en-GB"/>
            </w:rPr>
          </w:rPrChange>
        </w:rPr>
        <w:t>et al.</w:t>
      </w:r>
      <w:r w:rsidRPr="009F4742">
        <w:rPr>
          <w:highlight w:val="green"/>
          <w:lang w:val="en-GB"/>
          <w:rPrChange w:id="1202" w:author="Lotta Rydhmer" w:date="2025-05-22T10:44:00Z">
            <w:rPr>
              <w:lang w:val="en-GB"/>
            </w:rPr>
          </w:rPrChange>
        </w:rPr>
        <w:t xml:space="preserve">, </w:t>
      </w:r>
      <w:commentRangeStart w:id="1203"/>
      <w:r w:rsidRPr="009F4742">
        <w:rPr>
          <w:highlight w:val="green"/>
          <w:lang w:val="en-GB"/>
          <w:rPrChange w:id="1204" w:author="Lotta Rydhmer" w:date="2025-05-22T10:44:00Z">
            <w:rPr>
              <w:lang w:val="en-GB"/>
            </w:rPr>
          </w:rPrChange>
        </w:rPr>
        <w:t>forthcoming</w:t>
      </w:r>
      <w:commentRangeEnd w:id="1203"/>
      <w:r w:rsidR="009F4742">
        <w:rPr>
          <w:rStyle w:val="Kommentarsreferens"/>
        </w:rPr>
        <w:commentReference w:id="1203"/>
      </w:r>
      <w:r w:rsidRPr="009F4742">
        <w:rPr>
          <w:highlight w:val="green"/>
          <w:lang w:val="en-GB"/>
          <w:rPrChange w:id="1205" w:author="Lotta Rydhmer" w:date="2025-05-22T10:44:00Z">
            <w:rPr>
              <w:lang w:val="en-GB"/>
            </w:rPr>
          </w:rPrChange>
        </w:rPr>
        <w:t>).</w:t>
      </w:r>
      <w:r w:rsidR="001323B5" w:rsidRPr="005B1287">
        <w:rPr>
          <w:lang w:val="en-GB"/>
        </w:rPr>
        <w:t xml:space="preserve"> In SAFAD, country specific carbon footprints of animal products are calculated based on country specific livestock diets, production parameters, manure handling systems and electricity mixes to the extent possible </w:t>
      </w:r>
      <w:r w:rsidR="005D24CE" w:rsidRPr="005B1287">
        <w:rPr>
          <w:lang w:val="en-GB"/>
        </w:rPr>
        <w:t xml:space="preserve">based on data availability. For the </w:t>
      </w:r>
      <w:r w:rsidR="000625FF" w:rsidRPr="005B1287">
        <w:rPr>
          <w:lang w:val="en-GB"/>
        </w:rPr>
        <w:t xml:space="preserve">carbon footprint of a specific product as consumed in a specific country (available </w:t>
      </w:r>
      <w:r w:rsidR="5BB16517" w:rsidRPr="005B1287">
        <w:rPr>
          <w:lang w:val="en-GB"/>
        </w:rPr>
        <w:t>f</w:t>
      </w:r>
      <w:r w:rsidR="000625FF" w:rsidRPr="005B1287">
        <w:rPr>
          <w:lang w:val="en-GB"/>
        </w:rPr>
        <w:t xml:space="preserve">or </w:t>
      </w:r>
      <w:r w:rsidR="005D24CE" w:rsidRPr="005B1287">
        <w:rPr>
          <w:lang w:val="en-GB"/>
        </w:rPr>
        <w:t>nine</w:t>
      </w:r>
      <w:r w:rsidR="000625FF" w:rsidRPr="005B1287">
        <w:rPr>
          <w:lang w:val="en-GB"/>
        </w:rPr>
        <w:t xml:space="preserve"> European </w:t>
      </w:r>
      <w:r w:rsidR="005D24CE" w:rsidRPr="005B1287">
        <w:rPr>
          <w:lang w:val="en-GB"/>
        </w:rPr>
        <w:t>countries</w:t>
      </w:r>
      <w:r w:rsidR="000625FF" w:rsidRPr="005B1287">
        <w:rPr>
          <w:lang w:val="en-GB"/>
        </w:rPr>
        <w:t xml:space="preserve"> in SAFAD)</w:t>
      </w:r>
      <w:r w:rsidR="2F95BAF1" w:rsidRPr="005B1287">
        <w:rPr>
          <w:lang w:val="en-GB"/>
        </w:rPr>
        <w:t>,</w:t>
      </w:r>
      <w:r w:rsidR="000625FF" w:rsidRPr="005B1287">
        <w:rPr>
          <w:lang w:val="en-GB"/>
        </w:rPr>
        <w:t xml:space="preserve"> a weighted average is calculated based on the </w:t>
      </w:r>
      <w:r w:rsidR="008C6EF8" w:rsidRPr="005B1287">
        <w:rPr>
          <w:lang w:val="en-GB"/>
        </w:rPr>
        <w:t xml:space="preserve">share </w:t>
      </w:r>
      <w:r w:rsidR="16FAD387" w:rsidRPr="005B1287">
        <w:rPr>
          <w:lang w:val="en-GB"/>
        </w:rPr>
        <w:t>of</w:t>
      </w:r>
      <w:r w:rsidR="008C6EF8" w:rsidRPr="005B1287">
        <w:rPr>
          <w:lang w:val="en-GB"/>
        </w:rPr>
        <w:t xml:space="preserve"> domestic production and the </w:t>
      </w:r>
      <w:r w:rsidR="000625FF" w:rsidRPr="005B1287">
        <w:rPr>
          <w:lang w:val="en-GB"/>
        </w:rPr>
        <w:t xml:space="preserve">import shares </w:t>
      </w:r>
      <w:r w:rsidR="008C6EF8" w:rsidRPr="005B1287">
        <w:rPr>
          <w:lang w:val="en-GB"/>
        </w:rPr>
        <w:t xml:space="preserve">of this product. </w:t>
      </w:r>
      <w:r w:rsidR="00EA62D6" w:rsidRPr="005B1287">
        <w:rPr>
          <w:lang w:val="en-GB"/>
        </w:rPr>
        <w:t>The carbon footprint</w:t>
      </w:r>
      <w:r w:rsidR="00CA7072" w:rsidRPr="005B1287">
        <w:rPr>
          <w:lang w:val="en-GB"/>
        </w:rPr>
        <w:t xml:space="preserve"> of livestock production</w:t>
      </w:r>
      <w:r w:rsidR="00EA62D6" w:rsidRPr="005B1287">
        <w:rPr>
          <w:lang w:val="en-GB"/>
        </w:rPr>
        <w:t xml:space="preserve"> in SAFAD includes emissions from the production of capital goods and mineral fertili</w:t>
      </w:r>
      <w:r w:rsidR="00CA7072" w:rsidRPr="005B1287">
        <w:rPr>
          <w:lang w:val="en-GB"/>
        </w:rPr>
        <w:t>z</w:t>
      </w:r>
      <w:r w:rsidR="00EA62D6" w:rsidRPr="005B1287">
        <w:rPr>
          <w:lang w:val="en-GB"/>
        </w:rPr>
        <w:t>ers, emissions from soils</w:t>
      </w:r>
      <w:r w:rsidR="00CA7072" w:rsidRPr="005B1287">
        <w:rPr>
          <w:lang w:val="en-GB"/>
        </w:rPr>
        <w:t xml:space="preserve"> </w:t>
      </w:r>
      <w:r w:rsidR="00797833" w:rsidRPr="005B1287">
        <w:rPr>
          <w:lang w:val="en-GB"/>
        </w:rPr>
        <w:t>during</w:t>
      </w:r>
      <w:r w:rsidR="00CA7072" w:rsidRPr="005B1287">
        <w:rPr>
          <w:lang w:val="en-GB"/>
        </w:rPr>
        <w:t xml:space="preserve"> feed production</w:t>
      </w:r>
      <w:r w:rsidR="00EA62D6" w:rsidRPr="005B1287">
        <w:rPr>
          <w:lang w:val="en-GB"/>
        </w:rPr>
        <w:t>, animals and manure on farm</w:t>
      </w:r>
      <w:r w:rsidR="00CA7072" w:rsidRPr="005B1287">
        <w:rPr>
          <w:lang w:val="en-GB"/>
        </w:rPr>
        <w:t xml:space="preserve">, </w:t>
      </w:r>
      <w:r w:rsidR="00797833" w:rsidRPr="005B1287">
        <w:rPr>
          <w:lang w:val="en-GB"/>
        </w:rPr>
        <w:t xml:space="preserve">and energy related emissions from the use of fuels and electricity on farm, for slaughter, transports, processing and packaging. Emissions of methane nitrous oxide and methane is aggregated into carbon dioxide equivalent emissions using </w:t>
      </w:r>
      <w:r w:rsidR="009419A5" w:rsidRPr="005B1287">
        <w:rPr>
          <w:lang w:val="en-GB"/>
        </w:rPr>
        <w:t xml:space="preserve">Global Warming Potential (GWP) </w:t>
      </w:r>
      <w:r w:rsidR="00797833" w:rsidRPr="005B1287">
        <w:rPr>
          <w:lang w:val="en-GB"/>
        </w:rPr>
        <w:t xml:space="preserve">factors from Forster </w:t>
      </w:r>
      <w:r w:rsidR="004726BA" w:rsidRPr="004726BA">
        <w:rPr>
          <w:i/>
          <w:iCs/>
          <w:lang w:val="en-GB"/>
        </w:rPr>
        <w:t>et al.</w:t>
      </w:r>
      <w:r w:rsidR="00797833" w:rsidRPr="005B1287">
        <w:rPr>
          <w:lang w:val="en-GB"/>
        </w:rPr>
        <w:t xml:space="preserve"> (20</w:t>
      </w:r>
      <w:r w:rsidR="009419A5" w:rsidRPr="005B1287">
        <w:rPr>
          <w:lang w:val="en-GB"/>
        </w:rPr>
        <w:t>21)</w:t>
      </w:r>
      <w:r w:rsidR="7B989189" w:rsidRPr="005B1287">
        <w:rPr>
          <w:lang w:val="en-GB"/>
        </w:rPr>
        <w:t xml:space="preserve">, </w:t>
      </w:r>
      <w:r w:rsidR="00891363" w:rsidRPr="00891363">
        <w:rPr>
          <w:i/>
          <w:lang w:val="en-GB"/>
        </w:rPr>
        <w:t>i.e.</w:t>
      </w:r>
      <w:r w:rsidR="282B95AF" w:rsidRPr="005B1287">
        <w:rPr>
          <w:lang w:val="en-GB"/>
        </w:rPr>
        <w:t xml:space="preserve"> </w:t>
      </w:r>
      <w:r w:rsidR="009419A5" w:rsidRPr="005B1287">
        <w:rPr>
          <w:lang w:val="en-GB"/>
        </w:rPr>
        <w:t xml:space="preserve">27 for biogenic methane, 29.8 for fossil methane and 273 for nitrous oxide. </w:t>
      </w:r>
      <w:r w:rsidR="00C84776" w:rsidRPr="005B1287">
        <w:rPr>
          <w:lang w:val="en-GB"/>
        </w:rPr>
        <w:t>Emissions are allocated equally across meat and offal, and for allocation between milk and meat in dairy production</w:t>
      </w:r>
      <w:r w:rsidR="00D64781" w:rsidRPr="005B1287">
        <w:rPr>
          <w:lang w:val="en-GB"/>
        </w:rPr>
        <w:t xml:space="preserve"> and between different dairy production in dairy processing (</w:t>
      </w:r>
      <w:r w:rsidR="00891363" w:rsidRPr="00891363">
        <w:rPr>
          <w:i/>
          <w:iCs/>
          <w:lang w:val="en-GB"/>
        </w:rPr>
        <w:t>e.g.</w:t>
      </w:r>
      <w:r w:rsidR="00D64781" w:rsidRPr="005B1287">
        <w:rPr>
          <w:lang w:val="en-GB"/>
        </w:rPr>
        <w:t xml:space="preserve"> cheese and whey)</w:t>
      </w:r>
      <w:r w:rsidR="00C84776" w:rsidRPr="005B1287">
        <w:rPr>
          <w:lang w:val="en-GB"/>
        </w:rPr>
        <w:t xml:space="preserve"> economic allocation is used</w:t>
      </w:r>
      <w:r w:rsidR="00C92BEE" w:rsidRPr="005B1287">
        <w:rPr>
          <w:lang w:val="en-GB"/>
        </w:rPr>
        <w:t xml:space="preserve">, </w:t>
      </w:r>
      <w:r w:rsidR="00891363" w:rsidRPr="00891363">
        <w:rPr>
          <w:i/>
          <w:iCs/>
          <w:lang w:val="en-GB"/>
        </w:rPr>
        <w:t>i.e.</w:t>
      </w:r>
      <w:r w:rsidR="00C92BEE" w:rsidRPr="005B1287">
        <w:rPr>
          <w:lang w:val="en-GB"/>
        </w:rPr>
        <w:t xml:space="preserve"> emissions are divided across </w:t>
      </w:r>
      <w:r w:rsidR="001B208E" w:rsidRPr="005B1287">
        <w:rPr>
          <w:lang w:val="en-GB"/>
        </w:rPr>
        <w:t xml:space="preserve">food </w:t>
      </w:r>
      <w:r w:rsidR="00C92BEE" w:rsidRPr="005B1287">
        <w:rPr>
          <w:lang w:val="en-GB"/>
        </w:rPr>
        <w:t>produc</w:t>
      </w:r>
      <w:r w:rsidR="001B208E" w:rsidRPr="005B1287">
        <w:rPr>
          <w:lang w:val="en-GB"/>
        </w:rPr>
        <w:t>t</w:t>
      </w:r>
      <w:r w:rsidR="00C92BEE" w:rsidRPr="005B1287">
        <w:rPr>
          <w:lang w:val="en-GB"/>
        </w:rPr>
        <w:t>s based on their economic value</w:t>
      </w:r>
      <w:r w:rsidR="00D64781" w:rsidRPr="005B1287">
        <w:rPr>
          <w:lang w:val="en-GB"/>
        </w:rPr>
        <w:t>.</w:t>
      </w:r>
      <w:r w:rsidR="00C92BEE" w:rsidRPr="005B1287">
        <w:rPr>
          <w:lang w:val="en-GB"/>
        </w:rPr>
        <w:t xml:space="preserve"> For more details, see Röös </w:t>
      </w:r>
      <w:r w:rsidR="004726BA" w:rsidRPr="004726BA">
        <w:rPr>
          <w:i/>
          <w:iCs/>
          <w:lang w:val="en-GB"/>
        </w:rPr>
        <w:t>et al.</w:t>
      </w:r>
      <w:r w:rsidR="00C92BEE" w:rsidRPr="005B1287">
        <w:rPr>
          <w:lang w:val="en-GB"/>
        </w:rPr>
        <w:t xml:space="preserve"> (forthcoming). All data from the SAFAD tool is available here </w:t>
      </w:r>
      <w:r w:rsidR="00597BC9">
        <w:fldChar w:fldCharType="begin"/>
      </w:r>
      <w:r w:rsidR="00597BC9" w:rsidRPr="006F01FD">
        <w:rPr>
          <w:lang w:val="en-US"/>
          <w:rPrChange w:id="1206" w:author="Lotta Rydhmer" w:date="2025-05-16T01:40:00Z">
            <w:rPr/>
          </w:rPrChange>
        </w:rPr>
        <w:instrText xml:space="preserve"> HYPERLINK "https://safad.se/" </w:instrText>
      </w:r>
      <w:r w:rsidR="00597BC9">
        <w:fldChar w:fldCharType="separate"/>
      </w:r>
      <w:r w:rsidR="00FE524F" w:rsidRPr="005B1287">
        <w:rPr>
          <w:rStyle w:val="Hyperlnk"/>
          <w:lang w:val="en-GB"/>
        </w:rPr>
        <w:t>https://safad.se/</w:t>
      </w:r>
      <w:r w:rsidR="00597BC9">
        <w:rPr>
          <w:rStyle w:val="Hyperlnk"/>
          <w:lang w:val="en-GB"/>
        </w:rPr>
        <w:fldChar w:fldCharType="end"/>
      </w:r>
      <w:r w:rsidR="00F97D33" w:rsidRPr="005B1287">
        <w:rPr>
          <w:lang w:val="en-GB"/>
        </w:rPr>
        <w:t xml:space="preserve">. </w:t>
      </w:r>
    </w:p>
    <w:p w14:paraId="1BF88359" w14:textId="0EDD2385" w:rsidR="00D651AC" w:rsidRPr="009A6CF5" w:rsidRDefault="00290172" w:rsidP="00783979">
      <w:pPr>
        <w:spacing w:line="276" w:lineRule="auto"/>
        <w:rPr>
          <w:lang w:val="en-GB"/>
        </w:rPr>
      </w:pPr>
      <w:ins w:id="1207" w:author="Elin Röös" w:date="2025-05-18T08:28:00Z">
        <w:r>
          <w:rPr>
            <w:lang w:val="en-GB"/>
          </w:rPr>
          <w:t>It should be noted that t</w:t>
        </w:r>
      </w:ins>
      <w:ins w:id="1208" w:author="Elin Röös" w:date="2025-05-18T08:27:00Z">
        <w:r w:rsidR="009A6CF5" w:rsidRPr="009A6CF5">
          <w:rPr>
            <w:lang w:val="en-GB"/>
            <w:rPrChange w:id="1209" w:author="Elin Röös" w:date="2025-05-18T08:28:00Z">
              <w:rPr/>
            </w:rPrChange>
          </w:rPr>
          <w:t>he climate impact of diets is just one of several environmental consequences of food production. Other significant impacts include biodiversity loss, eutrophication, and chemical pollution. However, in this assessment, we focus solely on climate impact</w:t>
        </w:r>
      </w:ins>
      <w:ins w:id="1210" w:author="Elin Röös" w:date="2025-05-18T08:28:00Z">
        <w:r>
          <w:rPr>
            <w:lang w:val="en-GB"/>
          </w:rPr>
          <w:t xml:space="preserve"> as t</w:t>
        </w:r>
      </w:ins>
      <w:ins w:id="1211" w:author="Elin Röös" w:date="2025-05-18T08:27:00Z">
        <w:r w:rsidR="009A6CF5" w:rsidRPr="009A6CF5">
          <w:rPr>
            <w:lang w:val="en-GB"/>
            <w:rPrChange w:id="1212" w:author="Elin Röös" w:date="2025-05-18T08:28:00Z">
              <w:rPr/>
            </w:rPrChange>
          </w:rPr>
          <w:t>he purpose is to illustrate the trade-offs between climate impact, animal welfare, and antibiotic use, and thereby emphasize the importance of including these indicators in comprehensive diet assessments</w:t>
        </w:r>
      </w:ins>
      <w:ins w:id="1213" w:author="Elin Röös" w:date="2025-05-18T08:28:00Z">
        <w:r>
          <w:rPr>
            <w:lang w:val="en-GB"/>
          </w:rPr>
          <w:t>, rather than providing a full environmental assessment</w:t>
        </w:r>
      </w:ins>
      <w:ins w:id="1214" w:author="Elin Röös" w:date="2025-05-18T08:27:00Z">
        <w:r w:rsidR="009A6CF5" w:rsidRPr="009A6CF5">
          <w:rPr>
            <w:lang w:val="en-GB"/>
            <w:rPrChange w:id="1215" w:author="Elin Röös" w:date="2025-05-18T08:28:00Z">
              <w:rPr/>
            </w:rPrChange>
          </w:rPr>
          <w:t>.</w:t>
        </w:r>
      </w:ins>
    </w:p>
    <w:p w14:paraId="33D4C935" w14:textId="3B8C380E" w:rsidR="00085AF1" w:rsidRPr="005B1287" w:rsidRDefault="00085AF1" w:rsidP="002513B9">
      <w:pPr>
        <w:pStyle w:val="Rubrik2"/>
        <w:spacing w:line="240" w:lineRule="auto"/>
        <w:rPr>
          <w:lang w:val="en-GB"/>
        </w:rPr>
      </w:pPr>
      <w:r w:rsidRPr="005B1287">
        <w:rPr>
          <w:lang w:val="en-GB"/>
        </w:rPr>
        <w:t>3.</w:t>
      </w:r>
      <w:r w:rsidR="00D651AC" w:rsidRPr="005B1287">
        <w:rPr>
          <w:lang w:val="en-GB"/>
        </w:rPr>
        <w:t xml:space="preserve">4 </w:t>
      </w:r>
      <w:r w:rsidR="0073241B" w:rsidRPr="005B1287">
        <w:rPr>
          <w:lang w:val="en-GB"/>
        </w:rPr>
        <w:t>Diet assessment</w:t>
      </w:r>
    </w:p>
    <w:p w14:paraId="40D57487" w14:textId="67FC3CC8" w:rsidR="00085AF1" w:rsidRPr="005B1287" w:rsidRDefault="0FEB758D" w:rsidP="00783979">
      <w:pPr>
        <w:spacing w:line="276" w:lineRule="auto"/>
        <w:rPr>
          <w:lang w:val="en-GB"/>
        </w:rPr>
      </w:pPr>
      <w:r w:rsidRPr="005B1287">
        <w:rPr>
          <w:lang w:val="en-GB"/>
        </w:rPr>
        <w:t xml:space="preserve">To exemplify the </w:t>
      </w:r>
      <w:r w:rsidR="131BB61A" w:rsidRPr="005B1287">
        <w:rPr>
          <w:lang w:val="en-GB"/>
        </w:rPr>
        <w:t xml:space="preserve">implementation of </w:t>
      </w:r>
      <w:r w:rsidRPr="005B1287">
        <w:rPr>
          <w:lang w:val="en-GB"/>
        </w:rPr>
        <w:t>the animal welfare and antibiotic</w:t>
      </w:r>
      <w:r w:rsidR="00116655" w:rsidRPr="005B1287">
        <w:rPr>
          <w:lang w:val="en-GB"/>
        </w:rPr>
        <w:t xml:space="preserve"> u</w:t>
      </w:r>
      <w:r w:rsidRPr="005B1287">
        <w:rPr>
          <w:lang w:val="en-GB"/>
        </w:rPr>
        <w:t>s</w:t>
      </w:r>
      <w:r w:rsidR="00116655" w:rsidRPr="005B1287">
        <w:rPr>
          <w:lang w:val="en-GB"/>
        </w:rPr>
        <w:t>e</w:t>
      </w:r>
      <w:r w:rsidRPr="005B1287">
        <w:rPr>
          <w:lang w:val="en-GB"/>
        </w:rPr>
        <w:t xml:space="preserve"> indices, the consumption of animal products in the average </w:t>
      </w:r>
      <w:ins w:id="1216" w:author="Lotta Rydhmer" w:date="2025-05-15T08:55:00Z">
        <w:r w:rsidR="00FE12FE">
          <w:rPr>
            <w:lang w:val="en-GB"/>
          </w:rPr>
          <w:t xml:space="preserve">human </w:t>
        </w:r>
      </w:ins>
      <w:r w:rsidRPr="005B1287">
        <w:rPr>
          <w:lang w:val="en-GB"/>
        </w:rPr>
        <w:t xml:space="preserve">diets of Ireland, Italy and Poland </w:t>
      </w:r>
      <w:r w:rsidR="00116655" w:rsidRPr="005B1287">
        <w:rPr>
          <w:lang w:val="en-GB"/>
        </w:rPr>
        <w:t xml:space="preserve">was assessed </w:t>
      </w:r>
      <w:r w:rsidR="2ECB7CB7" w:rsidRPr="005B1287">
        <w:rPr>
          <w:lang w:val="en-GB"/>
        </w:rPr>
        <w:t>with</w:t>
      </w:r>
      <w:r w:rsidRPr="005B1287">
        <w:rPr>
          <w:lang w:val="en-GB"/>
        </w:rPr>
        <w:t xml:space="preserve"> data from the FAO Food Balance Sheets for </w:t>
      </w:r>
      <w:r w:rsidR="00880515" w:rsidRPr="005B1287">
        <w:rPr>
          <w:lang w:val="en-GB"/>
        </w:rPr>
        <w:t xml:space="preserve">per capita </w:t>
      </w:r>
      <w:r w:rsidRPr="005B1287">
        <w:rPr>
          <w:lang w:val="en-GB"/>
        </w:rPr>
        <w:t xml:space="preserve">food </w:t>
      </w:r>
      <w:r w:rsidR="00B67074" w:rsidRPr="005B1287">
        <w:rPr>
          <w:lang w:val="en-GB"/>
        </w:rPr>
        <w:t>supply</w:t>
      </w:r>
      <w:r w:rsidRPr="005B1287">
        <w:rPr>
          <w:lang w:val="en-GB"/>
        </w:rPr>
        <w:t xml:space="preserve"> (FAO, 2023). We chose these three countries as the total consumption of meat plus </w:t>
      </w:r>
      <w:r w:rsidR="00880515" w:rsidRPr="005B1287">
        <w:rPr>
          <w:lang w:val="en-GB"/>
        </w:rPr>
        <w:t>blue foods (all animal foods produced in water</w:t>
      </w:r>
      <w:r w:rsidR="14E0838A" w:rsidRPr="005B1287">
        <w:rPr>
          <w:lang w:val="en-GB"/>
        </w:rPr>
        <w:t>)</w:t>
      </w:r>
      <w:r w:rsidRPr="005B1287">
        <w:rPr>
          <w:lang w:val="en-GB"/>
        </w:rPr>
        <w:t xml:space="preserve"> in these countries are similar (approximately 80-90 kg bone</w:t>
      </w:r>
      <w:r w:rsidR="002513B9">
        <w:rPr>
          <w:lang w:val="en-GB"/>
        </w:rPr>
        <w:t>-</w:t>
      </w:r>
      <w:r w:rsidRPr="005B1287">
        <w:rPr>
          <w:lang w:val="en-GB"/>
        </w:rPr>
        <w:t xml:space="preserve">free per person per year) but differ in the animal species consumed (Table 2). Hence, the difference between countries will reflect the type of animal product consumed rather than the total amounts. The products consumed in a country include products produced domestically and imported products with import shares from </w:t>
      </w:r>
      <w:proofErr w:type="spellStart"/>
      <w:r w:rsidRPr="005B1287">
        <w:rPr>
          <w:lang w:val="en-GB"/>
        </w:rPr>
        <w:t>Schwarzmueller</w:t>
      </w:r>
      <w:proofErr w:type="spellEnd"/>
      <w:r w:rsidRPr="005B1287">
        <w:rPr>
          <w:lang w:val="en-GB"/>
        </w:rPr>
        <w:t xml:space="preserve"> </w:t>
      </w:r>
      <w:r w:rsidR="002B0209">
        <w:rPr>
          <w:lang w:val="en-GB"/>
        </w:rPr>
        <w:t>and</w:t>
      </w:r>
      <w:r w:rsidR="002B0209" w:rsidRPr="005B1287">
        <w:rPr>
          <w:lang w:val="en-GB"/>
        </w:rPr>
        <w:t xml:space="preserve"> </w:t>
      </w:r>
      <w:r w:rsidRPr="005B1287">
        <w:rPr>
          <w:lang w:val="en-GB"/>
        </w:rPr>
        <w:t xml:space="preserve">Kastner </w:t>
      </w:r>
      <w:r w:rsidR="360F83EF" w:rsidRPr="005B1287">
        <w:rPr>
          <w:lang w:val="en-GB"/>
        </w:rPr>
        <w:t>(</w:t>
      </w:r>
      <w:r w:rsidRPr="005B1287">
        <w:rPr>
          <w:lang w:val="en-GB"/>
        </w:rPr>
        <w:t xml:space="preserve">2022), </w:t>
      </w:r>
      <w:r w:rsidR="00891363" w:rsidRPr="00891363">
        <w:rPr>
          <w:i/>
          <w:lang w:val="en-GB"/>
        </w:rPr>
        <w:t>i.e.</w:t>
      </w:r>
      <w:r w:rsidRPr="005B1287">
        <w:rPr>
          <w:lang w:val="en-GB"/>
        </w:rPr>
        <w:t xml:space="preserve"> the pig meat consumed in </w:t>
      </w:r>
      <w:r w:rsidR="00B70C7F" w:rsidRPr="005B1287">
        <w:rPr>
          <w:lang w:val="en-GB"/>
        </w:rPr>
        <w:t>Italy</w:t>
      </w:r>
      <w:r w:rsidR="00FC67F5" w:rsidRPr="005B1287">
        <w:rPr>
          <w:lang w:val="en-GB"/>
        </w:rPr>
        <w:t xml:space="preserve"> </w:t>
      </w:r>
      <w:r w:rsidRPr="005B1287">
        <w:rPr>
          <w:lang w:val="en-GB"/>
        </w:rPr>
        <w:t xml:space="preserve">is </w:t>
      </w:r>
      <w:r w:rsidR="006E6DA8" w:rsidRPr="005B1287">
        <w:rPr>
          <w:lang w:val="en-GB"/>
        </w:rPr>
        <w:t>62</w:t>
      </w:r>
      <w:r w:rsidRPr="005B1287">
        <w:rPr>
          <w:lang w:val="en-GB"/>
        </w:rPr>
        <w:t xml:space="preserve">% domestic pig meat, </w:t>
      </w:r>
      <w:r w:rsidR="006E6DA8" w:rsidRPr="005B1287">
        <w:rPr>
          <w:lang w:val="en-GB"/>
        </w:rPr>
        <w:t>13</w:t>
      </w:r>
      <w:r w:rsidRPr="005B1287">
        <w:rPr>
          <w:lang w:val="en-GB"/>
        </w:rPr>
        <w:t xml:space="preserve">% pig meat from the </w:t>
      </w:r>
      <w:r w:rsidR="006E6DA8" w:rsidRPr="005B1287">
        <w:rPr>
          <w:lang w:val="en-GB"/>
        </w:rPr>
        <w:t>Germany</w:t>
      </w:r>
      <w:r w:rsidRPr="005B1287">
        <w:rPr>
          <w:lang w:val="en-GB"/>
        </w:rPr>
        <w:t xml:space="preserve">, </w:t>
      </w:r>
      <w:r w:rsidR="006E6DA8" w:rsidRPr="00FE12FE">
        <w:rPr>
          <w:highlight w:val="yellow"/>
          <w:lang w:val="en-GB"/>
          <w:rPrChange w:id="1217" w:author="Lotta Rydhmer" w:date="2025-05-15T08:55:00Z">
            <w:rPr>
              <w:lang w:val="en-GB"/>
            </w:rPr>
          </w:rPrChange>
        </w:rPr>
        <w:t>5.9</w:t>
      </w:r>
      <w:r w:rsidRPr="00FE12FE">
        <w:rPr>
          <w:highlight w:val="yellow"/>
          <w:lang w:val="en-GB"/>
          <w:rPrChange w:id="1218" w:author="Lotta Rydhmer" w:date="2025-05-15T08:55:00Z">
            <w:rPr>
              <w:lang w:val="en-GB"/>
            </w:rPr>
          </w:rPrChange>
        </w:rPr>
        <w:t xml:space="preserve">% pig meat from </w:t>
      </w:r>
      <w:r w:rsidR="006E6DA8" w:rsidRPr="00FE12FE">
        <w:rPr>
          <w:highlight w:val="yellow"/>
          <w:lang w:val="en-GB"/>
          <w:rPrChange w:id="1219" w:author="Lotta Rydhmer" w:date="2025-05-15T08:55:00Z">
            <w:rPr>
              <w:lang w:val="en-GB"/>
            </w:rPr>
          </w:rPrChange>
        </w:rPr>
        <w:t>Spain</w:t>
      </w:r>
      <w:r w:rsidRPr="00FE12FE">
        <w:rPr>
          <w:highlight w:val="yellow"/>
          <w:lang w:val="en-GB"/>
          <w:rPrChange w:id="1220" w:author="Lotta Rydhmer" w:date="2025-05-15T08:55:00Z">
            <w:rPr>
              <w:lang w:val="en-GB"/>
            </w:rPr>
          </w:rPrChange>
        </w:rPr>
        <w:t xml:space="preserve">, </w:t>
      </w:r>
      <w:commentRangeStart w:id="1221"/>
      <w:r w:rsidR="006E6DA8" w:rsidRPr="00FE12FE">
        <w:rPr>
          <w:highlight w:val="yellow"/>
          <w:lang w:val="en-GB"/>
          <w:rPrChange w:id="1222" w:author="Lotta Rydhmer" w:date="2025-05-15T08:55:00Z">
            <w:rPr>
              <w:lang w:val="en-GB"/>
            </w:rPr>
          </w:rPrChange>
        </w:rPr>
        <w:t>4.4</w:t>
      </w:r>
      <w:r w:rsidRPr="00FE12FE">
        <w:rPr>
          <w:highlight w:val="yellow"/>
          <w:lang w:val="en-GB"/>
          <w:rPrChange w:id="1223" w:author="Lotta Rydhmer" w:date="2025-05-15T08:55:00Z">
            <w:rPr>
              <w:lang w:val="en-GB"/>
            </w:rPr>
          </w:rPrChange>
        </w:rPr>
        <w:t xml:space="preserve">% pig meat from </w:t>
      </w:r>
      <w:del w:id="1224" w:author="Elin Röös" w:date="2025-05-26T08:49:00Z" w16du:dateUtc="2025-05-26T06:49:00Z">
        <w:r w:rsidR="006E6DA8" w:rsidRPr="00FE12FE" w:rsidDel="00F22A61">
          <w:rPr>
            <w:highlight w:val="yellow"/>
            <w:lang w:val="en-GB"/>
            <w:rPrChange w:id="1225" w:author="Lotta Rydhmer" w:date="2025-05-15T08:55:00Z">
              <w:rPr>
                <w:lang w:val="en-GB"/>
              </w:rPr>
            </w:rPrChange>
          </w:rPr>
          <w:delText>Spain</w:delText>
        </w:r>
        <w:r w:rsidR="006E6DA8" w:rsidRPr="005B1287" w:rsidDel="00F22A61">
          <w:rPr>
            <w:lang w:val="en-GB"/>
          </w:rPr>
          <w:delText xml:space="preserve"> </w:delText>
        </w:r>
      </w:del>
      <w:commentRangeEnd w:id="1221"/>
      <w:ins w:id="1226" w:author="Elin Röös" w:date="2025-05-26T08:49:00Z" w16du:dateUtc="2025-05-26T06:49:00Z">
        <w:r w:rsidR="00F22A61">
          <w:rPr>
            <w:lang w:val="en-GB"/>
          </w:rPr>
          <w:t>the Netherlands</w:t>
        </w:r>
        <w:r w:rsidR="00F22A61" w:rsidRPr="005B1287">
          <w:rPr>
            <w:lang w:val="en-GB"/>
          </w:rPr>
          <w:t xml:space="preserve"> </w:t>
        </w:r>
      </w:ins>
      <w:r w:rsidR="002B25A7">
        <w:rPr>
          <w:rStyle w:val="Kommentarsreferens"/>
        </w:rPr>
        <w:commentReference w:id="1221"/>
      </w:r>
      <w:r w:rsidRPr="005B1287">
        <w:rPr>
          <w:lang w:val="en-GB"/>
        </w:rPr>
        <w:t xml:space="preserve">and </w:t>
      </w:r>
      <w:r w:rsidR="00F143AB" w:rsidRPr="005B1287">
        <w:rPr>
          <w:lang w:val="en-GB"/>
        </w:rPr>
        <w:t xml:space="preserve">so on. </w:t>
      </w:r>
    </w:p>
    <w:p w14:paraId="342335F4" w14:textId="03B63910" w:rsidR="00085AF1" w:rsidRPr="005B1287" w:rsidRDefault="0FEB758D" w:rsidP="00783979">
      <w:pPr>
        <w:spacing w:line="276" w:lineRule="auto"/>
        <w:rPr>
          <w:lang w:val="en-GB"/>
        </w:rPr>
      </w:pPr>
      <w:r w:rsidRPr="005B1287">
        <w:rPr>
          <w:lang w:val="en-GB"/>
        </w:rPr>
        <w:t xml:space="preserve">To illustrate how the </w:t>
      </w:r>
      <w:r w:rsidR="2A0DCF2E" w:rsidRPr="005B1287">
        <w:rPr>
          <w:lang w:val="en-GB"/>
        </w:rPr>
        <w:t>implementation of the</w:t>
      </w:r>
      <w:r w:rsidRPr="005B1287">
        <w:rPr>
          <w:lang w:val="en-GB"/>
        </w:rPr>
        <w:t xml:space="preserve"> animal welfare and antibiotic</w:t>
      </w:r>
      <w:r w:rsidR="00116655" w:rsidRPr="005B1287">
        <w:rPr>
          <w:lang w:val="en-GB"/>
        </w:rPr>
        <w:t xml:space="preserve"> u</w:t>
      </w:r>
      <w:r w:rsidRPr="005B1287">
        <w:rPr>
          <w:lang w:val="en-GB"/>
        </w:rPr>
        <w:t>s</w:t>
      </w:r>
      <w:r w:rsidR="00116655" w:rsidRPr="005B1287">
        <w:rPr>
          <w:lang w:val="en-GB"/>
        </w:rPr>
        <w:t>e</w:t>
      </w:r>
      <w:r w:rsidRPr="005B1287">
        <w:rPr>
          <w:lang w:val="en-GB"/>
        </w:rPr>
        <w:t xml:space="preserve"> indices developed here can </w:t>
      </w:r>
      <w:r w:rsidR="050513C7" w:rsidRPr="005B1287">
        <w:rPr>
          <w:lang w:val="en-GB"/>
        </w:rPr>
        <w:t>reveal</w:t>
      </w:r>
      <w:r w:rsidRPr="005B1287">
        <w:rPr>
          <w:lang w:val="en-GB"/>
        </w:rPr>
        <w:t xml:space="preserve"> trade-offs and synergies between these aspects and climate mitigation</w:t>
      </w:r>
      <w:r w:rsidR="00116655" w:rsidRPr="005B1287">
        <w:rPr>
          <w:lang w:val="en-GB"/>
        </w:rPr>
        <w:t>,</w:t>
      </w:r>
      <w:r w:rsidRPr="005B1287">
        <w:rPr>
          <w:lang w:val="en-GB"/>
        </w:rPr>
        <w:t xml:space="preserve"> we investigated the following climate mitigation strategies: 1) replacing 50% of beef by rabbit meat in Italy; 2) replacing 50% of beef with either 2) chicken meat, or 3) </w:t>
      </w:r>
      <w:r w:rsidR="5C793EC6" w:rsidRPr="005B1287">
        <w:rPr>
          <w:lang w:val="en-GB"/>
        </w:rPr>
        <w:t xml:space="preserve">blue </w:t>
      </w:r>
      <w:r w:rsidRPr="005B1287">
        <w:rPr>
          <w:lang w:val="en-GB"/>
        </w:rPr>
        <w:t xml:space="preserve">mussels in Ireland. </w:t>
      </w:r>
    </w:p>
    <w:p w14:paraId="42F0895C" w14:textId="29E98DEA" w:rsidR="00514369" w:rsidRPr="005B1287" w:rsidRDefault="00514369" w:rsidP="002513B9">
      <w:pPr>
        <w:spacing w:line="240" w:lineRule="auto"/>
        <w:jc w:val="left"/>
        <w:rPr>
          <w:b/>
          <w:bCs/>
          <w:i/>
          <w:iCs/>
          <w:sz w:val="20"/>
          <w:szCs w:val="20"/>
          <w:lang w:val="en-GB"/>
        </w:rPr>
      </w:pPr>
    </w:p>
    <w:p w14:paraId="79E6C25A" w14:textId="6B5598CE" w:rsidR="0073241B" w:rsidRPr="00217805" w:rsidRDefault="0073241B" w:rsidP="002513B9">
      <w:pPr>
        <w:spacing w:line="240" w:lineRule="auto"/>
        <w:rPr>
          <w:i/>
          <w:sz w:val="20"/>
          <w:szCs w:val="20"/>
          <w:lang w:val="en-GB"/>
        </w:rPr>
      </w:pPr>
      <w:r w:rsidRPr="00217805">
        <w:rPr>
          <w:b/>
          <w:bCs/>
          <w:i/>
          <w:sz w:val="20"/>
          <w:szCs w:val="20"/>
          <w:lang w:val="en-GB"/>
        </w:rPr>
        <w:t xml:space="preserve">Table </w:t>
      </w:r>
      <w:r w:rsidR="006311D8" w:rsidRPr="00217805">
        <w:rPr>
          <w:b/>
          <w:bCs/>
          <w:i/>
          <w:sz w:val="20"/>
          <w:szCs w:val="20"/>
          <w:lang w:val="en-GB"/>
        </w:rPr>
        <w:t>2</w:t>
      </w:r>
      <w:r w:rsidRPr="00217805">
        <w:rPr>
          <w:b/>
          <w:bCs/>
          <w:i/>
          <w:sz w:val="20"/>
          <w:szCs w:val="20"/>
          <w:lang w:val="en-GB"/>
        </w:rPr>
        <w:t>.</w:t>
      </w:r>
      <w:r w:rsidRPr="00217805">
        <w:rPr>
          <w:i/>
          <w:sz w:val="20"/>
          <w:szCs w:val="20"/>
          <w:lang w:val="en-GB"/>
        </w:rPr>
        <w:t xml:space="preserve"> </w:t>
      </w:r>
      <w:r w:rsidR="004F3B79" w:rsidRPr="00217805">
        <w:rPr>
          <w:i/>
          <w:sz w:val="20"/>
          <w:szCs w:val="20"/>
          <w:lang w:val="en-GB"/>
        </w:rPr>
        <w:t>Yearly per capita consumption of different animal products (kg</w:t>
      </w:r>
      <w:r w:rsidR="00DB2CC1" w:rsidRPr="00217805">
        <w:rPr>
          <w:i/>
          <w:sz w:val="20"/>
          <w:szCs w:val="20"/>
          <w:lang w:val="en-GB"/>
        </w:rPr>
        <w:t xml:space="preserve"> of edible weight</w:t>
      </w:r>
      <w:r w:rsidR="004F3B79" w:rsidRPr="00217805">
        <w:rPr>
          <w:i/>
          <w:sz w:val="20"/>
          <w:szCs w:val="20"/>
          <w:lang w:val="en-GB"/>
        </w:rPr>
        <w:t>)</w:t>
      </w:r>
      <w:r w:rsidR="008118FF" w:rsidRPr="00217805">
        <w:rPr>
          <w:i/>
          <w:sz w:val="20"/>
          <w:szCs w:val="20"/>
          <w:lang w:val="en-GB"/>
        </w:rPr>
        <w:t>. From FAOSTAT Food Balance Sheets</w:t>
      </w:r>
      <w:r w:rsidR="00116655" w:rsidRPr="00217805">
        <w:rPr>
          <w:i/>
          <w:sz w:val="20"/>
          <w:szCs w:val="20"/>
          <w:lang w:val="en-GB"/>
        </w:rPr>
        <w:t xml:space="preserve"> (FAO, 2023)</w:t>
      </w:r>
      <w:r w:rsidR="008118FF" w:rsidRPr="00217805">
        <w:rPr>
          <w:i/>
          <w:sz w:val="20"/>
          <w:szCs w:val="20"/>
          <w:lang w:val="en-GB"/>
        </w:rPr>
        <w:t xml:space="preserve">. </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5"/>
        <w:gridCol w:w="2265"/>
        <w:gridCol w:w="2265"/>
        <w:gridCol w:w="2265"/>
      </w:tblGrid>
      <w:tr w:rsidR="0073241B" w:rsidRPr="00217805" w14:paraId="27DF472F" w14:textId="77777777" w:rsidTr="002513B9">
        <w:tc>
          <w:tcPr>
            <w:tcW w:w="2265" w:type="dxa"/>
            <w:tcBorders>
              <w:top w:val="single" w:sz="4" w:space="0" w:color="auto"/>
              <w:bottom w:val="single" w:sz="4" w:space="0" w:color="auto"/>
            </w:tcBorders>
          </w:tcPr>
          <w:p w14:paraId="0834D850" w14:textId="77777777" w:rsidR="0073241B" w:rsidRPr="00217805" w:rsidRDefault="0073241B" w:rsidP="002513B9">
            <w:pPr>
              <w:spacing w:line="240" w:lineRule="auto"/>
              <w:rPr>
                <w:sz w:val="20"/>
                <w:szCs w:val="20"/>
                <w:lang w:val="en-GB"/>
              </w:rPr>
            </w:pPr>
          </w:p>
        </w:tc>
        <w:tc>
          <w:tcPr>
            <w:tcW w:w="2265" w:type="dxa"/>
            <w:tcBorders>
              <w:top w:val="single" w:sz="4" w:space="0" w:color="auto"/>
              <w:bottom w:val="single" w:sz="4" w:space="0" w:color="auto"/>
            </w:tcBorders>
          </w:tcPr>
          <w:p w14:paraId="6E5B28E9" w14:textId="4F6370F9" w:rsidR="0073241B" w:rsidRPr="00217805" w:rsidRDefault="004F3B79" w:rsidP="002513B9">
            <w:pPr>
              <w:spacing w:line="240" w:lineRule="auto"/>
              <w:rPr>
                <w:sz w:val="20"/>
                <w:szCs w:val="20"/>
                <w:lang w:val="en-GB"/>
              </w:rPr>
            </w:pPr>
            <w:r w:rsidRPr="00217805">
              <w:rPr>
                <w:sz w:val="20"/>
                <w:szCs w:val="20"/>
                <w:lang w:val="en-GB"/>
              </w:rPr>
              <w:t>Ireland</w:t>
            </w:r>
          </w:p>
        </w:tc>
        <w:tc>
          <w:tcPr>
            <w:tcW w:w="2265" w:type="dxa"/>
            <w:tcBorders>
              <w:top w:val="single" w:sz="4" w:space="0" w:color="auto"/>
              <w:bottom w:val="single" w:sz="4" w:space="0" w:color="auto"/>
            </w:tcBorders>
          </w:tcPr>
          <w:p w14:paraId="3A3D6729" w14:textId="7F865F4E" w:rsidR="0073241B" w:rsidRPr="00217805" w:rsidRDefault="004F3B79" w:rsidP="002513B9">
            <w:pPr>
              <w:spacing w:line="240" w:lineRule="auto"/>
              <w:rPr>
                <w:sz w:val="20"/>
                <w:szCs w:val="20"/>
                <w:lang w:val="en-GB"/>
              </w:rPr>
            </w:pPr>
            <w:r w:rsidRPr="00217805">
              <w:rPr>
                <w:sz w:val="20"/>
                <w:szCs w:val="20"/>
                <w:lang w:val="en-GB"/>
              </w:rPr>
              <w:t>Italy</w:t>
            </w:r>
          </w:p>
        </w:tc>
        <w:tc>
          <w:tcPr>
            <w:tcW w:w="2265" w:type="dxa"/>
            <w:tcBorders>
              <w:top w:val="single" w:sz="4" w:space="0" w:color="auto"/>
              <w:bottom w:val="single" w:sz="4" w:space="0" w:color="auto"/>
            </w:tcBorders>
          </w:tcPr>
          <w:p w14:paraId="60AB54C1" w14:textId="634249AA" w:rsidR="0073241B" w:rsidRPr="00217805" w:rsidRDefault="004F3B79" w:rsidP="002513B9">
            <w:pPr>
              <w:spacing w:line="240" w:lineRule="auto"/>
              <w:rPr>
                <w:sz w:val="20"/>
                <w:szCs w:val="20"/>
                <w:lang w:val="en-GB"/>
              </w:rPr>
            </w:pPr>
            <w:r w:rsidRPr="00217805">
              <w:rPr>
                <w:sz w:val="20"/>
                <w:szCs w:val="20"/>
                <w:lang w:val="en-GB"/>
              </w:rPr>
              <w:t>Poland</w:t>
            </w:r>
          </w:p>
        </w:tc>
      </w:tr>
      <w:tr w:rsidR="0073241B" w:rsidRPr="00217805" w14:paraId="0275D04E" w14:textId="77777777" w:rsidTr="002513B9">
        <w:tc>
          <w:tcPr>
            <w:tcW w:w="2265" w:type="dxa"/>
            <w:tcBorders>
              <w:top w:val="single" w:sz="4" w:space="0" w:color="auto"/>
            </w:tcBorders>
          </w:tcPr>
          <w:p w14:paraId="3BBA8C19" w14:textId="416B7AE8" w:rsidR="00D62EC3" w:rsidRPr="00217805" w:rsidRDefault="00BC3859" w:rsidP="002513B9">
            <w:pPr>
              <w:spacing w:line="240" w:lineRule="auto"/>
              <w:rPr>
                <w:sz w:val="20"/>
                <w:szCs w:val="20"/>
                <w:lang w:val="en-GB"/>
              </w:rPr>
            </w:pPr>
            <w:r w:rsidRPr="00217805">
              <w:rPr>
                <w:sz w:val="20"/>
                <w:szCs w:val="20"/>
                <w:lang w:val="en-GB"/>
              </w:rPr>
              <w:t>R</w:t>
            </w:r>
            <w:r w:rsidR="00D62EC3" w:rsidRPr="00217805">
              <w:rPr>
                <w:sz w:val="20"/>
                <w:szCs w:val="20"/>
                <w:lang w:val="en-GB"/>
              </w:rPr>
              <w:t>uminant meat</w:t>
            </w:r>
            <w:r w:rsidR="00C36BB1" w:rsidRPr="00217805">
              <w:rPr>
                <w:sz w:val="20"/>
                <w:szCs w:val="20"/>
                <w:vertAlign w:val="superscript"/>
                <w:lang w:val="en-GB"/>
              </w:rPr>
              <w:t>1</w:t>
            </w:r>
          </w:p>
        </w:tc>
        <w:tc>
          <w:tcPr>
            <w:tcW w:w="2265" w:type="dxa"/>
            <w:tcBorders>
              <w:top w:val="single" w:sz="4" w:space="0" w:color="auto"/>
            </w:tcBorders>
          </w:tcPr>
          <w:p w14:paraId="7E9D737E" w14:textId="1E88C582" w:rsidR="0073241B" w:rsidRPr="00217805" w:rsidRDefault="00AD0A22" w:rsidP="002513B9">
            <w:pPr>
              <w:spacing w:line="240" w:lineRule="auto"/>
              <w:rPr>
                <w:sz w:val="20"/>
                <w:szCs w:val="20"/>
                <w:lang w:val="en-GB"/>
              </w:rPr>
            </w:pPr>
            <w:r w:rsidRPr="00217805">
              <w:rPr>
                <w:sz w:val="20"/>
                <w:szCs w:val="20"/>
                <w:lang w:val="en-GB"/>
              </w:rPr>
              <w:t>2</w:t>
            </w:r>
            <w:r w:rsidR="00754FD0" w:rsidRPr="00217805">
              <w:rPr>
                <w:sz w:val="20"/>
                <w:szCs w:val="20"/>
                <w:lang w:val="en-GB"/>
              </w:rPr>
              <w:t>3</w:t>
            </w:r>
          </w:p>
        </w:tc>
        <w:tc>
          <w:tcPr>
            <w:tcW w:w="2265" w:type="dxa"/>
            <w:tcBorders>
              <w:top w:val="single" w:sz="4" w:space="0" w:color="auto"/>
            </w:tcBorders>
          </w:tcPr>
          <w:p w14:paraId="7964B5DC" w14:textId="6B3ABD60" w:rsidR="0073241B" w:rsidRPr="00217805" w:rsidRDefault="00AD0A22" w:rsidP="002513B9">
            <w:pPr>
              <w:spacing w:line="240" w:lineRule="auto"/>
              <w:rPr>
                <w:sz w:val="20"/>
                <w:szCs w:val="20"/>
                <w:lang w:val="en-GB"/>
              </w:rPr>
            </w:pPr>
            <w:r w:rsidRPr="00217805">
              <w:rPr>
                <w:sz w:val="20"/>
                <w:szCs w:val="20"/>
                <w:lang w:val="en-GB"/>
              </w:rPr>
              <w:t>1</w:t>
            </w:r>
            <w:r w:rsidR="00D118E1" w:rsidRPr="00217805">
              <w:rPr>
                <w:sz w:val="20"/>
                <w:szCs w:val="20"/>
                <w:lang w:val="en-GB"/>
              </w:rPr>
              <w:t>2</w:t>
            </w:r>
          </w:p>
        </w:tc>
        <w:tc>
          <w:tcPr>
            <w:tcW w:w="2265" w:type="dxa"/>
            <w:tcBorders>
              <w:top w:val="single" w:sz="4" w:space="0" w:color="auto"/>
            </w:tcBorders>
          </w:tcPr>
          <w:p w14:paraId="27A1BA53" w14:textId="36481A0F" w:rsidR="0073241B" w:rsidRPr="00217805" w:rsidRDefault="00AD0A22" w:rsidP="002513B9">
            <w:pPr>
              <w:spacing w:line="240" w:lineRule="auto"/>
              <w:rPr>
                <w:sz w:val="20"/>
                <w:szCs w:val="20"/>
                <w:lang w:val="en-GB"/>
              </w:rPr>
            </w:pPr>
            <w:r w:rsidRPr="00217805">
              <w:rPr>
                <w:sz w:val="20"/>
                <w:szCs w:val="20"/>
                <w:lang w:val="en-GB"/>
              </w:rPr>
              <w:t>1</w:t>
            </w:r>
          </w:p>
        </w:tc>
      </w:tr>
      <w:tr w:rsidR="0073241B" w:rsidRPr="00217805" w14:paraId="56CB5E2E" w14:textId="77777777" w:rsidTr="002513B9">
        <w:tc>
          <w:tcPr>
            <w:tcW w:w="2265" w:type="dxa"/>
          </w:tcPr>
          <w:p w14:paraId="7CC5051E" w14:textId="3D2D7E25" w:rsidR="0073241B" w:rsidRPr="00217805" w:rsidRDefault="00BC3859" w:rsidP="002513B9">
            <w:pPr>
              <w:spacing w:line="240" w:lineRule="auto"/>
              <w:rPr>
                <w:sz w:val="20"/>
                <w:szCs w:val="20"/>
                <w:lang w:val="en-GB"/>
              </w:rPr>
            </w:pPr>
            <w:r w:rsidRPr="00217805">
              <w:rPr>
                <w:sz w:val="20"/>
                <w:szCs w:val="20"/>
                <w:lang w:val="en-GB"/>
              </w:rPr>
              <w:t>Pig meat</w:t>
            </w:r>
          </w:p>
        </w:tc>
        <w:tc>
          <w:tcPr>
            <w:tcW w:w="2265" w:type="dxa"/>
          </w:tcPr>
          <w:p w14:paraId="2D62465D" w14:textId="3CD6ACE2" w:rsidR="0073241B" w:rsidRPr="00217805" w:rsidRDefault="00AD0A22" w:rsidP="002513B9">
            <w:pPr>
              <w:spacing w:line="240" w:lineRule="auto"/>
              <w:rPr>
                <w:sz w:val="20"/>
                <w:szCs w:val="20"/>
                <w:lang w:val="en-GB"/>
              </w:rPr>
            </w:pPr>
            <w:r w:rsidRPr="00217805">
              <w:rPr>
                <w:sz w:val="20"/>
                <w:szCs w:val="20"/>
                <w:lang w:val="en-GB"/>
              </w:rPr>
              <w:t>2</w:t>
            </w:r>
            <w:r w:rsidR="006A5DC5" w:rsidRPr="00217805">
              <w:rPr>
                <w:sz w:val="20"/>
                <w:szCs w:val="20"/>
                <w:lang w:val="en-GB"/>
              </w:rPr>
              <w:t>0</w:t>
            </w:r>
          </w:p>
        </w:tc>
        <w:tc>
          <w:tcPr>
            <w:tcW w:w="2265" w:type="dxa"/>
          </w:tcPr>
          <w:p w14:paraId="2E322EEF" w14:textId="11FD3E47" w:rsidR="0073241B" w:rsidRPr="00217805" w:rsidRDefault="00D118E1" w:rsidP="002513B9">
            <w:pPr>
              <w:spacing w:line="240" w:lineRule="auto"/>
              <w:rPr>
                <w:sz w:val="20"/>
                <w:szCs w:val="20"/>
                <w:lang w:val="en-GB"/>
              </w:rPr>
            </w:pPr>
            <w:r w:rsidRPr="00217805">
              <w:rPr>
                <w:sz w:val="20"/>
                <w:szCs w:val="20"/>
                <w:lang w:val="en-GB"/>
              </w:rPr>
              <w:t>24</w:t>
            </w:r>
          </w:p>
        </w:tc>
        <w:tc>
          <w:tcPr>
            <w:tcW w:w="2265" w:type="dxa"/>
          </w:tcPr>
          <w:p w14:paraId="563F55CC" w14:textId="3805CED8" w:rsidR="0073241B" w:rsidRPr="00217805" w:rsidRDefault="00D118E1" w:rsidP="002513B9">
            <w:pPr>
              <w:spacing w:line="240" w:lineRule="auto"/>
              <w:rPr>
                <w:sz w:val="20"/>
                <w:szCs w:val="20"/>
                <w:lang w:val="en-GB"/>
              </w:rPr>
            </w:pPr>
            <w:r w:rsidRPr="00217805">
              <w:rPr>
                <w:sz w:val="20"/>
                <w:szCs w:val="20"/>
                <w:lang w:val="en-GB"/>
              </w:rPr>
              <w:t>34</w:t>
            </w:r>
          </w:p>
        </w:tc>
      </w:tr>
      <w:tr w:rsidR="0073241B" w:rsidRPr="00217805" w14:paraId="101EC274" w14:textId="77777777" w:rsidTr="002513B9">
        <w:tc>
          <w:tcPr>
            <w:tcW w:w="2265" w:type="dxa"/>
          </w:tcPr>
          <w:p w14:paraId="52E8FA34" w14:textId="6A4EB5C5" w:rsidR="0073241B" w:rsidRPr="00217805" w:rsidRDefault="00BC3859" w:rsidP="002513B9">
            <w:pPr>
              <w:spacing w:line="240" w:lineRule="auto"/>
              <w:rPr>
                <w:sz w:val="20"/>
                <w:szCs w:val="20"/>
                <w:lang w:val="en-GB"/>
              </w:rPr>
            </w:pPr>
            <w:r w:rsidRPr="00217805">
              <w:rPr>
                <w:sz w:val="20"/>
                <w:szCs w:val="20"/>
                <w:lang w:val="en-GB"/>
              </w:rPr>
              <w:t>Poultry meat</w:t>
            </w:r>
          </w:p>
        </w:tc>
        <w:tc>
          <w:tcPr>
            <w:tcW w:w="2265" w:type="dxa"/>
          </w:tcPr>
          <w:p w14:paraId="4ED38185" w14:textId="2F281420" w:rsidR="0073241B" w:rsidRPr="00217805" w:rsidRDefault="001F19DF" w:rsidP="002513B9">
            <w:pPr>
              <w:spacing w:line="240" w:lineRule="auto"/>
              <w:rPr>
                <w:sz w:val="20"/>
                <w:szCs w:val="20"/>
                <w:lang w:val="en-GB"/>
              </w:rPr>
            </w:pPr>
            <w:r w:rsidRPr="00217805">
              <w:rPr>
                <w:sz w:val="20"/>
                <w:szCs w:val="20"/>
                <w:lang w:val="en-GB"/>
              </w:rPr>
              <w:t>2</w:t>
            </w:r>
            <w:r w:rsidR="006A5DC5" w:rsidRPr="00217805">
              <w:rPr>
                <w:sz w:val="20"/>
                <w:szCs w:val="20"/>
                <w:lang w:val="en-GB"/>
              </w:rPr>
              <w:t>0</w:t>
            </w:r>
          </w:p>
        </w:tc>
        <w:tc>
          <w:tcPr>
            <w:tcW w:w="2265" w:type="dxa"/>
          </w:tcPr>
          <w:p w14:paraId="231CA2FC" w14:textId="1877ACC8" w:rsidR="0073241B" w:rsidRPr="00217805" w:rsidRDefault="00D118E1" w:rsidP="002513B9">
            <w:pPr>
              <w:spacing w:line="240" w:lineRule="auto"/>
              <w:rPr>
                <w:sz w:val="20"/>
                <w:szCs w:val="20"/>
                <w:lang w:val="en-GB"/>
              </w:rPr>
            </w:pPr>
            <w:r w:rsidRPr="00217805">
              <w:rPr>
                <w:sz w:val="20"/>
                <w:szCs w:val="20"/>
                <w:lang w:val="en-GB"/>
              </w:rPr>
              <w:t>15</w:t>
            </w:r>
          </w:p>
        </w:tc>
        <w:tc>
          <w:tcPr>
            <w:tcW w:w="2265" w:type="dxa"/>
          </w:tcPr>
          <w:p w14:paraId="1CA564F5" w14:textId="5DC32EA4" w:rsidR="0073241B" w:rsidRPr="00217805" w:rsidRDefault="00D118E1" w:rsidP="002513B9">
            <w:pPr>
              <w:spacing w:line="240" w:lineRule="auto"/>
              <w:rPr>
                <w:sz w:val="20"/>
                <w:szCs w:val="20"/>
                <w:lang w:val="en-GB"/>
              </w:rPr>
            </w:pPr>
            <w:r w:rsidRPr="00217805">
              <w:rPr>
                <w:sz w:val="20"/>
                <w:szCs w:val="20"/>
                <w:lang w:val="en-GB"/>
              </w:rPr>
              <w:t>24</w:t>
            </w:r>
          </w:p>
        </w:tc>
      </w:tr>
      <w:tr w:rsidR="0073241B" w:rsidRPr="00217805" w14:paraId="0D7A7AEC" w14:textId="77777777" w:rsidTr="002513B9">
        <w:tc>
          <w:tcPr>
            <w:tcW w:w="2265" w:type="dxa"/>
          </w:tcPr>
          <w:p w14:paraId="07169F81" w14:textId="77303CD4" w:rsidR="0073241B" w:rsidRPr="00217805" w:rsidRDefault="00BC3859" w:rsidP="002513B9">
            <w:pPr>
              <w:spacing w:line="240" w:lineRule="auto"/>
              <w:rPr>
                <w:sz w:val="20"/>
                <w:szCs w:val="20"/>
                <w:lang w:val="en-GB"/>
              </w:rPr>
            </w:pPr>
            <w:r w:rsidRPr="00217805">
              <w:rPr>
                <w:sz w:val="20"/>
                <w:szCs w:val="20"/>
                <w:lang w:val="en-GB"/>
              </w:rPr>
              <w:t>Blue food</w:t>
            </w:r>
            <w:r w:rsidR="00F561DA" w:rsidRPr="00217805">
              <w:rPr>
                <w:sz w:val="20"/>
                <w:szCs w:val="20"/>
                <w:vertAlign w:val="superscript"/>
                <w:lang w:val="en-GB"/>
              </w:rPr>
              <w:t>2</w:t>
            </w:r>
          </w:p>
        </w:tc>
        <w:tc>
          <w:tcPr>
            <w:tcW w:w="2265" w:type="dxa"/>
          </w:tcPr>
          <w:p w14:paraId="09F1D6A8" w14:textId="4B04A4E5" w:rsidR="0073241B" w:rsidRPr="00217805" w:rsidRDefault="006A5DC5" w:rsidP="002513B9">
            <w:pPr>
              <w:spacing w:line="240" w:lineRule="auto"/>
              <w:rPr>
                <w:sz w:val="20"/>
                <w:szCs w:val="20"/>
                <w:lang w:val="en-GB"/>
              </w:rPr>
            </w:pPr>
            <w:r w:rsidRPr="00217805">
              <w:rPr>
                <w:sz w:val="20"/>
                <w:szCs w:val="20"/>
                <w:lang w:val="en-GB"/>
              </w:rPr>
              <w:t>10</w:t>
            </w:r>
          </w:p>
        </w:tc>
        <w:tc>
          <w:tcPr>
            <w:tcW w:w="2265" w:type="dxa"/>
          </w:tcPr>
          <w:p w14:paraId="1DC4A6C0" w14:textId="290620D4" w:rsidR="0073241B" w:rsidRPr="00217805" w:rsidRDefault="00D118E1" w:rsidP="002513B9">
            <w:pPr>
              <w:spacing w:line="240" w:lineRule="auto"/>
              <w:rPr>
                <w:sz w:val="20"/>
                <w:szCs w:val="20"/>
                <w:lang w:val="en-GB"/>
              </w:rPr>
            </w:pPr>
            <w:r w:rsidRPr="00217805">
              <w:rPr>
                <w:sz w:val="20"/>
                <w:szCs w:val="20"/>
                <w:lang w:val="en-GB"/>
              </w:rPr>
              <w:t>14</w:t>
            </w:r>
          </w:p>
        </w:tc>
        <w:tc>
          <w:tcPr>
            <w:tcW w:w="2265" w:type="dxa"/>
          </w:tcPr>
          <w:p w14:paraId="1C3DE4AD" w14:textId="601C3A62" w:rsidR="0073241B" w:rsidRPr="00217805" w:rsidRDefault="00926F73" w:rsidP="002513B9">
            <w:pPr>
              <w:spacing w:line="240" w:lineRule="auto"/>
              <w:rPr>
                <w:sz w:val="20"/>
                <w:szCs w:val="20"/>
                <w:lang w:val="en-GB"/>
              </w:rPr>
            </w:pPr>
            <w:r w:rsidRPr="00217805">
              <w:rPr>
                <w:sz w:val="20"/>
                <w:szCs w:val="20"/>
                <w:lang w:val="en-GB"/>
              </w:rPr>
              <w:t>6</w:t>
            </w:r>
          </w:p>
        </w:tc>
      </w:tr>
      <w:tr w:rsidR="0073241B" w:rsidRPr="00217805" w14:paraId="4BB7999C" w14:textId="77777777" w:rsidTr="002513B9">
        <w:tc>
          <w:tcPr>
            <w:tcW w:w="2265" w:type="dxa"/>
          </w:tcPr>
          <w:p w14:paraId="2ECA5A72" w14:textId="75FA8AC3" w:rsidR="0073241B" w:rsidRPr="00217805" w:rsidRDefault="00FE5A7A" w:rsidP="002513B9">
            <w:pPr>
              <w:spacing w:line="240" w:lineRule="auto"/>
              <w:rPr>
                <w:sz w:val="20"/>
                <w:szCs w:val="20"/>
                <w:lang w:val="en-GB"/>
              </w:rPr>
            </w:pPr>
            <w:r w:rsidRPr="00217805">
              <w:rPr>
                <w:sz w:val="20"/>
                <w:szCs w:val="20"/>
                <w:lang w:val="en-GB"/>
              </w:rPr>
              <w:t>Dairy</w:t>
            </w:r>
            <w:r w:rsidR="00315E78" w:rsidRPr="00217805">
              <w:rPr>
                <w:sz w:val="20"/>
                <w:szCs w:val="20"/>
                <w:vertAlign w:val="superscript"/>
                <w:lang w:val="en-GB"/>
              </w:rPr>
              <w:t>3</w:t>
            </w:r>
            <w:r w:rsidR="00C11384" w:rsidRPr="00217805">
              <w:rPr>
                <w:sz w:val="20"/>
                <w:szCs w:val="20"/>
                <w:lang w:val="en-GB"/>
              </w:rPr>
              <w:t xml:space="preserve"> </w:t>
            </w:r>
          </w:p>
        </w:tc>
        <w:tc>
          <w:tcPr>
            <w:tcW w:w="2265" w:type="dxa"/>
          </w:tcPr>
          <w:p w14:paraId="23FC8F6C" w14:textId="476C126E" w:rsidR="0073241B" w:rsidRPr="00217805" w:rsidRDefault="001F19DF" w:rsidP="002513B9">
            <w:pPr>
              <w:spacing w:line="240" w:lineRule="auto"/>
              <w:rPr>
                <w:sz w:val="20"/>
                <w:szCs w:val="20"/>
                <w:lang w:val="en-GB"/>
              </w:rPr>
            </w:pPr>
            <w:r w:rsidRPr="00217805">
              <w:rPr>
                <w:sz w:val="20"/>
                <w:szCs w:val="20"/>
                <w:lang w:val="en-GB"/>
              </w:rPr>
              <w:t>2</w:t>
            </w:r>
            <w:r w:rsidR="006A5DC5" w:rsidRPr="00217805">
              <w:rPr>
                <w:sz w:val="20"/>
                <w:szCs w:val="20"/>
                <w:lang w:val="en-GB"/>
              </w:rPr>
              <w:t>93</w:t>
            </w:r>
          </w:p>
        </w:tc>
        <w:tc>
          <w:tcPr>
            <w:tcW w:w="2265" w:type="dxa"/>
          </w:tcPr>
          <w:p w14:paraId="2B16EB11" w14:textId="2AB5442E" w:rsidR="0073241B" w:rsidRPr="00217805" w:rsidRDefault="001F19DF" w:rsidP="002513B9">
            <w:pPr>
              <w:spacing w:line="240" w:lineRule="auto"/>
              <w:rPr>
                <w:sz w:val="20"/>
                <w:szCs w:val="20"/>
                <w:lang w:val="en-GB"/>
              </w:rPr>
            </w:pPr>
            <w:r w:rsidRPr="00217805">
              <w:rPr>
                <w:sz w:val="20"/>
                <w:szCs w:val="20"/>
                <w:lang w:val="en-GB"/>
              </w:rPr>
              <w:t>2</w:t>
            </w:r>
            <w:r w:rsidR="00D118E1" w:rsidRPr="00217805">
              <w:rPr>
                <w:sz w:val="20"/>
                <w:szCs w:val="20"/>
                <w:lang w:val="en-GB"/>
              </w:rPr>
              <w:t>24</w:t>
            </w:r>
          </w:p>
        </w:tc>
        <w:tc>
          <w:tcPr>
            <w:tcW w:w="2265" w:type="dxa"/>
          </w:tcPr>
          <w:p w14:paraId="2944B3EF" w14:textId="4E6072B8" w:rsidR="0073241B" w:rsidRPr="00217805" w:rsidRDefault="001F19DF" w:rsidP="002513B9">
            <w:pPr>
              <w:spacing w:line="240" w:lineRule="auto"/>
              <w:rPr>
                <w:sz w:val="20"/>
                <w:szCs w:val="20"/>
                <w:lang w:val="en-GB"/>
              </w:rPr>
            </w:pPr>
            <w:r w:rsidRPr="00217805">
              <w:rPr>
                <w:sz w:val="20"/>
                <w:szCs w:val="20"/>
                <w:lang w:val="en-GB"/>
              </w:rPr>
              <w:t>1</w:t>
            </w:r>
            <w:r w:rsidR="00926F73" w:rsidRPr="00217805">
              <w:rPr>
                <w:sz w:val="20"/>
                <w:szCs w:val="20"/>
                <w:lang w:val="en-GB"/>
              </w:rPr>
              <w:t>86</w:t>
            </w:r>
          </w:p>
        </w:tc>
      </w:tr>
      <w:tr w:rsidR="00FF2024" w:rsidRPr="00217805" w14:paraId="3A8DAFA9" w14:textId="77777777" w:rsidTr="002513B9">
        <w:tc>
          <w:tcPr>
            <w:tcW w:w="2265" w:type="dxa"/>
            <w:tcBorders>
              <w:bottom w:val="single" w:sz="4" w:space="0" w:color="auto"/>
            </w:tcBorders>
          </w:tcPr>
          <w:p w14:paraId="02526BEC" w14:textId="3119EF0E" w:rsidR="00FF2024" w:rsidRPr="00217805" w:rsidRDefault="00FF2024" w:rsidP="002513B9">
            <w:pPr>
              <w:spacing w:line="240" w:lineRule="auto"/>
              <w:rPr>
                <w:sz w:val="20"/>
                <w:szCs w:val="20"/>
                <w:lang w:val="en-GB"/>
              </w:rPr>
            </w:pPr>
            <w:r w:rsidRPr="00217805">
              <w:rPr>
                <w:sz w:val="20"/>
                <w:szCs w:val="20"/>
                <w:lang w:val="en-GB"/>
              </w:rPr>
              <w:t>Egg</w:t>
            </w:r>
          </w:p>
        </w:tc>
        <w:tc>
          <w:tcPr>
            <w:tcW w:w="2265" w:type="dxa"/>
            <w:tcBorders>
              <w:bottom w:val="single" w:sz="4" w:space="0" w:color="auto"/>
            </w:tcBorders>
          </w:tcPr>
          <w:p w14:paraId="2F02E858" w14:textId="72A6A13C" w:rsidR="00FF2024" w:rsidRPr="00217805" w:rsidRDefault="008156A3" w:rsidP="002513B9">
            <w:pPr>
              <w:spacing w:line="240" w:lineRule="auto"/>
              <w:rPr>
                <w:sz w:val="20"/>
                <w:szCs w:val="20"/>
                <w:lang w:val="en-GB"/>
              </w:rPr>
            </w:pPr>
            <w:r w:rsidRPr="00217805">
              <w:rPr>
                <w:sz w:val="20"/>
                <w:szCs w:val="20"/>
                <w:lang w:val="en-GB"/>
              </w:rPr>
              <w:t>12</w:t>
            </w:r>
          </w:p>
        </w:tc>
        <w:tc>
          <w:tcPr>
            <w:tcW w:w="2265" w:type="dxa"/>
            <w:tcBorders>
              <w:bottom w:val="single" w:sz="4" w:space="0" w:color="auto"/>
            </w:tcBorders>
          </w:tcPr>
          <w:p w14:paraId="1D9846DF" w14:textId="5D97A554" w:rsidR="00FF2024" w:rsidRPr="00217805" w:rsidRDefault="008156A3" w:rsidP="002513B9">
            <w:pPr>
              <w:spacing w:line="240" w:lineRule="auto"/>
              <w:rPr>
                <w:sz w:val="20"/>
                <w:szCs w:val="20"/>
                <w:lang w:val="en-GB"/>
              </w:rPr>
            </w:pPr>
            <w:r w:rsidRPr="00217805">
              <w:rPr>
                <w:sz w:val="20"/>
                <w:szCs w:val="20"/>
                <w:lang w:val="en-GB"/>
              </w:rPr>
              <w:t>12</w:t>
            </w:r>
          </w:p>
        </w:tc>
        <w:tc>
          <w:tcPr>
            <w:tcW w:w="2265" w:type="dxa"/>
            <w:tcBorders>
              <w:bottom w:val="single" w:sz="4" w:space="0" w:color="auto"/>
            </w:tcBorders>
          </w:tcPr>
          <w:p w14:paraId="75E3ADC1" w14:textId="45C87282" w:rsidR="00FF2024" w:rsidRPr="00217805" w:rsidRDefault="008156A3" w:rsidP="002513B9">
            <w:pPr>
              <w:spacing w:line="240" w:lineRule="auto"/>
              <w:rPr>
                <w:sz w:val="20"/>
                <w:szCs w:val="20"/>
                <w:lang w:val="en-GB"/>
              </w:rPr>
            </w:pPr>
            <w:r w:rsidRPr="00217805">
              <w:rPr>
                <w:sz w:val="20"/>
                <w:szCs w:val="20"/>
                <w:lang w:val="en-GB"/>
              </w:rPr>
              <w:t>8</w:t>
            </w:r>
          </w:p>
        </w:tc>
      </w:tr>
    </w:tbl>
    <w:p w14:paraId="0B58508A" w14:textId="302FE829" w:rsidR="000A1827" w:rsidRPr="00217805" w:rsidRDefault="00C36BB1" w:rsidP="00217805">
      <w:pPr>
        <w:spacing w:after="0" w:line="240" w:lineRule="auto"/>
        <w:rPr>
          <w:sz w:val="18"/>
          <w:szCs w:val="18"/>
          <w:lang w:val="en-GB"/>
        </w:rPr>
      </w:pPr>
      <w:r w:rsidRPr="00217805">
        <w:rPr>
          <w:sz w:val="18"/>
          <w:szCs w:val="18"/>
          <w:vertAlign w:val="superscript"/>
          <w:lang w:val="en-GB"/>
        </w:rPr>
        <w:t>1</w:t>
      </w:r>
      <w:r w:rsidR="009620D5" w:rsidRPr="00217805">
        <w:rPr>
          <w:sz w:val="18"/>
          <w:szCs w:val="18"/>
          <w:lang w:val="en-GB"/>
        </w:rPr>
        <w:t xml:space="preserve"> Beef, lamb and goat (goat approximate</w:t>
      </w:r>
      <w:r w:rsidR="00FB4F06" w:rsidRPr="00217805">
        <w:rPr>
          <w:sz w:val="18"/>
          <w:szCs w:val="18"/>
          <w:lang w:val="en-GB"/>
        </w:rPr>
        <w:t>d with lamb)</w:t>
      </w:r>
    </w:p>
    <w:p w14:paraId="09BCEAA1" w14:textId="3E030EC2" w:rsidR="00FD1CEE" w:rsidRPr="00217805" w:rsidRDefault="00F561DA" w:rsidP="00217805">
      <w:pPr>
        <w:spacing w:after="0" w:line="240" w:lineRule="auto"/>
        <w:rPr>
          <w:sz w:val="18"/>
          <w:szCs w:val="18"/>
          <w:lang w:val="en-GB"/>
        </w:rPr>
      </w:pPr>
      <w:r w:rsidRPr="00217805">
        <w:rPr>
          <w:sz w:val="18"/>
          <w:szCs w:val="18"/>
          <w:vertAlign w:val="superscript"/>
          <w:lang w:val="en-GB"/>
        </w:rPr>
        <w:t>2</w:t>
      </w:r>
      <w:r w:rsidRPr="00217805">
        <w:rPr>
          <w:sz w:val="18"/>
          <w:szCs w:val="18"/>
          <w:lang w:val="en-GB"/>
        </w:rPr>
        <w:t xml:space="preserve"> </w:t>
      </w:r>
      <w:r w:rsidR="00ED4AA5" w:rsidRPr="00217805">
        <w:rPr>
          <w:sz w:val="18"/>
          <w:szCs w:val="18"/>
          <w:lang w:val="en-GB"/>
        </w:rPr>
        <w:t xml:space="preserve">Includes all animal products produced </w:t>
      </w:r>
      <w:r w:rsidR="00B61624" w:rsidRPr="00217805">
        <w:rPr>
          <w:sz w:val="18"/>
          <w:szCs w:val="18"/>
          <w:lang w:val="en-GB"/>
        </w:rPr>
        <w:t xml:space="preserve">or caught </w:t>
      </w:r>
      <w:r w:rsidR="00ED4AA5" w:rsidRPr="00217805">
        <w:rPr>
          <w:sz w:val="18"/>
          <w:szCs w:val="18"/>
          <w:lang w:val="en-GB"/>
        </w:rPr>
        <w:t xml:space="preserve">in water in broad categories. </w:t>
      </w:r>
      <w:r w:rsidR="00FD1CEE" w:rsidRPr="00217805">
        <w:rPr>
          <w:sz w:val="18"/>
          <w:szCs w:val="18"/>
          <w:lang w:val="en-GB"/>
        </w:rPr>
        <w:t xml:space="preserve">All cephalopods </w:t>
      </w:r>
      <w:r w:rsidR="0096052B" w:rsidRPr="00217805">
        <w:rPr>
          <w:sz w:val="18"/>
          <w:szCs w:val="18"/>
          <w:lang w:val="en-GB"/>
        </w:rPr>
        <w:t xml:space="preserve">were </w:t>
      </w:r>
      <w:r w:rsidR="00FD1CEE" w:rsidRPr="00217805">
        <w:rPr>
          <w:sz w:val="18"/>
          <w:szCs w:val="18"/>
          <w:lang w:val="en-GB"/>
        </w:rPr>
        <w:t xml:space="preserve">assumed to be octopus, all crustaceans assumed to be crab, all demersal fish assumed to be farmed salmon from Norway, all freshwater fish assumed to be perch, </w:t>
      </w:r>
      <w:r w:rsidR="004E13FE" w:rsidRPr="00217805">
        <w:rPr>
          <w:sz w:val="18"/>
          <w:szCs w:val="18"/>
          <w:lang w:val="en-GB"/>
        </w:rPr>
        <w:t>all pelagic fish assumed to be herring</w:t>
      </w:r>
      <w:r w:rsidR="00ED4AA5" w:rsidRPr="00217805">
        <w:rPr>
          <w:sz w:val="18"/>
          <w:szCs w:val="18"/>
          <w:lang w:val="en-GB"/>
        </w:rPr>
        <w:t>,</w:t>
      </w:r>
      <w:r w:rsidR="004E13FE" w:rsidRPr="00217805">
        <w:rPr>
          <w:sz w:val="18"/>
          <w:szCs w:val="18"/>
          <w:lang w:val="en-GB"/>
        </w:rPr>
        <w:t xml:space="preserve"> </w:t>
      </w:r>
      <w:r w:rsidR="00FD1CEE" w:rsidRPr="00217805">
        <w:rPr>
          <w:sz w:val="18"/>
          <w:szCs w:val="18"/>
          <w:lang w:val="en-GB"/>
        </w:rPr>
        <w:t>all other marine fish assumed to be cod</w:t>
      </w:r>
      <w:r w:rsidR="004E13FE" w:rsidRPr="00217805">
        <w:rPr>
          <w:sz w:val="18"/>
          <w:szCs w:val="18"/>
          <w:lang w:val="en-GB"/>
        </w:rPr>
        <w:t>,</w:t>
      </w:r>
      <w:r w:rsidR="00FD1CEE" w:rsidRPr="00217805">
        <w:rPr>
          <w:sz w:val="18"/>
          <w:szCs w:val="18"/>
          <w:lang w:val="en-GB"/>
        </w:rPr>
        <w:t xml:space="preserve"> all other </w:t>
      </w:r>
      <w:r w:rsidR="00916309" w:rsidRPr="00217805">
        <w:rPr>
          <w:sz w:val="18"/>
          <w:szCs w:val="18"/>
          <w:lang w:val="en-GB"/>
        </w:rPr>
        <w:t>molluscs</w:t>
      </w:r>
      <w:r w:rsidR="00FD1CEE" w:rsidRPr="00217805">
        <w:rPr>
          <w:sz w:val="18"/>
          <w:szCs w:val="18"/>
          <w:lang w:val="en-GB"/>
        </w:rPr>
        <w:t xml:space="preserve"> assumed to be snail</w:t>
      </w:r>
      <w:r w:rsidR="003812DD" w:rsidRPr="00217805">
        <w:rPr>
          <w:sz w:val="18"/>
          <w:szCs w:val="18"/>
          <w:lang w:val="en-GB"/>
        </w:rPr>
        <w:t>.</w:t>
      </w:r>
      <w:r w:rsidR="00B65C8F" w:rsidRPr="00217805">
        <w:rPr>
          <w:sz w:val="18"/>
          <w:szCs w:val="18"/>
          <w:lang w:val="en-GB"/>
        </w:rPr>
        <w:t xml:space="preserve"> </w:t>
      </w:r>
      <w:r w:rsidR="00F84E4B" w:rsidRPr="00217805">
        <w:rPr>
          <w:sz w:val="18"/>
          <w:szCs w:val="18"/>
          <w:lang w:val="en-GB"/>
        </w:rPr>
        <w:t xml:space="preserve">For these blue foods we used the specific weights of the different species to adjust the PAALA index, </w:t>
      </w:r>
      <w:r w:rsidR="00891363" w:rsidRPr="00217805">
        <w:rPr>
          <w:i/>
          <w:sz w:val="18"/>
          <w:szCs w:val="18"/>
          <w:lang w:val="en-GB"/>
        </w:rPr>
        <w:t>e.g.</w:t>
      </w:r>
      <w:r w:rsidR="00F84E4B" w:rsidRPr="00217805">
        <w:rPr>
          <w:sz w:val="18"/>
          <w:szCs w:val="18"/>
          <w:lang w:val="en-GB"/>
        </w:rPr>
        <w:t xml:space="preserve"> to calculate the PAALA index for wild-caught fish (perch, herring and cod) we used the same ability and suffering but adjusted the </w:t>
      </w:r>
      <w:r w:rsidR="001B208E" w:rsidRPr="00217805">
        <w:rPr>
          <w:sz w:val="18"/>
          <w:szCs w:val="18"/>
          <w:lang w:val="en-GB"/>
        </w:rPr>
        <w:t>number</w:t>
      </w:r>
      <w:r w:rsidR="00F84E4B" w:rsidRPr="00217805">
        <w:rPr>
          <w:sz w:val="18"/>
          <w:szCs w:val="18"/>
          <w:lang w:val="en-GB"/>
        </w:rPr>
        <w:t xml:space="preserve"> affected</w:t>
      </w:r>
      <w:r w:rsidR="001B208E" w:rsidRPr="00217805">
        <w:rPr>
          <w:sz w:val="18"/>
          <w:szCs w:val="18"/>
          <w:lang w:val="en-GB"/>
        </w:rPr>
        <w:t>,</w:t>
      </w:r>
      <w:r w:rsidR="00F84E4B" w:rsidRPr="00217805">
        <w:rPr>
          <w:sz w:val="18"/>
          <w:szCs w:val="18"/>
          <w:lang w:val="en-GB"/>
        </w:rPr>
        <w:t xml:space="preserve"> reflecting the different weights of the fish. </w:t>
      </w:r>
      <w:r w:rsidR="003812DD" w:rsidRPr="00217805">
        <w:rPr>
          <w:sz w:val="18"/>
          <w:szCs w:val="18"/>
          <w:lang w:val="en-GB"/>
        </w:rPr>
        <w:t xml:space="preserve"> </w:t>
      </w:r>
    </w:p>
    <w:p w14:paraId="6E4D3662" w14:textId="07BFDC30" w:rsidR="008D2D51" w:rsidRPr="00217805" w:rsidRDefault="008D2D51" w:rsidP="00217805">
      <w:pPr>
        <w:spacing w:after="0" w:line="240" w:lineRule="auto"/>
        <w:rPr>
          <w:sz w:val="18"/>
          <w:szCs w:val="18"/>
          <w:lang w:val="en-GB"/>
        </w:rPr>
      </w:pPr>
      <w:r w:rsidRPr="00217805">
        <w:rPr>
          <w:sz w:val="18"/>
          <w:szCs w:val="18"/>
          <w:vertAlign w:val="superscript"/>
          <w:lang w:val="en-GB"/>
        </w:rPr>
        <w:t>3</w:t>
      </w:r>
      <w:r w:rsidRPr="00217805">
        <w:rPr>
          <w:sz w:val="18"/>
          <w:szCs w:val="18"/>
          <w:lang w:val="en-GB"/>
        </w:rPr>
        <w:t xml:space="preserve"> </w:t>
      </w:r>
      <w:r w:rsidR="5547249E" w:rsidRPr="00217805">
        <w:rPr>
          <w:sz w:val="18"/>
          <w:szCs w:val="18"/>
          <w:lang w:val="en-GB"/>
        </w:rPr>
        <w:t>S</w:t>
      </w:r>
      <w:r w:rsidR="00FE5A7A" w:rsidRPr="00217805">
        <w:rPr>
          <w:sz w:val="18"/>
          <w:szCs w:val="18"/>
          <w:lang w:val="en-GB"/>
        </w:rPr>
        <w:t>um of consumption milk</w:t>
      </w:r>
      <w:r w:rsidR="00FB64CC" w:rsidRPr="00217805">
        <w:rPr>
          <w:sz w:val="18"/>
          <w:szCs w:val="18"/>
          <w:lang w:val="en-GB"/>
        </w:rPr>
        <w:t xml:space="preserve"> (including cheese and other products converted to consumption milk as reported in FAOSTAT Balance Sheets)</w:t>
      </w:r>
      <w:r w:rsidR="00FE5A7A" w:rsidRPr="00217805">
        <w:rPr>
          <w:sz w:val="18"/>
          <w:szCs w:val="18"/>
          <w:lang w:val="en-GB"/>
        </w:rPr>
        <w:t xml:space="preserve">, cream and butter but in the calculations the climate impact, animal welfare and use of antibiotics </w:t>
      </w:r>
      <w:r w:rsidR="008156A3" w:rsidRPr="00217805">
        <w:rPr>
          <w:sz w:val="18"/>
          <w:szCs w:val="18"/>
          <w:lang w:val="en-GB"/>
        </w:rPr>
        <w:t>ind</w:t>
      </w:r>
      <w:r w:rsidR="7325F11C" w:rsidRPr="00217805">
        <w:rPr>
          <w:sz w:val="18"/>
          <w:szCs w:val="18"/>
          <w:lang w:val="en-GB"/>
        </w:rPr>
        <w:t>ices</w:t>
      </w:r>
      <w:r w:rsidR="00FE5A7A" w:rsidRPr="00217805">
        <w:rPr>
          <w:sz w:val="18"/>
          <w:szCs w:val="18"/>
          <w:lang w:val="en-GB"/>
        </w:rPr>
        <w:t xml:space="preserve"> </w:t>
      </w:r>
      <w:r w:rsidR="008156A3" w:rsidRPr="00217805">
        <w:rPr>
          <w:sz w:val="18"/>
          <w:szCs w:val="18"/>
          <w:lang w:val="en-GB"/>
        </w:rPr>
        <w:t xml:space="preserve">for </w:t>
      </w:r>
      <w:r w:rsidR="0014646A" w:rsidRPr="00217805">
        <w:rPr>
          <w:sz w:val="18"/>
          <w:szCs w:val="18"/>
          <w:lang w:val="en-GB"/>
        </w:rPr>
        <w:t xml:space="preserve">cream and butter </w:t>
      </w:r>
      <w:r w:rsidR="00FE5A7A" w:rsidRPr="00217805">
        <w:rPr>
          <w:sz w:val="18"/>
          <w:szCs w:val="18"/>
          <w:lang w:val="en-GB"/>
        </w:rPr>
        <w:t xml:space="preserve">are </w:t>
      </w:r>
      <w:r w:rsidR="0014646A" w:rsidRPr="00217805">
        <w:rPr>
          <w:sz w:val="18"/>
          <w:szCs w:val="18"/>
          <w:lang w:val="en-GB"/>
        </w:rPr>
        <w:t xml:space="preserve">based on the </w:t>
      </w:r>
      <w:r w:rsidR="00FD45E1" w:rsidRPr="00217805">
        <w:rPr>
          <w:sz w:val="18"/>
          <w:szCs w:val="18"/>
          <w:lang w:val="en-GB"/>
        </w:rPr>
        <w:t>amount of consumption milk needed to produce these products and appropriate allocation factors to divide the</w:t>
      </w:r>
      <w:r w:rsidR="00A161A1" w:rsidRPr="00217805">
        <w:rPr>
          <w:sz w:val="18"/>
          <w:szCs w:val="18"/>
          <w:lang w:val="en-GB"/>
        </w:rPr>
        <w:t xml:space="preserve"> impact across cream and butter and the </w:t>
      </w:r>
      <w:r w:rsidR="00387946" w:rsidRPr="00217805">
        <w:rPr>
          <w:sz w:val="18"/>
          <w:szCs w:val="18"/>
          <w:lang w:val="en-GB"/>
        </w:rPr>
        <w:t>by-products</w:t>
      </w:r>
      <w:r w:rsidR="00A161A1" w:rsidRPr="00217805">
        <w:rPr>
          <w:sz w:val="18"/>
          <w:szCs w:val="18"/>
          <w:lang w:val="en-GB"/>
        </w:rPr>
        <w:t xml:space="preserve"> (see Röös </w:t>
      </w:r>
      <w:r w:rsidR="004726BA" w:rsidRPr="00217805">
        <w:rPr>
          <w:i/>
          <w:sz w:val="18"/>
          <w:szCs w:val="18"/>
          <w:lang w:val="en-GB"/>
        </w:rPr>
        <w:t>et al.</w:t>
      </w:r>
      <w:r w:rsidR="00A161A1" w:rsidRPr="00217805">
        <w:rPr>
          <w:sz w:val="18"/>
          <w:szCs w:val="18"/>
          <w:lang w:val="en-GB"/>
        </w:rPr>
        <w:t xml:space="preserve"> forthcoming</w:t>
      </w:r>
      <w:r w:rsidR="00387946" w:rsidRPr="00217805">
        <w:rPr>
          <w:sz w:val="18"/>
          <w:szCs w:val="18"/>
          <w:lang w:val="en-GB"/>
        </w:rPr>
        <w:t>,</w:t>
      </w:r>
      <w:r w:rsidR="00A161A1" w:rsidRPr="00217805">
        <w:rPr>
          <w:sz w:val="18"/>
          <w:szCs w:val="18"/>
          <w:lang w:val="en-GB"/>
        </w:rPr>
        <w:t xml:space="preserve"> for more information).</w:t>
      </w:r>
      <w:r w:rsidR="00FE5A7A" w:rsidRPr="00217805">
        <w:rPr>
          <w:sz w:val="18"/>
          <w:szCs w:val="18"/>
          <w:lang w:val="en-GB"/>
        </w:rPr>
        <w:t xml:space="preserve"> </w:t>
      </w:r>
    </w:p>
    <w:p w14:paraId="0B58EED0" w14:textId="4995C368" w:rsidR="00DF1616" w:rsidRPr="005B1287" w:rsidRDefault="4FF7341A" w:rsidP="002513B9">
      <w:pPr>
        <w:pStyle w:val="Rubrik1"/>
        <w:spacing w:line="240" w:lineRule="auto"/>
        <w:rPr>
          <w:lang w:val="en-GB"/>
        </w:rPr>
      </w:pPr>
      <w:r w:rsidRPr="005B1287">
        <w:rPr>
          <w:lang w:val="en-GB"/>
        </w:rPr>
        <w:t>4</w:t>
      </w:r>
      <w:r w:rsidR="00FE575A" w:rsidRPr="005B1287">
        <w:rPr>
          <w:lang w:val="en-GB"/>
        </w:rPr>
        <w:t>. Results</w:t>
      </w:r>
      <w:r w:rsidR="0024114E" w:rsidRPr="005B1287">
        <w:rPr>
          <w:lang w:val="en-GB"/>
        </w:rPr>
        <w:t xml:space="preserve"> </w:t>
      </w:r>
    </w:p>
    <w:p w14:paraId="2676D747" w14:textId="3ABDB818" w:rsidR="0060476B" w:rsidRPr="005B1287" w:rsidRDefault="76ED5642" w:rsidP="002513B9">
      <w:pPr>
        <w:pStyle w:val="Rubrik2"/>
        <w:spacing w:line="240" w:lineRule="auto"/>
        <w:rPr>
          <w:lang w:val="en-GB"/>
        </w:rPr>
      </w:pPr>
      <w:r w:rsidRPr="005B1287">
        <w:rPr>
          <w:lang w:val="en-GB"/>
        </w:rPr>
        <w:t>4</w:t>
      </w:r>
      <w:r w:rsidR="4CFA173C" w:rsidRPr="005B1287">
        <w:rPr>
          <w:lang w:val="en-GB"/>
        </w:rPr>
        <w:t>.</w:t>
      </w:r>
      <w:r w:rsidR="00E24572" w:rsidRPr="005B1287">
        <w:rPr>
          <w:lang w:val="en-GB"/>
        </w:rPr>
        <w:t xml:space="preserve">1 Animal </w:t>
      </w:r>
      <w:r w:rsidR="00B62615" w:rsidRPr="005B1287">
        <w:rPr>
          <w:lang w:val="en-GB"/>
        </w:rPr>
        <w:t xml:space="preserve">ability and </w:t>
      </w:r>
      <w:r w:rsidR="00E24572" w:rsidRPr="005B1287">
        <w:rPr>
          <w:lang w:val="en-GB"/>
        </w:rPr>
        <w:t>suffering</w:t>
      </w:r>
    </w:p>
    <w:p w14:paraId="6CD8E007" w14:textId="5DB73674" w:rsidR="00E00422" w:rsidRPr="005B1287" w:rsidRDefault="00583723" w:rsidP="00783979">
      <w:pPr>
        <w:spacing w:line="276" w:lineRule="auto"/>
        <w:rPr>
          <w:rFonts w:cs="Times New Roman"/>
          <w:lang w:val="en-GB"/>
        </w:rPr>
      </w:pPr>
      <w:ins w:id="1227" w:author="Elin Röös" w:date="2025-05-18T08:50:00Z">
        <w:r>
          <w:rPr>
            <w:lang w:val="en-GB"/>
          </w:rPr>
          <w:t xml:space="preserve">The </w:t>
        </w:r>
      </w:ins>
      <w:del w:id="1228" w:author="Elin Röös" w:date="2025-05-18T08:50:00Z">
        <w:r w:rsidR="00B62615" w:rsidRPr="005B1287" w:rsidDel="00583723">
          <w:rPr>
            <w:lang w:val="en-GB"/>
          </w:rPr>
          <w:delText>A</w:delText>
        </w:r>
      </w:del>
      <w:ins w:id="1229" w:author="Elin Röös" w:date="2025-05-18T08:50:00Z">
        <w:r>
          <w:rPr>
            <w:lang w:val="en-GB"/>
          </w:rPr>
          <w:t>a</w:t>
        </w:r>
      </w:ins>
      <w:r w:rsidR="00B62615" w:rsidRPr="005B1287">
        <w:rPr>
          <w:lang w:val="en-GB"/>
        </w:rPr>
        <w:t xml:space="preserve">nimal </w:t>
      </w:r>
      <w:r w:rsidR="00790B05" w:rsidRPr="005B1287">
        <w:rPr>
          <w:lang w:val="en-GB"/>
        </w:rPr>
        <w:t xml:space="preserve">scientists </w:t>
      </w:r>
      <w:r w:rsidR="00AA7C74" w:rsidRPr="005B1287">
        <w:rPr>
          <w:lang w:val="en-GB"/>
        </w:rPr>
        <w:t>and veterinarians</w:t>
      </w:r>
      <w:ins w:id="1230" w:author="Elin Röös" w:date="2025-05-18T08:50:00Z">
        <w:r>
          <w:rPr>
            <w:lang w:val="en-GB"/>
          </w:rPr>
          <w:t xml:space="preserve"> that we consulted in this study</w:t>
        </w:r>
      </w:ins>
      <w:r w:rsidR="00AA7C74" w:rsidRPr="005B1287">
        <w:rPr>
          <w:lang w:val="en-GB"/>
        </w:rPr>
        <w:t xml:space="preserve"> ranked wild boar to have the highest </w:t>
      </w:r>
      <w:r w:rsidR="00AA7C74" w:rsidRPr="005B1287">
        <w:rPr>
          <w:rFonts w:cs="Times New Roman"/>
          <w:lang w:val="en-GB"/>
        </w:rPr>
        <w:t xml:space="preserve">ability to </w:t>
      </w:r>
      <w:bookmarkStart w:id="1231" w:name="_Hlk172226566"/>
      <w:r w:rsidR="00AA7C74" w:rsidRPr="005B1287">
        <w:rPr>
          <w:rFonts w:cs="Times New Roman"/>
          <w:lang w:val="en-GB"/>
        </w:rPr>
        <w:t>perceive negative effects of being used by humans</w:t>
      </w:r>
      <w:bookmarkEnd w:id="1231"/>
      <w:r w:rsidR="00AA7C74" w:rsidRPr="005B1287">
        <w:rPr>
          <w:rFonts w:cs="Times New Roman"/>
          <w:lang w:val="en-GB"/>
        </w:rPr>
        <w:t>.</w:t>
      </w:r>
      <w:r w:rsidR="00BB7A4A" w:rsidRPr="005B1287">
        <w:rPr>
          <w:rFonts w:cs="Times New Roman"/>
          <w:lang w:val="en-GB"/>
        </w:rPr>
        <w:t xml:space="preserve"> Among</w:t>
      </w:r>
      <w:r w:rsidR="00AA7C74" w:rsidRPr="005B1287">
        <w:rPr>
          <w:rFonts w:cs="Times New Roman"/>
          <w:lang w:val="en-GB"/>
        </w:rPr>
        <w:t xml:space="preserve"> domestic animals, </w:t>
      </w:r>
      <w:r w:rsidR="0036228D" w:rsidRPr="005B1287">
        <w:rPr>
          <w:rFonts w:cs="Times New Roman"/>
          <w:lang w:val="en-GB"/>
        </w:rPr>
        <w:t xml:space="preserve">pigs, </w:t>
      </w:r>
      <w:r w:rsidR="00AA7C74" w:rsidRPr="005B1287">
        <w:rPr>
          <w:rFonts w:cs="Times New Roman"/>
          <w:lang w:val="en-GB"/>
        </w:rPr>
        <w:t>cattle</w:t>
      </w:r>
      <w:r w:rsidR="0036228D" w:rsidRPr="005B1287">
        <w:rPr>
          <w:rFonts w:cs="Times New Roman"/>
          <w:lang w:val="en-GB"/>
        </w:rPr>
        <w:t xml:space="preserve"> and</w:t>
      </w:r>
      <w:r w:rsidR="005F73FA" w:rsidRPr="005B1287">
        <w:rPr>
          <w:rFonts w:cs="Times New Roman"/>
          <w:lang w:val="en-GB"/>
        </w:rPr>
        <w:t xml:space="preserve"> horses were ranked as having the highest </w:t>
      </w:r>
      <w:r w:rsidR="00836C2A" w:rsidRPr="005B1287">
        <w:rPr>
          <w:rFonts w:cs="Times New Roman"/>
          <w:lang w:val="en-GB"/>
        </w:rPr>
        <w:t>ability</w:t>
      </w:r>
      <w:r w:rsidR="0036228D" w:rsidRPr="005B1287">
        <w:rPr>
          <w:rFonts w:cs="Times New Roman"/>
          <w:lang w:val="en-GB"/>
        </w:rPr>
        <w:t xml:space="preserve">. </w:t>
      </w:r>
      <w:r w:rsidR="00387946" w:rsidRPr="005B1287">
        <w:rPr>
          <w:rFonts w:cs="Times New Roman"/>
          <w:lang w:val="en-GB"/>
        </w:rPr>
        <w:t xml:space="preserve">Blue mussels </w:t>
      </w:r>
      <w:r w:rsidR="00DA2911" w:rsidRPr="005B1287">
        <w:rPr>
          <w:rFonts w:cs="Times New Roman"/>
          <w:lang w:val="en-GB"/>
        </w:rPr>
        <w:t xml:space="preserve">and mealworms were judged to have a considerably lower ability </w:t>
      </w:r>
      <w:r w:rsidR="00387946">
        <w:rPr>
          <w:rFonts w:cs="Times New Roman"/>
          <w:lang w:val="en-GB"/>
        </w:rPr>
        <w:t>than other</w:t>
      </w:r>
      <w:r w:rsidR="0036228D" w:rsidRPr="005B1287">
        <w:rPr>
          <w:rFonts w:cs="Times New Roman"/>
          <w:lang w:val="en-GB"/>
        </w:rPr>
        <w:t xml:space="preserve"> animals included here </w:t>
      </w:r>
      <w:r w:rsidR="00DA2911" w:rsidRPr="005B1287">
        <w:rPr>
          <w:rFonts w:cs="Times New Roman"/>
          <w:lang w:val="en-GB"/>
        </w:rPr>
        <w:t>(Fig. 1</w:t>
      </w:r>
      <w:r w:rsidR="00B73858" w:rsidRPr="005B1287">
        <w:rPr>
          <w:rFonts w:cs="Times New Roman"/>
          <w:lang w:val="en-GB"/>
        </w:rPr>
        <w:t>).</w:t>
      </w:r>
      <w:r w:rsidR="00106D8D" w:rsidRPr="005B1287">
        <w:rPr>
          <w:rFonts w:cs="Times New Roman"/>
          <w:lang w:val="en-GB"/>
        </w:rPr>
        <w:t xml:space="preserve"> </w:t>
      </w:r>
      <w:r w:rsidR="00C656A2" w:rsidRPr="005B1287">
        <w:rPr>
          <w:rFonts w:cs="Times New Roman"/>
          <w:lang w:val="en-GB"/>
        </w:rPr>
        <w:t>Parent</w:t>
      </w:r>
      <w:r w:rsidR="007A752C" w:rsidRPr="005B1287">
        <w:rPr>
          <w:rFonts w:cs="Times New Roman"/>
          <w:lang w:val="en-GB"/>
        </w:rPr>
        <w:t xml:space="preserve"> animals </w:t>
      </w:r>
      <w:r w:rsidR="00C656A2" w:rsidRPr="005B1287">
        <w:rPr>
          <w:rFonts w:cs="Times New Roman"/>
          <w:lang w:val="en-GB"/>
        </w:rPr>
        <w:t>(</w:t>
      </w:r>
      <w:r w:rsidR="00891363" w:rsidRPr="00891363">
        <w:rPr>
          <w:rFonts w:cs="Times New Roman"/>
          <w:i/>
          <w:lang w:val="en-GB"/>
        </w:rPr>
        <w:t>i.e.</w:t>
      </w:r>
      <w:r w:rsidR="00C656A2" w:rsidRPr="005B1287">
        <w:rPr>
          <w:rFonts w:cs="Times New Roman"/>
          <w:lang w:val="en-GB"/>
        </w:rPr>
        <w:t xml:space="preserve"> adults) </w:t>
      </w:r>
      <w:r w:rsidR="007A752C" w:rsidRPr="005B1287">
        <w:rPr>
          <w:rFonts w:cs="Times New Roman"/>
          <w:lang w:val="en-GB"/>
        </w:rPr>
        <w:t xml:space="preserve">were judged to have slightly higher ability than </w:t>
      </w:r>
      <w:r w:rsidR="0036228D" w:rsidRPr="005B1287">
        <w:rPr>
          <w:rFonts w:cs="Times New Roman"/>
          <w:lang w:val="en-GB"/>
        </w:rPr>
        <w:t>their corresponding offspring</w:t>
      </w:r>
      <w:r w:rsidR="007A752C" w:rsidRPr="005B1287">
        <w:rPr>
          <w:rFonts w:cs="Times New Roman"/>
          <w:lang w:val="en-GB"/>
        </w:rPr>
        <w:t xml:space="preserve">. </w:t>
      </w:r>
      <w:r w:rsidR="00C656A2" w:rsidRPr="005B1287">
        <w:rPr>
          <w:rFonts w:cs="Times New Roman"/>
          <w:lang w:val="en-GB"/>
        </w:rPr>
        <w:t xml:space="preserve">Male chickens discarded </w:t>
      </w:r>
      <w:r w:rsidR="00387946" w:rsidRPr="005B1287">
        <w:rPr>
          <w:rFonts w:cs="Times New Roman"/>
          <w:lang w:val="en-GB"/>
        </w:rPr>
        <w:t>a</w:t>
      </w:r>
      <w:r w:rsidR="00387946">
        <w:rPr>
          <w:rFonts w:cs="Times New Roman"/>
          <w:lang w:val="en-GB"/>
        </w:rPr>
        <w:t>t</w:t>
      </w:r>
      <w:r w:rsidR="00387946" w:rsidRPr="005B1287">
        <w:rPr>
          <w:rFonts w:cs="Times New Roman"/>
          <w:lang w:val="en-GB"/>
        </w:rPr>
        <w:t xml:space="preserve"> </w:t>
      </w:r>
      <w:r w:rsidR="26F2C12E" w:rsidRPr="005B1287">
        <w:rPr>
          <w:rFonts w:cs="Times New Roman"/>
          <w:lang w:val="en-GB"/>
        </w:rPr>
        <w:t xml:space="preserve">hatching </w:t>
      </w:r>
      <w:r w:rsidR="00C656A2" w:rsidRPr="005B1287">
        <w:rPr>
          <w:rFonts w:cs="Times New Roman"/>
          <w:lang w:val="en-GB"/>
        </w:rPr>
        <w:t xml:space="preserve">in </w:t>
      </w:r>
      <w:r w:rsidR="7774859E" w:rsidRPr="005B1287">
        <w:rPr>
          <w:rFonts w:cs="Times New Roman"/>
          <w:lang w:val="en-GB"/>
        </w:rPr>
        <w:t xml:space="preserve">the </w:t>
      </w:r>
      <w:r w:rsidR="00C656A2" w:rsidRPr="005B1287">
        <w:rPr>
          <w:rFonts w:cs="Times New Roman"/>
          <w:lang w:val="en-GB"/>
        </w:rPr>
        <w:t xml:space="preserve">egg production </w:t>
      </w:r>
      <w:r w:rsidR="511395FD" w:rsidRPr="005B1287">
        <w:rPr>
          <w:rFonts w:cs="Times New Roman"/>
          <w:lang w:val="en-GB"/>
        </w:rPr>
        <w:t xml:space="preserve">system </w:t>
      </w:r>
      <w:r w:rsidR="00C656A2" w:rsidRPr="005B1287">
        <w:rPr>
          <w:rFonts w:cs="Times New Roman"/>
          <w:lang w:val="en-GB"/>
        </w:rPr>
        <w:t>were judged to have an ability of 0.26 (as compared to 0.5</w:t>
      </w:r>
      <w:r w:rsidR="00B671AF" w:rsidRPr="005B1287">
        <w:rPr>
          <w:rFonts w:cs="Times New Roman"/>
          <w:lang w:val="en-GB"/>
        </w:rPr>
        <w:t>9</w:t>
      </w:r>
      <w:r w:rsidR="00C656A2" w:rsidRPr="005B1287">
        <w:rPr>
          <w:rFonts w:cs="Times New Roman"/>
          <w:lang w:val="en-GB"/>
        </w:rPr>
        <w:t xml:space="preserve"> for </w:t>
      </w:r>
      <w:r w:rsidR="00387946">
        <w:rPr>
          <w:rFonts w:cs="Times New Roman"/>
          <w:lang w:val="en-GB"/>
        </w:rPr>
        <w:t>the l</w:t>
      </w:r>
      <w:r w:rsidR="00387946" w:rsidRPr="005B1287">
        <w:rPr>
          <w:rFonts w:cs="Times New Roman"/>
          <w:lang w:val="en-GB"/>
        </w:rPr>
        <w:t xml:space="preserve">aying </w:t>
      </w:r>
      <w:r w:rsidR="00C656A2" w:rsidRPr="005B1287">
        <w:rPr>
          <w:rFonts w:cs="Times New Roman"/>
          <w:lang w:val="en-GB"/>
        </w:rPr>
        <w:t xml:space="preserve">hen). </w:t>
      </w:r>
    </w:p>
    <w:p w14:paraId="67622AF5" w14:textId="62CA9F98" w:rsidR="004B69F3" w:rsidRPr="005B1287" w:rsidRDefault="0076402B" w:rsidP="002513B9">
      <w:pPr>
        <w:spacing w:line="240" w:lineRule="auto"/>
        <w:rPr>
          <w:b/>
          <w:bCs/>
          <w:i/>
          <w:iCs/>
          <w:sz w:val="22"/>
          <w:lang w:val="en-GB"/>
        </w:rPr>
      </w:pPr>
      <w:r w:rsidRPr="0076402B">
        <w:rPr>
          <w:b/>
          <w:bCs/>
          <w:i/>
          <w:iCs/>
          <w:noProof/>
          <w:sz w:val="22"/>
          <w:lang w:eastAsia="sv-SE"/>
        </w:rPr>
        <w:drawing>
          <wp:inline distT="0" distB="0" distL="0" distR="0" wp14:anchorId="12596F00" wp14:editId="1B1CC33C">
            <wp:extent cx="5972810" cy="3733165"/>
            <wp:effectExtent l="0" t="0" r="8890" b="635"/>
            <wp:docPr id="276222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22519" name=""/>
                    <pic:cNvPicPr/>
                  </pic:nvPicPr>
                  <pic:blipFill>
                    <a:blip r:embed="rId15"/>
                    <a:stretch>
                      <a:fillRect/>
                    </a:stretch>
                  </pic:blipFill>
                  <pic:spPr>
                    <a:xfrm>
                      <a:off x="0" y="0"/>
                      <a:ext cx="5972810" cy="3733165"/>
                    </a:xfrm>
                    <a:prstGeom prst="rect">
                      <a:avLst/>
                    </a:prstGeom>
                  </pic:spPr>
                </pic:pic>
              </a:graphicData>
            </a:graphic>
          </wp:inline>
        </w:drawing>
      </w:r>
    </w:p>
    <w:p w14:paraId="7987AF23" w14:textId="34AFAFAA" w:rsidR="001F6F09" w:rsidRPr="0032279E" w:rsidRDefault="001F6F09" w:rsidP="002513B9">
      <w:pPr>
        <w:spacing w:line="240" w:lineRule="auto"/>
        <w:rPr>
          <w:i/>
          <w:sz w:val="20"/>
          <w:szCs w:val="20"/>
          <w:lang w:val="en-GB"/>
        </w:rPr>
      </w:pPr>
      <w:r w:rsidRPr="0032279E">
        <w:rPr>
          <w:b/>
          <w:bCs/>
          <w:i/>
          <w:sz w:val="20"/>
          <w:szCs w:val="20"/>
          <w:lang w:val="en-GB"/>
        </w:rPr>
        <w:t>Fig. 1.</w:t>
      </w:r>
      <w:r w:rsidRPr="0032279E">
        <w:rPr>
          <w:i/>
          <w:sz w:val="20"/>
          <w:szCs w:val="20"/>
          <w:lang w:val="en-GB"/>
        </w:rPr>
        <w:t xml:space="preserve"> </w:t>
      </w:r>
      <w:r w:rsidR="000E3E16" w:rsidRPr="0032279E">
        <w:rPr>
          <w:i/>
          <w:sz w:val="20"/>
          <w:szCs w:val="20"/>
          <w:lang w:val="en-GB"/>
        </w:rPr>
        <w:t>Ability to perceive negative effects of being used by humans for</w:t>
      </w:r>
      <w:r w:rsidR="00A751CF" w:rsidRPr="0032279E">
        <w:rPr>
          <w:i/>
          <w:sz w:val="20"/>
          <w:szCs w:val="20"/>
          <w:lang w:val="en-GB"/>
        </w:rPr>
        <w:t xml:space="preserve"> different animal species (blue) and suffering per animal (red) for production animals and parent animals. </w:t>
      </w:r>
      <w:r w:rsidRPr="0032279E">
        <w:rPr>
          <w:i/>
          <w:sz w:val="20"/>
          <w:szCs w:val="20"/>
          <w:lang w:val="en-GB"/>
        </w:rPr>
        <w:t xml:space="preserve">Suffering </w:t>
      </w:r>
      <w:r w:rsidR="00387946" w:rsidRPr="0032279E">
        <w:rPr>
          <w:i/>
          <w:sz w:val="20"/>
          <w:szCs w:val="20"/>
          <w:lang w:val="en-GB"/>
        </w:rPr>
        <w:t xml:space="preserve">is </w:t>
      </w:r>
      <w:r w:rsidRPr="0032279E">
        <w:rPr>
          <w:i/>
          <w:sz w:val="20"/>
          <w:szCs w:val="20"/>
          <w:lang w:val="en-GB"/>
        </w:rPr>
        <w:t>normalised against a ‘dystopia’ scenario</w:t>
      </w:r>
      <w:r w:rsidR="00552081" w:rsidRPr="0032279E">
        <w:rPr>
          <w:i/>
          <w:sz w:val="20"/>
          <w:szCs w:val="20"/>
          <w:lang w:val="en-GB"/>
        </w:rPr>
        <w:t xml:space="preserve"> with the </w:t>
      </w:r>
      <w:r w:rsidR="007E7A8D" w:rsidRPr="0032279E">
        <w:rPr>
          <w:i/>
          <w:sz w:val="20"/>
          <w:szCs w:val="20"/>
          <w:lang w:val="en-GB"/>
        </w:rPr>
        <w:t xml:space="preserve">score </w:t>
      </w:r>
      <w:r w:rsidR="00552081" w:rsidRPr="0032279E">
        <w:rPr>
          <w:i/>
          <w:sz w:val="20"/>
          <w:szCs w:val="20"/>
          <w:lang w:val="en-GB"/>
        </w:rPr>
        <w:t xml:space="preserve">of </w:t>
      </w:r>
      <w:r w:rsidR="00620CD2" w:rsidRPr="0032279E">
        <w:rPr>
          <w:i/>
          <w:sz w:val="20"/>
          <w:szCs w:val="20"/>
          <w:lang w:val="en-GB"/>
        </w:rPr>
        <w:t>7</w:t>
      </w:r>
      <w:r w:rsidRPr="0032279E">
        <w:rPr>
          <w:i/>
          <w:sz w:val="20"/>
          <w:szCs w:val="20"/>
          <w:lang w:val="en-GB"/>
        </w:rPr>
        <w:t>.</w:t>
      </w:r>
      <w:r w:rsidR="001C6B8F" w:rsidRPr="0032279E">
        <w:rPr>
          <w:i/>
          <w:sz w:val="20"/>
          <w:szCs w:val="20"/>
          <w:lang w:val="en-GB"/>
        </w:rPr>
        <w:t xml:space="preserve"> </w:t>
      </w:r>
      <w:r w:rsidR="00244EA5" w:rsidRPr="0032279E">
        <w:rPr>
          <w:i/>
          <w:sz w:val="20"/>
          <w:szCs w:val="20"/>
          <w:lang w:val="en-GB"/>
        </w:rPr>
        <w:t>S</w:t>
      </w:r>
      <w:r w:rsidR="001C6B8F" w:rsidRPr="0032279E">
        <w:rPr>
          <w:i/>
          <w:sz w:val="20"/>
          <w:szCs w:val="20"/>
          <w:lang w:val="en-GB"/>
        </w:rPr>
        <w:t xml:space="preserve">uffering reflects </w:t>
      </w:r>
      <w:r w:rsidR="006D5455" w:rsidRPr="0032279E">
        <w:rPr>
          <w:i/>
          <w:sz w:val="20"/>
          <w:szCs w:val="20"/>
          <w:lang w:val="en-GB"/>
        </w:rPr>
        <w:t>German</w:t>
      </w:r>
      <w:r w:rsidR="001C6B8F" w:rsidRPr="0032279E">
        <w:rPr>
          <w:i/>
          <w:sz w:val="20"/>
          <w:szCs w:val="20"/>
          <w:lang w:val="en-GB"/>
        </w:rPr>
        <w:t xml:space="preserve"> production</w:t>
      </w:r>
      <w:r w:rsidR="00244EA5" w:rsidRPr="0032279E">
        <w:rPr>
          <w:i/>
          <w:sz w:val="20"/>
          <w:szCs w:val="20"/>
          <w:lang w:val="en-GB"/>
        </w:rPr>
        <w:t xml:space="preserve"> o</w:t>
      </w:r>
      <w:r w:rsidR="001C6B8F" w:rsidRPr="0032279E">
        <w:rPr>
          <w:i/>
          <w:sz w:val="20"/>
          <w:szCs w:val="20"/>
          <w:lang w:val="en-GB"/>
        </w:rPr>
        <w:t xml:space="preserve">f farm animals, Norwegian </w:t>
      </w:r>
      <w:r w:rsidR="00450014" w:rsidRPr="0032279E">
        <w:rPr>
          <w:i/>
          <w:sz w:val="20"/>
          <w:szCs w:val="20"/>
          <w:lang w:val="en-GB"/>
        </w:rPr>
        <w:t>farmed salmon</w:t>
      </w:r>
      <w:r w:rsidR="001C6B8F" w:rsidRPr="0032279E">
        <w:rPr>
          <w:i/>
          <w:sz w:val="20"/>
          <w:szCs w:val="20"/>
          <w:lang w:val="en-GB"/>
        </w:rPr>
        <w:t xml:space="preserve"> production</w:t>
      </w:r>
      <w:r w:rsidR="00244EA5" w:rsidRPr="0032279E">
        <w:rPr>
          <w:i/>
          <w:sz w:val="20"/>
          <w:szCs w:val="20"/>
          <w:lang w:val="en-GB"/>
        </w:rPr>
        <w:t>,</w:t>
      </w:r>
      <w:r w:rsidR="001C6B8F" w:rsidRPr="0032279E">
        <w:rPr>
          <w:i/>
          <w:sz w:val="20"/>
          <w:szCs w:val="20"/>
          <w:lang w:val="en-GB"/>
        </w:rPr>
        <w:t xml:space="preserve"> and </w:t>
      </w:r>
      <w:r w:rsidR="00244EA5" w:rsidRPr="0032279E">
        <w:rPr>
          <w:i/>
          <w:sz w:val="20"/>
          <w:szCs w:val="20"/>
          <w:lang w:val="en-GB"/>
        </w:rPr>
        <w:t xml:space="preserve">non-country specific insect production and </w:t>
      </w:r>
      <w:r w:rsidR="00267B6D" w:rsidRPr="0032279E">
        <w:rPr>
          <w:i/>
          <w:sz w:val="20"/>
          <w:szCs w:val="20"/>
          <w:lang w:val="en-GB"/>
        </w:rPr>
        <w:t xml:space="preserve">shooting </w:t>
      </w:r>
      <w:r w:rsidR="00244EA5" w:rsidRPr="0032279E">
        <w:rPr>
          <w:i/>
          <w:sz w:val="20"/>
          <w:szCs w:val="20"/>
          <w:lang w:val="en-GB"/>
        </w:rPr>
        <w:t xml:space="preserve">and catching of wild animals. </w:t>
      </w:r>
    </w:p>
    <w:p w14:paraId="7C589601" w14:textId="77777777" w:rsidR="001B0C21" w:rsidRPr="005B1287" w:rsidRDefault="001B0C21" w:rsidP="002513B9">
      <w:pPr>
        <w:spacing w:line="240" w:lineRule="auto"/>
        <w:rPr>
          <w:i/>
          <w:iCs/>
          <w:lang w:val="en-GB"/>
        </w:rPr>
      </w:pPr>
    </w:p>
    <w:p w14:paraId="0FE243F1" w14:textId="70E6A061" w:rsidR="00106D8D" w:rsidRPr="005B1287" w:rsidRDefault="49FF5CCA" w:rsidP="00783979">
      <w:pPr>
        <w:spacing w:line="276" w:lineRule="auto"/>
        <w:jc w:val="left"/>
        <w:rPr>
          <w:rFonts w:cs="Times New Roman"/>
          <w:lang w:val="en-GB"/>
        </w:rPr>
      </w:pPr>
      <w:r w:rsidRPr="005B1287">
        <w:rPr>
          <w:rFonts w:cs="Times New Roman"/>
          <w:lang w:val="en-GB"/>
        </w:rPr>
        <w:t>As for suffering, hens had the highest score</w:t>
      </w:r>
      <w:r w:rsidR="005963CF">
        <w:rPr>
          <w:rFonts w:cs="Times New Roman"/>
          <w:lang w:val="en-GB"/>
        </w:rPr>
        <w:t>s</w:t>
      </w:r>
      <w:r w:rsidRPr="005B1287">
        <w:rPr>
          <w:rFonts w:cs="Times New Roman"/>
          <w:lang w:val="en-GB"/>
        </w:rPr>
        <w:t xml:space="preserve"> due to high disease </w:t>
      </w:r>
      <w:r w:rsidR="00387946">
        <w:rPr>
          <w:rFonts w:cs="Times New Roman"/>
          <w:lang w:val="en-GB"/>
        </w:rPr>
        <w:t>frequency</w:t>
      </w:r>
      <w:r w:rsidRPr="005B1287">
        <w:rPr>
          <w:rFonts w:cs="Times New Roman"/>
          <w:lang w:val="en-GB"/>
        </w:rPr>
        <w:t xml:space="preserve">; an average of more than 40% of hens suffer from keel bone fractures at the end of the production period (Rufener </w:t>
      </w:r>
      <w:r w:rsidR="002B0209">
        <w:rPr>
          <w:rFonts w:cs="Times New Roman"/>
          <w:lang w:val="en-GB"/>
        </w:rPr>
        <w:t>and</w:t>
      </w:r>
      <w:r w:rsidR="002B0209" w:rsidRPr="005B1287">
        <w:rPr>
          <w:rFonts w:cs="Times New Roman"/>
          <w:lang w:val="en-GB"/>
        </w:rPr>
        <w:t xml:space="preserve"> </w:t>
      </w:r>
      <w:proofErr w:type="spellStart"/>
      <w:r w:rsidRPr="005B1287">
        <w:rPr>
          <w:rFonts w:cs="Times New Roman"/>
          <w:lang w:val="en-GB"/>
        </w:rPr>
        <w:t>Makagon</w:t>
      </w:r>
      <w:proofErr w:type="spellEnd"/>
      <w:r w:rsidRPr="005B1287">
        <w:rPr>
          <w:rFonts w:cs="Times New Roman"/>
          <w:lang w:val="en-GB"/>
        </w:rPr>
        <w:t>, 2020). Pigs also had high suffering score</w:t>
      </w:r>
      <w:r w:rsidR="005963CF">
        <w:rPr>
          <w:rFonts w:cs="Times New Roman"/>
          <w:lang w:val="en-GB"/>
        </w:rPr>
        <w:t>s</w:t>
      </w:r>
      <w:r w:rsidRPr="005B1287">
        <w:rPr>
          <w:rFonts w:cs="Times New Roman"/>
          <w:lang w:val="en-GB"/>
        </w:rPr>
        <w:t xml:space="preserve"> due to high </w:t>
      </w:r>
      <w:r w:rsidR="00387946">
        <w:rPr>
          <w:rFonts w:cs="Times New Roman"/>
          <w:lang w:val="en-GB"/>
        </w:rPr>
        <w:t xml:space="preserve">piglet </w:t>
      </w:r>
      <w:r w:rsidRPr="005B1287">
        <w:rPr>
          <w:rFonts w:cs="Times New Roman"/>
          <w:lang w:val="en-GB"/>
        </w:rPr>
        <w:t>mortality and lack of space (</w:t>
      </w:r>
      <w:r w:rsidR="00B669C3">
        <w:rPr>
          <w:rFonts w:cs="Times New Roman"/>
          <w:lang w:val="en-GB"/>
        </w:rPr>
        <w:t xml:space="preserve">Fig. 1 and </w:t>
      </w:r>
      <w:r w:rsidRPr="005B1287">
        <w:rPr>
          <w:rFonts w:cs="Times New Roman"/>
          <w:lang w:val="en-GB"/>
        </w:rPr>
        <w:t xml:space="preserve">Table 3). </w:t>
      </w:r>
      <w:r w:rsidR="006D1D19">
        <w:rPr>
          <w:rFonts w:cs="Times New Roman"/>
          <w:lang w:val="en-GB"/>
        </w:rPr>
        <w:t xml:space="preserve">Production </w:t>
      </w:r>
      <w:r w:rsidR="00B669C3">
        <w:rPr>
          <w:rFonts w:cs="Times New Roman"/>
          <w:lang w:val="en-GB"/>
        </w:rPr>
        <w:t>of farm animals in Germany is used as an example here</w:t>
      </w:r>
      <w:r w:rsidR="006D1D19">
        <w:rPr>
          <w:rFonts w:cs="Times New Roman"/>
          <w:lang w:val="en-GB"/>
        </w:rPr>
        <w:t>, but</w:t>
      </w:r>
      <w:r w:rsidR="006D1D19" w:rsidRPr="006D1D19">
        <w:rPr>
          <w:rFonts w:cs="Times New Roman"/>
          <w:lang w:val="en-GB"/>
        </w:rPr>
        <w:t xml:space="preserve"> </w:t>
      </w:r>
      <w:r w:rsidR="006D1D19">
        <w:rPr>
          <w:rFonts w:cs="Times New Roman"/>
          <w:lang w:val="en-GB"/>
        </w:rPr>
        <w:t>suffering varies between countries.</w:t>
      </w:r>
      <w:r w:rsidR="00B669C3">
        <w:rPr>
          <w:rFonts w:cs="Times New Roman"/>
          <w:lang w:val="en-GB"/>
        </w:rPr>
        <w:t xml:space="preserve"> </w:t>
      </w:r>
      <w:r w:rsidR="001B0C21">
        <w:rPr>
          <w:rFonts w:cs="Times New Roman"/>
          <w:lang w:val="en-GB"/>
        </w:rPr>
        <w:t xml:space="preserve">For ruminants, grazing season length and proportion of animals on pasture </w:t>
      </w:r>
      <w:r w:rsidR="006D1D19">
        <w:rPr>
          <w:rFonts w:cs="Times New Roman"/>
          <w:lang w:val="en-GB"/>
        </w:rPr>
        <w:t xml:space="preserve">has a larger influence on lack of space. </w:t>
      </w:r>
      <w:r w:rsidR="00B669C3">
        <w:rPr>
          <w:rFonts w:cs="Times New Roman"/>
          <w:lang w:val="en-GB"/>
        </w:rPr>
        <w:t xml:space="preserve">Results for all countries are presented in </w:t>
      </w:r>
      <w:r w:rsidR="002B0209">
        <w:rPr>
          <w:rFonts w:cs="Times New Roman"/>
          <w:lang w:val="en-GB"/>
        </w:rPr>
        <w:t>SM1</w:t>
      </w:r>
      <w:r w:rsidR="00B669C3">
        <w:rPr>
          <w:rFonts w:cs="Times New Roman"/>
          <w:lang w:val="en-GB"/>
        </w:rPr>
        <w:t xml:space="preserve">. </w:t>
      </w:r>
      <w:r w:rsidRPr="005B1287">
        <w:rPr>
          <w:rFonts w:cs="Times New Roman"/>
          <w:lang w:val="en-GB"/>
        </w:rPr>
        <w:t xml:space="preserve">Wild animals </w:t>
      </w:r>
      <w:r w:rsidR="00920A92">
        <w:rPr>
          <w:rFonts w:cs="Times New Roman"/>
          <w:lang w:val="en-GB"/>
        </w:rPr>
        <w:t xml:space="preserve">on land </w:t>
      </w:r>
      <w:r w:rsidRPr="005B1287">
        <w:rPr>
          <w:rFonts w:cs="Times New Roman"/>
          <w:lang w:val="en-GB"/>
        </w:rPr>
        <w:t>had considerably lower suffering score</w:t>
      </w:r>
      <w:r w:rsidR="005963CF">
        <w:rPr>
          <w:rFonts w:cs="Times New Roman"/>
          <w:lang w:val="en-GB"/>
        </w:rPr>
        <w:t>s</w:t>
      </w:r>
      <w:r w:rsidRPr="005B1287">
        <w:rPr>
          <w:rFonts w:cs="Times New Roman"/>
          <w:lang w:val="en-GB"/>
        </w:rPr>
        <w:t xml:space="preserve">, stemming only from </w:t>
      </w:r>
      <w:r w:rsidR="00920A92">
        <w:rPr>
          <w:rFonts w:cs="Times New Roman"/>
          <w:lang w:val="en-GB"/>
        </w:rPr>
        <w:t>shooting</w:t>
      </w:r>
      <w:r w:rsidR="00920A92" w:rsidRPr="005B1287">
        <w:rPr>
          <w:rFonts w:cs="Times New Roman"/>
          <w:lang w:val="en-GB"/>
        </w:rPr>
        <w:t xml:space="preserve"> </w:t>
      </w:r>
      <w:r w:rsidRPr="005B1287">
        <w:rPr>
          <w:rFonts w:cs="Times New Roman"/>
          <w:lang w:val="en-GB"/>
        </w:rPr>
        <w:t xml:space="preserve">(assuming the </w:t>
      </w:r>
      <w:r w:rsidR="00387946">
        <w:rPr>
          <w:rFonts w:cs="Times New Roman"/>
          <w:lang w:val="en-GB"/>
        </w:rPr>
        <w:t xml:space="preserve">slaughter </w:t>
      </w:r>
      <w:r w:rsidRPr="005B1287">
        <w:rPr>
          <w:rFonts w:cs="Times New Roman"/>
          <w:lang w:val="en-GB"/>
        </w:rPr>
        <w:t xml:space="preserve">duration was </w:t>
      </w:r>
      <w:r w:rsidR="00B35522" w:rsidRPr="005B1287">
        <w:rPr>
          <w:rFonts w:cs="Times New Roman"/>
          <w:lang w:val="en-GB"/>
        </w:rPr>
        <w:t>one</w:t>
      </w:r>
      <w:r w:rsidRPr="005B1287">
        <w:rPr>
          <w:rFonts w:cs="Times New Roman"/>
          <w:lang w:val="en-GB"/>
        </w:rPr>
        <w:t xml:space="preserve"> minute)</w:t>
      </w:r>
      <w:r w:rsidR="0006566B" w:rsidRPr="005B1287">
        <w:rPr>
          <w:rFonts w:cs="Times New Roman"/>
          <w:lang w:val="en-GB"/>
        </w:rPr>
        <w:t xml:space="preserve"> which was the only human-induced suffering for </w:t>
      </w:r>
      <w:r w:rsidR="00920A92">
        <w:rPr>
          <w:rFonts w:cs="Times New Roman"/>
          <w:lang w:val="en-GB"/>
        </w:rPr>
        <w:t>these</w:t>
      </w:r>
      <w:r w:rsidR="00920A92" w:rsidRPr="005B1287">
        <w:rPr>
          <w:rFonts w:cs="Times New Roman"/>
          <w:lang w:val="en-GB"/>
        </w:rPr>
        <w:t xml:space="preserve"> </w:t>
      </w:r>
      <w:r w:rsidR="0006566B" w:rsidRPr="005B1287">
        <w:rPr>
          <w:rFonts w:cs="Times New Roman"/>
          <w:lang w:val="en-GB"/>
        </w:rPr>
        <w:t>animals</w:t>
      </w:r>
      <w:r w:rsidRPr="005B1287">
        <w:rPr>
          <w:rFonts w:cs="Times New Roman"/>
          <w:lang w:val="en-GB"/>
        </w:rPr>
        <w:t xml:space="preserve">.  </w:t>
      </w:r>
    </w:p>
    <w:p w14:paraId="56E448E2" w14:textId="77777777" w:rsidR="00F205E8" w:rsidRPr="00891363" w:rsidRDefault="00F205E8" w:rsidP="00016814">
      <w:pPr>
        <w:spacing w:line="240" w:lineRule="auto"/>
        <w:jc w:val="left"/>
        <w:rPr>
          <w:b/>
          <w:bCs/>
          <w:i/>
          <w:sz w:val="22"/>
          <w:lang w:val="en-GB"/>
        </w:rPr>
      </w:pPr>
    </w:p>
    <w:p w14:paraId="6DD3F668" w14:textId="032B6BEE" w:rsidR="008D5A88" w:rsidRPr="0032279E" w:rsidRDefault="49FF5CCA" w:rsidP="002513B9">
      <w:pPr>
        <w:spacing w:line="240" w:lineRule="auto"/>
        <w:rPr>
          <w:rFonts w:cs="Times New Roman"/>
          <w:i/>
          <w:sz w:val="20"/>
          <w:szCs w:val="20"/>
          <w:lang w:val="en-GB"/>
        </w:rPr>
      </w:pPr>
      <w:r w:rsidRPr="0032279E">
        <w:rPr>
          <w:rFonts w:cs="Times New Roman"/>
          <w:b/>
          <w:bCs/>
          <w:i/>
          <w:sz w:val="20"/>
          <w:szCs w:val="20"/>
          <w:lang w:val="en-GB"/>
        </w:rPr>
        <w:t>Table 3.</w:t>
      </w:r>
      <w:r w:rsidRPr="0032279E">
        <w:rPr>
          <w:rFonts w:cs="Times New Roman"/>
          <w:i/>
          <w:sz w:val="20"/>
          <w:szCs w:val="20"/>
          <w:lang w:val="en-GB"/>
        </w:rPr>
        <w:t xml:space="preserve"> Mortality</w:t>
      </w:r>
      <w:r w:rsidR="00CC1DDF" w:rsidRPr="0032279E">
        <w:rPr>
          <w:rFonts w:cs="Times New Roman"/>
          <w:i/>
          <w:sz w:val="20"/>
          <w:szCs w:val="20"/>
          <w:lang w:val="en-GB"/>
        </w:rPr>
        <w:t>,</w:t>
      </w:r>
      <w:r w:rsidRPr="0032279E">
        <w:rPr>
          <w:rFonts w:cs="Times New Roman"/>
          <w:i/>
          <w:sz w:val="20"/>
          <w:szCs w:val="20"/>
          <w:lang w:val="en-GB"/>
        </w:rPr>
        <w:t xml:space="preserve"> disease </w:t>
      </w:r>
      <w:r w:rsidR="00CC1DDF" w:rsidRPr="0032279E">
        <w:rPr>
          <w:rFonts w:cs="Times New Roman"/>
          <w:i/>
          <w:sz w:val="20"/>
          <w:szCs w:val="20"/>
          <w:lang w:val="en-GB"/>
        </w:rPr>
        <w:t>frequency</w:t>
      </w:r>
      <w:r w:rsidRPr="0032279E">
        <w:rPr>
          <w:rFonts w:cs="Times New Roman"/>
          <w:i/>
          <w:sz w:val="20"/>
          <w:szCs w:val="20"/>
          <w:lang w:val="en-GB"/>
        </w:rPr>
        <w:t>, slaughter</w:t>
      </w:r>
      <w:r w:rsidR="6C86493A" w:rsidRPr="0032279E">
        <w:rPr>
          <w:rFonts w:cs="Times New Roman"/>
          <w:i/>
          <w:sz w:val="20"/>
          <w:szCs w:val="20"/>
          <w:lang w:val="en-GB"/>
        </w:rPr>
        <w:t xml:space="preserve"> duration</w:t>
      </w:r>
      <w:r w:rsidRPr="0032279E">
        <w:rPr>
          <w:rFonts w:cs="Times New Roman"/>
          <w:i/>
          <w:sz w:val="20"/>
          <w:szCs w:val="20"/>
          <w:lang w:val="en-GB"/>
        </w:rPr>
        <w:t xml:space="preserve"> (in share of 24h) and lack of space for different species and production systems. Data reflects</w:t>
      </w:r>
      <w:r w:rsidR="0054010B" w:rsidRPr="0032279E">
        <w:rPr>
          <w:rFonts w:cs="Times New Roman"/>
          <w:i/>
          <w:sz w:val="20"/>
          <w:szCs w:val="20"/>
          <w:lang w:val="en-GB"/>
        </w:rPr>
        <w:t xml:space="preserve"> German</w:t>
      </w:r>
      <w:r w:rsidRPr="0032279E">
        <w:rPr>
          <w:rFonts w:cs="Times New Roman"/>
          <w:i/>
          <w:sz w:val="20"/>
          <w:szCs w:val="20"/>
          <w:lang w:val="en-GB"/>
        </w:rPr>
        <w:t xml:space="preserve"> production of farm animals, Norwegian </w:t>
      </w:r>
      <w:r w:rsidR="00450014" w:rsidRPr="0032279E">
        <w:rPr>
          <w:rFonts w:cs="Times New Roman"/>
          <w:i/>
          <w:sz w:val="20"/>
          <w:szCs w:val="20"/>
          <w:lang w:val="en-GB"/>
        </w:rPr>
        <w:t>farmed salmon</w:t>
      </w:r>
      <w:r w:rsidRPr="0032279E">
        <w:rPr>
          <w:rFonts w:cs="Times New Roman"/>
          <w:i/>
          <w:sz w:val="20"/>
          <w:szCs w:val="20"/>
          <w:lang w:val="en-GB"/>
        </w:rPr>
        <w:t xml:space="preserve"> production, and non-country specific rabbit and insect production and </w:t>
      </w:r>
      <w:r w:rsidR="00267B6D" w:rsidRPr="0032279E">
        <w:rPr>
          <w:rFonts w:cs="Times New Roman"/>
          <w:i/>
          <w:sz w:val="20"/>
          <w:szCs w:val="20"/>
          <w:lang w:val="en-GB"/>
        </w:rPr>
        <w:t xml:space="preserve">shooting </w:t>
      </w:r>
      <w:r w:rsidRPr="0032279E">
        <w:rPr>
          <w:rFonts w:cs="Times New Roman"/>
          <w:i/>
          <w:sz w:val="20"/>
          <w:szCs w:val="20"/>
          <w:lang w:val="en-GB"/>
        </w:rPr>
        <w:t xml:space="preserve">and catching of wild animals. </w:t>
      </w:r>
    </w:p>
    <w:tbl>
      <w:tblPr>
        <w:tblStyle w:val="PlainTable51"/>
        <w:tblW w:w="8789" w:type="dxa"/>
        <w:tblLayout w:type="fixed"/>
        <w:tblLook w:val="04A0" w:firstRow="1" w:lastRow="0" w:firstColumn="1" w:lastColumn="0" w:noHBand="0" w:noVBand="1"/>
      </w:tblPr>
      <w:tblGrid>
        <w:gridCol w:w="3261"/>
        <w:gridCol w:w="1275"/>
        <w:gridCol w:w="1276"/>
        <w:gridCol w:w="1418"/>
        <w:gridCol w:w="1559"/>
      </w:tblGrid>
      <w:tr w:rsidR="00D30CC0" w:rsidRPr="00852A87" w14:paraId="350B5716" w14:textId="77777777" w:rsidTr="63BBD817">
        <w:trPr>
          <w:cnfStyle w:val="100000000000" w:firstRow="1" w:lastRow="0" w:firstColumn="0" w:lastColumn="0" w:oddVBand="0" w:evenVBand="0" w:oddHBand="0" w:evenHBand="0" w:firstRowFirstColumn="0" w:firstRowLastColumn="0" w:lastRowFirstColumn="0" w:lastRowLastColumn="0"/>
          <w:trHeight w:val="308"/>
        </w:trPr>
        <w:tc>
          <w:tcPr>
            <w:cnfStyle w:val="001000000100" w:firstRow="0" w:lastRow="0" w:firstColumn="1" w:lastColumn="0" w:oddVBand="0" w:evenVBand="0" w:oddHBand="0" w:evenHBand="0" w:firstRowFirstColumn="1" w:firstRowLastColumn="0" w:lastRowFirstColumn="0" w:lastRowLastColumn="0"/>
            <w:tcW w:w="3261" w:type="dxa"/>
            <w:tcBorders>
              <w:top w:val="single" w:sz="4" w:space="0" w:color="auto"/>
              <w:bottom w:val="single" w:sz="4" w:space="0" w:color="auto"/>
              <w:right w:val="none" w:sz="0" w:space="0" w:color="auto"/>
            </w:tcBorders>
            <w:noWrap/>
            <w:hideMark/>
          </w:tcPr>
          <w:p w14:paraId="7CF8E788" w14:textId="77777777" w:rsidR="00D30CC0" w:rsidRPr="0032279E" w:rsidRDefault="00D30CC0" w:rsidP="002513B9">
            <w:pPr>
              <w:spacing w:line="240" w:lineRule="auto"/>
              <w:jc w:val="left"/>
              <w:rPr>
                <w:rFonts w:eastAsia="Times New Roman" w:cs="Times New Roman"/>
                <w:i w:val="0"/>
                <w:iCs w:val="0"/>
                <w:color w:val="000000"/>
                <w:sz w:val="20"/>
                <w:szCs w:val="20"/>
                <w:lang w:val="en-GB" w:eastAsia="sv-SE"/>
              </w:rPr>
            </w:pPr>
            <w:r w:rsidRPr="0032279E">
              <w:rPr>
                <w:rFonts w:eastAsia="Times New Roman" w:cs="Times New Roman"/>
                <w:color w:val="000000"/>
                <w:sz w:val="20"/>
                <w:szCs w:val="20"/>
                <w:lang w:val="en-GB" w:eastAsia="sv-SE"/>
              </w:rPr>
              <w:t> </w:t>
            </w:r>
          </w:p>
        </w:tc>
        <w:tc>
          <w:tcPr>
            <w:tcW w:w="1275" w:type="dxa"/>
            <w:tcBorders>
              <w:top w:val="single" w:sz="4" w:space="0" w:color="auto"/>
              <w:bottom w:val="single" w:sz="4" w:space="0" w:color="auto"/>
            </w:tcBorders>
            <w:hideMark/>
          </w:tcPr>
          <w:p w14:paraId="48A44175" w14:textId="77777777" w:rsidR="00D30CC0" w:rsidRPr="0032279E" w:rsidRDefault="00D30CC0" w:rsidP="002513B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val="0"/>
                <w:iCs w:val="0"/>
                <w:color w:val="000000"/>
                <w:sz w:val="20"/>
                <w:szCs w:val="20"/>
                <w:lang w:val="en-GB" w:eastAsia="sv-SE"/>
              </w:rPr>
            </w:pPr>
            <w:r w:rsidRPr="0032279E">
              <w:rPr>
                <w:rFonts w:eastAsia="Times New Roman" w:cs="Times New Roman"/>
                <w:color w:val="000000"/>
                <w:sz w:val="20"/>
                <w:szCs w:val="20"/>
                <w:lang w:val="en-GB" w:eastAsia="sv-SE"/>
              </w:rPr>
              <w:t>Mortality</w:t>
            </w:r>
          </w:p>
        </w:tc>
        <w:tc>
          <w:tcPr>
            <w:tcW w:w="1276" w:type="dxa"/>
            <w:tcBorders>
              <w:top w:val="single" w:sz="4" w:space="0" w:color="auto"/>
              <w:bottom w:val="single" w:sz="4" w:space="0" w:color="auto"/>
            </w:tcBorders>
            <w:hideMark/>
          </w:tcPr>
          <w:p w14:paraId="606FF8F9" w14:textId="7238523A" w:rsidR="00D30CC0" w:rsidRPr="0032279E" w:rsidRDefault="00D30CC0" w:rsidP="002513B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val="0"/>
                <w:iCs w:val="0"/>
                <w:color w:val="000000"/>
                <w:sz w:val="20"/>
                <w:szCs w:val="20"/>
                <w:lang w:val="en-GB" w:eastAsia="sv-SE"/>
              </w:rPr>
            </w:pPr>
            <w:r w:rsidRPr="0032279E">
              <w:rPr>
                <w:rFonts w:eastAsia="Times New Roman" w:cs="Times New Roman"/>
                <w:color w:val="000000"/>
                <w:sz w:val="20"/>
                <w:szCs w:val="20"/>
                <w:lang w:val="en-GB" w:eastAsia="sv-SE"/>
              </w:rPr>
              <w:t>Disease</w:t>
            </w:r>
            <w:r w:rsidR="002B0209" w:rsidRPr="0032279E">
              <w:rPr>
                <w:rFonts w:eastAsia="Times New Roman" w:cs="Times New Roman"/>
                <w:color w:val="000000"/>
                <w:sz w:val="20"/>
                <w:szCs w:val="20"/>
                <w:lang w:val="en-GB" w:eastAsia="sv-SE"/>
              </w:rPr>
              <w:t xml:space="preserve"> frequency</w:t>
            </w:r>
          </w:p>
        </w:tc>
        <w:tc>
          <w:tcPr>
            <w:tcW w:w="1418" w:type="dxa"/>
            <w:tcBorders>
              <w:top w:val="single" w:sz="4" w:space="0" w:color="auto"/>
              <w:bottom w:val="single" w:sz="4" w:space="0" w:color="auto"/>
            </w:tcBorders>
            <w:hideMark/>
          </w:tcPr>
          <w:p w14:paraId="42AF4FA2" w14:textId="77777777" w:rsidR="00D30CC0" w:rsidRPr="0032279E" w:rsidRDefault="00D30CC0" w:rsidP="002513B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val="0"/>
                <w:iCs w:val="0"/>
                <w:color w:val="000000"/>
                <w:sz w:val="20"/>
                <w:szCs w:val="20"/>
                <w:lang w:val="en-GB" w:eastAsia="sv-SE"/>
              </w:rPr>
            </w:pPr>
            <w:r w:rsidRPr="0032279E">
              <w:rPr>
                <w:rFonts w:eastAsia="Times New Roman" w:cs="Times New Roman"/>
                <w:color w:val="000000"/>
                <w:sz w:val="20"/>
                <w:szCs w:val="20"/>
                <w:lang w:val="en-GB" w:eastAsia="sv-SE"/>
              </w:rPr>
              <w:t>Slaughter</w:t>
            </w:r>
          </w:p>
        </w:tc>
        <w:tc>
          <w:tcPr>
            <w:tcW w:w="1559" w:type="dxa"/>
            <w:tcBorders>
              <w:top w:val="single" w:sz="4" w:space="0" w:color="auto"/>
              <w:bottom w:val="single" w:sz="4" w:space="0" w:color="auto"/>
            </w:tcBorders>
            <w:hideMark/>
          </w:tcPr>
          <w:p w14:paraId="5A8ED843" w14:textId="5A3EDBC5" w:rsidR="00D30CC0" w:rsidRPr="0032279E" w:rsidRDefault="49FF5CCA" w:rsidP="002513B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val="0"/>
                <w:iCs w:val="0"/>
                <w:color w:val="000000"/>
                <w:sz w:val="20"/>
                <w:szCs w:val="20"/>
                <w:lang w:val="en-GB" w:eastAsia="sv-SE"/>
              </w:rPr>
            </w:pPr>
            <w:r w:rsidRPr="0032279E">
              <w:rPr>
                <w:rFonts w:eastAsia="Times New Roman" w:cs="Times New Roman"/>
                <w:color w:val="000000" w:themeColor="text1"/>
                <w:sz w:val="20"/>
                <w:szCs w:val="20"/>
                <w:lang w:val="en-GB" w:eastAsia="sv-SE"/>
              </w:rPr>
              <w:t>Lack of space</w:t>
            </w:r>
          </w:p>
        </w:tc>
      </w:tr>
      <w:tr w:rsidR="00BA0542" w:rsidRPr="00852A87" w14:paraId="0A3187B0"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tcBorders>
              <w:top w:val="single" w:sz="4" w:space="0" w:color="auto"/>
              <w:right w:val="none" w:sz="0" w:space="0" w:color="auto"/>
            </w:tcBorders>
            <w:noWrap/>
          </w:tcPr>
          <w:p w14:paraId="1091D588" w14:textId="10DCD668" w:rsidR="00BA0542" w:rsidRPr="0032279E" w:rsidRDefault="00BA0542" w:rsidP="002513B9">
            <w:pPr>
              <w:spacing w:line="240" w:lineRule="auto"/>
              <w:jc w:val="left"/>
              <w:rPr>
                <w:rFonts w:eastAsia="Times New Roman" w:cs="Times New Roman"/>
                <w:bCs/>
                <w:iCs w:val="0"/>
                <w:color w:val="000000"/>
                <w:sz w:val="20"/>
                <w:szCs w:val="20"/>
                <w:lang w:val="en-GB" w:eastAsia="sv-SE"/>
              </w:rPr>
            </w:pPr>
            <w:r w:rsidRPr="0032279E">
              <w:rPr>
                <w:rFonts w:eastAsia="Times New Roman" w:cs="Times New Roman"/>
                <w:bCs/>
                <w:color w:val="000000"/>
                <w:sz w:val="20"/>
                <w:szCs w:val="20"/>
                <w:lang w:val="en-GB" w:eastAsia="sv-SE"/>
              </w:rPr>
              <w:t>Production animals</w:t>
            </w:r>
          </w:p>
        </w:tc>
        <w:tc>
          <w:tcPr>
            <w:tcW w:w="1275" w:type="dxa"/>
            <w:tcBorders>
              <w:top w:val="single" w:sz="4" w:space="0" w:color="auto"/>
            </w:tcBorders>
            <w:shd w:val="clear" w:color="auto" w:fill="auto"/>
            <w:noWrap/>
          </w:tcPr>
          <w:p w14:paraId="45B98744" w14:textId="77777777" w:rsidR="00BA0542" w:rsidRPr="0032279E" w:rsidRDefault="00BA0542"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p>
        </w:tc>
        <w:tc>
          <w:tcPr>
            <w:tcW w:w="1276" w:type="dxa"/>
            <w:tcBorders>
              <w:top w:val="single" w:sz="4" w:space="0" w:color="auto"/>
            </w:tcBorders>
            <w:shd w:val="clear" w:color="auto" w:fill="auto"/>
            <w:noWrap/>
          </w:tcPr>
          <w:p w14:paraId="798712C4" w14:textId="77777777" w:rsidR="00BA0542" w:rsidRPr="0032279E" w:rsidRDefault="00BA0542"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p>
        </w:tc>
        <w:tc>
          <w:tcPr>
            <w:tcW w:w="1418" w:type="dxa"/>
            <w:tcBorders>
              <w:top w:val="single" w:sz="4" w:space="0" w:color="auto"/>
            </w:tcBorders>
            <w:shd w:val="clear" w:color="auto" w:fill="auto"/>
            <w:noWrap/>
          </w:tcPr>
          <w:p w14:paraId="4DE7EBF4" w14:textId="77777777" w:rsidR="00BA0542" w:rsidRPr="0032279E" w:rsidRDefault="00BA0542"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p>
        </w:tc>
        <w:tc>
          <w:tcPr>
            <w:tcW w:w="1559" w:type="dxa"/>
            <w:tcBorders>
              <w:top w:val="single" w:sz="4" w:space="0" w:color="auto"/>
            </w:tcBorders>
            <w:shd w:val="clear" w:color="auto" w:fill="auto"/>
            <w:noWrap/>
          </w:tcPr>
          <w:p w14:paraId="5553C821" w14:textId="77777777" w:rsidR="00BA0542" w:rsidRPr="0032279E" w:rsidRDefault="00BA0542"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p>
        </w:tc>
      </w:tr>
      <w:tr w:rsidR="00F83E8F" w:rsidRPr="00852A87" w14:paraId="79F6A03F"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0F18AB2E" w14:textId="226B56DF"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Cattle in suckler herds</w:t>
            </w:r>
          </w:p>
        </w:tc>
        <w:tc>
          <w:tcPr>
            <w:tcW w:w="1275" w:type="dxa"/>
            <w:shd w:val="clear" w:color="auto" w:fill="auto"/>
            <w:noWrap/>
            <w:hideMark/>
          </w:tcPr>
          <w:p w14:paraId="3BE03C98" w14:textId="70A001A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w:t>
            </w:r>
            <w:r w:rsidR="00B41566" w:rsidRPr="0032279E">
              <w:rPr>
                <w:rFonts w:eastAsia="Times New Roman" w:cs="Times New Roman"/>
                <w:color w:val="000000"/>
                <w:sz w:val="20"/>
                <w:szCs w:val="20"/>
                <w:lang w:val="en-GB" w:eastAsia="sv-SE"/>
              </w:rPr>
              <w:t>4</w:t>
            </w:r>
          </w:p>
        </w:tc>
        <w:tc>
          <w:tcPr>
            <w:tcW w:w="1276" w:type="dxa"/>
            <w:shd w:val="clear" w:color="auto" w:fill="auto"/>
            <w:noWrap/>
            <w:hideMark/>
          </w:tcPr>
          <w:p w14:paraId="24817141"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0.05</w:t>
            </w:r>
          </w:p>
        </w:tc>
        <w:tc>
          <w:tcPr>
            <w:tcW w:w="1418" w:type="dxa"/>
            <w:shd w:val="clear" w:color="auto" w:fill="auto"/>
            <w:noWrap/>
            <w:hideMark/>
          </w:tcPr>
          <w:p w14:paraId="14E2A2E2"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shd w:val="clear" w:color="auto" w:fill="auto"/>
            <w:noWrap/>
            <w:hideMark/>
          </w:tcPr>
          <w:p w14:paraId="558F6A87" w14:textId="6C12CAE2"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w:t>
            </w:r>
            <w:r w:rsidR="009F3004" w:rsidRPr="0032279E">
              <w:rPr>
                <w:rFonts w:eastAsia="Times New Roman" w:cs="Times New Roman"/>
                <w:color w:val="000000"/>
                <w:sz w:val="20"/>
                <w:szCs w:val="20"/>
                <w:lang w:val="en-GB" w:eastAsia="sv-SE"/>
              </w:rPr>
              <w:t>7</w:t>
            </w:r>
          </w:p>
        </w:tc>
      </w:tr>
      <w:tr w:rsidR="00F83E8F" w:rsidRPr="00852A87" w14:paraId="064A0306"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056E7D9D" w14:textId="740D01A9"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Calves from dairy, intensive</w:t>
            </w:r>
            <w:r w:rsidRPr="0032279E">
              <w:rPr>
                <w:rFonts w:cs="Times New Roman"/>
                <w:i w:val="0"/>
                <w:iCs w:val="0"/>
                <w:color w:val="000000" w:themeColor="text1"/>
                <w:sz w:val="20"/>
                <w:szCs w:val="20"/>
                <w:vertAlign w:val="superscript"/>
                <w:lang w:val="en-GB"/>
              </w:rPr>
              <w:t>1</w:t>
            </w:r>
          </w:p>
        </w:tc>
        <w:tc>
          <w:tcPr>
            <w:tcW w:w="1275" w:type="dxa"/>
            <w:shd w:val="clear" w:color="auto" w:fill="auto"/>
            <w:noWrap/>
            <w:hideMark/>
          </w:tcPr>
          <w:p w14:paraId="7AA70888"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0.07</w:t>
            </w:r>
          </w:p>
        </w:tc>
        <w:tc>
          <w:tcPr>
            <w:tcW w:w="1276" w:type="dxa"/>
            <w:shd w:val="clear" w:color="auto" w:fill="auto"/>
            <w:noWrap/>
            <w:hideMark/>
          </w:tcPr>
          <w:p w14:paraId="74FF4C61"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0.10</w:t>
            </w:r>
          </w:p>
        </w:tc>
        <w:tc>
          <w:tcPr>
            <w:tcW w:w="1418" w:type="dxa"/>
            <w:shd w:val="clear" w:color="auto" w:fill="auto"/>
            <w:noWrap/>
            <w:hideMark/>
          </w:tcPr>
          <w:p w14:paraId="01221290"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shd w:val="clear" w:color="auto" w:fill="auto"/>
            <w:noWrap/>
            <w:hideMark/>
          </w:tcPr>
          <w:p w14:paraId="132ED264" w14:textId="5E12D7CF"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w:t>
            </w:r>
            <w:r w:rsidR="009F3004" w:rsidRPr="0032279E">
              <w:rPr>
                <w:rFonts w:eastAsia="Times New Roman" w:cs="Times New Roman"/>
                <w:color w:val="000000"/>
                <w:sz w:val="20"/>
                <w:szCs w:val="20"/>
                <w:lang w:val="en-GB" w:eastAsia="sv-SE"/>
              </w:rPr>
              <w:t>7</w:t>
            </w:r>
          </w:p>
        </w:tc>
      </w:tr>
      <w:tr w:rsidR="00F83E8F" w:rsidRPr="00852A87" w14:paraId="4E14A5C0"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6062C11A" w14:textId="66FFA02A"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Young cattle from dairy, extensive</w:t>
            </w:r>
            <w:r w:rsidRPr="0032279E">
              <w:rPr>
                <w:rFonts w:cs="Times New Roman"/>
                <w:i w:val="0"/>
                <w:iCs w:val="0"/>
                <w:color w:val="000000" w:themeColor="text1"/>
                <w:sz w:val="20"/>
                <w:szCs w:val="20"/>
                <w:vertAlign w:val="superscript"/>
                <w:lang w:val="en-GB"/>
              </w:rPr>
              <w:t>2</w:t>
            </w:r>
          </w:p>
        </w:tc>
        <w:tc>
          <w:tcPr>
            <w:tcW w:w="1275" w:type="dxa"/>
            <w:shd w:val="clear" w:color="auto" w:fill="auto"/>
            <w:noWrap/>
            <w:hideMark/>
          </w:tcPr>
          <w:p w14:paraId="74B3972A"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0.08</w:t>
            </w:r>
          </w:p>
        </w:tc>
        <w:tc>
          <w:tcPr>
            <w:tcW w:w="1276" w:type="dxa"/>
            <w:shd w:val="clear" w:color="auto" w:fill="auto"/>
            <w:noWrap/>
            <w:hideMark/>
          </w:tcPr>
          <w:p w14:paraId="28BB22CA"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0.05</w:t>
            </w:r>
          </w:p>
        </w:tc>
        <w:tc>
          <w:tcPr>
            <w:tcW w:w="1418" w:type="dxa"/>
            <w:shd w:val="clear" w:color="auto" w:fill="auto"/>
            <w:noWrap/>
            <w:hideMark/>
          </w:tcPr>
          <w:p w14:paraId="2E327507"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shd w:val="clear" w:color="auto" w:fill="auto"/>
            <w:noWrap/>
            <w:hideMark/>
          </w:tcPr>
          <w:p w14:paraId="60C0589F" w14:textId="217FB44E"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r w:rsidR="009F3004" w:rsidRPr="0032279E">
              <w:rPr>
                <w:rFonts w:eastAsia="Times New Roman" w:cs="Times New Roman"/>
                <w:color w:val="000000"/>
                <w:sz w:val="20"/>
                <w:szCs w:val="20"/>
                <w:lang w:val="en-GB" w:eastAsia="sv-SE"/>
              </w:rPr>
              <w:t>27</w:t>
            </w:r>
          </w:p>
        </w:tc>
      </w:tr>
      <w:tr w:rsidR="00F83E8F" w:rsidRPr="00852A87" w14:paraId="4136B351"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0927965D" w14:textId="47D54F7F"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Dairy cows</w:t>
            </w:r>
          </w:p>
        </w:tc>
        <w:tc>
          <w:tcPr>
            <w:tcW w:w="1275" w:type="dxa"/>
            <w:shd w:val="clear" w:color="auto" w:fill="auto"/>
            <w:noWrap/>
            <w:hideMark/>
          </w:tcPr>
          <w:p w14:paraId="2DDBA2E3"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0.06</w:t>
            </w:r>
          </w:p>
        </w:tc>
        <w:tc>
          <w:tcPr>
            <w:tcW w:w="1276" w:type="dxa"/>
            <w:shd w:val="clear" w:color="auto" w:fill="auto"/>
            <w:noWrap/>
            <w:hideMark/>
          </w:tcPr>
          <w:p w14:paraId="5E04A5DF" w14:textId="569F4F0D"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w:t>
            </w:r>
            <w:r w:rsidR="00432800">
              <w:rPr>
                <w:rFonts w:eastAsia="Times New Roman" w:cs="Times New Roman"/>
                <w:color w:val="000000"/>
                <w:sz w:val="20"/>
                <w:szCs w:val="20"/>
                <w:lang w:val="en-GB" w:eastAsia="sv-SE"/>
              </w:rPr>
              <w:t>6</w:t>
            </w:r>
          </w:p>
        </w:tc>
        <w:tc>
          <w:tcPr>
            <w:tcW w:w="1418" w:type="dxa"/>
            <w:shd w:val="clear" w:color="auto" w:fill="auto"/>
            <w:noWrap/>
            <w:hideMark/>
          </w:tcPr>
          <w:p w14:paraId="735C39D2"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shd w:val="clear" w:color="auto" w:fill="auto"/>
            <w:noWrap/>
            <w:hideMark/>
          </w:tcPr>
          <w:p w14:paraId="34231704" w14:textId="796DDB4A"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r w:rsidR="005E2B17">
              <w:rPr>
                <w:rFonts w:eastAsia="Times New Roman" w:cs="Times New Roman"/>
                <w:color w:val="000000"/>
                <w:sz w:val="20"/>
                <w:szCs w:val="20"/>
                <w:lang w:val="en-GB" w:eastAsia="sv-SE"/>
              </w:rPr>
              <w:t>21</w:t>
            </w:r>
          </w:p>
        </w:tc>
      </w:tr>
      <w:tr w:rsidR="00F83E8F" w:rsidRPr="00852A87" w14:paraId="5550528B"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6A8A1379" w14:textId="05AD246F"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Horse</w:t>
            </w:r>
          </w:p>
        </w:tc>
        <w:tc>
          <w:tcPr>
            <w:tcW w:w="1275" w:type="dxa"/>
            <w:shd w:val="clear" w:color="auto" w:fill="auto"/>
            <w:noWrap/>
            <w:hideMark/>
          </w:tcPr>
          <w:p w14:paraId="378D1251"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0.03</w:t>
            </w:r>
          </w:p>
        </w:tc>
        <w:tc>
          <w:tcPr>
            <w:tcW w:w="1276" w:type="dxa"/>
            <w:shd w:val="clear" w:color="auto" w:fill="auto"/>
            <w:noWrap/>
            <w:hideMark/>
          </w:tcPr>
          <w:p w14:paraId="3A048252"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0.15</w:t>
            </w:r>
          </w:p>
        </w:tc>
        <w:tc>
          <w:tcPr>
            <w:tcW w:w="1418" w:type="dxa"/>
            <w:shd w:val="clear" w:color="auto" w:fill="auto"/>
            <w:noWrap/>
            <w:hideMark/>
          </w:tcPr>
          <w:p w14:paraId="5A0855E9"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shd w:val="clear" w:color="auto" w:fill="auto"/>
            <w:noWrap/>
            <w:hideMark/>
          </w:tcPr>
          <w:p w14:paraId="0CD4A87C" w14:textId="5307CFAD"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r w:rsidR="001B0F3D" w:rsidRPr="0032279E">
              <w:rPr>
                <w:rFonts w:eastAsia="Times New Roman" w:cs="Times New Roman"/>
                <w:color w:val="000000"/>
                <w:sz w:val="20"/>
                <w:szCs w:val="20"/>
                <w:lang w:val="en-GB" w:eastAsia="sv-SE"/>
              </w:rPr>
              <w:t>10</w:t>
            </w:r>
          </w:p>
        </w:tc>
      </w:tr>
      <w:tr w:rsidR="00F83E8F" w:rsidRPr="00852A87" w14:paraId="3CA20935"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057B92DD" w14:textId="0326AA53"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Sheep</w:t>
            </w:r>
          </w:p>
        </w:tc>
        <w:tc>
          <w:tcPr>
            <w:tcW w:w="1275" w:type="dxa"/>
            <w:shd w:val="clear" w:color="auto" w:fill="auto"/>
            <w:noWrap/>
            <w:hideMark/>
          </w:tcPr>
          <w:p w14:paraId="4953AF86"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0.08</w:t>
            </w:r>
          </w:p>
        </w:tc>
        <w:tc>
          <w:tcPr>
            <w:tcW w:w="1276" w:type="dxa"/>
            <w:shd w:val="clear" w:color="auto" w:fill="auto"/>
            <w:noWrap/>
            <w:hideMark/>
          </w:tcPr>
          <w:p w14:paraId="2A818C9C"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0.06</w:t>
            </w:r>
          </w:p>
        </w:tc>
        <w:tc>
          <w:tcPr>
            <w:tcW w:w="1418" w:type="dxa"/>
            <w:shd w:val="clear" w:color="auto" w:fill="auto"/>
            <w:noWrap/>
            <w:hideMark/>
          </w:tcPr>
          <w:p w14:paraId="46FC09D9"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shd w:val="clear" w:color="auto" w:fill="auto"/>
            <w:noWrap/>
            <w:hideMark/>
          </w:tcPr>
          <w:p w14:paraId="4E12A71E" w14:textId="2DDE0E95"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r w:rsidR="001B0F3D" w:rsidRPr="0032279E">
              <w:rPr>
                <w:rFonts w:eastAsia="Times New Roman" w:cs="Times New Roman"/>
                <w:color w:val="000000"/>
                <w:sz w:val="20"/>
                <w:szCs w:val="20"/>
                <w:lang w:val="en-GB" w:eastAsia="sv-SE"/>
              </w:rPr>
              <w:t>20</w:t>
            </w:r>
          </w:p>
        </w:tc>
      </w:tr>
      <w:tr w:rsidR="00F83E8F" w:rsidRPr="00852A87" w14:paraId="51B051C6"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2F4811E4" w14:textId="7F36A6DA"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Pig</w:t>
            </w:r>
          </w:p>
        </w:tc>
        <w:tc>
          <w:tcPr>
            <w:tcW w:w="1275" w:type="dxa"/>
            <w:shd w:val="clear" w:color="auto" w:fill="auto"/>
            <w:noWrap/>
            <w:hideMark/>
          </w:tcPr>
          <w:p w14:paraId="4EECD864" w14:textId="4883AB42"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w:t>
            </w:r>
            <w:r w:rsidR="005C3431">
              <w:rPr>
                <w:rFonts w:eastAsia="Times New Roman" w:cs="Times New Roman"/>
                <w:color w:val="000000"/>
                <w:sz w:val="20"/>
                <w:szCs w:val="20"/>
                <w:lang w:val="en-GB" w:eastAsia="sv-SE"/>
              </w:rPr>
              <w:t>3</w:t>
            </w:r>
          </w:p>
        </w:tc>
        <w:tc>
          <w:tcPr>
            <w:tcW w:w="1276" w:type="dxa"/>
            <w:shd w:val="clear" w:color="auto" w:fill="auto"/>
            <w:noWrap/>
            <w:hideMark/>
          </w:tcPr>
          <w:p w14:paraId="6F364519"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0.15</w:t>
            </w:r>
          </w:p>
        </w:tc>
        <w:tc>
          <w:tcPr>
            <w:tcW w:w="1418" w:type="dxa"/>
            <w:shd w:val="clear" w:color="auto" w:fill="auto"/>
            <w:noWrap/>
            <w:hideMark/>
          </w:tcPr>
          <w:p w14:paraId="1005C8F2"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shd w:val="clear" w:color="auto" w:fill="auto"/>
            <w:noWrap/>
            <w:hideMark/>
          </w:tcPr>
          <w:p w14:paraId="48FA9EF1"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0.63</w:t>
            </w:r>
          </w:p>
        </w:tc>
      </w:tr>
      <w:tr w:rsidR="00F83E8F" w:rsidRPr="00852A87" w14:paraId="100D9482"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743E0B0B" w14:textId="5407ACC5"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Chicken</w:t>
            </w:r>
          </w:p>
        </w:tc>
        <w:tc>
          <w:tcPr>
            <w:tcW w:w="1275" w:type="dxa"/>
            <w:shd w:val="clear" w:color="auto" w:fill="auto"/>
            <w:noWrap/>
            <w:hideMark/>
          </w:tcPr>
          <w:p w14:paraId="4AFDC545"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0.04</w:t>
            </w:r>
          </w:p>
        </w:tc>
        <w:tc>
          <w:tcPr>
            <w:tcW w:w="1276" w:type="dxa"/>
            <w:shd w:val="clear" w:color="auto" w:fill="auto"/>
            <w:noWrap/>
            <w:hideMark/>
          </w:tcPr>
          <w:p w14:paraId="0485BBC4" w14:textId="7760009E"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w:t>
            </w:r>
            <w:r w:rsidR="00010D9C" w:rsidRPr="0032279E">
              <w:rPr>
                <w:rFonts w:eastAsia="Times New Roman" w:cs="Times New Roman"/>
                <w:color w:val="000000"/>
                <w:sz w:val="20"/>
                <w:szCs w:val="20"/>
                <w:lang w:val="en-GB" w:eastAsia="sv-SE"/>
              </w:rPr>
              <w:t>0</w:t>
            </w:r>
          </w:p>
        </w:tc>
        <w:tc>
          <w:tcPr>
            <w:tcW w:w="1418" w:type="dxa"/>
            <w:shd w:val="clear" w:color="auto" w:fill="auto"/>
            <w:noWrap/>
            <w:hideMark/>
          </w:tcPr>
          <w:p w14:paraId="1980FD8F"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0.17</w:t>
            </w:r>
          </w:p>
        </w:tc>
        <w:tc>
          <w:tcPr>
            <w:tcW w:w="1559" w:type="dxa"/>
            <w:shd w:val="clear" w:color="auto" w:fill="auto"/>
            <w:noWrap/>
            <w:hideMark/>
          </w:tcPr>
          <w:p w14:paraId="048C2900" w14:textId="14595E26"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0.6</w:t>
            </w:r>
            <w:r w:rsidR="001B0F3D" w:rsidRPr="0032279E">
              <w:rPr>
                <w:rFonts w:eastAsia="Times New Roman" w:cs="Times New Roman"/>
                <w:color w:val="000000"/>
                <w:sz w:val="20"/>
                <w:szCs w:val="20"/>
                <w:lang w:val="en-GB" w:eastAsia="sv-SE"/>
              </w:rPr>
              <w:t>0</w:t>
            </w:r>
          </w:p>
        </w:tc>
      </w:tr>
      <w:tr w:rsidR="00F83E8F" w:rsidRPr="00852A87" w14:paraId="5759B57A"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7406F8D8" w14:textId="3CF5E6EF"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Rabbit</w:t>
            </w:r>
          </w:p>
        </w:tc>
        <w:tc>
          <w:tcPr>
            <w:tcW w:w="1275" w:type="dxa"/>
            <w:shd w:val="clear" w:color="auto" w:fill="auto"/>
            <w:noWrap/>
            <w:hideMark/>
          </w:tcPr>
          <w:p w14:paraId="76695C44"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0.15</w:t>
            </w:r>
          </w:p>
        </w:tc>
        <w:tc>
          <w:tcPr>
            <w:tcW w:w="1276" w:type="dxa"/>
            <w:shd w:val="clear" w:color="auto" w:fill="auto"/>
            <w:noWrap/>
            <w:hideMark/>
          </w:tcPr>
          <w:p w14:paraId="4305A646"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0.11</w:t>
            </w:r>
          </w:p>
        </w:tc>
        <w:tc>
          <w:tcPr>
            <w:tcW w:w="1418" w:type="dxa"/>
            <w:shd w:val="clear" w:color="auto" w:fill="auto"/>
            <w:noWrap/>
            <w:hideMark/>
          </w:tcPr>
          <w:p w14:paraId="4AC891C9"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shd w:val="clear" w:color="auto" w:fill="auto"/>
            <w:noWrap/>
            <w:hideMark/>
          </w:tcPr>
          <w:p w14:paraId="0B8DBB5E"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0.34</w:t>
            </w:r>
          </w:p>
        </w:tc>
      </w:tr>
      <w:tr w:rsidR="00F83E8F" w:rsidRPr="00852A87" w14:paraId="25A1E500"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2793E93B" w14:textId="377F5CF7"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Laying hen</w:t>
            </w:r>
          </w:p>
        </w:tc>
        <w:tc>
          <w:tcPr>
            <w:tcW w:w="1275" w:type="dxa"/>
            <w:shd w:val="clear" w:color="auto" w:fill="auto"/>
            <w:noWrap/>
            <w:hideMark/>
          </w:tcPr>
          <w:p w14:paraId="5A4BF42A"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0.04</w:t>
            </w:r>
          </w:p>
        </w:tc>
        <w:tc>
          <w:tcPr>
            <w:tcW w:w="1276" w:type="dxa"/>
            <w:shd w:val="clear" w:color="auto" w:fill="auto"/>
            <w:noWrap/>
            <w:hideMark/>
          </w:tcPr>
          <w:p w14:paraId="2EE2DC48"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0.46</w:t>
            </w:r>
          </w:p>
        </w:tc>
        <w:tc>
          <w:tcPr>
            <w:tcW w:w="1418" w:type="dxa"/>
            <w:shd w:val="clear" w:color="auto" w:fill="auto"/>
            <w:noWrap/>
            <w:hideMark/>
          </w:tcPr>
          <w:p w14:paraId="502974A5"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shd w:val="clear" w:color="auto" w:fill="auto"/>
            <w:noWrap/>
            <w:hideMark/>
          </w:tcPr>
          <w:p w14:paraId="616CCA83" w14:textId="44DEBD9A"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0.4</w:t>
            </w:r>
            <w:r w:rsidR="001B0F3D" w:rsidRPr="0032279E">
              <w:rPr>
                <w:rFonts w:eastAsia="Times New Roman" w:cs="Times New Roman"/>
                <w:color w:val="000000"/>
                <w:sz w:val="20"/>
                <w:szCs w:val="20"/>
                <w:lang w:val="en-GB" w:eastAsia="sv-SE"/>
              </w:rPr>
              <w:t>5</w:t>
            </w:r>
          </w:p>
        </w:tc>
      </w:tr>
      <w:tr w:rsidR="00F83E8F" w:rsidRPr="00852A87" w14:paraId="435E734B"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4EDAE992" w14:textId="4C98DC57"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Farmed salmon</w:t>
            </w:r>
          </w:p>
        </w:tc>
        <w:tc>
          <w:tcPr>
            <w:tcW w:w="1275" w:type="dxa"/>
            <w:shd w:val="clear" w:color="auto" w:fill="auto"/>
            <w:noWrap/>
            <w:hideMark/>
          </w:tcPr>
          <w:p w14:paraId="55BB82A9"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0.16</w:t>
            </w:r>
          </w:p>
        </w:tc>
        <w:tc>
          <w:tcPr>
            <w:tcW w:w="1276" w:type="dxa"/>
            <w:shd w:val="clear" w:color="auto" w:fill="auto"/>
            <w:noWrap/>
            <w:hideMark/>
          </w:tcPr>
          <w:p w14:paraId="15908030"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0.15</w:t>
            </w:r>
          </w:p>
        </w:tc>
        <w:tc>
          <w:tcPr>
            <w:tcW w:w="1418" w:type="dxa"/>
            <w:shd w:val="clear" w:color="auto" w:fill="auto"/>
            <w:noWrap/>
            <w:hideMark/>
          </w:tcPr>
          <w:p w14:paraId="63926F67"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shd w:val="clear" w:color="auto" w:fill="auto"/>
            <w:noWrap/>
            <w:hideMark/>
          </w:tcPr>
          <w:p w14:paraId="03C8A494"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0.03</w:t>
            </w:r>
          </w:p>
        </w:tc>
      </w:tr>
      <w:tr w:rsidR="00F83E8F" w:rsidRPr="00852A87" w14:paraId="268280CD"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1979E08F" w14:textId="512753B5"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Wild fish</w:t>
            </w:r>
          </w:p>
        </w:tc>
        <w:tc>
          <w:tcPr>
            <w:tcW w:w="1275" w:type="dxa"/>
            <w:shd w:val="clear" w:color="auto" w:fill="auto"/>
            <w:noWrap/>
            <w:hideMark/>
          </w:tcPr>
          <w:p w14:paraId="7ADEFDE5"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276" w:type="dxa"/>
            <w:shd w:val="clear" w:color="auto" w:fill="auto"/>
            <w:noWrap/>
            <w:hideMark/>
          </w:tcPr>
          <w:p w14:paraId="57BF2869"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418" w:type="dxa"/>
            <w:shd w:val="clear" w:color="auto" w:fill="auto"/>
            <w:noWrap/>
            <w:hideMark/>
          </w:tcPr>
          <w:p w14:paraId="5B7E257A"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0.15</w:t>
            </w:r>
          </w:p>
        </w:tc>
        <w:tc>
          <w:tcPr>
            <w:tcW w:w="1559" w:type="dxa"/>
            <w:shd w:val="clear" w:color="auto" w:fill="auto"/>
            <w:noWrap/>
            <w:hideMark/>
          </w:tcPr>
          <w:p w14:paraId="1170914A"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r>
      <w:tr w:rsidR="00F83E8F" w:rsidRPr="00852A87" w14:paraId="0B1E936D"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779405CC" w14:textId="33D83871"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Blue mussels</w:t>
            </w:r>
          </w:p>
        </w:tc>
        <w:tc>
          <w:tcPr>
            <w:tcW w:w="1275" w:type="dxa"/>
            <w:shd w:val="clear" w:color="auto" w:fill="auto"/>
            <w:noWrap/>
            <w:hideMark/>
          </w:tcPr>
          <w:p w14:paraId="27D14FA2"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276" w:type="dxa"/>
            <w:shd w:val="clear" w:color="auto" w:fill="auto"/>
            <w:noWrap/>
            <w:hideMark/>
          </w:tcPr>
          <w:p w14:paraId="23E8D2B8"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418" w:type="dxa"/>
            <w:shd w:val="clear" w:color="auto" w:fill="auto"/>
            <w:noWrap/>
            <w:hideMark/>
          </w:tcPr>
          <w:p w14:paraId="35E8A0A8"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0.08</w:t>
            </w:r>
          </w:p>
        </w:tc>
        <w:tc>
          <w:tcPr>
            <w:tcW w:w="1559" w:type="dxa"/>
            <w:shd w:val="clear" w:color="auto" w:fill="auto"/>
            <w:noWrap/>
            <w:hideMark/>
          </w:tcPr>
          <w:p w14:paraId="38680F45"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r>
      <w:tr w:rsidR="00F83E8F" w:rsidRPr="00852A87" w14:paraId="0FBB5A16"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2F0A6968" w14:textId="04259F33"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Shrimp</w:t>
            </w:r>
          </w:p>
        </w:tc>
        <w:tc>
          <w:tcPr>
            <w:tcW w:w="1275" w:type="dxa"/>
            <w:shd w:val="clear" w:color="auto" w:fill="auto"/>
            <w:noWrap/>
            <w:hideMark/>
          </w:tcPr>
          <w:p w14:paraId="528F9C5B"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276" w:type="dxa"/>
            <w:shd w:val="clear" w:color="auto" w:fill="auto"/>
            <w:noWrap/>
            <w:hideMark/>
          </w:tcPr>
          <w:p w14:paraId="6A6E1DCE"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418" w:type="dxa"/>
            <w:shd w:val="clear" w:color="auto" w:fill="auto"/>
            <w:noWrap/>
            <w:hideMark/>
          </w:tcPr>
          <w:p w14:paraId="1D7A645F"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0.04</w:t>
            </w:r>
          </w:p>
        </w:tc>
        <w:tc>
          <w:tcPr>
            <w:tcW w:w="1559" w:type="dxa"/>
            <w:shd w:val="clear" w:color="auto" w:fill="auto"/>
            <w:noWrap/>
            <w:hideMark/>
          </w:tcPr>
          <w:p w14:paraId="7B693FA3"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r>
      <w:tr w:rsidR="00F83E8F" w:rsidRPr="00852A87" w14:paraId="1E8F90CD"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217BB9DD" w14:textId="1FB2C3EF"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Octopus</w:t>
            </w:r>
          </w:p>
        </w:tc>
        <w:tc>
          <w:tcPr>
            <w:tcW w:w="1275" w:type="dxa"/>
            <w:shd w:val="clear" w:color="auto" w:fill="auto"/>
            <w:noWrap/>
            <w:hideMark/>
          </w:tcPr>
          <w:p w14:paraId="1D87CE23"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276" w:type="dxa"/>
            <w:shd w:val="clear" w:color="auto" w:fill="auto"/>
            <w:noWrap/>
            <w:hideMark/>
          </w:tcPr>
          <w:p w14:paraId="7DFBD5AD"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418" w:type="dxa"/>
            <w:shd w:val="clear" w:color="auto" w:fill="auto"/>
            <w:noWrap/>
            <w:hideMark/>
          </w:tcPr>
          <w:p w14:paraId="41413A32"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0.15</w:t>
            </w:r>
          </w:p>
        </w:tc>
        <w:tc>
          <w:tcPr>
            <w:tcW w:w="1559" w:type="dxa"/>
            <w:shd w:val="clear" w:color="auto" w:fill="auto"/>
            <w:noWrap/>
            <w:hideMark/>
          </w:tcPr>
          <w:p w14:paraId="7E625CD0"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r>
      <w:tr w:rsidR="00F83E8F" w:rsidRPr="00852A87" w14:paraId="4933F630"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04B2B80E" w14:textId="0BFE0F7D"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Wild ruminants</w:t>
            </w:r>
          </w:p>
        </w:tc>
        <w:tc>
          <w:tcPr>
            <w:tcW w:w="1275" w:type="dxa"/>
            <w:shd w:val="clear" w:color="auto" w:fill="auto"/>
            <w:noWrap/>
            <w:hideMark/>
          </w:tcPr>
          <w:p w14:paraId="2304CAF2"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276" w:type="dxa"/>
            <w:shd w:val="clear" w:color="auto" w:fill="auto"/>
            <w:noWrap/>
            <w:hideMark/>
          </w:tcPr>
          <w:p w14:paraId="09EA7557"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418" w:type="dxa"/>
            <w:shd w:val="clear" w:color="auto" w:fill="auto"/>
            <w:noWrap/>
            <w:hideMark/>
          </w:tcPr>
          <w:p w14:paraId="02A452C4" w14:textId="755066C4"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cs="Times New Roman"/>
                <w:sz w:val="20"/>
                <w:szCs w:val="20"/>
                <w:lang w:val="en-GB"/>
              </w:rPr>
              <w:t>0.0007</w:t>
            </w:r>
          </w:p>
        </w:tc>
        <w:tc>
          <w:tcPr>
            <w:tcW w:w="1559" w:type="dxa"/>
            <w:shd w:val="clear" w:color="auto" w:fill="auto"/>
            <w:noWrap/>
            <w:hideMark/>
          </w:tcPr>
          <w:p w14:paraId="7507D99B"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r>
      <w:tr w:rsidR="00F83E8F" w:rsidRPr="00852A87" w14:paraId="115259CF"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697868F9" w14:textId="4EF2F6AF"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Wild boar</w:t>
            </w:r>
          </w:p>
        </w:tc>
        <w:tc>
          <w:tcPr>
            <w:tcW w:w="1275" w:type="dxa"/>
            <w:shd w:val="clear" w:color="auto" w:fill="auto"/>
            <w:noWrap/>
            <w:hideMark/>
          </w:tcPr>
          <w:p w14:paraId="27AEFF90"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276" w:type="dxa"/>
            <w:shd w:val="clear" w:color="auto" w:fill="auto"/>
            <w:noWrap/>
            <w:hideMark/>
          </w:tcPr>
          <w:p w14:paraId="7F8F0589"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418" w:type="dxa"/>
            <w:shd w:val="clear" w:color="auto" w:fill="auto"/>
            <w:noWrap/>
            <w:hideMark/>
          </w:tcPr>
          <w:p w14:paraId="2CD44AE3" w14:textId="5456C88C"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cs="Times New Roman"/>
                <w:sz w:val="20"/>
                <w:szCs w:val="20"/>
                <w:lang w:val="en-GB"/>
              </w:rPr>
              <w:t>0.0007</w:t>
            </w:r>
          </w:p>
        </w:tc>
        <w:tc>
          <w:tcPr>
            <w:tcW w:w="1559" w:type="dxa"/>
            <w:shd w:val="clear" w:color="auto" w:fill="auto"/>
            <w:noWrap/>
            <w:hideMark/>
          </w:tcPr>
          <w:p w14:paraId="6749B284"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r>
      <w:tr w:rsidR="00F83E8F" w:rsidRPr="00852A87" w14:paraId="62452EF7"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1F4C043C" w14:textId="2D8CE9A5"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Wild rabbit</w:t>
            </w:r>
          </w:p>
        </w:tc>
        <w:tc>
          <w:tcPr>
            <w:tcW w:w="1275" w:type="dxa"/>
            <w:shd w:val="clear" w:color="auto" w:fill="auto"/>
            <w:noWrap/>
            <w:hideMark/>
          </w:tcPr>
          <w:p w14:paraId="68075AAD"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276" w:type="dxa"/>
            <w:shd w:val="clear" w:color="auto" w:fill="auto"/>
            <w:noWrap/>
            <w:hideMark/>
          </w:tcPr>
          <w:p w14:paraId="7D2E9348"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418" w:type="dxa"/>
            <w:shd w:val="clear" w:color="auto" w:fill="auto"/>
            <w:noWrap/>
            <w:hideMark/>
          </w:tcPr>
          <w:p w14:paraId="7ED53BB2" w14:textId="7CBA9BF2"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cs="Times New Roman"/>
                <w:sz w:val="20"/>
                <w:szCs w:val="20"/>
                <w:lang w:val="en-GB"/>
              </w:rPr>
              <w:t>0.0007</w:t>
            </w:r>
          </w:p>
        </w:tc>
        <w:tc>
          <w:tcPr>
            <w:tcW w:w="1559" w:type="dxa"/>
            <w:shd w:val="clear" w:color="auto" w:fill="auto"/>
            <w:noWrap/>
            <w:hideMark/>
          </w:tcPr>
          <w:p w14:paraId="55601652"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r>
      <w:tr w:rsidR="00F83E8F" w:rsidRPr="00852A87" w14:paraId="32FDF6F1"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13279825" w14:textId="2B0F4793"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Mealworm</w:t>
            </w:r>
          </w:p>
        </w:tc>
        <w:tc>
          <w:tcPr>
            <w:tcW w:w="1275" w:type="dxa"/>
            <w:shd w:val="clear" w:color="auto" w:fill="auto"/>
            <w:noWrap/>
            <w:hideMark/>
          </w:tcPr>
          <w:p w14:paraId="0FFB7B56"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276" w:type="dxa"/>
            <w:shd w:val="clear" w:color="auto" w:fill="auto"/>
            <w:noWrap/>
            <w:hideMark/>
          </w:tcPr>
          <w:p w14:paraId="3DB7396E"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418" w:type="dxa"/>
            <w:shd w:val="clear" w:color="auto" w:fill="auto"/>
            <w:noWrap/>
            <w:hideMark/>
          </w:tcPr>
          <w:p w14:paraId="39230ABA" w14:textId="25ED419B"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cs="Times New Roman"/>
                <w:sz w:val="20"/>
                <w:szCs w:val="20"/>
                <w:lang w:val="en-GB"/>
              </w:rPr>
              <w:t>0.0007</w:t>
            </w:r>
          </w:p>
        </w:tc>
        <w:tc>
          <w:tcPr>
            <w:tcW w:w="1559" w:type="dxa"/>
            <w:shd w:val="clear" w:color="auto" w:fill="auto"/>
            <w:noWrap/>
            <w:hideMark/>
          </w:tcPr>
          <w:p w14:paraId="105F4C47"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r>
      <w:tr w:rsidR="00F83E8F" w:rsidRPr="00852A87" w14:paraId="426B9C05"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53F74966" w14:textId="07812DEF" w:rsidR="00F83E8F" w:rsidRPr="0032279E" w:rsidRDefault="63BBD817" w:rsidP="63BBD817">
            <w:pPr>
              <w:spacing w:line="240" w:lineRule="auto"/>
              <w:jc w:val="left"/>
              <w:rPr>
                <w:rFonts w:eastAsia="Times New Roman" w:cs="Times New Roman"/>
                <w:i w:val="0"/>
                <w:iCs w:val="0"/>
                <w:color w:val="000000"/>
                <w:sz w:val="20"/>
                <w:szCs w:val="20"/>
                <w:lang w:val="en-GB" w:eastAsia="sv-SE"/>
              </w:rPr>
            </w:pPr>
            <w:r w:rsidRPr="63BBD817">
              <w:rPr>
                <w:rFonts w:cs="Times New Roman"/>
                <w:i w:val="0"/>
                <w:iCs w:val="0"/>
                <w:color w:val="000000" w:themeColor="text1"/>
                <w:sz w:val="20"/>
                <w:szCs w:val="20"/>
                <w:lang w:val="en-GB"/>
              </w:rPr>
              <w:t>Honeybee</w:t>
            </w:r>
          </w:p>
        </w:tc>
        <w:tc>
          <w:tcPr>
            <w:tcW w:w="1275" w:type="dxa"/>
            <w:shd w:val="clear" w:color="auto" w:fill="auto"/>
            <w:noWrap/>
            <w:hideMark/>
          </w:tcPr>
          <w:p w14:paraId="7457864C"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276" w:type="dxa"/>
            <w:shd w:val="clear" w:color="auto" w:fill="auto"/>
            <w:noWrap/>
            <w:hideMark/>
          </w:tcPr>
          <w:p w14:paraId="5CC7F6E9"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418" w:type="dxa"/>
            <w:shd w:val="clear" w:color="auto" w:fill="auto"/>
            <w:noWrap/>
            <w:hideMark/>
          </w:tcPr>
          <w:p w14:paraId="7E5838A9" w14:textId="4150F1A4"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cs="Times New Roman"/>
                <w:sz w:val="20"/>
                <w:szCs w:val="20"/>
                <w:lang w:val="en-GB"/>
              </w:rPr>
              <w:t>0.0003</w:t>
            </w:r>
          </w:p>
        </w:tc>
        <w:tc>
          <w:tcPr>
            <w:tcW w:w="1559" w:type="dxa"/>
            <w:shd w:val="clear" w:color="auto" w:fill="auto"/>
            <w:noWrap/>
            <w:hideMark/>
          </w:tcPr>
          <w:p w14:paraId="19829A71"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r>
      <w:tr w:rsidR="00BA0542" w:rsidRPr="00852A87" w14:paraId="5F567248"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tcPr>
          <w:p w14:paraId="1304B489" w14:textId="031A07A3" w:rsidR="00BA0542" w:rsidRPr="0032279E" w:rsidRDefault="00BA0542" w:rsidP="002513B9">
            <w:pPr>
              <w:spacing w:line="240" w:lineRule="auto"/>
              <w:jc w:val="left"/>
              <w:rPr>
                <w:rFonts w:eastAsia="Times New Roman" w:cs="Times New Roman"/>
                <w:bCs/>
                <w:color w:val="000000"/>
                <w:sz w:val="20"/>
                <w:szCs w:val="20"/>
                <w:lang w:val="en-GB" w:eastAsia="sv-SE"/>
              </w:rPr>
            </w:pPr>
            <w:r w:rsidRPr="0032279E">
              <w:rPr>
                <w:rFonts w:eastAsia="Times New Roman" w:cs="Times New Roman"/>
                <w:bCs/>
                <w:color w:val="000000"/>
                <w:sz w:val="20"/>
                <w:szCs w:val="20"/>
                <w:lang w:val="en-GB" w:eastAsia="sv-SE"/>
              </w:rPr>
              <w:t>Parent animals</w:t>
            </w:r>
          </w:p>
        </w:tc>
        <w:tc>
          <w:tcPr>
            <w:tcW w:w="1275" w:type="dxa"/>
            <w:shd w:val="clear" w:color="auto" w:fill="auto"/>
            <w:noWrap/>
          </w:tcPr>
          <w:p w14:paraId="368EB32D" w14:textId="77777777" w:rsidR="00BA0542" w:rsidRPr="0032279E" w:rsidRDefault="00BA0542"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i/>
                <w:iCs/>
                <w:color w:val="000000"/>
                <w:sz w:val="20"/>
                <w:szCs w:val="20"/>
                <w:lang w:val="en-GB" w:eastAsia="sv-SE"/>
              </w:rPr>
            </w:pPr>
          </w:p>
        </w:tc>
        <w:tc>
          <w:tcPr>
            <w:tcW w:w="1276" w:type="dxa"/>
            <w:shd w:val="clear" w:color="auto" w:fill="auto"/>
            <w:noWrap/>
          </w:tcPr>
          <w:p w14:paraId="1B7CA329" w14:textId="77777777" w:rsidR="00BA0542" w:rsidRPr="0032279E" w:rsidRDefault="00BA0542"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i/>
                <w:iCs/>
                <w:color w:val="000000"/>
                <w:sz w:val="20"/>
                <w:szCs w:val="20"/>
                <w:lang w:val="en-GB" w:eastAsia="sv-SE"/>
              </w:rPr>
            </w:pPr>
          </w:p>
        </w:tc>
        <w:tc>
          <w:tcPr>
            <w:tcW w:w="1418" w:type="dxa"/>
            <w:shd w:val="clear" w:color="auto" w:fill="auto"/>
            <w:noWrap/>
          </w:tcPr>
          <w:p w14:paraId="178C1F42" w14:textId="77777777" w:rsidR="00BA0542" w:rsidRPr="0032279E" w:rsidRDefault="00BA0542"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i/>
                <w:iCs/>
                <w:color w:val="000000"/>
                <w:sz w:val="20"/>
                <w:szCs w:val="20"/>
                <w:lang w:val="en-GB" w:eastAsia="sv-SE"/>
              </w:rPr>
            </w:pPr>
          </w:p>
        </w:tc>
        <w:tc>
          <w:tcPr>
            <w:tcW w:w="1559" w:type="dxa"/>
            <w:shd w:val="clear" w:color="auto" w:fill="auto"/>
            <w:noWrap/>
          </w:tcPr>
          <w:p w14:paraId="7597E5C3" w14:textId="77777777" w:rsidR="00BA0542" w:rsidRPr="0032279E" w:rsidRDefault="00BA0542"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i/>
                <w:iCs/>
                <w:color w:val="000000"/>
                <w:sz w:val="20"/>
                <w:szCs w:val="20"/>
                <w:lang w:val="en-GB" w:eastAsia="sv-SE"/>
              </w:rPr>
            </w:pPr>
          </w:p>
        </w:tc>
      </w:tr>
      <w:tr w:rsidR="00B41566" w:rsidRPr="00852A87" w14:paraId="094BB4D4"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hideMark/>
          </w:tcPr>
          <w:p w14:paraId="5195CA42" w14:textId="27C7CB1A" w:rsidR="00B41566"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Cattle in suckler herds, cow</w:t>
            </w:r>
          </w:p>
        </w:tc>
        <w:tc>
          <w:tcPr>
            <w:tcW w:w="1275" w:type="dxa"/>
            <w:shd w:val="clear" w:color="auto" w:fill="auto"/>
            <w:noWrap/>
            <w:hideMark/>
          </w:tcPr>
          <w:p w14:paraId="7A7D22F6" w14:textId="49BBFD94" w:rsidR="00B41566" w:rsidRPr="0032279E" w:rsidRDefault="00B41566"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w:t>
            </w:r>
            <w:r w:rsidR="00821CE5" w:rsidRPr="0032279E">
              <w:rPr>
                <w:rFonts w:eastAsia="Times New Roman" w:cs="Times New Roman"/>
                <w:color w:val="000000"/>
                <w:sz w:val="20"/>
                <w:szCs w:val="20"/>
                <w:lang w:val="en-GB" w:eastAsia="sv-SE"/>
              </w:rPr>
              <w:t>3</w:t>
            </w:r>
          </w:p>
        </w:tc>
        <w:tc>
          <w:tcPr>
            <w:tcW w:w="1276" w:type="dxa"/>
            <w:shd w:val="clear" w:color="auto" w:fill="auto"/>
            <w:noWrap/>
            <w:hideMark/>
          </w:tcPr>
          <w:p w14:paraId="2DB3212B" w14:textId="5266810D" w:rsidR="00B41566" w:rsidRPr="0032279E" w:rsidRDefault="00B41566"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w:t>
            </w:r>
            <w:r w:rsidR="007C739A" w:rsidRPr="0032279E">
              <w:rPr>
                <w:rFonts w:eastAsia="Times New Roman" w:cs="Times New Roman"/>
                <w:color w:val="000000"/>
                <w:sz w:val="20"/>
                <w:szCs w:val="20"/>
                <w:lang w:val="en-GB" w:eastAsia="sv-SE"/>
              </w:rPr>
              <w:t>4</w:t>
            </w:r>
          </w:p>
        </w:tc>
        <w:tc>
          <w:tcPr>
            <w:tcW w:w="1418" w:type="dxa"/>
            <w:shd w:val="clear" w:color="auto" w:fill="auto"/>
            <w:noWrap/>
            <w:hideMark/>
          </w:tcPr>
          <w:p w14:paraId="4C0C3461" w14:textId="77777777" w:rsidR="00B41566" w:rsidRPr="0032279E" w:rsidRDefault="00B41566"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shd w:val="clear" w:color="auto" w:fill="auto"/>
            <w:noWrap/>
            <w:hideMark/>
          </w:tcPr>
          <w:p w14:paraId="0B424B34" w14:textId="3FDE984A" w:rsidR="00B41566" w:rsidRPr="0032279E" w:rsidRDefault="00B41566"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r w:rsidR="007C739A" w:rsidRPr="0032279E">
              <w:rPr>
                <w:rFonts w:eastAsia="Times New Roman" w:cs="Times New Roman"/>
                <w:color w:val="000000"/>
                <w:sz w:val="20"/>
                <w:szCs w:val="20"/>
                <w:lang w:val="en-GB" w:eastAsia="sv-SE"/>
              </w:rPr>
              <w:t>0</w:t>
            </w:r>
            <w:r w:rsidR="00E153DE">
              <w:rPr>
                <w:rFonts w:eastAsia="Times New Roman" w:cs="Times New Roman"/>
                <w:color w:val="000000"/>
                <w:sz w:val="20"/>
                <w:szCs w:val="20"/>
                <w:lang w:val="en-GB" w:eastAsia="sv-SE"/>
              </w:rPr>
              <w:t>8</w:t>
            </w:r>
          </w:p>
        </w:tc>
      </w:tr>
      <w:tr w:rsidR="00B41566" w:rsidRPr="00852A87" w14:paraId="5C54DDAE"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hideMark/>
          </w:tcPr>
          <w:p w14:paraId="65A170C8" w14:textId="08DF0054" w:rsidR="00B41566"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Sheep, ewe</w:t>
            </w:r>
          </w:p>
        </w:tc>
        <w:tc>
          <w:tcPr>
            <w:tcW w:w="1275" w:type="dxa"/>
            <w:shd w:val="clear" w:color="auto" w:fill="auto"/>
            <w:noWrap/>
            <w:hideMark/>
          </w:tcPr>
          <w:p w14:paraId="7D708E55" w14:textId="06FF7CD2" w:rsidR="00B41566" w:rsidRPr="0032279E" w:rsidRDefault="00B41566"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0.06</w:t>
            </w:r>
          </w:p>
        </w:tc>
        <w:tc>
          <w:tcPr>
            <w:tcW w:w="1276" w:type="dxa"/>
            <w:shd w:val="clear" w:color="auto" w:fill="auto"/>
            <w:noWrap/>
            <w:hideMark/>
          </w:tcPr>
          <w:p w14:paraId="62113F60" w14:textId="729BD5BB" w:rsidR="00B41566" w:rsidRPr="0032279E" w:rsidRDefault="00B41566"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w:t>
            </w:r>
            <w:r w:rsidR="00D54A7E" w:rsidRPr="0032279E">
              <w:rPr>
                <w:rFonts w:eastAsia="Times New Roman" w:cs="Times New Roman"/>
                <w:color w:val="000000"/>
                <w:sz w:val="20"/>
                <w:szCs w:val="20"/>
                <w:lang w:val="en-GB" w:eastAsia="sv-SE"/>
              </w:rPr>
              <w:t>5</w:t>
            </w:r>
          </w:p>
        </w:tc>
        <w:tc>
          <w:tcPr>
            <w:tcW w:w="1418" w:type="dxa"/>
            <w:shd w:val="clear" w:color="auto" w:fill="auto"/>
            <w:noWrap/>
            <w:hideMark/>
          </w:tcPr>
          <w:p w14:paraId="4AB92050" w14:textId="77777777" w:rsidR="00B41566" w:rsidRPr="0032279E" w:rsidRDefault="00B41566"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shd w:val="clear" w:color="auto" w:fill="auto"/>
            <w:noWrap/>
            <w:hideMark/>
          </w:tcPr>
          <w:p w14:paraId="3B19801E" w14:textId="231B4AB6" w:rsidR="00B41566" w:rsidRPr="0032279E" w:rsidRDefault="00B41566"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w:t>
            </w:r>
            <w:r w:rsidR="00200E26" w:rsidRPr="0032279E">
              <w:rPr>
                <w:rFonts w:eastAsia="Times New Roman" w:cs="Times New Roman"/>
                <w:color w:val="000000"/>
                <w:sz w:val="20"/>
                <w:szCs w:val="20"/>
                <w:lang w:val="en-GB" w:eastAsia="sv-SE"/>
              </w:rPr>
              <w:t>3</w:t>
            </w:r>
          </w:p>
        </w:tc>
      </w:tr>
      <w:tr w:rsidR="00B41566" w:rsidRPr="00852A87" w14:paraId="11C04CE6"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hideMark/>
          </w:tcPr>
          <w:p w14:paraId="3EC953CC" w14:textId="15D604BB" w:rsidR="00B41566"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Pig, sow</w:t>
            </w:r>
          </w:p>
        </w:tc>
        <w:tc>
          <w:tcPr>
            <w:tcW w:w="1275" w:type="dxa"/>
            <w:shd w:val="clear" w:color="auto" w:fill="auto"/>
            <w:noWrap/>
            <w:hideMark/>
          </w:tcPr>
          <w:p w14:paraId="4CA08F0D" w14:textId="05FCAD37" w:rsidR="00B41566" w:rsidRPr="0032279E" w:rsidRDefault="00B41566"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0.03</w:t>
            </w:r>
          </w:p>
        </w:tc>
        <w:tc>
          <w:tcPr>
            <w:tcW w:w="1276" w:type="dxa"/>
            <w:shd w:val="clear" w:color="auto" w:fill="auto"/>
            <w:noWrap/>
            <w:hideMark/>
          </w:tcPr>
          <w:p w14:paraId="469CCCAD" w14:textId="77777777" w:rsidR="00B41566" w:rsidRPr="0032279E" w:rsidRDefault="00B41566"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0.15</w:t>
            </w:r>
          </w:p>
        </w:tc>
        <w:tc>
          <w:tcPr>
            <w:tcW w:w="1418" w:type="dxa"/>
            <w:shd w:val="clear" w:color="auto" w:fill="auto"/>
            <w:noWrap/>
            <w:hideMark/>
          </w:tcPr>
          <w:p w14:paraId="0864D25B" w14:textId="77777777" w:rsidR="00B41566" w:rsidRPr="0032279E" w:rsidRDefault="00B41566"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shd w:val="clear" w:color="auto" w:fill="auto"/>
            <w:noWrap/>
            <w:hideMark/>
          </w:tcPr>
          <w:p w14:paraId="1EE6A7CE" w14:textId="7D12E10A" w:rsidR="00B41566" w:rsidRPr="0032279E" w:rsidRDefault="00B41566"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r w:rsidR="00D54A7E" w:rsidRPr="0032279E">
              <w:rPr>
                <w:rFonts w:eastAsia="Times New Roman" w:cs="Times New Roman"/>
                <w:color w:val="000000"/>
                <w:sz w:val="20"/>
                <w:szCs w:val="20"/>
                <w:lang w:val="en-GB" w:eastAsia="sv-SE"/>
              </w:rPr>
              <w:t>42</w:t>
            </w:r>
          </w:p>
        </w:tc>
      </w:tr>
      <w:tr w:rsidR="00B41566" w:rsidRPr="00852A87" w14:paraId="34D62530"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tcBorders>
              <w:bottom w:val="single" w:sz="4" w:space="0" w:color="auto"/>
              <w:right w:val="none" w:sz="0" w:space="0" w:color="auto"/>
            </w:tcBorders>
            <w:noWrap/>
            <w:hideMark/>
          </w:tcPr>
          <w:p w14:paraId="1952DCD6" w14:textId="72AF3DF8" w:rsidR="00B41566"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 xml:space="preserve">Chicken, hen </w:t>
            </w:r>
          </w:p>
        </w:tc>
        <w:tc>
          <w:tcPr>
            <w:tcW w:w="1275" w:type="dxa"/>
            <w:tcBorders>
              <w:bottom w:val="single" w:sz="4" w:space="0" w:color="auto"/>
            </w:tcBorders>
            <w:shd w:val="clear" w:color="auto" w:fill="auto"/>
            <w:noWrap/>
            <w:hideMark/>
          </w:tcPr>
          <w:p w14:paraId="1AEEC9F2" w14:textId="08FA1CA0" w:rsidR="00B41566" w:rsidRPr="0032279E" w:rsidRDefault="00B41566">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r w:rsidR="0096244C" w:rsidRPr="0032279E">
              <w:rPr>
                <w:rFonts w:eastAsia="Times New Roman" w:cs="Times New Roman"/>
                <w:color w:val="000000"/>
                <w:sz w:val="20"/>
                <w:szCs w:val="20"/>
                <w:lang w:val="en-GB" w:eastAsia="sv-SE"/>
              </w:rPr>
              <w:t>06</w:t>
            </w:r>
          </w:p>
        </w:tc>
        <w:tc>
          <w:tcPr>
            <w:tcW w:w="1276" w:type="dxa"/>
            <w:tcBorders>
              <w:bottom w:val="single" w:sz="4" w:space="0" w:color="auto"/>
            </w:tcBorders>
            <w:shd w:val="clear" w:color="auto" w:fill="auto"/>
            <w:noWrap/>
            <w:hideMark/>
          </w:tcPr>
          <w:p w14:paraId="55C61856" w14:textId="7E28DADF" w:rsidR="00B41566" w:rsidRPr="0032279E" w:rsidRDefault="00B41566">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r w:rsidR="0096244C" w:rsidRPr="0032279E">
              <w:rPr>
                <w:rFonts w:eastAsia="Times New Roman" w:cs="Times New Roman"/>
                <w:color w:val="000000"/>
                <w:sz w:val="20"/>
                <w:szCs w:val="20"/>
                <w:lang w:val="en-GB" w:eastAsia="sv-SE"/>
              </w:rPr>
              <w:t>46</w:t>
            </w:r>
          </w:p>
        </w:tc>
        <w:tc>
          <w:tcPr>
            <w:tcW w:w="1418" w:type="dxa"/>
            <w:tcBorders>
              <w:bottom w:val="single" w:sz="4" w:space="0" w:color="auto"/>
            </w:tcBorders>
            <w:shd w:val="clear" w:color="auto" w:fill="auto"/>
            <w:noWrap/>
            <w:hideMark/>
          </w:tcPr>
          <w:p w14:paraId="2BA089C3" w14:textId="77777777" w:rsidR="00B41566" w:rsidRPr="0032279E" w:rsidRDefault="00B41566"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0.17</w:t>
            </w:r>
          </w:p>
        </w:tc>
        <w:tc>
          <w:tcPr>
            <w:tcW w:w="1559" w:type="dxa"/>
            <w:tcBorders>
              <w:bottom w:val="single" w:sz="4" w:space="0" w:color="auto"/>
            </w:tcBorders>
            <w:shd w:val="clear" w:color="auto" w:fill="auto"/>
            <w:noWrap/>
            <w:hideMark/>
          </w:tcPr>
          <w:p w14:paraId="48D1D49B" w14:textId="1914990C" w:rsidR="00B41566" w:rsidRPr="0032279E" w:rsidRDefault="00B41566"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r w:rsidR="00D54A7E" w:rsidRPr="0032279E">
              <w:rPr>
                <w:rFonts w:eastAsia="Times New Roman" w:cs="Times New Roman"/>
                <w:color w:val="000000"/>
                <w:sz w:val="20"/>
                <w:szCs w:val="20"/>
                <w:lang w:val="en-GB" w:eastAsia="sv-SE"/>
              </w:rPr>
              <w:t>39</w:t>
            </w:r>
          </w:p>
        </w:tc>
      </w:tr>
    </w:tbl>
    <w:p w14:paraId="449380C1" w14:textId="77777777" w:rsidR="001B0C21" w:rsidRPr="0032279E" w:rsidRDefault="001B0C21" w:rsidP="00217805">
      <w:pPr>
        <w:spacing w:after="0" w:line="240" w:lineRule="auto"/>
        <w:jc w:val="left"/>
        <w:rPr>
          <w:sz w:val="18"/>
          <w:szCs w:val="18"/>
          <w:lang w:val="en-GB"/>
        </w:rPr>
      </w:pPr>
      <w:r w:rsidRPr="00217E4C">
        <w:rPr>
          <w:sz w:val="20"/>
          <w:szCs w:val="20"/>
          <w:vertAlign w:val="superscript"/>
          <w:lang w:val="en-GB"/>
        </w:rPr>
        <w:t xml:space="preserve">1 </w:t>
      </w:r>
      <w:r w:rsidRPr="0032279E">
        <w:rPr>
          <w:sz w:val="18"/>
          <w:szCs w:val="18"/>
          <w:lang w:val="en-GB"/>
        </w:rPr>
        <w:t>Calves reared indoors; slaughter age 10 months.</w:t>
      </w:r>
    </w:p>
    <w:p w14:paraId="39FB08BE" w14:textId="39631A8E" w:rsidR="001B0C21" w:rsidRPr="0032279E" w:rsidRDefault="001B0C21" w:rsidP="00217805">
      <w:pPr>
        <w:spacing w:after="0" w:line="240" w:lineRule="auto"/>
        <w:jc w:val="left"/>
        <w:rPr>
          <w:sz w:val="18"/>
          <w:szCs w:val="18"/>
          <w:lang w:val="en-GB"/>
        </w:rPr>
      </w:pPr>
      <w:r w:rsidRPr="0032279E">
        <w:rPr>
          <w:sz w:val="18"/>
          <w:szCs w:val="18"/>
          <w:vertAlign w:val="superscript"/>
          <w:lang w:val="en-GB"/>
        </w:rPr>
        <w:t>2</w:t>
      </w:r>
      <w:r w:rsidRPr="0032279E">
        <w:rPr>
          <w:sz w:val="18"/>
          <w:szCs w:val="18"/>
          <w:lang w:val="en-GB"/>
        </w:rPr>
        <w:t xml:space="preserve"> Slaughter age 2 years; on pasture 3 months.</w:t>
      </w:r>
    </w:p>
    <w:p w14:paraId="02F8B0D1" w14:textId="77777777" w:rsidR="001B0C21" w:rsidRDefault="001B0C21" w:rsidP="002513B9">
      <w:pPr>
        <w:spacing w:line="240" w:lineRule="auto"/>
        <w:jc w:val="left"/>
        <w:rPr>
          <w:lang w:val="en-GB"/>
        </w:rPr>
      </w:pPr>
    </w:p>
    <w:p w14:paraId="5462D511" w14:textId="77777777" w:rsidR="00891363" w:rsidRDefault="00891363">
      <w:pPr>
        <w:spacing w:line="259" w:lineRule="auto"/>
        <w:jc w:val="left"/>
        <w:rPr>
          <w:lang w:val="en-GB"/>
        </w:rPr>
      </w:pPr>
      <w:r>
        <w:rPr>
          <w:lang w:val="en-GB"/>
        </w:rPr>
        <w:br w:type="page"/>
      </w:r>
    </w:p>
    <w:p w14:paraId="0CF0419A" w14:textId="17132443" w:rsidR="00B61D95" w:rsidRPr="005B1287" w:rsidRDefault="00E24572" w:rsidP="00783979">
      <w:pPr>
        <w:pStyle w:val="Rubrik2"/>
        <w:rPr>
          <w:lang w:val="en-GB"/>
        </w:rPr>
      </w:pPr>
      <w:r w:rsidRPr="005B1287">
        <w:rPr>
          <w:lang w:val="en-GB"/>
        </w:rPr>
        <w:t xml:space="preserve">4.2 </w:t>
      </w:r>
      <w:r w:rsidR="004D4AC7" w:rsidRPr="005B1287">
        <w:rPr>
          <w:lang w:val="en-GB"/>
        </w:rPr>
        <w:t>Animal welfare ind</w:t>
      </w:r>
      <w:r w:rsidR="701ED428" w:rsidRPr="005B1287">
        <w:rPr>
          <w:lang w:val="en-GB"/>
        </w:rPr>
        <w:t>ices</w:t>
      </w:r>
      <w:r w:rsidR="004D4AC7" w:rsidRPr="005B1287">
        <w:rPr>
          <w:lang w:val="en-GB"/>
        </w:rPr>
        <w:t xml:space="preserve"> </w:t>
      </w:r>
    </w:p>
    <w:p w14:paraId="590831FC" w14:textId="0674101F" w:rsidR="005201B7" w:rsidRPr="005B1287" w:rsidRDefault="49FF5CCA" w:rsidP="00783979">
      <w:pPr>
        <w:spacing w:line="276" w:lineRule="auto"/>
        <w:rPr>
          <w:lang w:val="en-GB"/>
        </w:rPr>
      </w:pPr>
      <w:r w:rsidRPr="005B1287">
        <w:rPr>
          <w:lang w:val="en-GB"/>
        </w:rPr>
        <w:t xml:space="preserve">Regardless of type of index used, meat from cattle and wild animals, mealworms and honey show low </w:t>
      </w:r>
      <w:r w:rsidR="005963CF">
        <w:rPr>
          <w:lang w:val="en-GB"/>
        </w:rPr>
        <w:t>index values</w:t>
      </w:r>
      <w:r w:rsidR="005963CF" w:rsidRPr="005B1287">
        <w:rPr>
          <w:lang w:val="en-GB"/>
        </w:rPr>
        <w:t xml:space="preserve"> </w:t>
      </w:r>
      <w:r w:rsidR="00387946">
        <w:rPr>
          <w:lang w:val="en-GB"/>
        </w:rPr>
        <w:t>(</w:t>
      </w:r>
      <w:r w:rsidR="00891363" w:rsidRPr="00891363">
        <w:rPr>
          <w:i/>
          <w:lang w:val="en-GB"/>
        </w:rPr>
        <w:t>i.e.</w:t>
      </w:r>
      <w:r w:rsidR="00387946">
        <w:rPr>
          <w:lang w:val="en-GB"/>
        </w:rPr>
        <w:t xml:space="preserve"> favourable) </w:t>
      </w:r>
      <w:r w:rsidRPr="005B1287">
        <w:rPr>
          <w:lang w:val="en-GB"/>
        </w:rPr>
        <w:t xml:space="preserve">per kg of animal product (Fig. 2). For mealworms and honey this is partly an effect of our adjustment of </w:t>
      </w:r>
      <w:r w:rsidR="00387946">
        <w:rPr>
          <w:lang w:val="en-GB"/>
        </w:rPr>
        <w:t>number</w:t>
      </w:r>
      <w:r w:rsidRPr="005B1287">
        <w:rPr>
          <w:lang w:val="en-GB"/>
        </w:rPr>
        <w:t xml:space="preserve"> affected (section 3.1.1). Without this adjustment the PAALA </w:t>
      </w:r>
      <w:r w:rsidR="005963CF">
        <w:rPr>
          <w:lang w:val="en-GB"/>
        </w:rPr>
        <w:t>value</w:t>
      </w:r>
      <w:r w:rsidR="005963CF" w:rsidRPr="005B1287">
        <w:rPr>
          <w:lang w:val="en-GB"/>
        </w:rPr>
        <w:t xml:space="preserve"> </w:t>
      </w:r>
      <w:r w:rsidRPr="005B1287">
        <w:rPr>
          <w:lang w:val="en-GB"/>
        </w:rPr>
        <w:t>for mealworms and honey would have been 27 (instead of 0.27) and 37 (instead of 0.37). Meat from cattle show</w:t>
      </w:r>
      <w:r w:rsidR="002B1489">
        <w:rPr>
          <w:lang w:val="en-GB"/>
        </w:rPr>
        <w:t>s</w:t>
      </w:r>
      <w:r w:rsidRPr="005B1287">
        <w:rPr>
          <w:lang w:val="en-GB"/>
        </w:rPr>
        <w:t xml:space="preserve"> low </w:t>
      </w:r>
      <w:r w:rsidR="005963CF">
        <w:rPr>
          <w:lang w:val="en-GB"/>
        </w:rPr>
        <w:t>values</w:t>
      </w:r>
      <w:r w:rsidR="005963CF" w:rsidRPr="005B1287">
        <w:rPr>
          <w:lang w:val="en-GB"/>
        </w:rPr>
        <w:t xml:space="preserve"> </w:t>
      </w:r>
      <w:r w:rsidRPr="005B1287">
        <w:rPr>
          <w:lang w:val="en-GB"/>
        </w:rPr>
        <w:t xml:space="preserve">due to the large body mass in comparison to other livestock species, resulting in a low </w:t>
      </w:r>
      <w:r w:rsidR="002B1489">
        <w:rPr>
          <w:lang w:val="en-GB"/>
        </w:rPr>
        <w:t>number</w:t>
      </w:r>
      <w:r w:rsidRPr="005B1287">
        <w:rPr>
          <w:lang w:val="en-GB"/>
        </w:rPr>
        <w:t xml:space="preserve"> affected as one animal give many kg of meat. Meat from wild animals </w:t>
      </w:r>
      <w:r w:rsidR="00267B6D">
        <w:rPr>
          <w:lang w:val="en-GB"/>
        </w:rPr>
        <w:t>killed by shooting</w:t>
      </w:r>
      <w:r w:rsidRPr="005B1287">
        <w:rPr>
          <w:lang w:val="en-GB"/>
        </w:rPr>
        <w:t xml:space="preserve"> show low </w:t>
      </w:r>
      <w:r w:rsidR="005963CF">
        <w:rPr>
          <w:lang w:val="en-GB"/>
        </w:rPr>
        <w:t>values</w:t>
      </w:r>
      <w:r w:rsidR="005963CF" w:rsidRPr="005B1287">
        <w:rPr>
          <w:lang w:val="en-GB"/>
        </w:rPr>
        <w:t xml:space="preserve"> </w:t>
      </w:r>
      <w:r w:rsidRPr="005B1287">
        <w:rPr>
          <w:lang w:val="en-GB"/>
        </w:rPr>
        <w:t xml:space="preserve">per kg due to their low human induced suffering (Table 3). Wild animals from the sea show higher </w:t>
      </w:r>
      <w:r w:rsidR="005963CF">
        <w:rPr>
          <w:lang w:val="en-GB"/>
        </w:rPr>
        <w:t>values</w:t>
      </w:r>
      <w:r w:rsidR="005963CF" w:rsidRPr="005B1287">
        <w:rPr>
          <w:lang w:val="en-GB"/>
        </w:rPr>
        <w:t xml:space="preserve"> </w:t>
      </w:r>
      <w:r w:rsidRPr="005B1287">
        <w:rPr>
          <w:lang w:val="en-GB"/>
        </w:rPr>
        <w:t xml:space="preserve">due to a longer slaughter </w:t>
      </w:r>
      <w:r w:rsidR="002B1489">
        <w:rPr>
          <w:lang w:val="en-GB"/>
        </w:rPr>
        <w:t>duration</w:t>
      </w:r>
      <w:r w:rsidRPr="005B1287">
        <w:rPr>
          <w:lang w:val="en-GB"/>
        </w:rPr>
        <w:t>. The values for shrimp</w:t>
      </w:r>
      <w:r w:rsidR="002B1489">
        <w:rPr>
          <w:lang w:val="en-GB"/>
        </w:rPr>
        <w:t>s</w:t>
      </w:r>
      <w:r w:rsidRPr="005B1287">
        <w:rPr>
          <w:lang w:val="en-GB"/>
        </w:rPr>
        <w:t xml:space="preserve"> and </w:t>
      </w:r>
      <w:r w:rsidR="002B1489">
        <w:rPr>
          <w:lang w:val="en-GB"/>
        </w:rPr>
        <w:t xml:space="preserve">blue </w:t>
      </w:r>
      <w:r w:rsidRPr="005B1287">
        <w:rPr>
          <w:lang w:val="en-GB"/>
        </w:rPr>
        <w:t xml:space="preserve">mussels are influenced by the adjustment of </w:t>
      </w:r>
      <w:r w:rsidR="002B1489">
        <w:rPr>
          <w:lang w:val="en-GB"/>
        </w:rPr>
        <w:t xml:space="preserve">number </w:t>
      </w:r>
      <w:r w:rsidRPr="005B1287">
        <w:rPr>
          <w:lang w:val="en-GB"/>
        </w:rPr>
        <w:t>affected. Without this adjustment</w:t>
      </w:r>
      <w:r w:rsidR="002B1489">
        <w:rPr>
          <w:lang w:val="en-GB"/>
        </w:rPr>
        <w:t>,</w:t>
      </w:r>
      <w:r w:rsidRPr="005B1287">
        <w:rPr>
          <w:lang w:val="en-GB"/>
        </w:rPr>
        <w:t xml:space="preserve"> the PAALA </w:t>
      </w:r>
      <w:r w:rsidR="005963CF">
        <w:rPr>
          <w:lang w:val="en-GB"/>
        </w:rPr>
        <w:t>value</w:t>
      </w:r>
      <w:r w:rsidRPr="005B1287">
        <w:rPr>
          <w:lang w:val="en-GB"/>
        </w:rPr>
        <w:t xml:space="preserve"> for shrimps and </w:t>
      </w:r>
      <w:r w:rsidR="002B1489">
        <w:rPr>
          <w:lang w:val="en-GB"/>
        </w:rPr>
        <w:t xml:space="preserve">blue </w:t>
      </w:r>
      <w:r w:rsidRPr="005B1287">
        <w:rPr>
          <w:lang w:val="en-GB"/>
        </w:rPr>
        <w:t xml:space="preserve">mussels would have been </w:t>
      </w:r>
      <w:r w:rsidR="007D7995" w:rsidRPr="005B1287">
        <w:rPr>
          <w:lang w:val="en-GB"/>
        </w:rPr>
        <w:t>97</w:t>
      </w:r>
      <w:r w:rsidRPr="005B1287">
        <w:rPr>
          <w:lang w:val="en-GB"/>
        </w:rPr>
        <w:t xml:space="preserve"> (instead of </w:t>
      </w:r>
      <w:r w:rsidR="007D7995" w:rsidRPr="005B1287">
        <w:rPr>
          <w:lang w:val="en-GB"/>
        </w:rPr>
        <w:t>9.7</w:t>
      </w:r>
      <w:r w:rsidRPr="005B1287">
        <w:rPr>
          <w:lang w:val="en-GB"/>
        </w:rPr>
        <w:t xml:space="preserve">) and </w:t>
      </w:r>
      <w:r w:rsidR="00A0255D" w:rsidRPr="005B1287">
        <w:rPr>
          <w:lang w:val="en-GB"/>
        </w:rPr>
        <w:t>36</w:t>
      </w:r>
      <w:r w:rsidRPr="005B1287">
        <w:rPr>
          <w:lang w:val="en-GB"/>
        </w:rPr>
        <w:t xml:space="preserve"> (instead of </w:t>
      </w:r>
      <w:r w:rsidR="00A0255D" w:rsidRPr="005B1287">
        <w:rPr>
          <w:lang w:val="en-GB"/>
        </w:rPr>
        <w:t>3</w:t>
      </w:r>
      <w:r w:rsidRPr="005B1287">
        <w:rPr>
          <w:lang w:val="en-GB"/>
        </w:rPr>
        <w:t>.</w:t>
      </w:r>
      <w:r w:rsidR="00A0255D" w:rsidRPr="005B1287">
        <w:rPr>
          <w:lang w:val="en-GB"/>
        </w:rPr>
        <w:t>6</w:t>
      </w:r>
      <w:r w:rsidRPr="005B1287">
        <w:rPr>
          <w:lang w:val="en-GB"/>
        </w:rPr>
        <w:t>).</w:t>
      </w:r>
    </w:p>
    <w:p w14:paraId="55AE1607" w14:textId="40A9A6C5" w:rsidR="008027CD" w:rsidRPr="005B1287" w:rsidRDefault="0037335B" w:rsidP="00783979">
      <w:pPr>
        <w:spacing w:line="276" w:lineRule="auto"/>
        <w:rPr>
          <w:lang w:val="en-GB"/>
        </w:rPr>
      </w:pPr>
      <w:r w:rsidRPr="005B1287">
        <w:rPr>
          <w:lang w:val="en-GB"/>
        </w:rPr>
        <w:t xml:space="preserve">For PAALA, rabbits and chicken have the highest </w:t>
      </w:r>
      <w:r w:rsidR="005963CF">
        <w:rPr>
          <w:lang w:val="en-GB"/>
        </w:rPr>
        <w:t>values</w:t>
      </w:r>
      <w:r w:rsidR="005963CF" w:rsidRPr="005B1287">
        <w:rPr>
          <w:lang w:val="en-GB"/>
        </w:rPr>
        <w:t xml:space="preserve"> </w:t>
      </w:r>
      <w:r w:rsidR="002B1489">
        <w:rPr>
          <w:lang w:val="en-GB"/>
        </w:rPr>
        <w:t>(</w:t>
      </w:r>
      <w:r w:rsidR="00891363" w:rsidRPr="00891363">
        <w:rPr>
          <w:i/>
          <w:lang w:val="en-GB"/>
        </w:rPr>
        <w:t>i.e.</w:t>
      </w:r>
      <w:r w:rsidR="002B1489">
        <w:rPr>
          <w:lang w:val="en-GB"/>
        </w:rPr>
        <w:t xml:space="preserve"> unfavourable) </w:t>
      </w:r>
      <w:r w:rsidRPr="005B1287">
        <w:rPr>
          <w:lang w:val="en-GB"/>
        </w:rPr>
        <w:t xml:space="preserve">due </w:t>
      </w:r>
      <w:ins w:id="1232" w:author="Lotta Rydhmer" w:date="2025-05-15T08:56:00Z">
        <w:r w:rsidR="00FE12FE">
          <w:rPr>
            <w:lang w:val="en-GB"/>
          </w:rPr>
          <w:t xml:space="preserve">to </w:t>
        </w:r>
      </w:ins>
      <w:r w:rsidRPr="005B1287">
        <w:rPr>
          <w:lang w:val="en-GB"/>
        </w:rPr>
        <w:t xml:space="preserve">high </w:t>
      </w:r>
      <w:r w:rsidR="002B1489">
        <w:rPr>
          <w:lang w:val="en-GB"/>
        </w:rPr>
        <w:t>number</w:t>
      </w:r>
      <w:r w:rsidRPr="005B1287">
        <w:rPr>
          <w:lang w:val="en-GB"/>
        </w:rPr>
        <w:t xml:space="preserve"> affected as almost one animal is needed to produce one kg of meat (approximately 0.8 animals for chicken and 1.0 for rabbit; see SM1) and relatively high </w:t>
      </w:r>
      <w:r w:rsidR="005963CF" w:rsidRPr="005B1287">
        <w:rPr>
          <w:lang w:val="en-GB"/>
        </w:rPr>
        <w:t>suffer</w:t>
      </w:r>
      <w:r w:rsidR="00920A92">
        <w:rPr>
          <w:lang w:val="en-GB"/>
        </w:rPr>
        <w:t>ing</w:t>
      </w:r>
      <w:r w:rsidR="005963CF">
        <w:rPr>
          <w:lang w:val="en-GB"/>
        </w:rPr>
        <w:t xml:space="preserve"> scores</w:t>
      </w:r>
      <w:r w:rsidR="005963CF" w:rsidRPr="005B1287">
        <w:rPr>
          <w:lang w:val="en-GB"/>
        </w:rPr>
        <w:t xml:space="preserve"> </w:t>
      </w:r>
      <w:r w:rsidRPr="005B1287">
        <w:rPr>
          <w:lang w:val="en-GB"/>
        </w:rPr>
        <w:t xml:space="preserve">due to relatively high disease </w:t>
      </w:r>
      <w:r w:rsidR="002B1489">
        <w:rPr>
          <w:lang w:val="en-GB"/>
        </w:rPr>
        <w:t>frequency</w:t>
      </w:r>
      <w:r w:rsidR="002B1489" w:rsidRPr="005B1287">
        <w:rPr>
          <w:lang w:val="en-GB"/>
        </w:rPr>
        <w:t xml:space="preserve"> </w:t>
      </w:r>
      <w:r w:rsidRPr="005B1287">
        <w:rPr>
          <w:lang w:val="en-GB"/>
        </w:rPr>
        <w:t>and lack of space (Fig. 2). For chicken production</w:t>
      </w:r>
      <w:r w:rsidR="002B1489">
        <w:rPr>
          <w:lang w:val="en-GB"/>
        </w:rPr>
        <w:t>,</w:t>
      </w:r>
      <w:r w:rsidRPr="005B1287">
        <w:rPr>
          <w:lang w:val="en-GB"/>
        </w:rPr>
        <w:t xml:space="preserve"> </w:t>
      </w:r>
      <w:r w:rsidR="002B1489">
        <w:rPr>
          <w:lang w:val="en-GB"/>
        </w:rPr>
        <w:t>number</w:t>
      </w:r>
      <w:r w:rsidRPr="005B1287">
        <w:rPr>
          <w:lang w:val="en-GB"/>
        </w:rPr>
        <w:t xml:space="preserve"> affected is similar across countries as </w:t>
      </w:r>
      <w:r w:rsidR="002B1489">
        <w:rPr>
          <w:lang w:val="en-GB"/>
        </w:rPr>
        <w:t>the</w:t>
      </w:r>
      <w:r w:rsidR="002B1489" w:rsidRPr="005B1287">
        <w:rPr>
          <w:lang w:val="en-GB"/>
        </w:rPr>
        <w:t xml:space="preserve"> </w:t>
      </w:r>
      <w:r w:rsidRPr="005B1287">
        <w:rPr>
          <w:lang w:val="en-GB"/>
        </w:rPr>
        <w:t xml:space="preserve">production </w:t>
      </w:r>
      <w:r w:rsidR="002B1489">
        <w:rPr>
          <w:lang w:val="en-GB"/>
        </w:rPr>
        <w:t>system and genetic type are</w:t>
      </w:r>
      <w:r w:rsidRPr="005B1287">
        <w:rPr>
          <w:lang w:val="en-GB"/>
        </w:rPr>
        <w:t xml:space="preserve"> homogenous, while rabbit production can be performed using rabbit breeds of various sizes (Cesari </w:t>
      </w:r>
      <w:r w:rsidR="004726BA" w:rsidRPr="004726BA">
        <w:rPr>
          <w:i/>
          <w:iCs/>
          <w:lang w:val="en-GB"/>
        </w:rPr>
        <w:t>et al.</w:t>
      </w:r>
      <w:r w:rsidRPr="002513B9">
        <w:rPr>
          <w:iCs/>
          <w:lang w:val="en-GB"/>
        </w:rPr>
        <w:t>,</w:t>
      </w:r>
      <w:r w:rsidRPr="005B1287">
        <w:rPr>
          <w:lang w:val="en-GB"/>
        </w:rPr>
        <w:t xml:space="preserve"> 2018) which influences the </w:t>
      </w:r>
      <w:r w:rsidR="002B1489">
        <w:rPr>
          <w:lang w:val="en-GB"/>
        </w:rPr>
        <w:t>number</w:t>
      </w:r>
      <w:r w:rsidRPr="005B1287">
        <w:rPr>
          <w:lang w:val="en-GB"/>
        </w:rPr>
        <w:t xml:space="preserve"> affected and hence results</w:t>
      </w:r>
      <w:r w:rsidR="00294659" w:rsidRPr="005B1287">
        <w:rPr>
          <w:lang w:val="en-GB"/>
        </w:rPr>
        <w:t>.</w:t>
      </w:r>
    </w:p>
    <w:p w14:paraId="07F4441B" w14:textId="430C3FF3" w:rsidR="00066C76" w:rsidRPr="005B1287" w:rsidRDefault="007E51E3" w:rsidP="00783979">
      <w:pPr>
        <w:spacing w:line="276" w:lineRule="auto"/>
        <w:rPr>
          <w:lang w:val="en-GB"/>
        </w:rPr>
      </w:pPr>
      <w:r w:rsidRPr="005B1287">
        <w:rPr>
          <w:lang w:val="en-GB"/>
        </w:rPr>
        <w:t xml:space="preserve">When accounting for the time an animal lives before slaughter </w:t>
      </w:r>
      <w:r w:rsidR="00DE1546" w:rsidRPr="005B1287">
        <w:rPr>
          <w:lang w:val="en-GB"/>
        </w:rPr>
        <w:t xml:space="preserve">as in ALYS and </w:t>
      </w:r>
      <w:r w:rsidR="008E2A7B" w:rsidRPr="005B1287">
        <w:rPr>
          <w:lang w:val="en-GB"/>
        </w:rPr>
        <w:t>PAALYS</w:t>
      </w:r>
      <w:r w:rsidR="00DE1546" w:rsidRPr="005B1287">
        <w:rPr>
          <w:lang w:val="en-GB"/>
        </w:rPr>
        <w:t xml:space="preserve">, </w:t>
      </w:r>
      <w:r w:rsidR="00450014" w:rsidRPr="005B1287">
        <w:rPr>
          <w:lang w:val="en-GB"/>
        </w:rPr>
        <w:t>farmed salmon</w:t>
      </w:r>
      <w:r w:rsidR="00DE1546" w:rsidRPr="005B1287">
        <w:rPr>
          <w:lang w:val="en-GB"/>
        </w:rPr>
        <w:t xml:space="preserve"> scores worst</w:t>
      </w:r>
      <w:r w:rsidR="006D231B" w:rsidRPr="005B1287">
        <w:rPr>
          <w:lang w:val="en-GB"/>
        </w:rPr>
        <w:t xml:space="preserve"> of all species, due to relatively long </w:t>
      </w:r>
      <w:r w:rsidR="00886966" w:rsidRPr="005B1287">
        <w:rPr>
          <w:lang w:val="en-GB"/>
        </w:rPr>
        <w:t>life duration (</w:t>
      </w:r>
      <w:r w:rsidR="76F60C05" w:rsidRPr="005B1287">
        <w:rPr>
          <w:lang w:val="en-GB"/>
        </w:rPr>
        <w:t>3 years</w:t>
      </w:r>
      <w:r w:rsidR="00886966" w:rsidRPr="005B1287">
        <w:rPr>
          <w:lang w:val="en-GB"/>
        </w:rPr>
        <w:t xml:space="preserve"> compared to </w:t>
      </w:r>
      <w:r w:rsidR="008A5A13" w:rsidRPr="005B1287">
        <w:rPr>
          <w:lang w:val="en-GB"/>
        </w:rPr>
        <w:t xml:space="preserve">5 weeks for chicken; see SM1). </w:t>
      </w:r>
      <w:r w:rsidR="006C036A" w:rsidRPr="005B1287">
        <w:rPr>
          <w:lang w:val="en-GB"/>
        </w:rPr>
        <w:t>For the same reason</w:t>
      </w:r>
      <w:r w:rsidR="008A5263">
        <w:rPr>
          <w:lang w:val="en-GB"/>
        </w:rPr>
        <w:t>,</w:t>
      </w:r>
      <w:r w:rsidR="006C036A" w:rsidRPr="005B1287">
        <w:rPr>
          <w:lang w:val="en-GB"/>
        </w:rPr>
        <w:t xml:space="preserve"> </w:t>
      </w:r>
      <w:r w:rsidR="00465B05" w:rsidRPr="005B1287">
        <w:rPr>
          <w:lang w:val="en-GB"/>
        </w:rPr>
        <w:t xml:space="preserve">eggs have higher </w:t>
      </w:r>
      <w:r w:rsidR="005963CF">
        <w:rPr>
          <w:lang w:val="en-GB"/>
        </w:rPr>
        <w:t>values</w:t>
      </w:r>
      <w:r w:rsidR="005963CF" w:rsidRPr="005B1287">
        <w:rPr>
          <w:lang w:val="en-GB"/>
        </w:rPr>
        <w:t xml:space="preserve"> </w:t>
      </w:r>
      <w:r w:rsidR="00465B05" w:rsidRPr="005B1287">
        <w:rPr>
          <w:lang w:val="en-GB"/>
        </w:rPr>
        <w:t xml:space="preserve">relative other products when measured with ALYS or </w:t>
      </w:r>
      <w:r w:rsidR="008E2A7B" w:rsidRPr="005B1287">
        <w:rPr>
          <w:lang w:val="en-GB"/>
        </w:rPr>
        <w:t>PAALYS</w:t>
      </w:r>
      <w:r w:rsidR="00465B05" w:rsidRPr="005B1287">
        <w:rPr>
          <w:lang w:val="en-GB"/>
        </w:rPr>
        <w:t xml:space="preserve"> compared to PAALA (Fig. 2). </w:t>
      </w:r>
    </w:p>
    <w:p w14:paraId="30DF12B4" w14:textId="340A86E1" w:rsidR="00E00422" w:rsidRPr="005B1287" w:rsidRDefault="49FF5CCA" w:rsidP="00783979">
      <w:pPr>
        <w:spacing w:line="276" w:lineRule="auto"/>
        <w:rPr>
          <w:lang w:val="en-GB"/>
        </w:rPr>
      </w:pPr>
      <w:r w:rsidRPr="005B1287">
        <w:rPr>
          <w:lang w:val="en-GB"/>
        </w:rPr>
        <w:t xml:space="preserve">Adjusting for animals’ </w:t>
      </w:r>
      <w:r w:rsidRPr="005B1287">
        <w:rPr>
          <w:rFonts w:cs="Times New Roman"/>
          <w:lang w:val="en-GB"/>
        </w:rPr>
        <w:t>ability to perceive negative effects of being used by humans</w:t>
      </w:r>
      <w:r w:rsidRPr="005B1287">
        <w:rPr>
          <w:lang w:val="en-GB"/>
        </w:rPr>
        <w:t xml:space="preserve"> in PAALYS compared to ALYS did not change the ranking between </w:t>
      </w:r>
      <w:r w:rsidR="008A5263">
        <w:rPr>
          <w:lang w:val="en-GB"/>
        </w:rPr>
        <w:t xml:space="preserve">food </w:t>
      </w:r>
      <w:r w:rsidRPr="005B1287">
        <w:rPr>
          <w:lang w:val="en-GB"/>
        </w:rPr>
        <w:t xml:space="preserve">products but made the difference between </w:t>
      </w:r>
      <w:r w:rsidR="008A5263">
        <w:rPr>
          <w:lang w:val="en-GB"/>
        </w:rPr>
        <w:t xml:space="preserve">food from </w:t>
      </w:r>
      <w:r w:rsidR="00450014" w:rsidRPr="005B1287">
        <w:rPr>
          <w:lang w:val="en-GB"/>
        </w:rPr>
        <w:t>farmed salmon</w:t>
      </w:r>
      <w:r w:rsidRPr="005B1287">
        <w:rPr>
          <w:lang w:val="en-GB"/>
        </w:rPr>
        <w:t xml:space="preserve">, chicken, rabbit and </w:t>
      </w:r>
      <w:r w:rsidR="008A5263">
        <w:rPr>
          <w:lang w:val="en-GB"/>
        </w:rPr>
        <w:t>laying hen</w:t>
      </w:r>
      <w:r w:rsidRPr="005B1287">
        <w:rPr>
          <w:lang w:val="en-GB"/>
        </w:rPr>
        <w:t xml:space="preserve"> less pronounced as salmon was judged </w:t>
      </w:r>
      <w:r w:rsidR="008A5263">
        <w:rPr>
          <w:lang w:val="en-GB"/>
        </w:rPr>
        <w:t xml:space="preserve">to </w:t>
      </w:r>
      <w:r w:rsidRPr="005B1287">
        <w:rPr>
          <w:lang w:val="en-GB"/>
        </w:rPr>
        <w:t>hav</w:t>
      </w:r>
      <w:r w:rsidR="008A5263">
        <w:rPr>
          <w:lang w:val="en-GB"/>
        </w:rPr>
        <w:t>e</w:t>
      </w:r>
      <w:r w:rsidRPr="005B1287">
        <w:rPr>
          <w:lang w:val="en-GB"/>
        </w:rPr>
        <w:t xml:space="preserve"> a lower such ability (Fig. 1).</w:t>
      </w:r>
    </w:p>
    <w:p w14:paraId="52B404C6" w14:textId="77777777" w:rsidR="005526B7" w:rsidRPr="005B1287" w:rsidRDefault="005526B7" w:rsidP="002513B9">
      <w:pPr>
        <w:spacing w:line="240" w:lineRule="auto"/>
        <w:jc w:val="left"/>
        <w:rPr>
          <w:b/>
          <w:bCs/>
          <w:i/>
          <w:iCs/>
          <w:sz w:val="22"/>
          <w:lang w:val="en-GB"/>
        </w:rPr>
      </w:pPr>
      <w:r w:rsidRPr="005B1287">
        <w:rPr>
          <w:b/>
          <w:bCs/>
          <w:i/>
          <w:iCs/>
          <w:sz w:val="22"/>
          <w:lang w:val="en-GB"/>
        </w:rPr>
        <w:br w:type="page"/>
      </w:r>
    </w:p>
    <w:p w14:paraId="0E4BCC14" w14:textId="501E8D55" w:rsidR="00F53C4C" w:rsidRPr="005B1287" w:rsidRDefault="00BE789B" w:rsidP="002513B9">
      <w:pPr>
        <w:spacing w:line="240" w:lineRule="auto"/>
        <w:jc w:val="left"/>
        <w:rPr>
          <w:lang w:val="en-GB"/>
        </w:rPr>
      </w:pPr>
      <w:r w:rsidRPr="005B1287">
        <w:rPr>
          <w:noProof/>
          <w:lang w:eastAsia="sv-SE"/>
        </w:rPr>
        <w:drawing>
          <wp:inline distT="0" distB="0" distL="0" distR="0" wp14:anchorId="3F20E8E5" wp14:editId="6C936C0F">
            <wp:extent cx="5426075" cy="3572510"/>
            <wp:effectExtent l="0" t="0" r="3175" b="8890"/>
            <wp:docPr id="19524561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26075" cy="3572510"/>
                    </a:xfrm>
                    <a:prstGeom prst="rect">
                      <a:avLst/>
                    </a:prstGeom>
                    <a:noFill/>
                  </pic:spPr>
                </pic:pic>
              </a:graphicData>
            </a:graphic>
          </wp:inline>
        </w:drawing>
      </w:r>
      <w:r w:rsidR="00F53C4C" w:rsidRPr="005B1287">
        <w:rPr>
          <w:noProof/>
          <w:lang w:eastAsia="sv-SE"/>
        </w:rPr>
        <w:drawing>
          <wp:inline distT="0" distB="0" distL="0" distR="0" wp14:anchorId="6FAEDEA9" wp14:editId="72B51499">
            <wp:extent cx="5426075" cy="3572510"/>
            <wp:effectExtent l="0" t="0" r="3810" b="0"/>
            <wp:docPr id="7974418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26075" cy="3572510"/>
                    </a:xfrm>
                    <a:prstGeom prst="rect">
                      <a:avLst/>
                    </a:prstGeom>
                    <a:noFill/>
                  </pic:spPr>
                </pic:pic>
              </a:graphicData>
            </a:graphic>
          </wp:inline>
        </w:drawing>
      </w:r>
    </w:p>
    <w:p w14:paraId="3E478A29" w14:textId="739E4B81" w:rsidR="007E4D9B" w:rsidRPr="005B1287" w:rsidRDefault="00103D63" w:rsidP="002513B9">
      <w:pPr>
        <w:spacing w:line="240" w:lineRule="auto"/>
        <w:jc w:val="left"/>
        <w:rPr>
          <w:rFonts w:eastAsiaTheme="majorEastAsia" w:cstheme="majorBidi"/>
          <w:sz w:val="26"/>
          <w:szCs w:val="26"/>
          <w:lang w:val="en-GB"/>
        </w:rPr>
      </w:pPr>
      <w:r w:rsidRPr="005B1287">
        <w:rPr>
          <w:noProof/>
          <w:lang w:eastAsia="sv-SE"/>
        </w:rPr>
        <w:drawing>
          <wp:inline distT="0" distB="0" distL="0" distR="0" wp14:anchorId="6B99F173" wp14:editId="3DBB8C77">
            <wp:extent cx="5426075" cy="3572510"/>
            <wp:effectExtent l="0" t="0" r="3810" b="5080"/>
            <wp:docPr id="10819195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26075" cy="3572510"/>
                    </a:xfrm>
                    <a:prstGeom prst="rect">
                      <a:avLst/>
                    </a:prstGeom>
                    <a:noFill/>
                  </pic:spPr>
                </pic:pic>
              </a:graphicData>
            </a:graphic>
          </wp:inline>
        </w:drawing>
      </w:r>
    </w:p>
    <w:p w14:paraId="548CFD60" w14:textId="3E3EACD8" w:rsidR="005526B7" w:rsidRPr="008D5AF4" w:rsidRDefault="005526B7" w:rsidP="002513B9">
      <w:pPr>
        <w:spacing w:line="240" w:lineRule="auto"/>
        <w:rPr>
          <w:i/>
          <w:sz w:val="20"/>
          <w:szCs w:val="20"/>
          <w:lang w:val="en-GB"/>
        </w:rPr>
      </w:pPr>
      <w:r w:rsidRPr="008D5AF4">
        <w:rPr>
          <w:b/>
          <w:bCs/>
          <w:i/>
          <w:sz w:val="20"/>
          <w:szCs w:val="20"/>
          <w:lang w:val="en-GB"/>
        </w:rPr>
        <w:t>Fig. 2.</w:t>
      </w:r>
      <w:r w:rsidRPr="008D5AF4">
        <w:rPr>
          <w:i/>
          <w:sz w:val="20"/>
          <w:szCs w:val="20"/>
          <w:lang w:val="en-GB"/>
        </w:rPr>
        <w:t xml:space="preserve"> Three different animal welfare indices for animal products: Perception Adjusted Animal Lives Affected (PAALA), Animal Life Years Suffered (ALYS) and Perception Adjusted ALYS (PAALYS). The indices reflect German production of farm animals, Norwegian farmed salmon production, and non-country specific insect production and </w:t>
      </w:r>
      <w:r w:rsidR="00267B6D" w:rsidRPr="008D5AF4">
        <w:rPr>
          <w:i/>
          <w:sz w:val="20"/>
          <w:szCs w:val="20"/>
          <w:lang w:val="en-GB"/>
        </w:rPr>
        <w:t xml:space="preserve">shooting </w:t>
      </w:r>
      <w:r w:rsidRPr="008D5AF4">
        <w:rPr>
          <w:i/>
          <w:sz w:val="20"/>
          <w:szCs w:val="20"/>
          <w:lang w:val="en-GB"/>
        </w:rPr>
        <w:t>and catching of wild animals.</w:t>
      </w:r>
    </w:p>
    <w:p w14:paraId="3FE123B1" w14:textId="77777777" w:rsidR="005526B7" w:rsidRPr="005B1287" w:rsidRDefault="005526B7" w:rsidP="002513B9">
      <w:pPr>
        <w:spacing w:line="240" w:lineRule="auto"/>
        <w:rPr>
          <w:i/>
          <w:iCs/>
          <w:sz w:val="22"/>
          <w:lang w:val="en-GB"/>
        </w:rPr>
      </w:pPr>
    </w:p>
    <w:p w14:paraId="71357474" w14:textId="55D268A9" w:rsidR="008826B0" w:rsidRPr="005B1287" w:rsidRDefault="49FF5CCA" w:rsidP="002513B9">
      <w:pPr>
        <w:pStyle w:val="Rubrik2"/>
        <w:spacing w:line="240" w:lineRule="auto"/>
        <w:rPr>
          <w:lang w:val="en-GB"/>
        </w:rPr>
      </w:pPr>
      <w:r w:rsidRPr="005B1287">
        <w:rPr>
          <w:lang w:val="en-GB"/>
        </w:rPr>
        <w:t>4.3 Country difference for animal welfare</w:t>
      </w:r>
      <w:r w:rsidR="576A98BC" w:rsidRPr="005B1287">
        <w:rPr>
          <w:lang w:val="en-GB"/>
        </w:rPr>
        <w:t xml:space="preserve"> assessment</w:t>
      </w:r>
    </w:p>
    <w:p w14:paraId="72B7C29F" w14:textId="381F3AE1" w:rsidR="00E224A8" w:rsidRPr="005B1287" w:rsidRDefault="00294FEF" w:rsidP="00783979">
      <w:pPr>
        <w:spacing w:line="276" w:lineRule="auto"/>
        <w:rPr>
          <w:lang w:val="en-GB"/>
        </w:rPr>
      </w:pPr>
      <w:r w:rsidRPr="005B1287">
        <w:rPr>
          <w:lang w:val="en-GB"/>
        </w:rPr>
        <w:t xml:space="preserve">Variations </w:t>
      </w:r>
      <w:r w:rsidR="002B6196" w:rsidRPr="005B1287">
        <w:rPr>
          <w:lang w:val="en-GB"/>
        </w:rPr>
        <w:t xml:space="preserve">in PAALA and </w:t>
      </w:r>
      <w:r w:rsidR="008E2A7B" w:rsidRPr="005B1287">
        <w:rPr>
          <w:lang w:val="en-GB"/>
        </w:rPr>
        <w:t>PAALYS</w:t>
      </w:r>
      <w:r w:rsidR="002B6196" w:rsidRPr="005B1287">
        <w:rPr>
          <w:lang w:val="en-GB"/>
        </w:rPr>
        <w:t xml:space="preserve"> </w:t>
      </w:r>
      <w:r w:rsidRPr="005B1287">
        <w:rPr>
          <w:lang w:val="en-GB"/>
        </w:rPr>
        <w:t xml:space="preserve">between </w:t>
      </w:r>
      <w:r w:rsidR="00D702F2" w:rsidRPr="005B1287">
        <w:rPr>
          <w:lang w:val="en-GB"/>
        </w:rPr>
        <w:t xml:space="preserve">animal products produced in different </w:t>
      </w:r>
      <w:r w:rsidRPr="005B1287">
        <w:rPr>
          <w:lang w:val="en-GB"/>
        </w:rPr>
        <w:t xml:space="preserve">countries </w:t>
      </w:r>
      <w:r w:rsidR="00346165" w:rsidRPr="005B1287">
        <w:rPr>
          <w:lang w:val="en-GB"/>
        </w:rPr>
        <w:t xml:space="preserve">(Fig. 3) </w:t>
      </w:r>
      <w:r w:rsidRPr="005B1287">
        <w:rPr>
          <w:lang w:val="en-GB"/>
        </w:rPr>
        <w:t xml:space="preserve">stem </w:t>
      </w:r>
      <w:r w:rsidR="002B6196" w:rsidRPr="005B1287">
        <w:rPr>
          <w:lang w:val="en-GB"/>
        </w:rPr>
        <w:t xml:space="preserve">mainly </w:t>
      </w:r>
      <w:r w:rsidRPr="005B1287">
        <w:rPr>
          <w:lang w:val="en-GB"/>
        </w:rPr>
        <w:t xml:space="preserve">from </w:t>
      </w:r>
      <w:r w:rsidR="001E5102" w:rsidRPr="005B1287">
        <w:rPr>
          <w:lang w:val="en-GB"/>
        </w:rPr>
        <w:t>differences in suffering</w:t>
      </w:r>
      <w:r w:rsidR="00B669C3">
        <w:rPr>
          <w:lang w:val="en-GB"/>
        </w:rPr>
        <w:t>,</w:t>
      </w:r>
      <w:r w:rsidR="002B6196" w:rsidRPr="005B1287">
        <w:rPr>
          <w:lang w:val="en-GB"/>
        </w:rPr>
        <w:t xml:space="preserve"> reflecting </w:t>
      </w:r>
      <w:r w:rsidR="000C2E2F" w:rsidRPr="005B1287">
        <w:rPr>
          <w:lang w:val="en-GB"/>
        </w:rPr>
        <w:t>varying mortality</w:t>
      </w:r>
      <w:r w:rsidR="2FE72666" w:rsidRPr="005B1287">
        <w:rPr>
          <w:lang w:val="en-GB"/>
        </w:rPr>
        <w:t>,</w:t>
      </w:r>
      <w:r w:rsidR="000C2E2F" w:rsidRPr="005B1287">
        <w:rPr>
          <w:lang w:val="en-GB"/>
        </w:rPr>
        <w:t xml:space="preserve"> disease </w:t>
      </w:r>
      <w:r w:rsidR="00B669C3">
        <w:rPr>
          <w:lang w:val="en-GB"/>
        </w:rPr>
        <w:t>frequency</w:t>
      </w:r>
      <w:r w:rsidR="17D5C712" w:rsidRPr="005B1287">
        <w:rPr>
          <w:lang w:val="en-GB"/>
        </w:rPr>
        <w:t>,</w:t>
      </w:r>
      <w:r w:rsidR="000C2E2F" w:rsidRPr="005B1287">
        <w:rPr>
          <w:lang w:val="en-GB"/>
        </w:rPr>
        <w:t xml:space="preserve"> </w:t>
      </w:r>
      <w:r w:rsidR="65CCF6CF" w:rsidRPr="005B1287">
        <w:rPr>
          <w:lang w:val="en-GB"/>
        </w:rPr>
        <w:t>lack of</w:t>
      </w:r>
      <w:r w:rsidR="000C2E2F" w:rsidRPr="005B1287">
        <w:rPr>
          <w:lang w:val="en-GB"/>
        </w:rPr>
        <w:t xml:space="preserve"> space</w:t>
      </w:r>
      <w:r w:rsidR="5720BBBF" w:rsidRPr="005B1287">
        <w:rPr>
          <w:lang w:val="en-GB"/>
        </w:rPr>
        <w:t xml:space="preserve"> and slaughter duration</w:t>
      </w:r>
      <w:r w:rsidR="008E79ED" w:rsidRPr="005B1287">
        <w:rPr>
          <w:lang w:val="en-GB"/>
        </w:rPr>
        <w:t xml:space="preserve">. Variation in </w:t>
      </w:r>
      <w:r w:rsidR="005963CF">
        <w:rPr>
          <w:lang w:val="en-GB"/>
        </w:rPr>
        <w:t>index</w:t>
      </w:r>
      <w:r w:rsidR="008E79ED" w:rsidRPr="005B1287">
        <w:rPr>
          <w:lang w:val="en-GB"/>
        </w:rPr>
        <w:t xml:space="preserve"> </w:t>
      </w:r>
      <w:r w:rsidR="005963CF">
        <w:rPr>
          <w:lang w:val="en-GB"/>
        </w:rPr>
        <w:t>values</w:t>
      </w:r>
      <w:r w:rsidR="005963CF" w:rsidRPr="005B1287">
        <w:rPr>
          <w:lang w:val="en-GB"/>
        </w:rPr>
        <w:t xml:space="preserve"> </w:t>
      </w:r>
      <w:r w:rsidR="005963CF">
        <w:rPr>
          <w:lang w:val="en-GB"/>
        </w:rPr>
        <w:t xml:space="preserve">for eggs </w:t>
      </w:r>
      <w:r w:rsidR="008E79ED" w:rsidRPr="005B1287">
        <w:rPr>
          <w:lang w:val="en-GB"/>
        </w:rPr>
        <w:t>depend on varying space allowances between countries with Hungary</w:t>
      </w:r>
      <w:r w:rsidR="00EA3535" w:rsidRPr="005B1287">
        <w:rPr>
          <w:lang w:val="en-GB"/>
        </w:rPr>
        <w:t>, Poland and Spain</w:t>
      </w:r>
      <w:r w:rsidR="008E79ED" w:rsidRPr="005B1287">
        <w:rPr>
          <w:lang w:val="en-GB"/>
        </w:rPr>
        <w:t xml:space="preserve"> offering the least space</w:t>
      </w:r>
      <w:r w:rsidR="00EA3535" w:rsidRPr="005B1287">
        <w:rPr>
          <w:lang w:val="en-GB"/>
        </w:rPr>
        <w:t xml:space="preserve"> for laying hens due to a large share of hens kept in cages</w:t>
      </w:r>
      <w:r w:rsidR="00B669C3">
        <w:rPr>
          <w:lang w:val="en-GB"/>
        </w:rPr>
        <w:t>,</w:t>
      </w:r>
      <w:r w:rsidR="00FC4BED" w:rsidRPr="005B1287">
        <w:rPr>
          <w:lang w:val="en-GB"/>
        </w:rPr>
        <w:t xml:space="preserve"> while France, Germany and Sweden keep more than 90% of the laying hens in free-range systems</w:t>
      </w:r>
      <w:r w:rsidR="00EA3535" w:rsidRPr="005B1287">
        <w:rPr>
          <w:lang w:val="en-GB"/>
        </w:rPr>
        <w:t xml:space="preserve"> (</w:t>
      </w:r>
      <w:proofErr w:type="spellStart"/>
      <w:r w:rsidR="00BB67A3" w:rsidRPr="005B1287">
        <w:rPr>
          <w:lang w:val="en-GB"/>
        </w:rPr>
        <w:t>SchukPaim</w:t>
      </w:r>
      <w:proofErr w:type="spellEnd"/>
      <w:r w:rsidR="00BB67A3" w:rsidRPr="005B1287">
        <w:rPr>
          <w:lang w:val="en-GB"/>
        </w:rPr>
        <w:t xml:space="preserve"> </w:t>
      </w:r>
      <w:r w:rsidR="004726BA" w:rsidRPr="004726BA">
        <w:rPr>
          <w:i/>
          <w:iCs/>
          <w:lang w:val="en-GB"/>
        </w:rPr>
        <w:t>et al.</w:t>
      </w:r>
      <w:r w:rsidR="00BB67A3" w:rsidRPr="005963CF">
        <w:rPr>
          <w:lang w:val="en-GB"/>
        </w:rPr>
        <w:t>,</w:t>
      </w:r>
      <w:r w:rsidR="00BB67A3" w:rsidRPr="005B1287">
        <w:rPr>
          <w:lang w:val="en-GB"/>
        </w:rPr>
        <w:t xml:space="preserve"> 2021)</w:t>
      </w:r>
      <w:r w:rsidR="002437DE" w:rsidRPr="005B1287">
        <w:rPr>
          <w:lang w:val="en-GB"/>
        </w:rPr>
        <w:t>.</w:t>
      </w:r>
      <w:r w:rsidR="008E79ED" w:rsidRPr="005B1287">
        <w:rPr>
          <w:lang w:val="en-GB"/>
        </w:rPr>
        <w:t xml:space="preserve"> </w:t>
      </w:r>
      <w:r w:rsidR="00E224A8" w:rsidRPr="005B1287">
        <w:rPr>
          <w:lang w:val="en-GB"/>
        </w:rPr>
        <w:t xml:space="preserve">For </w:t>
      </w:r>
      <w:r w:rsidR="008E2A7B" w:rsidRPr="005B1287">
        <w:rPr>
          <w:lang w:val="en-GB"/>
        </w:rPr>
        <w:t>PAALYS</w:t>
      </w:r>
      <w:r w:rsidR="00E224A8" w:rsidRPr="005B1287">
        <w:rPr>
          <w:lang w:val="en-GB"/>
        </w:rPr>
        <w:t xml:space="preserve"> differences in suffering between count</w:t>
      </w:r>
      <w:r w:rsidR="0007355D" w:rsidRPr="005B1287">
        <w:rPr>
          <w:lang w:val="en-GB"/>
        </w:rPr>
        <w:t>r</w:t>
      </w:r>
      <w:r w:rsidR="00E224A8" w:rsidRPr="005B1287">
        <w:rPr>
          <w:lang w:val="en-GB"/>
        </w:rPr>
        <w:t xml:space="preserve">ies </w:t>
      </w:r>
      <w:r w:rsidR="00167755" w:rsidRPr="005B1287">
        <w:rPr>
          <w:lang w:val="en-GB"/>
        </w:rPr>
        <w:t>lead</w:t>
      </w:r>
      <w:r w:rsidR="0040240B" w:rsidRPr="005B1287">
        <w:rPr>
          <w:lang w:val="en-GB"/>
        </w:rPr>
        <w:t xml:space="preserve"> to more pronounced differences between count</w:t>
      </w:r>
      <w:r w:rsidR="0007355D" w:rsidRPr="005B1287">
        <w:rPr>
          <w:lang w:val="en-GB"/>
        </w:rPr>
        <w:t>r</w:t>
      </w:r>
      <w:r w:rsidR="0040240B" w:rsidRPr="005B1287">
        <w:rPr>
          <w:lang w:val="en-GB"/>
        </w:rPr>
        <w:t xml:space="preserve">ies in the overall </w:t>
      </w:r>
      <w:r w:rsidR="00920A92">
        <w:rPr>
          <w:lang w:val="en-GB"/>
        </w:rPr>
        <w:t>value</w:t>
      </w:r>
      <w:r w:rsidR="00920A92" w:rsidRPr="005B1287">
        <w:rPr>
          <w:lang w:val="en-GB"/>
        </w:rPr>
        <w:t xml:space="preserve"> </w:t>
      </w:r>
      <w:r w:rsidR="0040240B" w:rsidRPr="005B1287">
        <w:rPr>
          <w:lang w:val="en-GB"/>
        </w:rPr>
        <w:t>as suffering is multiplied by the life duration which is relatively long for laying hens.</w:t>
      </w:r>
    </w:p>
    <w:p w14:paraId="0D073970" w14:textId="3FF5354E" w:rsidR="00004E18" w:rsidRPr="005B1287" w:rsidRDefault="008E469C" w:rsidP="002513B9">
      <w:pPr>
        <w:spacing w:line="240" w:lineRule="auto"/>
        <w:rPr>
          <w:lang w:val="en-GB"/>
        </w:rPr>
      </w:pPr>
      <w:r w:rsidRPr="005B1287">
        <w:rPr>
          <w:noProof/>
          <w:lang w:eastAsia="sv-SE"/>
        </w:rPr>
        <w:drawing>
          <wp:anchor distT="0" distB="0" distL="114300" distR="114300" simplePos="0" relativeHeight="251658242" behindDoc="0" locked="0" layoutInCell="1" allowOverlap="1" wp14:anchorId="2F13319D" wp14:editId="3D0ADA16">
            <wp:simplePos x="0" y="0"/>
            <wp:positionH relativeFrom="margin">
              <wp:align>left</wp:align>
            </wp:positionH>
            <wp:positionV relativeFrom="paragraph">
              <wp:posOffset>332740</wp:posOffset>
            </wp:positionV>
            <wp:extent cx="5972810" cy="3295650"/>
            <wp:effectExtent l="0" t="0" r="8890" b="0"/>
            <wp:wrapTopAndBottom/>
            <wp:docPr id="2147459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459106" name=""/>
                    <pic:cNvPicPr/>
                  </pic:nvPicPr>
                  <pic:blipFill>
                    <a:blip r:embed="rId19">
                      <a:extLst>
                        <a:ext uri="{28A0092B-C50C-407E-A947-70E740481C1C}">
                          <a14:useLocalDpi xmlns:a14="http://schemas.microsoft.com/office/drawing/2010/main" val="0"/>
                        </a:ext>
                      </a:extLst>
                    </a:blip>
                    <a:stretch>
                      <a:fillRect/>
                    </a:stretch>
                  </pic:blipFill>
                  <pic:spPr>
                    <a:xfrm>
                      <a:off x="0" y="0"/>
                      <a:ext cx="5972810" cy="3295650"/>
                    </a:xfrm>
                    <a:prstGeom prst="rect">
                      <a:avLst/>
                    </a:prstGeom>
                  </pic:spPr>
                </pic:pic>
              </a:graphicData>
            </a:graphic>
            <wp14:sizeRelH relativeFrom="page">
              <wp14:pctWidth>0</wp14:pctWidth>
            </wp14:sizeRelH>
            <wp14:sizeRelV relativeFrom="page">
              <wp14:pctHeight>0</wp14:pctHeight>
            </wp14:sizeRelV>
          </wp:anchor>
        </w:drawing>
      </w:r>
    </w:p>
    <w:p w14:paraId="39930022" w14:textId="77777777" w:rsidR="00D93C5C" w:rsidRPr="005B1287" w:rsidRDefault="00D93C5C" w:rsidP="002513B9">
      <w:pPr>
        <w:spacing w:line="240" w:lineRule="auto"/>
        <w:rPr>
          <w:b/>
          <w:bCs/>
          <w:i/>
          <w:iCs/>
          <w:sz w:val="22"/>
          <w:lang w:val="en-GB"/>
        </w:rPr>
      </w:pPr>
    </w:p>
    <w:p w14:paraId="25115B98" w14:textId="2D71A1CE" w:rsidR="00DC33E4" w:rsidRDefault="00DC33E4" w:rsidP="002513B9">
      <w:pPr>
        <w:spacing w:line="240" w:lineRule="auto"/>
        <w:rPr>
          <w:i/>
          <w:sz w:val="20"/>
          <w:szCs w:val="20"/>
          <w:lang w:val="en-GB"/>
        </w:rPr>
      </w:pPr>
      <w:r w:rsidRPr="008D5AF4">
        <w:rPr>
          <w:b/>
          <w:bCs/>
          <w:i/>
          <w:sz w:val="20"/>
          <w:szCs w:val="20"/>
          <w:lang w:val="en-GB"/>
        </w:rPr>
        <w:t>Fig. 3.</w:t>
      </w:r>
      <w:r w:rsidRPr="008D5AF4">
        <w:rPr>
          <w:i/>
          <w:sz w:val="20"/>
          <w:szCs w:val="20"/>
          <w:lang w:val="en-GB"/>
        </w:rPr>
        <w:t xml:space="preserve"> </w:t>
      </w:r>
      <w:r w:rsidR="00457F4B" w:rsidRPr="008D5AF4">
        <w:rPr>
          <w:i/>
          <w:sz w:val="20"/>
          <w:szCs w:val="20"/>
          <w:lang w:val="en-GB"/>
        </w:rPr>
        <w:t xml:space="preserve">Perception Adjusted Animal Lives Affected (PAALA) and Perception Adjusted Animal Life Years Suffered (PAALYS) </w:t>
      </w:r>
      <w:r w:rsidRPr="008D5AF4">
        <w:rPr>
          <w:i/>
          <w:sz w:val="20"/>
          <w:szCs w:val="20"/>
          <w:lang w:val="en-GB"/>
        </w:rPr>
        <w:t xml:space="preserve">for livestock products produced in different countries. </w:t>
      </w:r>
      <w:r w:rsidR="478120E4" w:rsidRPr="008D5AF4">
        <w:rPr>
          <w:i/>
          <w:sz w:val="20"/>
          <w:szCs w:val="20"/>
          <w:lang w:val="en-GB"/>
        </w:rPr>
        <w:t>The index value of a country can be hidden behind another country.</w:t>
      </w:r>
    </w:p>
    <w:p w14:paraId="5B936AEB" w14:textId="77777777" w:rsidR="008D5AF4" w:rsidRPr="008D5AF4" w:rsidRDefault="008D5AF4" w:rsidP="002513B9">
      <w:pPr>
        <w:spacing w:line="240" w:lineRule="auto"/>
        <w:rPr>
          <w:i/>
          <w:sz w:val="20"/>
          <w:szCs w:val="20"/>
          <w:lang w:val="en-GB"/>
        </w:rPr>
      </w:pPr>
    </w:p>
    <w:p w14:paraId="704A3C14" w14:textId="72FB918E" w:rsidR="00EB6CD1" w:rsidRPr="005B1287" w:rsidRDefault="00C73CF5" w:rsidP="00783979">
      <w:pPr>
        <w:spacing w:line="276" w:lineRule="auto"/>
        <w:rPr>
          <w:lang w:val="en-GB"/>
        </w:rPr>
      </w:pPr>
      <w:r w:rsidRPr="005B1287">
        <w:rPr>
          <w:lang w:val="en-GB"/>
        </w:rPr>
        <w:t xml:space="preserve">The </w:t>
      </w:r>
      <w:r w:rsidR="008A7ED3">
        <w:rPr>
          <w:lang w:val="en-GB"/>
        </w:rPr>
        <w:t xml:space="preserve">relatively </w:t>
      </w:r>
      <w:r w:rsidRPr="005B1287">
        <w:rPr>
          <w:lang w:val="en-GB"/>
        </w:rPr>
        <w:t xml:space="preserve">low </w:t>
      </w:r>
      <w:r w:rsidR="00920A92">
        <w:rPr>
          <w:lang w:val="en-GB"/>
        </w:rPr>
        <w:t>value</w:t>
      </w:r>
      <w:r w:rsidR="00920A92" w:rsidRPr="005B1287">
        <w:rPr>
          <w:lang w:val="en-GB"/>
        </w:rPr>
        <w:t xml:space="preserve"> </w:t>
      </w:r>
      <w:r w:rsidRPr="005B1287">
        <w:rPr>
          <w:lang w:val="en-GB"/>
        </w:rPr>
        <w:t xml:space="preserve">for Swedish chicken </w:t>
      </w:r>
      <w:r w:rsidR="00D67104" w:rsidRPr="005B1287">
        <w:rPr>
          <w:lang w:val="en-GB"/>
        </w:rPr>
        <w:t xml:space="preserve">meat </w:t>
      </w:r>
      <w:r w:rsidR="006F3A54" w:rsidRPr="005B1287">
        <w:rPr>
          <w:lang w:val="en-GB"/>
        </w:rPr>
        <w:t xml:space="preserve">in comparison with other countries </w:t>
      </w:r>
      <w:r w:rsidRPr="005B1287">
        <w:rPr>
          <w:lang w:val="en-GB"/>
        </w:rPr>
        <w:t>stem</w:t>
      </w:r>
      <w:r w:rsidR="0040240B" w:rsidRPr="005B1287">
        <w:rPr>
          <w:lang w:val="en-GB"/>
        </w:rPr>
        <w:t>s</w:t>
      </w:r>
      <w:r w:rsidRPr="005B1287">
        <w:rPr>
          <w:lang w:val="en-GB"/>
        </w:rPr>
        <w:t xml:space="preserve"> from </w:t>
      </w:r>
      <w:r w:rsidR="000A584B" w:rsidRPr="005B1287">
        <w:rPr>
          <w:lang w:val="en-GB"/>
        </w:rPr>
        <w:t>larger space allowances</w:t>
      </w:r>
      <w:r w:rsidR="008E2694" w:rsidRPr="005B1287">
        <w:rPr>
          <w:lang w:val="en-GB"/>
        </w:rPr>
        <w:t xml:space="preserve"> for chicken</w:t>
      </w:r>
      <w:r w:rsidR="000A584B" w:rsidRPr="005B1287">
        <w:rPr>
          <w:lang w:val="en-GB"/>
        </w:rPr>
        <w:t xml:space="preserve"> in Sweden compared to other countries and </w:t>
      </w:r>
      <w:r w:rsidR="00E120EA" w:rsidRPr="005B1287">
        <w:rPr>
          <w:lang w:val="en-GB"/>
        </w:rPr>
        <w:t xml:space="preserve">lower disease </w:t>
      </w:r>
      <w:r w:rsidR="008A7ED3">
        <w:rPr>
          <w:lang w:val="en-GB"/>
        </w:rPr>
        <w:t>frequency</w:t>
      </w:r>
      <w:r w:rsidR="008A7ED3" w:rsidRPr="005B1287">
        <w:rPr>
          <w:lang w:val="en-GB"/>
        </w:rPr>
        <w:t xml:space="preserve"> </w:t>
      </w:r>
      <w:r w:rsidR="00E120EA" w:rsidRPr="005B1287">
        <w:rPr>
          <w:lang w:val="en-GB"/>
        </w:rPr>
        <w:t>(see SM1).</w:t>
      </w:r>
      <w:r w:rsidR="00DA4ED3" w:rsidRPr="005B1287">
        <w:rPr>
          <w:lang w:val="en-GB"/>
        </w:rPr>
        <w:t xml:space="preserve"> </w:t>
      </w:r>
      <w:r w:rsidR="001C6B8F" w:rsidRPr="005B1287">
        <w:rPr>
          <w:lang w:val="en-GB"/>
        </w:rPr>
        <w:t xml:space="preserve">The low value for Swedish rabbit meat is also explained by the Swedish animal welfare law with large space </w:t>
      </w:r>
      <w:r w:rsidR="00E663D9" w:rsidRPr="005B1287">
        <w:rPr>
          <w:lang w:val="en-GB"/>
        </w:rPr>
        <w:t>requirement</w:t>
      </w:r>
      <w:r w:rsidR="00C57313" w:rsidRPr="005B1287">
        <w:rPr>
          <w:lang w:val="en-GB"/>
        </w:rPr>
        <w:t xml:space="preserve"> but also by larger animals being used in Sweden (giving </w:t>
      </w:r>
      <w:r w:rsidR="008A7ED3">
        <w:rPr>
          <w:lang w:val="en-GB"/>
        </w:rPr>
        <w:t xml:space="preserve">lower number </w:t>
      </w:r>
      <w:r w:rsidR="003F0C67" w:rsidRPr="005B1287">
        <w:rPr>
          <w:lang w:val="en-GB"/>
        </w:rPr>
        <w:t>affected</w:t>
      </w:r>
      <w:ins w:id="1233" w:author="Lotta Rydhmer" w:date="2025-05-15T08:56:00Z">
        <w:r w:rsidR="00FE12FE">
          <w:rPr>
            <w:lang w:val="en-GB"/>
          </w:rPr>
          <w:t>)</w:t>
        </w:r>
      </w:ins>
      <w:r w:rsidR="003F0C67" w:rsidRPr="005B1287">
        <w:rPr>
          <w:lang w:val="en-GB"/>
        </w:rPr>
        <w:t xml:space="preserve">. However, </w:t>
      </w:r>
      <w:r w:rsidR="001C6B8F" w:rsidRPr="005B1287">
        <w:rPr>
          <w:lang w:val="en-GB"/>
        </w:rPr>
        <w:t>commercial rabbit production is very small in Sweden (and in Denmark and Ireland</w:t>
      </w:r>
      <w:r w:rsidR="005153EA" w:rsidRPr="005B1287">
        <w:rPr>
          <w:lang w:val="en-GB"/>
        </w:rPr>
        <w:t>, no data for these countries included here</w:t>
      </w:r>
      <w:r w:rsidR="001C6B8F" w:rsidRPr="005B1287">
        <w:rPr>
          <w:lang w:val="en-GB"/>
        </w:rPr>
        <w:t xml:space="preserve">). </w:t>
      </w:r>
      <w:r w:rsidR="00DA4ED3" w:rsidRPr="005B1287">
        <w:rPr>
          <w:lang w:val="en-GB"/>
        </w:rPr>
        <w:t xml:space="preserve">Lamb </w:t>
      </w:r>
      <w:r w:rsidR="001D79FE" w:rsidRPr="005B1287">
        <w:rPr>
          <w:lang w:val="en-GB"/>
        </w:rPr>
        <w:t xml:space="preserve">meat </w:t>
      </w:r>
      <w:r w:rsidR="00DA4ED3" w:rsidRPr="005B1287">
        <w:rPr>
          <w:lang w:val="en-GB"/>
        </w:rPr>
        <w:t xml:space="preserve">from New Zealand </w:t>
      </w:r>
      <w:r w:rsidR="008E2694" w:rsidRPr="005B1287">
        <w:rPr>
          <w:lang w:val="en-GB"/>
        </w:rPr>
        <w:t xml:space="preserve">has the lowest </w:t>
      </w:r>
      <w:r w:rsidR="00920A92">
        <w:rPr>
          <w:lang w:val="en-GB"/>
        </w:rPr>
        <w:t>value</w:t>
      </w:r>
      <w:r w:rsidR="00920A92" w:rsidRPr="005B1287">
        <w:rPr>
          <w:lang w:val="en-GB"/>
        </w:rPr>
        <w:t xml:space="preserve"> </w:t>
      </w:r>
      <w:r w:rsidR="008E2694" w:rsidRPr="005B1287">
        <w:rPr>
          <w:lang w:val="en-GB"/>
        </w:rPr>
        <w:t xml:space="preserve">of all lamb </w:t>
      </w:r>
      <w:r w:rsidR="001D79FE" w:rsidRPr="005B1287">
        <w:rPr>
          <w:lang w:val="en-GB"/>
        </w:rPr>
        <w:t xml:space="preserve">meat </w:t>
      </w:r>
      <w:r w:rsidR="008E2694" w:rsidRPr="005B1287">
        <w:rPr>
          <w:lang w:val="en-GB"/>
        </w:rPr>
        <w:t xml:space="preserve">as </w:t>
      </w:r>
      <w:r w:rsidR="00154B2E" w:rsidRPr="005B1287">
        <w:rPr>
          <w:lang w:val="en-GB"/>
        </w:rPr>
        <w:t xml:space="preserve">lambs are raised </w:t>
      </w:r>
      <w:r w:rsidR="0052362A" w:rsidRPr="005B1287">
        <w:rPr>
          <w:lang w:val="en-GB"/>
        </w:rPr>
        <w:t xml:space="preserve">entirely on pasture </w:t>
      </w:r>
      <w:r w:rsidR="008A7ED3">
        <w:rPr>
          <w:lang w:val="en-GB"/>
        </w:rPr>
        <w:t xml:space="preserve">which results in the </w:t>
      </w:r>
      <w:r w:rsidR="001D79FE" w:rsidRPr="005B1287">
        <w:rPr>
          <w:lang w:val="en-GB"/>
        </w:rPr>
        <w:t xml:space="preserve">best possible </w:t>
      </w:r>
      <w:r w:rsidR="0052362A" w:rsidRPr="005B1287">
        <w:rPr>
          <w:lang w:val="en-GB"/>
        </w:rPr>
        <w:t xml:space="preserve">score for </w:t>
      </w:r>
      <w:r w:rsidR="008A7ED3">
        <w:rPr>
          <w:lang w:val="en-GB"/>
        </w:rPr>
        <w:t xml:space="preserve">lack of </w:t>
      </w:r>
      <w:r w:rsidR="0052362A" w:rsidRPr="005B1287">
        <w:rPr>
          <w:lang w:val="en-GB"/>
        </w:rPr>
        <w:t xml:space="preserve">space (Fig. 3). This is despite </w:t>
      </w:r>
      <w:r w:rsidR="008A7ED3">
        <w:rPr>
          <w:lang w:val="en-GB"/>
        </w:rPr>
        <w:t xml:space="preserve">a higher mortality in New Zealand’s </w:t>
      </w:r>
      <w:r w:rsidR="0052362A" w:rsidRPr="005B1287">
        <w:rPr>
          <w:lang w:val="en-GB"/>
        </w:rPr>
        <w:t xml:space="preserve">lamb production </w:t>
      </w:r>
      <w:r w:rsidR="008A7ED3">
        <w:rPr>
          <w:lang w:val="en-GB"/>
        </w:rPr>
        <w:t xml:space="preserve">as compared to </w:t>
      </w:r>
      <w:r w:rsidR="0052362A" w:rsidRPr="005B1287">
        <w:rPr>
          <w:lang w:val="en-GB"/>
        </w:rPr>
        <w:t xml:space="preserve">European lamb production (see SM1).   </w:t>
      </w:r>
      <w:r w:rsidR="00E120EA" w:rsidRPr="005B1287">
        <w:rPr>
          <w:lang w:val="en-GB"/>
        </w:rPr>
        <w:t xml:space="preserve"> </w:t>
      </w:r>
    </w:p>
    <w:p w14:paraId="0CA3D01A" w14:textId="6CC51FB9" w:rsidR="00693DD4" w:rsidRDefault="49FF5CCA" w:rsidP="00783979">
      <w:pPr>
        <w:spacing w:line="276" w:lineRule="auto"/>
        <w:rPr>
          <w:b/>
          <w:bCs/>
          <w:i/>
          <w:iCs/>
          <w:sz w:val="22"/>
          <w:lang w:val="en-GB"/>
        </w:rPr>
      </w:pPr>
      <w:r w:rsidRPr="005B1287">
        <w:rPr>
          <w:lang w:val="en-GB"/>
        </w:rPr>
        <w:t xml:space="preserve">Patterns in between country variation are similar for PAALA and PAALYS (Table 4). Pig meat from Italy presents an exception. With PAALA, Italian and Swedish pig meat has the lowest </w:t>
      </w:r>
      <w:r w:rsidR="00920A92">
        <w:rPr>
          <w:lang w:val="en-GB"/>
        </w:rPr>
        <w:t>value</w:t>
      </w:r>
      <w:r w:rsidRPr="005B1287">
        <w:rPr>
          <w:lang w:val="en-GB"/>
        </w:rPr>
        <w:t xml:space="preserve">, </w:t>
      </w:r>
      <w:r w:rsidR="00891363" w:rsidRPr="00891363">
        <w:rPr>
          <w:i/>
          <w:lang w:val="en-GB"/>
        </w:rPr>
        <w:t>i.e.</w:t>
      </w:r>
      <w:r w:rsidRPr="005B1287">
        <w:rPr>
          <w:lang w:val="en-GB"/>
        </w:rPr>
        <w:t xml:space="preserve"> </w:t>
      </w:r>
      <w:r w:rsidR="789D527C" w:rsidRPr="005B1287">
        <w:rPr>
          <w:lang w:val="en-GB"/>
        </w:rPr>
        <w:t xml:space="preserve">most </w:t>
      </w:r>
      <w:r w:rsidR="002513B9" w:rsidRPr="005B1287">
        <w:rPr>
          <w:lang w:val="en-GB"/>
        </w:rPr>
        <w:t>favourable</w:t>
      </w:r>
      <w:r w:rsidR="5EEED080" w:rsidRPr="005B1287">
        <w:rPr>
          <w:lang w:val="en-GB"/>
        </w:rPr>
        <w:t xml:space="preserve"> (Italian due to lower number </w:t>
      </w:r>
      <w:r w:rsidR="00920A92">
        <w:rPr>
          <w:lang w:val="en-GB"/>
        </w:rPr>
        <w:t>affected</w:t>
      </w:r>
      <w:r w:rsidR="5EEED080" w:rsidRPr="005B1287">
        <w:rPr>
          <w:lang w:val="en-GB"/>
        </w:rPr>
        <w:t xml:space="preserve"> and Sweden due to lower suffering)</w:t>
      </w:r>
      <w:r w:rsidRPr="005B1287">
        <w:rPr>
          <w:lang w:val="en-GB"/>
        </w:rPr>
        <w:t xml:space="preserve">, while with PAALYS, which also considers the life duration before slaughter, Italian pig meat score the worst of all pig meat. This is because Italian pigs are raised to a higher age (nine instead of six months) and when animal welfare loss is measured with PAALYS living longer means that suffering is extended during a longer period and the </w:t>
      </w:r>
      <w:r w:rsidR="00920A92">
        <w:rPr>
          <w:lang w:val="en-GB"/>
        </w:rPr>
        <w:t>index value</w:t>
      </w:r>
      <w:r w:rsidR="00920A92" w:rsidRPr="005B1287">
        <w:rPr>
          <w:lang w:val="en-GB"/>
        </w:rPr>
        <w:t xml:space="preserve"> </w:t>
      </w:r>
      <w:r w:rsidRPr="005B1287">
        <w:rPr>
          <w:lang w:val="en-GB"/>
        </w:rPr>
        <w:t xml:space="preserve">is higher. </w:t>
      </w:r>
    </w:p>
    <w:p w14:paraId="5839BC54" w14:textId="77777777" w:rsidR="003D65A0" w:rsidRDefault="003D65A0">
      <w:pPr>
        <w:spacing w:line="259" w:lineRule="auto"/>
        <w:jc w:val="left"/>
        <w:rPr>
          <w:b/>
          <w:bCs/>
          <w:i/>
          <w:sz w:val="20"/>
          <w:szCs w:val="20"/>
          <w:lang w:val="en-GB"/>
        </w:rPr>
      </w:pPr>
      <w:r>
        <w:rPr>
          <w:b/>
          <w:bCs/>
          <w:i/>
          <w:sz w:val="20"/>
          <w:szCs w:val="20"/>
          <w:lang w:val="en-GB"/>
        </w:rPr>
        <w:br w:type="page"/>
      </w:r>
    </w:p>
    <w:p w14:paraId="31D5C9DA" w14:textId="570AE681" w:rsidR="003B1E60" w:rsidRPr="003D65A0" w:rsidRDefault="49FF5CCA" w:rsidP="002513B9">
      <w:pPr>
        <w:spacing w:line="240" w:lineRule="auto"/>
        <w:rPr>
          <w:rFonts w:eastAsiaTheme="majorEastAsia" w:cstheme="majorBidi"/>
          <w:i/>
          <w:sz w:val="20"/>
          <w:szCs w:val="20"/>
          <w:lang w:val="en-GB"/>
        </w:rPr>
      </w:pPr>
      <w:r w:rsidRPr="003D65A0">
        <w:rPr>
          <w:b/>
          <w:bCs/>
          <w:i/>
          <w:sz w:val="20"/>
          <w:szCs w:val="20"/>
          <w:lang w:val="en-GB"/>
        </w:rPr>
        <w:t>Table 4.</w:t>
      </w:r>
      <w:r w:rsidRPr="003D65A0">
        <w:rPr>
          <w:i/>
          <w:sz w:val="20"/>
          <w:szCs w:val="20"/>
          <w:lang w:val="en-GB"/>
        </w:rPr>
        <w:t xml:space="preserve"> </w:t>
      </w:r>
      <w:r w:rsidR="00457F4B" w:rsidRPr="003D65A0">
        <w:rPr>
          <w:i/>
          <w:sz w:val="20"/>
          <w:szCs w:val="20"/>
          <w:lang w:val="en-GB"/>
        </w:rPr>
        <w:t xml:space="preserve">Perception Adjusted Animal Lives Affected (PAALA) and Perception Adjusted Animal Life Years Suffered (PAALYS) </w:t>
      </w:r>
      <w:r w:rsidRPr="003D65A0">
        <w:rPr>
          <w:i/>
          <w:sz w:val="20"/>
          <w:szCs w:val="20"/>
          <w:lang w:val="en-GB"/>
        </w:rPr>
        <w:t>for 1 kg of livestock products produced in different countries.</w:t>
      </w:r>
    </w:p>
    <w:tbl>
      <w:tblPr>
        <w:tblW w:w="10206" w:type="dxa"/>
        <w:tblLayout w:type="fixed"/>
        <w:tblCellMar>
          <w:left w:w="70" w:type="dxa"/>
          <w:right w:w="70" w:type="dxa"/>
        </w:tblCellMar>
        <w:tblLook w:val="04A0" w:firstRow="1" w:lastRow="0" w:firstColumn="1" w:lastColumn="0" w:noHBand="0" w:noVBand="1"/>
      </w:tblPr>
      <w:tblGrid>
        <w:gridCol w:w="1134"/>
        <w:gridCol w:w="851"/>
        <w:gridCol w:w="992"/>
        <w:gridCol w:w="992"/>
        <w:gridCol w:w="851"/>
        <w:gridCol w:w="850"/>
        <w:gridCol w:w="851"/>
        <w:gridCol w:w="850"/>
        <w:gridCol w:w="993"/>
        <w:gridCol w:w="992"/>
        <w:gridCol w:w="850"/>
      </w:tblGrid>
      <w:tr w:rsidR="003B1E60" w:rsidRPr="003D65A0" w14:paraId="3C2F0013" w14:textId="77777777" w:rsidTr="003B1E60">
        <w:trPr>
          <w:trHeight w:val="792"/>
        </w:trPr>
        <w:tc>
          <w:tcPr>
            <w:tcW w:w="1134" w:type="dxa"/>
            <w:tcBorders>
              <w:top w:val="single" w:sz="4" w:space="0" w:color="auto"/>
              <w:bottom w:val="single" w:sz="4" w:space="0" w:color="auto"/>
            </w:tcBorders>
            <w:shd w:val="clear" w:color="000000" w:fill="FFFFFF"/>
            <w:noWrap/>
            <w:vAlign w:val="bottom"/>
            <w:hideMark/>
          </w:tcPr>
          <w:p w14:paraId="59CBD790" w14:textId="77777777" w:rsidR="003B1E60" w:rsidRPr="003D65A0" w:rsidRDefault="003B1E60" w:rsidP="003B1E60">
            <w:pPr>
              <w:spacing w:after="0" w:line="240" w:lineRule="auto"/>
              <w:jc w:val="left"/>
              <w:rPr>
                <w:rFonts w:eastAsia="Times New Roman" w:cs="Times New Roman"/>
                <w:color w:val="000000"/>
                <w:sz w:val="20"/>
                <w:szCs w:val="20"/>
                <w:lang w:val="en-US" w:eastAsia="sv-SE"/>
              </w:rPr>
            </w:pPr>
            <w:r w:rsidRPr="003D65A0">
              <w:rPr>
                <w:rFonts w:eastAsia="Times New Roman" w:cs="Times New Roman"/>
                <w:color w:val="000000"/>
                <w:sz w:val="20"/>
                <w:szCs w:val="20"/>
                <w:lang w:val="en-US" w:eastAsia="sv-SE"/>
              </w:rPr>
              <w:t> </w:t>
            </w:r>
          </w:p>
        </w:tc>
        <w:tc>
          <w:tcPr>
            <w:tcW w:w="851" w:type="dxa"/>
            <w:tcBorders>
              <w:top w:val="single" w:sz="4" w:space="0" w:color="auto"/>
              <w:bottom w:val="single" w:sz="4" w:space="0" w:color="auto"/>
            </w:tcBorders>
            <w:shd w:val="clear" w:color="000000" w:fill="FFFFFF"/>
            <w:vAlign w:val="center"/>
            <w:hideMark/>
          </w:tcPr>
          <w:p w14:paraId="7C198B8C" w14:textId="77777777" w:rsidR="003B1E60" w:rsidRPr="003D65A0" w:rsidRDefault="003B1E60" w:rsidP="003B1E60">
            <w:pPr>
              <w:spacing w:after="0" w:line="240" w:lineRule="auto"/>
              <w:jc w:val="left"/>
              <w:rPr>
                <w:rFonts w:eastAsia="Times New Roman" w:cs="Times New Roman"/>
                <w:color w:val="000000"/>
                <w:sz w:val="20"/>
                <w:szCs w:val="20"/>
                <w:lang w:eastAsia="sv-SE"/>
              </w:rPr>
            </w:pPr>
            <w:proofErr w:type="spellStart"/>
            <w:r w:rsidRPr="003D65A0">
              <w:rPr>
                <w:rFonts w:eastAsia="Times New Roman" w:cs="Times New Roman"/>
                <w:color w:val="000000"/>
                <w:sz w:val="20"/>
                <w:szCs w:val="20"/>
                <w:lang w:eastAsia="sv-SE"/>
              </w:rPr>
              <w:t>Beef</w:t>
            </w:r>
            <w:proofErr w:type="spellEnd"/>
            <w:r w:rsidRPr="003D65A0">
              <w:rPr>
                <w:rFonts w:eastAsia="Times New Roman" w:cs="Times New Roman"/>
                <w:color w:val="000000"/>
                <w:sz w:val="20"/>
                <w:szCs w:val="20"/>
                <w:lang w:eastAsia="sv-SE"/>
              </w:rPr>
              <w:t xml:space="preserve"> fr </w:t>
            </w:r>
            <w:proofErr w:type="spellStart"/>
            <w:r w:rsidRPr="003D65A0">
              <w:rPr>
                <w:rFonts w:eastAsia="Times New Roman" w:cs="Times New Roman"/>
                <w:color w:val="000000"/>
                <w:sz w:val="20"/>
                <w:szCs w:val="20"/>
                <w:lang w:eastAsia="sv-SE"/>
              </w:rPr>
              <w:t>suckler</w:t>
            </w:r>
            <w:proofErr w:type="spellEnd"/>
            <w:r w:rsidRPr="003D65A0">
              <w:rPr>
                <w:rFonts w:eastAsia="Times New Roman" w:cs="Times New Roman"/>
                <w:color w:val="000000"/>
                <w:sz w:val="20"/>
                <w:szCs w:val="20"/>
                <w:lang w:eastAsia="sv-SE"/>
              </w:rPr>
              <w:t xml:space="preserve"> </w:t>
            </w:r>
            <w:proofErr w:type="spellStart"/>
            <w:r w:rsidRPr="003D65A0">
              <w:rPr>
                <w:rFonts w:eastAsia="Times New Roman" w:cs="Times New Roman"/>
                <w:color w:val="000000"/>
                <w:sz w:val="20"/>
                <w:szCs w:val="20"/>
                <w:lang w:eastAsia="sv-SE"/>
              </w:rPr>
              <w:t>herds</w:t>
            </w:r>
            <w:proofErr w:type="spellEnd"/>
          </w:p>
        </w:tc>
        <w:tc>
          <w:tcPr>
            <w:tcW w:w="992" w:type="dxa"/>
            <w:tcBorders>
              <w:top w:val="single" w:sz="4" w:space="0" w:color="auto"/>
              <w:bottom w:val="single" w:sz="4" w:space="0" w:color="auto"/>
            </w:tcBorders>
            <w:shd w:val="clear" w:color="000000" w:fill="FFFFFF"/>
            <w:vAlign w:val="center"/>
            <w:hideMark/>
          </w:tcPr>
          <w:p w14:paraId="7B0B6AB3" w14:textId="77777777" w:rsidR="003B1E60" w:rsidRPr="003D65A0" w:rsidRDefault="003B1E60" w:rsidP="003B1E60">
            <w:pPr>
              <w:spacing w:after="0" w:line="240" w:lineRule="auto"/>
              <w:jc w:val="left"/>
              <w:rPr>
                <w:rFonts w:eastAsia="Times New Roman" w:cs="Times New Roman"/>
                <w:color w:val="000000"/>
                <w:sz w:val="20"/>
                <w:szCs w:val="20"/>
                <w:lang w:eastAsia="sv-SE"/>
              </w:rPr>
            </w:pPr>
            <w:proofErr w:type="spellStart"/>
            <w:r w:rsidRPr="003D65A0">
              <w:rPr>
                <w:rFonts w:eastAsia="Times New Roman" w:cs="Times New Roman"/>
                <w:color w:val="000000"/>
                <w:sz w:val="20"/>
                <w:szCs w:val="20"/>
                <w:lang w:eastAsia="sv-SE"/>
              </w:rPr>
              <w:t>Beef</w:t>
            </w:r>
            <w:proofErr w:type="spellEnd"/>
            <w:r w:rsidRPr="003D65A0">
              <w:rPr>
                <w:rFonts w:eastAsia="Times New Roman" w:cs="Times New Roman"/>
                <w:color w:val="000000"/>
                <w:sz w:val="20"/>
                <w:szCs w:val="20"/>
                <w:lang w:eastAsia="sv-SE"/>
              </w:rPr>
              <w:t xml:space="preserve"> fr </w:t>
            </w:r>
            <w:proofErr w:type="spellStart"/>
            <w:r w:rsidRPr="003D65A0">
              <w:rPr>
                <w:rFonts w:eastAsia="Times New Roman" w:cs="Times New Roman"/>
                <w:color w:val="000000"/>
                <w:sz w:val="20"/>
                <w:szCs w:val="20"/>
                <w:lang w:eastAsia="sv-SE"/>
              </w:rPr>
              <w:t>dairy</w:t>
            </w:r>
            <w:proofErr w:type="spellEnd"/>
            <w:r w:rsidRPr="003D65A0">
              <w:rPr>
                <w:rFonts w:eastAsia="Times New Roman" w:cs="Times New Roman"/>
                <w:color w:val="000000"/>
                <w:sz w:val="20"/>
                <w:szCs w:val="20"/>
                <w:lang w:eastAsia="sv-SE"/>
              </w:rPr>
              <w:t>,  intens.</w:t>
            </w:r>
          </w:p>
        </w:tc>
        <w:tc>
          <w:tcPr>
            <w:tcW w:w="992" w:type="dxa"/>
            <w:tcBorders>
              <w:top w:val="single" w:sz="4" w:space="0" w:color="auto"/>
              <w:bottom w:val="single" w:sz="4" w:space="0" w:color="auto"/>
            </w:tcBorders>
            <w:shd w:val="clear" w:color="000000" w:fill="FFFFFF"/>
            <w:vAlign w:val="center"/>
            <w:hideMark/>
          </w:tcPr>
          <w:p w14:paraId="00094426" w14:textId="77777777" w:rsidR="003B1E60" w:rsidRPr="003D65A0" w:rsidRDefault="003B1E60" w:rsidP="003B1E60">
            <w:pPr>
              <w:spacing w:after="0" w:line="240" w:lineRule="auto"/>
              <w:jc w:val="left"/>
              <w:rPr>
                <w:rFonts w:eastAsia="Times New Roman" w:cs="Times New Roman"/>
                <w:color w:val="000000"/>
                <w:sz w:val="20"/>
                <w:szCs w:val="20"/>
                <w:lang w:eastAsia="sv-SE"/>
              </w:rPr>
            </w:pPr>
            <w:proofErr w:type="spellStart"/>
            <w:r w:rsidRPr="003D65A0">
              <w:rPr>
                <w:rFonts w:eastAsia="Times New Roman" w:cs="Times New Roman"/>
                <w:color w:val="000000"/>
                <w:sz w:val="20"/>
                <w:szCs w:val="20"/>
                <w:lang w:eastAsia="sv-SE"/>
              </w:rPr>
              <w:t>Beef</w:t>
            </w:r>
            <w:proofErr w:type="spellEnd"/>
            <w:r w:rsidRPr="003D65A0">
              <w:rPr>
                <w:rFonts w:eastAsia="Times New Roman" w:cs="Times New Roman"/>
                <w:color w:val="000000"/>
                <w:sz w:val="20"/>
                <w:szCs w:val="20"/>
                <w:lang w:eastAsia="sv-SE"/>
              </w:rPr>
              <w:t xml:space="preserve"> fr </w:t>
            </w:r>
            <w:proofErr w:type="spellStart"/>
            <w:r w:rsidRPr="003D65A0">
              <w:rPr>
                <w:rFonts w:eastAsia="Times New Roman" w:cs="Times New Roman"/>
                <w:color w:val="000000"/>
                <w:sz w:val="20"/>
                <w:szCs w:val="20"/>
                <w:lang w:eastAsia="sv-SE"/>
              </w:rPr>
              <w:t>dairy</w:t>
            </w:r>
            <w:proofErr w:type="spellEnd"/>
            <w:r w:rsidRPr="003D65A0">
              <w:rPr>
                <w:rFonts w:eastAsia="Times New Roman" w:cs="Times New Roman"/>
                <w:color w:val="000000"/>
                <w:sz w:val="20"/>
                <w:szCs w:val="20"/>
                <w:lang w:eastAsia="sv-SE"/>
              </w:rPr>
              <w:t xml:space="preserve"> </w:t>
            </w:r>
            <w:proofErr w:type="spellStart"/>
            <w:r w:rsidRPr="003D65A0">
              <w:rPr>
                <w:rFonts w:eastAsia="Times New Roman" w:cs="Times New Roman"/>
                <w:color w:val="000000"/>
                <w:sz w:val="20"/>
                <w:szCs w:val="20"/>
                <w:lang w:eastAsia="sv-SE"/>
              </w:rPr>
              <w:t>extens</w:t>
            </w:r>
            <w:proofErr w:type="spellEnd"/>
            <w:r w:rsidRPr="003D65A0">
              <w:rPr>
                <w:rFonts w:eastAsia="Times New Roman" w:cs="Times New Roman"/>
                <w:color w:val="000000"/>
                <w:sz w:val="20"/>
                <w:szCs w:val="20"/>
                <w:lang w:eastAsia="sv-SE"/>
              </w:rPr>
              <w:t>.</w:t>
            </w:r>
          </w:p>
        </w:tc>
        <w:tc>
          <w:tcPr>
            <w:tcW w:w="851" w:type="dxa"/>
            <w:tcBorders>
              <w:top w:val="single" w:sz="4" w:space="0" w:color="auto"/>
              <w:bottom w:val="single" w:sz="4" w:space="0" w:color="auto"/>
            </w:tcBorders>
            <w:shd w:val="clear" w:color="000000" w:fill="FFFFFF"/>
            <w:vAlign w:val="center"/>
            <w:hideMark/>
          </w:tcPr>
          <w:p w14:paraId="7E8827AA"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Milk</w:t>
            </w:r>
          </w:p>
        </w:tc>
        <w:tc>
          <w:tcPr>
            <w:tcW w:w="850" w:type="dxa"/>
            <w:tcBorders>
              <w:top w:val="single" w:sz="4" w:space="0" w:color="auto"/>
              <w:bottom w:val="single" w:sz="4" w:space="0" w:color="auto"/>
            </w:tcBorders>
            <w:shd w:val="clear" w:color="000000" w:fill="FFFFFF"/>
            <w:vAlign w:val="center"/>
            <w:hideMark/>
          </w:tcPr>
          <w:p w14:paraId="48669800"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xml:space="preserve">Horse </w:t>
            </w:r>
            <w:proofErr w:type="spellStart"/>
            <w:r w:rsidRPr="003D65A0">
              <w:rPr>
                <w:rFonts w:eastAsia="Times New Roman" w:cs="Times New Roman"/>
                <w:color w:val="000000"/>
                <w:sz w:val="20"/>
                <w:szCs w:val="20"/>
                <w:lang w:eastAsia="sv-SE"/>
              </w:rPr>
              <w:t>meat</w:t>
            </w:r>
            <w:proofErr w:type="spellEnd"/>
          </w:p>
        </w:tc>
        <w:tc>
          <w:tcPr>
            <w:tcW w:w="851" w:type="dxa"/>
            <w:tcBorders>
              <w:top w:val="single" w:sz="4" w:space="0" w:color="auto"/>
              <w:bottom w:val="single" w:sz="4" w:space="0" w:color="auto"/>
            </w:tcBorders>
            <w:shd w:val="clear" w:color="000000" w:fill="FFFFFF"/>
            <w:vAlign w:val="center"/>
            <w:hideMark/>
          </w:tcPr>
          <w:p w14:paraId="22E20734"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xml:space="preserve">Lamb </w:t>
            </w:r>
            <w:proofErr w:type="spellStart"/>
            <w:r w:rsidRPr="003D65A0">
              <w:rPr>
                <w:rFonts w:eastAsia="Times New Roman" w:cs="Times New Roman"/>
                <w:color w:val="000000"/>
                <w:sz w:val="20"/>
                <w:szCs w:val="20"/>
                <w:lang w:eastAsia="sv-SE"/>
              </w:rPr>
              <w:t>meat</w:t>
            </w:r>
            <w:proofErr w:type="spellEnd"/>
          </w:p>
        </w:tc>
        <w:tc>
          <w:tcPr>
            <w:tcW w:w="850" w:type="dxa"/>
            <w:tcBorders>
              <w:top w:val="single" w:sz="4" w:space="0" w:color="auto"/>
              <w:bottom w:val="single" w:sz="4" w:space="0" w:color="auto"/>
            </w:tcBorders>
            <w:shd w:val="clear" w:color="000000" w:fill="FFFFFF"/>
            <w:vAlign w:val="center"/>
            <w:hideMark/>
          </w:tcPr>
          <w:p w14:paraId="543B0924" w14:textId="77777777" w:rsidR="003B1E60" w:rsidRPr="003D65A0" w:rsidRDefault="003B1E60" w:rsidP="003B1E60">
            <w:pPr>
              <w:spacing w:after="0" w:line="240" w:lineRule="auto"/>
              <w:jc w:val="left"/>
              <w:rPr>
                <w:rFonts w:eastAsia="Times New Roman" w:cs="Times New Roman"/>
                <w:color w:val="000000"/>
                <w:sz w:val="20"/>
                <w:szCs w:val="20"/>
                <w:lang w:eastAsia="sv-SE"/>
              </w:rPr>
            </w:pPr>
            <w:proofErr w:type="spellStart"/>
            <w:r w:rsidRPr="003D65A0">
              <w:rPr>
                <w:rFonts w:eastAsia="Times New Roman" w:cs="Times New Roman"/>
                <w:color w:val="000000"/>
                <w:sz w:val="20"/>
                <w:szCs w:val="20"/>
                <w:lang w:eastAsia="sv-SE"/>
              </w:rPr>
              <w:t>Pig</w:t>
            </w:r>
            <w:proofErr w:type="spellEnd"/>
            <w:r w:rsidRPr="003D65A0">
              <w:rPr>
                <w:rFonts w:eastAsia="Times New Roman" w:cs="Times New Roman"/>
                <w:color w:val="000000"/>
                <w:sz w:val="20"/>
                <w:szCs w:val="20"/>
                <w:lang w:eastAsia="sv-SE"/>
              </w:rPr>
              <w:t xml:space="preserve"> </w:t>
            </w:r>
            <w:proofErr w:type="spellStart"/>
            <w:r w:rsidRPr="003D65A0">
              <w:rPr>
                <w:rFonts w:eastAsia="Times New Roman" w:cs="Times New Roman"/>
                <w:color w:val="000000"/>
                <w:sz w:val="20"/>
                <w:szCs w:val="20"/>
                <w:lang w:eastAsia="sv-SE"/>
              </w:rPr>
              <w:t>meat</w:t>
            </w:r>
            <w:proofErr w:type="spellEnd"/>
          </w:p>
        </w:tc>
        <w:tc>
          <w:tcPr>
            <w:tcW w:w="993" w:type="dxa"/>
            <w:tcBorders>
              <w:top w:val="single" w:sz="4" w:space="0" w:color="auto"/>
              <w:bottom w:val="single" w:sz="4" w:space="0" w:color="auto"/>
            </w:tcBorders>
            <w:shd w:val="clear" w:color="000000" w:fill="FFFFFF"/>
            <w:vAlign w:val="center"/>
            <w:hideMark/>
          </w:tcPr>
          <w:p w14:paraId="77DA8D35"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xml:space="preserve">Chicken </w:t>
            </w:r>
            <w:proofErr w:type="spellStart"/>
            <w:r w:rsidRPr="003D65A0">
              <w:rPr>
                <w:rFonts w:eastAsia="Times New Roman" w:cs="Times New Roman"/>
                <w:color w:val="000000"/>
                <w:sz w:val="20"/>
                <w:szCs w:val="20"/>
                <w:lang w:eastAsia="sv-SE"/>
              </w:rPr>
              <w:t>meat</w:t>
            </w:r>
            <w:proofErr w:type="spellEnd"/>
          </w:p>
        </w:tc>
        <w:tc>
          <w:tcPr>
            <w:tcW w:w="992" w:type="dxa"/>
            <w:tcBorders>
              <w:top w:val="single" w:sz="4" w:space="0" w:color="auto"/>
              <w:bottom w:val="single" w:sz="4" w:space="0" w:color="auto"/>
            </w:tcBorders>
            <w:shd w:val="clear" w:color="000000" w:fill="FFFFFF"/>
            <w:vAlign w:val="center"/>
            <w:hideMark/>
          </w:tcPr>
          <w:p w14:paraId="16681002" w14:textId="77777777" w:rsidR="003B1E60" w:rsidRPr="003D65A0" w:rsidRDefault="003B1E60" w:rsidP="003B1E60">
            <w:pPr>
              <w:spacing w:after="0" w:line="240" w:lineRule="auto"/>
              <w:jc w:val="left"/>
              <w:rPr>
                <w:rFonts w:eastAsia="Times New Roman" w:cs="Times New Roman"/>
                <w:color w:val="000000"/>
                <w:sz w:val="20"/>
                <w:szCs w:val="20"/>
                <w:lang w:eastAsia="sv-SE"/>
              </w:rPr>
            </w:pPr>
            <w:proofErr w:type="spellStart"/>
            <w:r w:rsidRPr="003D65A0">
              <w:rPr>
                <w:rFonts w:eastAsia="Times New Roman" w:cs="Times New Roman"/>
                <w:color w:val="000000"/>
                <w:sz w:val="20"/>
                <w:szCs w:val="20"/>
                <w:lang w:eastAsia="sv-SE"/>
              </w:rPr>
              <w:t>Rabbit</w:t>
            </w:r>
            <w:proofErr w:type="spellEnd"/>
            <w:r w:rsidRPr="003D65A0">
              <w:rPr>
                <w:rFonts w:eastAsia="Times New Roman" w:cs="Times New Roman"/>
                <w:color w:val="000000"/>
                <w:sz w:val="20"/>
                <w:szCs w:val="20"/>
                <w:lang w:eastAsia="sv-SE"/>
              </w:rPr>
              <w:t xml:space="preserve"> meat</w:t>
            </w:r>
          </w:p>
        </w:tc>
        <w:tc>
          <w:tcPr>
            <w:tcW w:w="850" w:type="dxa"/>
            <w:tcBorders>
              <w:top w:val="single" w:sz="4" w:space="0" w:color="auto"/>
              <w:bottom w:val="single" w:sz="4" w:space="0" w:color="auto"/>
            </w:tcBorders>
            <w:shd w:val="clear" w:color="000000" w:fill="FFFFFF"/>
            <w:vAlign w:val="center"/>
            <w:hideMark/>
          </w:tcPr>
          <w:p w14:paraId="313AE9FB"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Egg</w:t>
            </w:r>
          </w:p>
        </w:tc>
      </w:tr>
      <w:tr w:rsidR="003B1E60" w:rsidRPr="00DF7C87" w14:paraId="3863B25E" w14:textId="77777777" w:rsidTr="003B1E60">
        <w:trPr>
          <w:trHeight w:val="288"/>
        </w:trPr>
        <w:tc>
          <w:tcPr>
            <w:tcW w:w="10206" w:type="dxa"/>
            <w:gridSpan w:val="11"/>
            <w:tcBorders>
              <w:top w:val="single" w:sz="4" w:space="0" w:color="auto"/>
            </w:tcBorders>
            <w:shd w:val="clear" w:color="auto" w:fill="auto"/>
            <w:noWrap/>
            <w:vAlign w:val="center"/>
          </w:tcPr>
          <w:p w14:paraId="7222B416" w14:textId="77777777" w:rsidR="003B1E60" w:rsidRPr="003D65A0" w:rsidRDefault="003B1E60" w:rsidP="003B1E60">
            <w:pPr>
              <w:spacing w:after="0" w:line="240" w:lineRule="auto"/>
              <w:jc w:val="left"/>
              <w:rPr>
                <w:rFonts w:eastAsia="Times New Roman" w:cs="Times New Roman"/>
                <w:i/>
                <w:iCs/>
                <w:color w:val="000000"/>
                <w:sz w:val="20"/>
                <w:szCs w:val="20"/>
                <w:lang w:val="en-US" w:eastAsia="sv-SE"/>
              </w:rPr>
            </w:pPr>
            <w:r w:rsidRPr="003D65A0">
              <w:rPr>
                <w:rFonts w:eastAsia="Times New Roman" w:cs="Times New Roman"/>
                <w:i/>
                <w:iCs/>
                <w:color w:val="000000"/>
                <w:sz w:val="20"/>
                <w:szCs w:val="20"/>
                <w:lang w:val="en-US" w:eastAsia="sv-SE"/>
              </w:rPr>
              <w:t xml:space="preserve">                         Perception Adjusted Animal </w:t>
            </w:r>
            <w:proofErr w:type="spellStart"/>
            <w:r w:rsidRPr="003D65A0">
              <w:rPr>
                <w:rFonts w:eastAsia="Times New Roman" w:cs="Times New Roman"/>
                <w:i/>
                <w:iCs/>
                <w:color w:val="000000"/>
                <w:sz w:val="20"/>
                <w:szCs w:val="20"/>
                <w:lang w:val="en-US" w:eastAsia="sv-SE"/>
              </w:rPr>
              <w:t>Lifes</w:t>
            </w:r>
            <w:proofErr w:type="spellEnd"/>
            <w:r w:rsidRPr="003D65A0">
              <w:rPr>
                <w:rFonts w:eastAsia="Times New Roman" w:cs="Times New Roman"/>
                <w:i/>
                <w:iCs/>
                <w:color w:val="000000"/>
                <w:sz w:val="20"/>
                <w:szCs w:val="20"/>
                <w:lang w:val="en-US" w:eastAsia="sv-SE"/>
              </w:rPr>
              <w:t xml:space="preserve"> Affected (PAALA)</w:t>
            </w:r>
          </w:p>
        </w:tc>
      </w:tr>
      <w:tr w:rsidR="003B1E60" w:rsidRPr="003D65A0" w14:paraId="17087B98" w14:textId="77777777" w:rsidTr="003B1E60">
        <w:trPr>
          <w:trHeight w:val="288"/>
        </w:trPr>
        <w:tc>
          <w:tcPr>
            <w:tcW w:w="1134" w:type="dxa"/>
            <w:shd w:val="clear" w:color="000000" w:fill="FFFFFF"/>
            <w:noWrap/>
            <w:vAlign w:val="center"/>
            <w:hideMark/>
          </w:tcPr>
          <w:p w14:paraId="63BE9C15"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Denmark</w:t>
            </w:r>
            <w:proofErr w:type="spellEnd"/>
          </w:p>
        </w:tc>
        <w:tc>
          <w:tcPr>
            <w:tcW w:w="851" w:type="dxa"/>
            <w:tcBorders>
              <w:top w:val="single" w:sz="4" w:space="0" w:color="auto"/>
            </w:tcBorders>
            <w:shd w:val="clear" w:color="auto" w:fill="auto"/>
            <w:noWrap/>
            <w:vAlign w:val="bottom"/>
            <w:hideMark/>
          </w:tcPr>
          <w:p w14:paraId="2276CCF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0.32</w:t>
            </w:r>
          </w:p>
        </w:tc>
        <w:tc>
          <w:tcPr>
            <w:tcW w:w="992" w:type="dxa"/>
            <w:tcBorders>
              <w:top w:val="single" w:sz="4" w:space="0" w:color="auto"/>
            </w:tcBorders>
            <w:shd w:val="clear" w:color="auto" w:fill="auto"/>
            <w:noWrap/>
            <w:vAlign w:val="bottom"/>
            <w:hideMark/>
          </w:tcPr>
          <w:p w14:paraId="42A1D27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0.58</w:t>
            </w:r>
          </w:p>
        </w:tc>
        <w:tc>
          <w:tcPr>
            <w:tcW w:w="992" w:type="dxa"/>
            <w:tcBorders>
              <w:top w:val="single" w:sz="4" w:space="0" w:color="auto"/>
            </w:tcBorders>
            <w:shd w:val="clear" w:color="auto" w:fill="auto"/>
            <w:noWrap/>
            <w:vAlign w:val="bottom"/>
            <w:hideMark/>
          </w:tcPr>
          <w:p w14:paraId="5513AB3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0.33</w:t>
            </w:r>
          </w:p>
        </w:tc>
        <w:tc>
          <w:tcPr>
            <w:tcW w:w="851" w:type="dxa"/>
            <w:tcBorders>
              <w:top w:val="single" w:sz="4" w:space="0" w:color="auto"/>
            </w:tcBorders>
            <w:shd w:val="clear" w:color="auto" w:fill="auto"/>
            <w:noWrap/>
            <w:vAlign w:val="bottom"/>
            <w:hideMark/>
          </w:tcPr>
          <w:p w14:paraId="6E9C5F9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0.010</w:t>
            </w:r>
          </w:p>
        </w:tc>
        <w:tc>
          <w:tcPr>
            <w:tcW w:w="850" w:type="dxa"/>
            <w:tcBorders>
              <w:top w:val="single" w:sz="4" w:space="0" w:color="auto"/>
            </w:tcBorders>
            <w:shd w:val="clear" w:color="auto" w:fill="auto"/>
            <w:noWrap/>
            <w:vAlign w:val="bottom"/>
            <w:hideMark/>
          </w:tcPr>
          <w:p w14:paraId="000BA19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0.35</w:t>
            </w:r>
          </w:p>
        </w:tc>
        <w:tc>
          <w:tcPr>
            <w:tcW w:w="851" w:type="dxa"/>
            <w:tcBorders>
              <w:top w:val="single" w:sz="4" w:space="0" w:color="auto"/>
            </w:tcBorders>
            <w:shd w:val="clear" w:color="auto" w:fill="auto"/>
            <w:noWrap/>
            <w:vAlign w:val="bottom"/>
            <w:hideMark/>
          </w:tcPr>
          <w:p w14:paraId="5943A66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4.12</w:t>
            </w:r>
          </w:p>
        </w:tc>
        <w:tc>
          <w:tcPr>
            <w:tcW w:w="850" w:type="dxa"/>
            <w:tcBorders>
              <w:top w:val="single" w:sz="4" w:space="0" w:color="auto"/>
            </w:tcBorders>
            <w:shd w:val="clear" w:color="auto" w:fill="auto"/>
            <w:noWrap/>
            <w:vAlign w:val="bottom"/>
            <w:hideMark/>
          </w:tcPr>
          <w:p w14:paraId="13548BC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3.68</w:t>
            </w:r>
          </w:p>
        </w:tc>
        <w:tc>
          <w:tcPr>
            <w:tcW w:w="993" w:type="dxa"/>
            <w:tcBorders>
              <w:top w:val="single" w:sz="4" w:space="0" w:color="auto"/>
            </w:tcBorders>
            <w:shd w:val="clear" w:color="auto" w:fill="auto"/>
            <w:noWrap/>
            <w:vAlign w:val="bottom"/>
            <w:hideMark/>
          </w:tcPr>
          <w:p w14:paraId="2D82184C"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70.34</w:t>
            </w:r>
          </w:p>
        </w:tc>
        <w:tc>
          <w:tcPr>
            <w:tcW w:w="992" w:type="dxa"/>
            <w:tcBorders>
              <w:top w:val="single" w:sz="4" w:space="0" w:color="auto"/>
            </w:tcBorders>
            <w:shd w:val="clear" w:color="auto" w:fill="auto"/>
            <w:noWrap/>
            <w:vAlign w:val="bottom"/>
            <w:hideMark/>
          </w:tcPr>
          <w:p w14:paraId="72EAE363"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0" w:type="dxa"/>
            <w:tcBorders>
              <w:top w:val="single" w:sz="4" w:space="0" w:color="auto"/>
            </w:tcBorders>
            <w:shd w:val="clear" w:color="auto" w:fill="auto"/>
            <w:noWrap/>
            <w:vAlign w:val="bottom"/>
            <w:hideMark/>
          </w:tcPr>
          <w:p w14:paraId="38224D9E" w14:textId="4FA070B6" w:rsidR="003B1E60" w:rsidRPr="003D65A0" w:rsidRDefault="005519B5" w:rsidP="003B1E60">
            <w:pPr>
              <w:spacing w:after="0" w:line="240" w:lineRule="auto"/>
              <w:jc w:val="center"/>
              <w:rPr>
                <w:rFonts w:eastAsia="Times New Roman" w:cs="Times New Roman"/>
                <w:color w:val="000000"/>
                <w:sz w:val="20"/>
                <w:szCs w:val="20"/>
                <w:lang w:eastAsia="sv-SE"/>
              </w:rPr>
            </w:pPr>
            <w:r>
              <w:rPr>
                <w:rFonts w:eastAsia="Times New Roman" w:cs="Times New Roman"/>
                <w:color w:val="000000"/>
                <w:sz w:val="20"/>
                <w:szCs w:val="20"/>
                <w:lang w:eastAsia="sv-SE"/>
              </w:rPr>
              <w:t>6</w:t>
            </w:r>
            <w:r w:rsidR="003B1E60" w:rsidRPr="003D65A0">
              <w:rPr>
                <w:rFonts w:eastAsia="Times New Roman" w:cs="Times New Roman"/>
                <w:color w:val="000000"/>
                <w:sz w:val="20"/>
                <w:szCs w:val="20"/>
                <w:lang w:eastAsia="sv-SE"/>
              </w:rPr>
              <w:t>.</w:t>
            </w:r>
            <w:r>
              <w:rPr>
                <w:rFonts w:eastAsia="Times New Roman" w:cs="Times New Roman"/>
                <w:color w:val="000000"/>
                <w:sz w:val="20"/>
                <w:szCs w:val="20"/>
                <w:lang w:eastAsia="sv-SE"/>
              </w:rPr>
              <w:t>71</w:t>
            </w:r>
          </w:p>
        </w:tc>
      </w:tr>
      <w:tr w:rsidR="003B1E60" w:rsidRPr="003D65A0" w14:paraId="0535A26D" w14:textId="77777777" w:rsidTr="003B1E60">
        <w:trPr>
          <w:trHeight w:val="288"/>
        </w:trPr>
        <w:tc>
          <w:tcPr>
            <w:tcW w:w="1134" w:type="dxa"/>
            <w:shd w:val="clear" w:color="000000" w:fill="FFFFFF"/>
            <w:noWrap/>
            <w:vAlign w:val="center"/>
            <w:hideMark/>
          </w:tcPr>
          <w:p w14:paraId="3B7A3DDA"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France</w:t>
            </w:r>
            <w:proofErr w:type="spellEnd"/>
          </w:p>
        </w:tc>
        <w:tc>
          <w:tcPr>
            <w:tcW w:w="851" w:type="dxa"/>
            <w:shd w:val="clear" w:color="auto" w:fill="auto"/>
            <w:noWrap/>
            <w:vAlign w:val="bottom"/>
            <w:hideMark/>
          </w:tcPr>
          <w:p w14:paraId="5BA3A08C"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0.30</w:t>
            </w:r>
          </w:p>
        </w:tc>
        <w:tc>
          <w:tcPr>
            <w:tcW w:w="992" w:type="dxa"/>
            <w:shd w:val="clear" w:color="auto" w:fill="auto"/>
            <w:noWrap/>
            <w:vAlign w:val="bottom"/>
            <w:hideMark/>
          </w:tcPr>
          <w:p w14:paraId="2F52F83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0.74</w:t>
            </w:r>
          </w:p>
        </w:tc>
        <w:tc>
          <w:tcPr>
            <w:tcW w:w="992" w:type="dxa"/>
            <w:shd w:val="clear" w:color="auto" w:fill="auto"/>
            <w:noWrap/>
            <w:vAlign w:val="bottom"/>
            <w:hideMark/>
          </w:tcPr>
          <w:p w14:paraId="1D0962A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0.40</w:t>
            </w:r>
          </w:p>
        </w:tc>
        <w:tc>
          <w:tcPr>
            <w:tcW w:w="851" w:type="dxa"/>
            <w:shd w:val="clear" w:color="auto" w:fill="auto"/>
            <w:noWrap/>
            <w:vAlign w:val="bottom"/>
            <w:hideMark/>
          </w:tcPr>
          <w:p w14:paraId="0C19454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0.008</w:t>
            </w:r>
          </w:p>
        </w:tc>
        <w:tc>
          <w:tcPr>
            <w:tcW w:w="850" w:type="dxa"/>
            <w:shd w:val="clear" w:color="auto" w:fill="auto"/>
            <w:noWrap/>
            <w:vAlign w:val="bottom"/>
            <w:hideMark/>
          </w:tcPr>
          <w:p w14:paraId="408394A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0.42</w:t>
            </w:r>
          </w:p>
        </w:tc>
        <w:tc>
          <w:tcPr>
            <w:tcW w:w="851" w:type="dxa"/>
            <w:shd w:val="clear" w:color="auto" w:fill="auto"/>
            <w:noWrap/>
            <w:vAlign w:val="bottom"/>
            <w:hideMark/>
          </w:tcPr>
          <w:p w14:paraId="12E9A42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4.57</w:t>
            </w:r>
          </w:p>
        </w:tc>
        <w:tc>
          <w:tcPr>
            <w:tcW w:w="850" w:type="dxa"/>
            <w:shd w:val="clear" w:color="auto" w:fill="auto"/>
            <w:noWrap/>
            <w:vAlign w:val="bottom"/>
            <w:hideMark/>
          </w:tcPr>
          <w:p w14:paraId="284C3B5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3.76</w:t>
            </w:r>
          </w:p>
        </w:tc>
        <w:tc>
          <w:tcPr>
            <w:tcW w:w="993" w:type="dxa"/>
            <w:shd w:val="clear" w:color="auto" w:fill="auto"/>
            <w:noWrap/>
            <w:vAlign w:val="bottom"/>
            <w:hideMark/>
          </w:tcPr>
          <w:p w14:paraId="0F8CA4F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76.38</w:t>
            </w:r>
          </w:p>
        </w:tc>
        <w:tc>
          <w:tcPr>
            <w:tcW w:w="992" w:type="dxa"/>
            <w:shd w:val="clear" w:color="auto" w:fill="auto"/>
            <w:noWrap/>
            <w:vAlign w:val="bottom"/>
            <w:hideMark/>
          </w:tcPr>
          <w:p w14:paraId="21A23C7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121.3</w:t>
            </w:r>
          </w:p>
        </w:tc>
        <w:tc>
          <w:tcPr>
            <w:tcW w:w="850" w:type="dxa"/>
            <w:shd w:val="clear" w:color="auto" w:fill="auto"/>
            <w:noWrap/>
            <w:vAlign w:val="bottom"/>
            <w:hideMark/>
          </w:tcPr>
          <w:p w14:paraId="67F6E17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6.81</w:t>
            </w:r>
          </w:p>
        </w:tc>
      </w:tr>
      <w:tr w:rsidR="003B1E60" w:rsidRPr="003D65A0" w14:paraId="7E4DDAE2" w14:textId="77777777" w:rsidTr="003B1E60">
        <w:trPr>
          <w:trHeight w:val="80"/>
        </w:trPr>
        <w:tc>
          <w:tcPr>
            <w:tcW w:w="1134" w:type="dxa"/>
            <w:shd w:val="clear" w:color="000000" w:fill="FFFFFF"/>
            <w:noWrap/>
            <w:vAlign w:val="center"/>
            <w:hideMark/>
          </w:tcPr>
          <w:p w14:paraId="75A4E88A"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Germany</w:t>
            </w:r>
            <w:proofErr w:type="spellEnd"/>
          </w:p>
        </w:tc>
        <w:tc>
          <w:tcPr>
            <w:tcW w:w="851" w:type="dxa"/>
            <w:shd w:val="clear" w:color="auto" w:fill="auto"/>
            <w:noWrap/>
            <w:vAlign w:val="bottom"/>
            <w:hideMark/>
          </w:tcPr>
          <w:p w14:paraId="5279F822"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0.34</w:t>
            </w:r>
          </w:p>
        </w:tc>
        <w:tc>
          <w:tcPr>
            <w:tcW w:w="992" w:type="dxa"/>
            <w:shd w:val="clear" w:color="auto" w:fill="auto"/>
            <w:noWrap/>
            <w:vAlign w:val="bottom"/>
            <w:hideMark/>
          </w:tcPr>
          <w:p w14:paraId="2C310FE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0.68</w:t>
            </w:r>
          </w:p>
        </w:tc>
        <w:tc>
          <w:tcPr>
            <w:tcW w:w="992" w:type="dxa"/>
            <w:shd w:val="clear" w:color="auto" w:fill="auto"/>
            <w:noWrap/>
            <w:vAlign w:val="bottom"/>
            <w:hideMark/>
          </w:tcPr>
          <w:p w14:paraId="713B41A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0.46</w:t>
            </w:r>
          </w:p>
        </w:tc>
        <w:tc>
          <w:tcPr>
            <w:tcW w:w="851" w:type="dxa"/>
            <w:shd w:val="clear" w:color="auto" w:fill="auto"/>
            <w:noWrap/>
            <w:vAlign w:val="bottom"/>
            <w:hideMark/>
          </w:tcPr>
          <w:p w14:paraId="09522A0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0.010</w:t>
            </w:r>
          </w:p>
        </w:tc>
        <w:tc>
          <w:tcPr>
            <w:tcW w:w="850" w:type="dxa"/>
            <w:shd w:val="clear" w:color="auto" w:fill="auto"/>
            <w:noWrap/>
            <w:vAlign w:val="bottom"/>
            <w:hideMark/>
          </w:tcPr>
          <w:p w14:paraId="3023860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0.36</w:t>
            </w:r>
          </w:p>
        </w:tc>
        <w:tc>
          <w:tcPr>
            <w:tcW w:w="851" w:type="dxa"/>
            <w:shd w:val="clear" w:color="auto" w:fill="auto"/>
            <w:noWrap/>
            <w:vAlign w:val="bottom"/>
            <w:hideMark/>
          </w:tcPr>
          <w:p w14:paraId="5DDA279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4.91</w:t>
            </w:r>
          </w:p>
        </w:tc>
        <w:tc>
          <w:tcPr>
            <w:tcW w:w="850" w:type="dxa"/>
            <w:shd w:val="clear" w:color="auto" w:fill="auto"/>
            <w:noWrap/>
            <w:vAlign w:val="bottom"/>
            <w:hideMark/>
          </w:tcPr>
          <w:p w14:paraId="152EA72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3.57</w:t>
            </w:r>
          </w:p>
        </w:tc>
        <w:tc>
          <w:tcPr>
            <w:tcW w:w="993" w:type="dxa"/>
            <w:shd w:val="clear" w:color="auto" w:fill="auto"/>
            <w:noWrap/>
            <w:vAlign w:val="bottom"/>
            <w:hideMark/>
          </w:tcPr>
          <w:p w14:paraId="39CF32F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67.86</w:t>
            </w:r>
          </w:p>
        </w:tc>
        <w:tc>
          <w:tcPr>
            <w:tcW w:w="992" w:type="dxa"/>
            <w:shd w:val="clear" w:color="auto" w:fill="auto"/>
            <w:noWrap/>
            <w:vAlign w:val="bottom"/>
            <w:hideMark/>
          </w:tcPr>
          <w:p w14:paraId="5CE34FF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101.9</w:t>
            </w:r>
          </w:p>
        </w:tc>
        <w:tc>
          <w:tcPr>
            <w:tcW w:w="850" w:type="dxa"/>
            <w:shd w:val="clear" w:color="auto" w:fill="auto"/>
            <w:noWrap/>
            <w:vAlign w:val="bottom"/>
            <w:hideMark/>
          </w:tcPr>
          <w:p w14:paraId="177F00C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6.90</w:t>
            </w:r>
          </w:p>
        </w:tc>
      </w:tr>
      <w:tr w:rsidR="003B1E60" w:rsidRPr="003D65A0" w14:paraId="7FDC7FE3" w14:textId="77777777" w:rsidTr="003B1E60">
        <w:trPr>
          <w:trHeight w:val="288"/>
        </w:trPr>
        <w:tc>
          <w:tcPr>
            <w:tcW w:w="1134" w:type="dxa"/>
            <w:shd w:val="clear" w:color="000000" w:fill="FFFFFF"/>
            <w:noWrap/>
            <w:vAlign w:val="center"/>
            <w:hideMark/>
          </w:tcPr>
          <w:p w14:paraId="0BD31554"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Greece</w:t>
            </w:r>
            <w:proofErr w:type="spellEnd"/>
          </w:p>
        </w:tc>
        <w:tc>
          <w:tcPr>
            <w:tcW w:w="851" w:type="dxa"/>
            <w:shd w:val="clear" w:color="auto" w:fill="auto"/>
            <w:noWrap/>
            <w:vAlign w:val="bottom"/>
            <w:hideMark/>
          </w:tcPr>
          <w:p w14:paraId="3BE5E97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0.35</w:t>
            </w:r>
          </w:p>
        </w:tc>
        <w:tc>
          <w:tcPr>
            <w:tcW w:w="992" w:type="dxa"/>
            <w:shd w:val="clear" w:color="auto" w:fill="auto"/>
            <w:noWrap/>
            <w:vAlign w:val="bottom"/>
            <w:hideMark/>
          </w:tcPr>
          <w:p w14:paraId="7E3B668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0.74</w:t>
            </w:r>
          </w:p>
        </w:tc>
        <w:tc>
          <w:tcPr>
            <w:tcW w:w="992" w:type="dxa"/>
            <w:shd w:val="clear" w:color="auto" w:fill="auto"/>
            <w:noWrap/>
            <w:vAlign w:val="bottom"/>
            <w:hideMark/>
          </w:tcPr>
          <w:p w14:paraId="47D94E7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0.46</w:t>
            </w:r>
          </w:p>
        </w:tc>
        <w:tc>
          <w:tcPr>
            <w:tcW w:w="851" w:type="dxa"/>
            <w:shd w:val="clear" w:color="auto" w:fill="auto"/>
            <w:noWrap/>
            <w:vAlign w:val="bottom"/>
            <w:hideMark/>
          </w:tcPr>
          <w:p w14:paraId="76A4FE9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0.013</w:t>
            </w:r>
          </w:p>
        </w:tc>
        <w:tc>
          <w:tcPr>
            <w:tcW w:w="850" w:type="dxa"/>
            <w:shd w:val="clear" w:color="auto" w:fill="auto"/>
            <w:noWrap/>
            <w:vAlign w:val="bottom"/>
            <w:hideMark/>
          </w:tcPr>
          <w:p w14:paraId="32C7668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0.42</w:t>
            </w:r>
          </w:p>
        </w:tc>
        <w:tc>
          <w:tcPr>
            <w:tcW w:w="851" w:type="dxa"/>
            <w:shd w:val="clear" w:color="auto" w:fill="auto"/>
            <w:noWrap/>
            <w:vAlign w:val="bottom"/>
            <w:hideMark/>
          </w:tcPr>
          <w:p w14:paraId="26B639E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3.83</w:t>
            </w:r>
          </w:p>
        </w:tc>
        <w:tc>
          <w:tcPr>
            <w:tcW w:w="850" w:type="dxa"/>
            <w:shd w:val="clear" w:color="auto" w:fill="auto"/>
            <w:noWrap/>
            <w:vAlign w:val="bottom"/>
            <w:hideMark/>
          </w:tcPr>
          <w:p w14:paraId="37D8A82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3.69</w:t>
            </w:r>
          </w:p>
        </w:tc>
        <w:tc>
          <w:tcPr>
            <w:tcW w:w="993" w:type="dxa"/>
            <w:shd w:val="clear" w:color="auto" w:fill="auto"/>
            <w:noWrap/>
            <w:vAlign w:val="bottom"/>
            <w:hideMark/>
          </w:tcPr>
          <w:p w14:paraId="0DB82B2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76.38</w:t>
            </w:r>
          </w:p>
        </w:tc>
        <w:tc>
          <w:tcPr>
            <w:tcW w:w="992" w:type="dxa"/>
            <w:shd w:val="clear" w:color="auto" w:fill="auto"/>
            <w:noWrap/>
            <w:vAlign w:val="bottom"/>
            <w:hideMark/>
          </w:tcPr>
          <w:p w14:paraId="6D5C2D1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102.7</w:t>
            </w:r>
          </w:p>
        </w:tc>
        <w:tc>
          <w:tcPr>
            <w:tcW w:w="850" w:type="dxa"/>
            <w:shd w:val="clear" w:color="auto" w:fill="auto"/>
            <w:noWrap/>
            <w:vAlign w:val="bottom"/>
            <w:hideMark/>
          </w:tcPr>
          <w:p w14:paraId="043BA959" w14:textId="17AC9EC2" w:rsidR="00B67045" w:rsidRPr="003D65A0" w:rsidRDefault="00B67045" w:rsidP="00B67045">
            <w:pPr>
              <w:spacing w:after="0" w:line="240" w:lineRule="auto"/>
              <w:jc w:val="center"/>
              <w:rPr>
                <w:rFonts w:eastAsia="Times New Roman" w:cs="Times New Roman"/>
                <w:color w:val="000000"/>
                <w:sz w:val="20"/>
                <w:szCs w:val="20"/>
                <w:lang w:eastAsia="sv-SE"/>
              </w:rPr>
            </w:pPr>
            <w:r>
              <w:rPr>
                <w:rFonts w:eastAsia="Times New Roman" w:cs="Times New Roman"/>
                <w:color w:val="000000"/>
                <w:sz w:val="20"/>
                <w:szCs w:val="20"/>
                <w:lang w:eastAsia="sv-SE"/>
              </w:rPr>
              <w:t>9.93</w:t>
            </w:r>
          </w:p>
        </w:tc>
      </w:tr>
      <w:tr w:rsidR="003B1E60" w:rsidRPr="003D65A0" w14:paraId="2C7FD409" w14:textId="77777777" w:rsidTr="003B1E60">
        <w:trPr>
          <w:trHeight w:val="288"/>
        </w:trPr>
        <w:tc>
          <w:tcPr>
            <w:tcW w:w="1134" w:type="dxa"/>
            <w:shd w:val="clear" w:color="000000" w:fill="FFFFFF"/>
            <w:noWrap/>
            <w:vAlign w:val="center"/>
            <w:hideMark/>
          </w:tcPr>
          <w:p w14:paraId="49232F62"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Hungary</w:t>
            </w:r>
            <w:proofErr w:type="spellEnd"/>
          </w:p>
        </w:tc>
        <w:tc>
          <w:tcPr>
            <w:tcW w:w="851" w:type="dxa"/>
            <w:shd w:val="clear" w:color="auto" w:fill="auto"/>
            <w:noWrap/>
            <w:vAlign w:val="bottom"/>
            <w:hideMark/>
          </w:tcPr>
          <w:p w14:paraId="65DDAF9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0.36</w:t>
            </w:r>
          </w:p>
        </w:tc>
        <w:tc>
          <w:tcPr>
            <w:tcW w:w="992" w:type="dxa"/>
            <w:shd w:val="clear" w:color="auto" w:fill="auto"/>
            <w:noWrap/>
            <w:vAlign w:val="bottom"/>
            <w:hideMark/>
          </w:tcPr>
          <w:p w14:paraId="04A74B9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0.74</w:t>
            </w:r>
          </w:p>
        </w:tc>
        <w:tc>
          <w:tcPr>
            <w:tcW w:w="992" w:type="dxa"/>
            <w:shd w:val="clear" w:color="auto" w:fill="auto"/>
            <w:noWrap/>
            <w:vAlign w:val="bottom"/>
            <w:hideMark/>
          </w:tcPr>
          <w:p w14:paraId="210CB29C"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0.49</w:t>
            </w:r>
          </w:p>
        </w:tc>
        <w:tc>
          <w:tcPr>
            <w:tcW w:w="851" w:type="dxa"/>
            <w:shd w:val="clear" w:color="auto" w:fill="auto"/>
            <w:noWrap/>
            <w:vAlign w:val="bottom"/>
            <w:hideMark/>
          </w:tcPr>
          <w:p w14:paraId="7F2CC5B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0.013</w:t>
            </w:r>
          </w:p>
        </w:tc>
        <w:tc>
          <w:tcPr>
            <w:tcW w:w="850" w:type="dxa"/>
            <w:shd w:val="clear" w:color="auto" w:fill="auto"/>
            <w:noWrap/>
            <w:vAlign w:val="bottom"/>
            <w:hideMark/>
          </w:tcPr>
          <w:p w14:paraId="73A9DC6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0.44</w:t>
            </w:r>
          </w:p>
        </w:tc>
        <w:tc>
          <w:tcPr>
            <w:tcW w:w="851" w:type="dxa"/>
            <w:shd w:val="clear" w:color="auto" w:fill="auto"/>
            <w:noWrap/>
            <w:vAlign w:val="bottom"/>
            <w:hideMark/>
          </w:tcPr>
          <w:p w14:paraId="5679ADB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5.95</w:t>
            </w:r>
          </w:p>
        </w:tc>
        <w:tc>
          <w:tcPr>
            <w:tcW w:w="850" w:type="dxa"/>
            <w:shd w:val="clear" w:color="auto" w:fill="auto"/>
            <w:noWrap/>
            <w:vAlign w:val="bottom"/>
            <w:hideMark/>
          </w:tcPr>
          <w:p w14:paraId="150B26C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3.58</w:t>
            </w:r>
          </w:p>
        </w:tc>
        <w:tc>
          <w:tcPr>
            <w:tcW w:w="993" w:type="dxa"/>
            <w:shd w:val="clear" w:color="auto" w:fill="auto"/>
            <w:noWrap/>
            <w:vAlign w:val="bottom"/>
            <w:hideMark/>
          </w:tcPr>
          <w:p w14:paraId="67DB17C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76.36</w:t>
            </w:r>
          </w:p>
        </w:tc>
        <w:tc>
          <w:tcPr>
            <w:tcW w:w="992" w:type="dxa"/>
            <w:shd w:val="clear" w:color="auto" w:fill="auto"/>
            <w:noWrap/>
            <w:vAlign w:val="bottom"/>
            <w:hideMark/>
          </w:tcPr>
          <w:p w14:paraId="5B2B05D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102.7</w:t>
            </w:r>
          </w:p>
        </w:tc>
        <w:tc>
          <w:tcPr>
            <w:tcW w:w="850" w:type="dxa"/>
            <w:shd w:val="clear" w:color="auto" w:fill="auto"/>
            <w:noWrap/>
            <w:vAlign w:val="bottom"/>
            <w:hideMark/>
          </w:tcPr>
          <w:p w14:paraId="1C8B7122" w14:textId="7A5EEC36"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w:t>
            </w:r>
            <w:r w:rsidR="00B67045">
              <w:rPr>
                <w:rFonts w:eastAsia="Times New Roman" w:cs="Times New Roman"/>
                <w:color w:val="000000"/>
                <w:sz w:val="20"/>
                <w:szCs w:val="20"/>
                <w:lang w:eastAsia="sv-SE"/>
              </w:rPr>
              <w:t>0</w:t>
            </w:r>
            <w:r w:rsidRPr="003D65A0">
              <w:rPr>
                <w:rFonts w:eastAsia="Times New Roman" w:cs="Times New Roman"/>
                <w:color w:val="000000"/>
                <w:sz w:val="20"/>
                <w:szCs w:val="20"/>
                <w:lang w:eastAsia="sv-SE"/>
              </w:rPr>
              <w:t>.</w:t>
            </w:r>
            <w:r w:rsidR="00B67045">
              <w:rPr>
                <w:rFonts w:eastAsia="Times New Roman" w:cs="Times New Roman"/>
                <w:color w:val="000000"/>
                <w:sz w:val="20"/>
                <w:szCs w:val="20"/>
                <w:lang w:eastAsia="sv-SE"/>
              </w:rPr>
              <w:t>4</w:t>
            </w:r>
          </w:p>
        </w:tc>
      </w:tr>
      <w:tr w:rsidR="003B1E60" w:rsidRPr="003D65A0" w14:paraId="59ADF8AE" w14:textId="77777777" w:rsidTr="003B1E60">
        <w:trPr>
          <w:trHeight w:val="288"/>
        </w:trPr>
        <w:tc>
          <w:tcPr>
            <w:tcW w:w="1134" w:type="dxa"/>
            <w:shd w:val="clear" w:color="000000" w:fill="FFFFFF"/>
            <w:noWrap/>
            <w:vAlign w:val="center"/>
            <w:hideMark/>
          </w:tcPr>
          <w:p w14:paraId="3EF616F7"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Ireland</w:t>
            </w:r>
            <w:proofErr w:type="spellEnd"/>
          </w:p>
        </w:tc>
        <w:tc>
          <w:tcPr>
            <w:tcW w:w="851" w:type="dxa"/>
            <w:shd w:val="clear" w:color="auto" w:fill="auto"/>
            <w:noWrap/>
            <w:vAlign w:val="bottom"/>
            <w:hideMark/>
          </w:tcPr>
          <w:p w14:paraId="01DBD65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0.31</w:t>
            </w:r>
          </w:p>
        </w:tc>
        <w:tc>
          <w:tcPr>
            <w:tcW w:w="992" w:type="dxa"/>
            <w:shd w:val="clear" w:color="auto" w:fill="auto"/>
            <w:noWrap/>
            <w:vAlign w:val="bottom"/>
            <w:hideMark/>
          </w:tcPr>
          <w:p w14:paraId="69BA0AC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0.74</w:t>
            </w:r>
          </w:p>
        </w:tc>
        <w:tc>
          <w:tcPr>
            <w:tcW w:w="992" w:type="dxa"/>
            <w:shd w:val="clear" w:color="auto" w:fill="auto"/>
            <w:noWrap/>
            <w:vAlign w:val="bottom"/>
            <w:hideMark/>
          </w:tcPr>
          <w:p w14:paraId="213BC82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0.41</w:t>
            </w:r>
          </w:p>
        </w:tc>
        <w:tc>
          <w:tcPr>
            <w:tcW w:w="851" w:type="dxa"/>
            <w:shd w:val="clear" w:color="auto" w:fill="auto"/>
            <w:noWrap/>
            <w:vAlign w:val="bottom"/>
            <w:hideMark/>
          </w:tcPr>
          <w:p w14:paraId="0D7ABE4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0.008</w:t>
            </w:r>
          </w:p>
        </w:tc>
        <w:tc>
          <w:tcPr>
            <w:tcW w:w="850" w:type="dxa"/>
            <w:shd w:val="clear" w:color="auto" w:fill="auto"/>
            <w:noWrap/>
            <w:vAlign w:val="bottom"/>
            <w:hideMark/>
          </w:tcPr>
          <w:p w14:paraId="38E1E35C"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0.44</w:t>
            </w:r>
          </w:p>
        </w:tc>
        <w:tc>
          <w:tcPr>
            <w:tcW w:w="851" w:type="dxa"/>
            <w:shd w:val="clear" w:color="auto" w:fill="auto"/>
            <w:noWrap/>
            <w:vAlign w:val="bottom"/>
            <w:hideMark/>
          </w:tcPr>
          <w:p w14:paraId="4CDC242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3.55</w:t>
            </w:r>
          </w:p>
        </w:tc>
        <w:tc>
          <w:tcPr>
            <w:tcW w:w="850" w:type="dxa"/>
            <w:shd w:val="clear" w:color="auto" w:fill="auto"/>
            <w:noWrap/>
            <w:vAlign w:val="bottom"/>
            <w:hideMark/>
          </w:tcPr>
          <w:p w14:paraId="3463BCF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3.56</w:t>
            </w:r>
          </w:p>
        </w:tc>
        <w:tc>
          <w:tcPr>
            <w:tcW w:w="993" w:type="dxa"/>
            <w:shd w:val="clear" w:color="auto" w:fill="auto"/>
            <w:noWrap/>
            <w:vAlign w:val="bottom"/>
            <w:hideMark/>
          </w:tcPr>
          <w:p w14:paraId="71543C0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76.38</w:t>
            </w:r>
          </w:p>
        </w:tc>
        <w:tc>
          <w:tcPr>
            <w:tcW w:w="992" w:type="dxa"/>
            <w:shd w:val="clear" w:color="auto" w:fill="auto"/>
            <w:noWrap/>
            <w:vAlign w:val="bottom"/>
            <w:hideMark/>
          </w:tcPr>
          <w:p w14:paraId="479071AC"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0" w:type="dxa"/>
            <w:shd w:val="clear" w:color="auto" w:fill="auto"/>
            <w:noWrap/>
            <w:vAlign w:val="bottom"/>
            <w:hideMark/>
          </w:tcPr>
          <w:p w14:paraId="0B65C11C" w14:textId="28B3876E" w:rsidR="003B1E60" w:rsidRPr="003D65A0" w:rsidRDefault="00B67045" w:rsidP="003B1E60">
            <w:pPr>
              <w:spacing w:after="0" w:line="240" w:lineRule="auto"/>
              <w:jc w:val="center"/>
              <w:rPr>
                <w:rFonts w:eastAsia="Times New Roman" w:cs="Times New Roman"/>
                <w:color w:val="000000"/>
                <w:sz w:val="20"/>
                <w:szCs w:val="20"/>
                <w:lang w:eastAsia="sv-SE"/>
              </w:rPr>
            </w:pPr>
            <w:r>
              <w:rPr>
                <w:rFonts w:eastAsia="Times New Roman" w:cs="Times New Roman"/>
                <w:color w:val="000000"/>
                <w:sz w:val="20"/>
                <w:szCs w:val="20"/>
                <w:lang w:eastAsia="sv-SE"/>
              </w:rPr>
              <w:t>7.35</w:t>
            </w:r>
          </w:p>
        </w:tc>
      </w:tr>
      <w:tr w:rsidR="003B1E60" w:rsidRPr="003D65A0" w14:paraId="04BF1154" w14:textId="77777777" w:rsidTr="003B1E60">
        <w:trPr>
          <w:trHeight w:val="288"/>
        </w:trPr>
        <w:tc>
          <w:tcPr>
            <w:tcW w:w="1134" w:type="dxa"/>
            <w:shd w:val="clear" w:color="000000" w:fill="FFFFFF"/>
            <w:noWrap/>
            <w:vAlign w:val="center"/>
            <w:hideMark/>
          </w:tcPr>
          <w:p w14:paraId="022A1D2E"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Italy</w:t>
            </w:r>
            <w:proofErr w:type="spellEnd"/>
          </w:p>
        </w:tc>
        <w:tc>
          <w:tcPr>
            <w:tcW w:w="851" w:type="dxa"/>
            <w:shd w:val="clear" w:color="auto" w:fill="auto"/>
            <w:noWrap/>
            <w:vAlign w:val="bottom"/>
            <w:hideMark/>
          </w:tcPr>
          <w:p w14:paraId="24AE2BC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0.41</w:t>
            </w:r>
          </w:p>
        </w:tc>
        <w:tc>
          <w:tcPr>
            <w:tcW w:w="992" w:type="dxa"/>
            <w:shd w:val="clear" w:color="auto" w:fill="auto"/>
            <w:noWrap/>
            <w:vAlign w:val="bottom"/>
            <w:hideMark/>
          </w:tcPr>
          <w:p w14:paraId="48D14DE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0.74</w:t>
            </w:r>
          </w:p>
        </w:tc>
        <w:tc>
          <w:tcPr>
            <w:tcW w:w="992" w:type="dxa"/>
            <w:shd w:val="clear" w:color="auto" w:fill="auto"/>
            <w:noWrap/>
            <w:vAlign w:val="bottom"/>
            <w:hideMark/>
          </w:tcPr>
          <w:p w14:paraId="20A5752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0.55</w:t>
            </w:r>
          </w:p>
        </w:tc>
        <w:tc>
          <w:tcPr>
            <w:tcW w:w="851" w:type="dxa"/>
            <w:shd w:val="clear" w:color="auto" w:fill="auto"/>
            <w:noWrap/>
            <w:vAlign w:val="bottom"/>
            <w:hideMark/>
          </w:tcPr>
          <w:p w14:paraId="068C066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0.011</w:t>
            </w:r>
          </w:p>
        </w:tc>
        <w:tc>
          <w:tcPr>
            <w:tcW w:w="850" w:type="dxa"/>
            <w:shd w:val="clear" w:color="auto" w:fill="auto"/>
            <w:noWrap/>
            <w:vAlign w:val="bottom"/>
            <w:hideMark/>
          </w:tcPr>
          <w:p w14:paraId="44DF525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0.44</w:t>
            </w:r>
          </w:p>
        </w:tc>
        <w:tc>
          <w:tcPr>
            <w:tcW w:w="851" w:type="dxa"/>
            <w:shd w:val="clear" w:color="auto" w:fill="auto"/>
            <w:noWrap/>
            <w:vAlign w:val="bottom"/>
            <w:hideMark/>
          </w:tcPr>
          <w:p w14:paraId="4666F68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3.83</w:t>
            </w:r>
          </w:p>
        </w:tc>
        <w:tc>
          <w:tcPr>
            <w:tcW w:w="850" w:type="dxa"/>
            <w:shd w:val="clear" w:color="auto" w:fill="auto"/>
            <w:noWrap/>
            <w:vAlign w:val="bottom"/>
            <w:hideMark/>
          </w:tcPr>
          <w:p w14:paraId="770B61F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2.85</w:t>
            </w:r>
          </w:p>
        </w:tc>
        <w:tc>
          <w:tcPr>
            <w:tcW w:w="993" w:type="dxa"/>
            <w:shd w:val="clear" w:color="auto" w:fill="auto"/>
            <w:noWrap/>
            <w:vAlign w:val="bottom"/>
            <w:hideMark/>
          </w:tcPr>
          <w:p w14:paraId="0ABB30C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76.38</w:t>
            </w:r>
          </w:p>
        </w:tc>
        <w:tc>
          <w:tcPr>
            <w:tcW w:w="992" w:type="dxa"/>
            <w:shd w:val="clear" w:color="auto" w:fill="auto"/>
            <w:noWrap/>
            <w:vAlign w:val="bottom"/>
            <w:hideMark/>
          </w:tcPr>
          <w:p w14:paraId="4A4B248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97.6</w:t>
            </w:r>
          </w:p>
        </w:tc>
        <w:tc>
          <w:tcPr>
            <w:tcW w:w="850" w:type="dxa"/>
            <w:shd w:val="clear" w:color="auto" w:fill="auto"/>
            <w:noWrap/>
            <w:vAlign w:val="bottom"/>
            <w:hideMark/>
          </w:tcPr>
          <w:p w14:paraId="3FC5078A" w14:textId="621EA5C2" w:rsidR="003B1E60" w:rsidRPr="003D65A0" w:rsidRDefault="00F72305" w:rsidP="003B1E60">
            <w:pPr>
              <w:spacing w:after="0" w:line="240" w:lineRule="auto"/>
              <w:jc w:val="center"/>
              <w:rPr>
                <w:rFonts w:eastAsia="Times New Roman" w:cs="Times New Roman"/>
                <w:color w:val="000000"/>
                <w:sz w:val="20"/>
                <w:szCs w:val="20"/>
                <w:lang w:eastAsia="sv-SE"/>
              </w:rPr>
            </w:pPr>
            <w:r>
              <w:rPr>
                <w:rFonts w:eastAsia="Times New Roman" w:cs="Times New Roman"/>
                <w:color w:val="000000"/>
                <w:sz w:val="20"/>
                <w:szCs w:val="20"/>
                <w:lang w:eastAsia="sv-SE"/>
              </w:rPr>
              <w:t>8.51</w:t>
            </w:r>
          </w:p>
        </w:tc>
      </w:tr>
      <w:tr w:rsidR="003B1E60" w:rsidRPr="003D65A0" w14:paraId="21BB7F65" w14:textId="77777777" w:rsidTr="003B1E60">
        <w:trPr>
          <w:trHeight w:val="318"/>
        </w:trPr>
        <w:tc>
          <w:tcPr>
            <w:tcW w:w="1134" w:type="dxa"/>
            <w:shd w:val="clear" w:color="000000" w:fill="FFFFFF"/>
            <w:vAlign w:val="center"/>
            <w:hideMark/>
          </w:tcPr>
          <w:p w14:paraId="31086EFA"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NL</w:t>
            </w:r>
          </w:p>
        </w:tc>
        <w:tc>
          <w:tcPr>
            <w:tcW w:w="851" w:type="dxa"/>
            <w:shd w:val="clear" w:color="auto" w:fill="auto"/>
            <w:noWrap/>
            <w:vAlign w:val="bottom"/>
            <w:hideMark/>
          </w:tcPr>
          <w:p w14:paraId="2B962DC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0.31</w:t>
            </w:r>
          </w:p>
        </w:tc>
        <w:tc>
          <w:tcPr>
            <w:tcW w:w="992" w:type="dxa"/>
            <w:shd w:val="clear" w:color="auto" w:fill="auto"/>
            <w:noWrap/>
            <w:vAlign w:val="bottom"/>
            <w:hideMark/>
          </w:tcPr>
          <w:p w14:paraId="3B673E0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0.68</w:t>
            </w:r>
          </w:p>
        </w:tc>
        <w:tc>
          <w:tcPr>
            <w:tcW w:w="992" w:type="dxa"/>
            <w:shd w:val="clear" w:color="auto" w:fill="auto"/>
            <w:noWrap/>
            <w:vAlign w:val="bottom"/>
            <w:hideMark/>
          </w:tcPr>
          <w:p w14:paraId="02C278D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0.41</w:t>
            </w:r>
          </w:p>
        </w:tc>
        <w:tc>
          <w:tcPr>
            <w:tcW w:w="851" w:type="dxa"/>
            <w:shd w:val="clear" w:color="auto" w:fill="auto"/>
            <w:noWrap/>
            <w:vAlign w:val="bottom"/>
            <w:hideMark/>
          </w:tcPr>
          <w:p w14:paraId="79A3A19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0.009</w:t>
            </w:r>
          </w:p>
        </w:tc>
        <w:tc>
          <w:tcPr>
            <w:tcW w:w="850" w:type="dxa"/>
            <w:shd w:val="clear" w:color="auto" w:fill="auto"/>
            <w:noWrap/>
            <w:vAlign w:val="bottom"/>
            <w:hideMark/>
          </w:tcPr>
          <w:p w14:paraId="157AAF2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0.37</w:t>
            </w:r>
          </w:p>
        </w:tc>
        <w:tc>
          <w:tcPr>
            <w:tcW w:w="851" w:type="dxa"/>
            <w:shd w:val="clear" w:color="auto" w:fill="auto"/>
            <w:noWrap/>
            <w:vAlign w:val="bottom"/>
            <w:hideMark/>
          </w:tcPr>
          <w:p w14:paraId="1E9ECD8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3.33</w:t>
            </w:r>
          </w:p>
        </w:tc>
        <w:tc>
          <w:tcPr>
            <w:tcW w:w="850" w:type="dxa"/>
            <w:shd w:val="clear" w:color="auto" w:fill="auto"/>
            <w:noWrap/>
            <w:vAlign w:val="bottom"/>
            <w:hideMark/>
          </w:tcPr>
          <w:p w14:paraId="4D3F83C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3.44</w:t>
            </w:r>
          </w:p>
        </w:tc>
        <w:tc>
          <w:tcPr>
            <w:tcW w:w="993" w:type="dxa"/>
            <w:shd w:val="clear" w:color="auto" w:fill="auto"/>
            <w:noWrap/>
            <w:vAlign w:val="bottom"/>
            <w:hideMark/>
          </w:tcPr>
          <w:p w14:paraId="18AEDA3C"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75.32</w:t>
            </w:r>
          </w:p>
        </w:tc>
        <w:tc>
          <w:tcPr>
            <w:tcW w:w="992" w:type="dxa"/>
            <w:shd w:val="clear" w:color="auto" w:fill="auto"/>
            <w:noWrap/>
            <w:vAlign w:val="bottom"/>
            <w:hideMark/>
          </w:tcPr>
          <w:p w14:paraId="06F6F61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101.9</w:t>
            </w:r>
          </w:p>
        </w:tc>
        <w:tc>
          <w:tcPr>
            <w:tcW w:w="850" w:type="dxa"/>
            <w:shd w:val="clear" w:color="auto" w:fill="auto"/>
            <w:noWrap/>
            <w:vAlign w:val="bottom"/>
            <w:hideMark/>
          </w:tcPr>
          <w:p w14:paraId="4B4B45A4" w14:textId="12337ADB" w:rsidR="003B1E60" w:rsidRPr="003D65A0" w:rsidRDefault="00F72305" w:rsidP="003B1E60">
            <w:pPr>
              <w:spacing w:after="0" w:line="240" w:lineRule="auto"/>
              <w:jc w:val="center"/>
              <w:rPr>
                <w:rFonts w:eastAsia="Times New Roman" w:cs="Times New Roman"/>
                <w:color w:val="000000"/>
                <w:sz w:val="20"/>
                <w:szCs w:val="20"/>
                <w:lang w:eastAsia="sv-SE"/>
              </w:rPr>
            </w:pPr>
            <w:r>
              <w:rPr>
                <w:rFonts w:eastAsia="Times New Roman" w:cs="Times New Roman"/>
                <w:color w:val="000000"/>
                <w:sz w:val="20"/>
                <w:szCs w:val="20"/>
                <w:lang w:eastAsia="sv-SE"/>
              </w:rPr>
              <w:t>8.14</w:t>
            </w:r>
          </w:p>
        </w:tc>
      </w:tr>
      <w:tr w:rsidR="003B1E60" w:rsidRPr="003D65A0" w14:paraId="28B4BE5A" w14:textId="77777777" w:rsidTr="003B1E60">
        <w:trPr>
          <w:trHeight w:val="288"/>
        </w:trPr>
        <w:tc>
          <w:tcPr>
            <w:tcW w:w="1134" w:type="dxa"/>
            <w:shd w:val="clear" w:color="000000" w:fill="FFFFFF"/>
            <w:noWrap/>
            <w:vAlign w:val="center"/>
            <w:hideMark/>
          </w:tcPr>
          <w:p w14:paraId="3112FEDD"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Poland</w:t>
            </w:r>
            <w:proofErr w:type="spellEnd"/>
          </w:p>
        </w:tc>
        <w:tc>
          <w:tcPr>
            <w:tcW w:w="851" w:type="dxa"/>
            <w:shd w:val="clear" w:color="auto" w:fill="auto"/>
            <w:noWrap/>
            <w:vAlign w:val="bottom"/>
            <w:hideMark/>
          </w:tcPr>
          <w:p w14:paraId="40C82E7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0.40</w:t>
            </w:r>
          </w:p>
        </w:tc>
        <w:tc>
          <w:tcPr>
            <w:tcW w:w="992" w:type="dxa"/>
            <w:shd w:val="clear" w:color="auto" w:fill="auto"/>
            <w:noWrap/>
            <w:vAlign w:val="bottom"/>
            <w:hideMark/>
          </w:tcPr>
          <w:p w14:paraId="5AAB5E5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0.74</w:t>
            </w:r>
          </w:p>
        </w:tc>
        <w:tc>
          <w:tcPr>
            <w:tcW w:w="992" w:type="dxa"/>
            <w:shd w:val="clear" w:color="auto" w:fill="auto"/>
            <w:noWrap/>
            <w:vAlign w:val="bottom"/>
            <w:hideMark/>
          </w:tcPr>
          <w:p w14:paraId="7B4E80D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0.53</w:t>
            </w:r>
          </w:p>
        </w:tc>
        <w:tc>
          <w:tcPr>
            <w:tcW w:w="851" w:type="dxa"/>
            <w:shd w:val="clear" w:color="auto" w:fill="auto"/>
            <w:noWrap/>
            <w:vAlign w:val="bottom"/>
            <w:hideMark/>
          </w:tcPr>
          <w:p w14:paraId="0DB1F7D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0.011</w:t>
            </w:r>
          </w:p>
        </w:tc>
        <w:tc>
          <w:tcPr>
            <w:tcW w:w="850" w:type="dxa"/>
            <w:shd w:val="clear" w:color="auto" w:fill="auto"/>
            <w:noWrap/>
            <w:vAlign w:val="bottom"/>
            <w:hideMark/>
          </w:tcPr>
          <w:p w14:paraId="7F7E12C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0.49</w:t>
            </w:r>
          </w:p>
        </w:tc>
        <w:tc>
          <w:tcPr>
            <w:tcW w:w="851" w:type="dxa"/>
            <w:shd w:val="clear" w:color="auto" w:fill="auto"/>
            <w:noWrap/>
            <w:vAlign w:val="bottom"/>
            <w:hideMark/>
          </w:tcPr>
          <w:p w14:paraId="22A3390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6.20</w:t>
            </w:r>
          </w:p>
        </w:tc>
        <w:tc>
          <w:tcPr>
            <w:tcW w:w="850" w:type="dxa"/>
            <w:shd w:val="clear" w:color="auto" w:fill="auto"/>
            <w:noWrap/>
            <w:vAlign w:val="bottom"/>
            <w:hideMark/>
          </w:tcPr>
          <w:p w14:paraId="6AD0A32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3.69</w:t>
            </w:r>
          </w:p>
        </w:tc>
        <w:tc>
          <w:tcPr>
            <w:tcW w:w="993" w:type="dxa"/>
            <w:shd w:val="clear" w:color="auto" w:fill="auto"/>
            <w:noWrap/>
            <w:vAlign w:val="bottom"/>
            <w:hideMark/>
          </w:tcPr>
          <w:p w14:paraId="610F090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76.36</w:t>
            </w:r>
          </w:p>
        </w:tc>
        <w:tc>
          <w:tcPr>
            <w:tcW w:w="992" w:type="dxa"/>
            <w:shd w:val="clear" w:color="auto" w:fill="auto"/>
            <w:noWrap/>
            <w:vAlign w:val="bottom"/>
            <w:hideMark/>
          </w:tcPr>
          <w:p w14:paraId="18DAE61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101.9</w:t>
            </w:r>
          </w:p>
        </w:tc>
        <w:tc>
          <w:tcPr>
            <w:tcW w:w="850" w:type="dxa"/>
            <w:shd w:val="clear" w:color="auto" w:fill="auto"/>
            <w:noWrap/>
            <w:vAlign w:val="bottom"/>
            <w:hideMark/>
          </w:tcPr>
          <w:p w14:paraId="20BA5DFF" w14:textId="595E0EAC"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w:t>
            </w:r>
            <w:r w:rsidR="00F72305">
              <w:rPr>
                <w:rFonts w:eastAsia="Times New Roman" w:cs="Times New Roman"/>
                <w:color w:val="000000"/>
                <w:sz w:val="20"/>
                <w:szCs w:val="20"/>
                <w:lang w:eastAsia="sv-SE"/>
              </w:rPr>
              <w:t>0.0</w:t>
            </w:r>
          </w:p>
        </w:tc>
      </w:tr>
      <w:tr w:rsidR="003B1E60" w:rsidRPr="003D65A0" w14:paraId="3949748C" w14:textId="77777777" w:rsidTr="003B1E60">
        <w:trPr>
          <w:trHeight w:val="288"/>
        </w:trPr>
        <w:tc>
          <w:tcPr>
            <w:tcW w:w="1134" w:type="dxa"/>
            <w:shd w:val="clear" w:color="000000" w:fill="FFFFFF"/>
            <w:noWrap/>
            <w:vAlign w:val="center"/>
            <w:hideMark/>
          </w:tcPr>
          <w:p w14:paraId="38F75DCF"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Spain</w:t>
            </w:r>
            <w:proofErr w:type="spellEnd"/>
            <w:r w:rsidRPr="003D65A0">
              <w:rPr>
                <w:rFonts w:eastAsia="Times New Roman" w:cs="Times New Roman"/>
                <w:sz w:val="20"/>
                <w:szCs w:val="20"/>
                <w:lang w:eastAsia="sv-SE"/>
              </w:rPr>
              <w:t xml:space="preserve"> </w:t>
            </w:r>
          </w:p>
        </w:tc>
        <w:tc>
          <w:tcPr>
            <w:tcW w:w="851" w:type="dxa"/>
            <w:shd w:val="clear" w:color="auto" w:fill="auto"/>
            <w:noWrap/>
            <w:vAlign w:val="bottom"/>
            <w:hideMark/>
          </w:tcPr>
          <w:p w14:paraId="04D6A33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0.28</w:t>
            </w:r>
          </w:p>
        </w:tc>
        <w:tc>
          <w:tcPr>
            <w:tcW w:w="992" w:type="dxa"/>
            <w:shd w:val="clear" w:color="auto" w:fill="auto"/>
            <w:noWrap/>
            <w:vAlign w:val="bottom"/>
            <w:hideMark/>
          </w:tcPr>
          <w:p w14:paraId="3941619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0.74</w:t>
            </w:r>
          </w:p>
        </w:tc>
        <w:tc>
          <w:tcPr>
            <w:tcW w:w="992" w:type="dxa"/>
            <w:shd w:val="clear" w:color="auto" w:fill="auto"/>
            <w:noWrap/>
            <w:vAlign w:val="bottom"/>
            <w:hideMark/>
          </w:tcPr>
          <w:p w14:paraId="1C4965B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0.37</w:t>
            </w:r>
          </w:p>
        </w:tc>
        <w:tc>
          <w:tcPr>
            <w:tcW w:w="851" w:type="dxa"/>
            <w:shd w:val="clear" w:color="auto" w:fill="auto"/>
            <w:noWrap/>
            <w:vAlign w:val="bottom"/>
            <w:hideMark/>
          </w:tcPr>
          <w:p w14:paraId="46D046D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0.012</w:t>
            </w:r>
          </w:p>
        </w:tc>
        <w:tc>
          <w:tcPr>
            <w:tcW w:w="850" w:type="dxa"/>
            <w:shd w:val="clear" w:color="auto" w:fill="auto"/>
            <w:noWrap/>
            <w:vAlign w:val="bottom"/>
            <w:hideMark/>
          </w:tcPr>
          <w:p w14:paraId="3F39AD3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0.42</w:t>
            </w:r>
          </w:p>
        </w:tc>
        <w:tc>
          <w:tcPr>
            <w:tcW w:w="851" w:type="dxa"/>
            <w:shd w:val="clear" w:color="auto" w:fill="auto"/>
            <w:noWrap/>
            <w:vAlign w:val="bottom"/>
            <w:hideMark/>
          </w:tcPr>
          <w:p w14:paraId="22B8244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4.62</w:t>
            </w:r>
          </w:p>
        </w:tc>
        <w:tc>
          <w:tcPr>
            <w:tcW w:w="850" w:type="dxa"/>
            <w:shd w:val="clear" w:color="auto" w:fill="auto"/>
            <w:noWrap/>
            <w:vAlign w:val="bottom"/>
            <w:hideMark/>
          </w:tcPr>
          <w:p w14:paraId="0D53875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3.87</w:t>
            </w:r>
          </w:p>
        </w:tc>
        <w:tc>
          <w:tcPr>
            <w:tcW w:w="993" w:type="dxa"/>
            <w:shd w:val="clear" w:color="auto" w:fill="auto"/>
            <w:noWrap/>
            <w:vAlign w:val="bottom"/>
            <w:hideMark/>
          </w:tcPr>
          <w:p w14:paraId="587BD12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76.36</w:t>
            </w:r>
          </w:p>
        </w:tc>
        <w:tc>
          <w:tcPr>
            <w:tcW w:w="992" w:type="dxa"/>
            <w:shd w:val="clear" w:color="auto" w:fill="auto"/>
            <w:noWrap/>
            <w:vAlign w:val="bottom"/>
            <w:hideMark/>
          </w:tcPr>
          <w:p w14:paraId="21136FA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121.3</w:t>
            </w:r>
          </w:p>
        </w:tc>
        <w:tc>
          <w:tcPr>
            <w:tcW w:w="850" w:type="dxa"/>
            <w:shd w:val="clear" w:color="auto" w:fill="auto"/>
            <w:noWrap/>
            <w:vAlign w:val="bottom"/>
            <w:hideMark/>
          </w:tcPr>
          <w:p w14:paraId="01AF3323" w14:textId="3A1B76C1" w:rsidR="003B1E60" w:rsidRPr="003D65A0" w:rsidRDefault="00F72305" w:rsidP="003B1E60">
            <w:pPr>
              <w:spacing w:after="0" w:line="240" w:lineRule="auto"/>
              <w:jc w:val="center"/>
              <w:rPr>
                <w:rFonts w:eastAsia="Times New Roman" w:cs="Times New Roman"/>
                <w:color w:val="000000"/>
                <w:sz w:val="20"/>
                <w:szCs w:val="20"/>
                <w:lang w:eastAsia="sv-SE"/>
              </w:rPr>
            </w:pPr>
            <w:r>
              <w:rPr>
                <w:rFonts w:eastAsia="Times New Roman" w:cs="Times New Roman"/>
                <w:color w:val="000000"/>
                <w:sz w:val="20"/>
                <w:szCs w:val="20"/>
                <w:lang w:eastAsia="sv-SE"/>
              </w:rPr>
              <w:t>8.85</w:t>
            </w:r>
          </w:p>
        </w:tc>
      </w:tr>
      <w:tr w:rsidR="003B1E60" w:rsidRPr="003D65A0" w14:paraId="0B7E6B2B" w14:textId="77777777" w:rsidTr="003B1E60">
        <w:trPr>
          <w:trHeight w:val="288"/>
        </w:trPr>
        <w:tc>
          <w:tcPr>
            <w:tcW w:w="1134" w:type="dxa"/>
            <w:shd w:val="clear" w:color="000000" w:fill="FFFFFF"/>
            <w:noWrap/>
            <w:vAlign w:val="center"/>
            <w:hideMark/>
          </w:tcPr>
          <w:p w14:paraId="5208E67E"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Sweden</w:t>
            </w:r>
          </w:p>
        </w:tc>
        <w:tc>
          <w:tcPr>
            <w:tcW w:w="851" w:type="dxa"/>
            <w:shd w:val="clear" w:color="auto" w:fill="auto"/>
            <w:noWrap/>
            <w:vAlign w:val="bottom"/>
            <w:hideMark/>
          </w:tcPr>
          <w:p w14:paraId="3A7F532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0.26</w:t>
            </w:r>
          </w:p>
        </w:tc>
        <w:tc>
          <w:tcPr>
            <w:tcW w:w="992" w:type="dxa"/>
            <w:shd w:val="clear" w:color="auto" w:fill="auto"/>
            <w:noWrap/>
            <w:vAlign w:val="bottom"/>
            <w:hideMark/>
          </w:tcPr>
          <w:p w14:paraId="41A4ED4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0.67</w:t>
            </w:r>
          </w:p>
        </w:tc>
        <w:tc>
          <w:tcPr>
            <w:tcW w:w="992" w:type="dxa"/>
            <w:shd w:val="clear" w:color="auto" w:fill="auto"/>
            <w:noWrap/>
            <w:vAlign w:val="bottom"/>
            <w:hideMark/>
          </w:tcPr>
          <w:p w14:paraId="6F2FCA4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0.34</w:t>
            </w:r>
          </w:p>
        </w:tc>
        <w:tc>
          <w:tcPr>
            <w:tcW w:w="851" w:type="dxa"/>
            <w:shd w:val="clear" w:color="auto" w:fill="auto"/>
            <w:noWrap/>
            <w:vAlign w:val="bottom"/>
            <w:hideMark/>
          </w:tcPr>
          <w:p w14:paraId="176F1D6C"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0.008</w:t>
            </w:r>
          </w:p>
        </w:tc>
        <w:tc>
          <w:tcPr>
            <w:tcW w:w="850" w:type="dxa"/>
            <w:shd w:val="clear" w:color="auto" w:fill="auto"/>
            <w:noWrap/>
            <w:vAlign w:val="bottom"/>
            <w:hideMark/>
          </w:tcPr>
          <w:p w14:paraId="1CC86AD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0.35</w:t>
            </w:r>
          </w:p>
        </w:tc>
        <w:tc>
          <w:tcPr>
            <w:tcW w:w="851" w:type="dxa"/>
            <w:shd w:val="clear" w:color="auto" w:fill="auto"/>
            <w:noWrap/>
            <w:vAlign w:val="bottom"/>
            <w:hideMark/>
          </w:tcPr>
          <w:p w14:paraId="4FB6785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3.83</w:t>
            </w:r>
          </w:p>
        </w:tc>
        <w:tc>
          <w:tcPr>
            <w:tcW w:w="850" w:type="dxa"/>
            <w:shd w:val="clear" w:color="auto" w:fill="auto"/>
            <w:noWrap/>
            <w:vAlign w:val="bottom"/>
            <w:hideMark/>
          </w:tcPr>
          <w:p w14:paraId="2633861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2.82</w:t>
            </w:r>
          </w:p>
        </w:tc>
        <w:tc>
          <w:tcPr>
            <w:tcW w:w="993" w:type="dxa"/>
            <w:shd w:val="clear" w:color="auto" w:fill="auto"/>
            <w:noWrap/>
            <w:vAlign w:val="bottom"/>
            <w:hideMark/>
          </w:tcPr>
          <w:p w14:paraId="21ABC3B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60.40</w:t>
            </w:r>
          </w:p>
        </w:tc>
        <w:tc>
          <w:tcPr>
            <w:tcW w:w="992" w:type="dxa"/>
            <w:shd w:val="clear" w:color="auto" w:fill="auto"/>
            <w:noWrap/>
            <w:vAlign w:val="bottom"/>
            <w:hideMark/>
          </w:tcPr>
          <w:p w14:paraId="55805FD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41.6</w:t>
            </w:r>
          </w:p>
        </w:tc>
        <w:tc>
          <w:tcPr>
            <w:tcW w:w="850" w:type="dxa"/>
            <w:shd w:val="clear" w:color="auto" w:fill="auto"/>
            <w:noWrap/>
            <w:vAlign w:val="bottom"/>
            <w:hideMark/>
          </w:tcPr>
          <w:p w14:paraId="38EA319F" w14:textId="022DDB60" w:rsidR="003B1E60" w:rsidRPr="003D65A0" w:rsidRDefault="00F72305" w:rsidP="003B1E60">
            <w:pPr>
              <w:spacing w:after="0" w:line="240" w:lineRule="auto"/>
              <w:jc w:val="center"/>
              <w:rPr>
                <w:rFonts w:eastAsia="Times New Roman" w:cs="Times New Roman"/>
                <w:color w:val="000000"/>
                <w:sz w:val="20"/>
                <w:szCs w:val="20"/>
                <w:lang w:eastAsia="sv-SE"/>
              </w:rPr>
            </w:pPr>
            <w:r>
              <w:rPr>
                <w:rFonts w:eastAsia="Times New Roman" w:cs="Times New Roman"/>
                <w:color w:val="000000"/>
                <w:sz w:val="20"/>
                <w:szCs w:val="20"/>
                <w:lang w:eastAsia="sv-SE"/>
              </w:rPr>
              <w:t>7.71</w:t>
            </w:r>
          </w:p>
        </w:tc>
      </w:tr>
      <w:tr w:rsidR="003B1E60" w:rsidRPr="003D65A0" w14:paraId="37F17773" w14:textId="77777777" w:rsidTr="003B1E60">
        <w:trPr>
          <w:trHeight w:val="288"/>
        </w:trPr>
        <w:tc>
          <w:tcPr>
            <w:tcW w:w="1134" w:type="dxa"/>
            <w:shd w:val="clear" w:color="000000" w:fill="FFFFFF"/>
            <w:vAlign w:val="center"/>
            <w:hideMark/>
          </w:tcPr>
          <w:p w14:paraId="0BE21243"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UK</w:t>
            </w:r>
          </w:p>
        </w:tc>
        <w:tc>
          <w:tcPr>
            <w:tcW w:w="851" w:type="dxa"/>
            <w:shd w:val="clear" w:color="auto" w:fill="auto"/>
            <w:noWrap/>
            <w:vAlign w:val="bottom"/>
            <w:hideMark/>
          </w:tcPr>
          <w:p w14:paraId="7AE34C4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0.29</w:t>
            </w:r>
          </w:p>
        </w:tc>
        <w:tc>
          <w:tcPr>
            <w:tcW w:w="992" w:type="dxa"/>
            <w:shd w:val="clear" w:color="auto" w:fill="auto"/>
            <w:noWrap/>
            <w:vAlign w:val="bottom"/>
            <w:hideMark/>
          </w:tcPr>
          <w:p w14:paraId="7CF366D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0.70</w:t>
            </w:r>
          </w:p>
        </w:tc>
        <w:tc>
          <w:tcPr>
            <w:tcW w:w="992" w:type="dxa"/>
            <w:shd w:val="clear" w:color="auto" w:fill="auto"/>
            <w:noWrap/>
            <w:vAlign w:val="bottom"/>
            <w:hideMark/>
          </w:tcPr>
          <w:p w14:paraId="20BD0E9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0.38</w:t>
            </w:r>
          </w:p>
        </w:tc>
        <w:tc>
          <w:tcPr>
            <w:tcW w:w="851" w:type="dxa"/>
            <w:shd w:val="clear" w:color="auto" w:fill="auto"/>
            <w:noWrap/>
            <w:vAlign w:val="bottom"/>
            <w:hideMark/>
          </w:tcPr>
          <w:p w14:paraId="0FE476AB"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0" w:type="dxa"/>
            <w:shd w:val="clear" w:color="auto" w:fill="auto"/>
            <w:noWrap/>
            <w:vAlign w:val="bottom"/>
            <w:hideMark/>
          </w:tcPr>
          <w:p w14:paraId="4AA9351E"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1" w:type="dxa"/>
            <w:shd w:val="clear" w:color="auto" w:fill="auto"/>
            <w:noWrap/>
            <w:vAlign w:val="bottom"/>
            <w:hideMark/>
          </w:tcPr>
          <w:p w14:paraId="5867A62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3.59</w:t>
            </w:r>
          </w:p>
        </w:tc>
        <w:tc>
          <w:tcPr>
            <w:tcW w:w="850" w:type="dxa"/>
            <w:shd w:val="clear" w:color="auto" w:fill="auto"/>
            <w:noWrap/>
            <w:vAlign w:val="bottom"/>
            <w:hideMark/>
          </w:tcPr>
          <w:p w14:paraId="1B5EE3DE"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993" w:type="dxa"/>
            <w:shd w:val="clear" w:color="auto" w:fill="auto"/>
            <w:noWrap/>
            <w:vAlign w:val="bottom"/>
            <w:hideMark/>
          </w:tcPr>
          <w:p w14:paraId="2258751F"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992" w:type="dxa"/>
            <w:shd w:val="clear" w:color="auto" w:fill="auto"/>
            <w:noWrap/>
            <w:vAlign w:val="bottom"/>
            <w:hideMark/>
          </w:tcPr>
          <w:p w14:paraId="3691E5F4"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0" w:type="dxa"/>
            <w:shd w:val="clear" w:color="auto" w:fill="auto"/>
            <w:noWrap/>
            <w:vAlign w:val="bottom"/>
            <w:hideMark/>
          </w:tcPr>
          <w:p w14:paraId="162F8441"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r>
      <w:tr w:rsidR="003B1E60" w:rsidRPr="003D65A0" w14:paraId="02CF7485" w14:textId="77777777" w:rsidTr="003B1E60">
        <w:trPr>
          <w:trHeight w:val="288"/>
        </w:trPr>
        <w:tc>
          <w:tcPr>
            <w:tcW w:w="1134" w:type="dxa"/>
            <w:shd w:val="clear" w:color="000000" w:fill="FFFFFF"/>
            <w:vAlign w:val="center"/>
            <w:hideMark/>
          </w:tcPr>
          <w:p w14:paraId="45803558"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NZ</w:t>
            </w:r>
          </w:p>
        </w:tc>
        <w:tc>
          <w:tcPr>
            <w:tcW w:w="851" w:type="dxa"/>
            <w:shd w:val="clear" w:color="auto" w:fill="auto"/>
            <w:noWrap/>
            <w:vAlign w:val="bottom"/>
            <w:hideMark/>
          </w:tcPr>
          <w:p w14:paraId="628B3E25"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992" w:type="dxa"/>
            <w:shd w:val="clear" w:color="auto" w:fill="auto"/>
            <w:noWrap/>
            <w:vAlign w:val="bottom"/>
            <w:hideMark/>
          </w:tcPr>
          <w:p w14:paraId="12DBEEBB"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992" w:type="dxa"/>
            <w:shd w:val="clear" w:color="auto" w:fill="auto"/>
            <w:noWrap/>
            <w:vAlign w:val="bottom"/>
            <w:hideMark/>
          </w:tcPr>
          <w:p w14:paraId="1A6234E2"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1" w:type="dxa"/>
            <w:shd w:val="clear" w:color="auto" w:fill="auto"/>
            <w:noWrap/>
            <w:vAlign w:val="bottom"/>
            <w:hideMark/>
          </w:tcPr>
          <w:p w14:paraId="44937760"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0" w:type="dxa"/>
            <w:shd w:val="clear" w:color="auto" w:fill="auto"/>
            <w:noWrap/>
            <w:vAlign w:val="bottom"/>
            <w:hideMark/>
          </w:tcPr>
          <w:p w14:paraId="68577D55"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1" w:type="dxa"/>
            <w:shd w:val="clear" w:color="auto" w:fill="auto"/>
            <w:noWrap/>
            <w:vAlign w:val="bottom"/>
            <w:hideMark/>
          </w:tcPr>
          <w:p w14:paraId="7F700F73" w14:textId="75A6C9A3" w:rsidR="003B1E60" w:rsidRPr="003D65A0" w:rsidRDefault="0099097B">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w:t>
            </w:r>
            <w:r w:rsidR="003B1E60" w:rsidRPr="003D65A0">
              <w:rPr>
                <w:rFonts w:eastAsia="Times New Roman" w:cs="Times New Roman"/>
                <w:color w:val="000000"/>
                <w:sz w:val="20"/>
                <w:szCs w:val="20"/>
                <w:lang w:eastAsia="sv-SE"/>
              </w:rPr>
              <w:t>.0</w:t>
            </w:r>
            <w:r w:rsidRPr="003D65A0">
              <w:rPr>
                <w:rFonts w:eastAsia="Times New Roman" w:cs="Times New Roman"/>
                <w:color w:val="000000"/>
                <w:sz w:val="20"/>
                <w:szCs w:val="20"/>
                <w:lang w:eastAsia="sv-SE"/>
              </w:rPr>
              <w:t>6</w:t>
            </w:r>
          </w:p>
        </w:tc>
        <w:tc>
          <w:tcPr>
            <w:tcW w:w="850" w:type="dxa"/>
            <w:shd w:val="clear" w:color="auto" w:fill="auto"/>
            <w:noWrap/>
            <w:vAlign w:val="bottom"/>
            <w:hideMark/>
          </w:tcPr>
          <w:p w14:paraId="090DAC5C"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993" w:type="dxa"/>
            <w:shd w:val="clear" w:color="auto" w:fill="auto"/>
            <w:noWrap/>
            <w:vAlign w:val="bottom"/>
            <w:hideMark/>
          </w:tcPr>
          <w:p w14:paraId="6C9A0961"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992" w:type="dxa"/>
            <w:shd w:val="clear" w:color="auto" w:fill="auto"/>
            <w:noWrap/>
            <w:vAlign w:val="bottom"/>
            <w:hideMark/>
          </w:tcPr>
          <w:p w14:paraId="6C66C4C6"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0" w:type="dxa"/>
            <w:shd w:val="clear" w:color="auto" w:fill="auto"/>
            <w:noWrap/>
            <w:vAlign w:val="bottom"/>
            <w:hideMark/>
          </w:tcPr>
          <w:p w14:paraId="3D97C78E"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r>
      <w:tr w:rsidR="003B1E60" w:rsidRPr="003D65A0" w14:paraId="39C4D3A7" w14:textId="77777777" w:rsidTr="003B1E60">
        <w:trPr>
          <w:trHeight w:val="80"/>
        </w:trPr>
        <w:tc>
          <w:tcPr>
            <w:tcW w:w="10206" w:type="dxa"/>
            <w:gridSpan w:val="11"/>
            <w:tcBorders>
              <w:bottom w:val="single" w:sz="4" w:space="0" w:color="auto"/>
            </w:tcBorders>
            <w:shd w:val="clear" w:color="auto" w:fill="auto"/>
            <w:noWrap/>
            <w:vAlign w:val="center"/>
          </w:tcPr>
          <w:p w14:paraId="6BB5D54D" w14:textId="77777777" w:rsidR="003B1E60" w:rsidRPr="003D65A0" w:rsidRDefault="003B1E60" w:rsidP="003B1E60">
            <w:pPr>
              <w:spacing w:after="0" w:line="240" w:lineRule="auto"/>
              <w:jc w:val="center"/>
              <w:rPr>
                <w:rFonts w:eastAsia="Times New Roman" w:cs="Times New Roman"/>
                <w:i/>
                <w:iCs/>
                <w:color w:val="000000"/>
                <w:sz w:val="20"/>
                <w:szCs w:val="20"/>
                <w:lang w:val="en-US" w:eastAsia="sv-SE"/>
              </w:rPr>
            </w:pPr>
          </w:p>
        </w:tc>
      </w:tr>
      <w:tr w:rsidR="003B1E60" w:rsidRPr="00DF7C87" w14:paraId="2BB902D6" w14:textId="77777777" w:rsidTr="003B1E60">
        <w:trPr>
          <w:trHeight w:val="288"/>
        </w:trPr>
        <w:tc>
          <w:tcPr>
            <w:tcW w:w="10206" w:type="dxa"/>
            <w:gridSpan w:val="11"/>
            <w:tcBorders>
              <w:top w:val="single" w:sz="4" w:space="0" w:color="auto"/>
            </w:tcBorders>
            <w:shd w:val="clear" w:color="auto" w:fill="auto"/>
            <w:noWrap/>
            <w:vAlign w:val="center"/>
          </w:tcPr>
          <w:p w14:paraId="4EF86EA1" w14:textId="77777777" w:rsidR="003B1E60" w:rsidRPr="003D65A0" w:rsidRDefault="003B1E60" w:rsidP="003B1E60">
            <w:pPr>
              <w:spacing w:after="0" w:line="240" w:lineRule="auto"/>
              <w:jc w:val="left"/>
              <w:rPr>
                <w:rFonts w:eastAsia="Times New Roman" w:cs="Times New Roman"/>
                <w:i/>
                <w:iCs/>
                <w:color w:val="000000"/>
                <w:sz w:val="20"/>
                <w:szCs w:val="20"/>
                <w:lang w:val="en-US" w:eastAsia="sv-SE"/>
              </w:rPr>
            </w:pPr>
            <w:r w:rsidRPr="003D65A0">
              <w:rPr>
                <w:rFonts w:eastAsia="Times New Roman" w:cs="Times New Roman"/>
                <w:i/>
                <w:iCs/>
                <w:color w:val="000000"/>
                <w:sz w:val="20"/>
                <w:szCs w:val="20"/>
                <w:lang w:val="en-US" w:eastAsia="sv-SE"/>
              </w:rPr>
              <w:t xml:space="preserve">                          Perception Adjusted Animal Life Years Spent (PAALYS) x 0.01</w:t>
            </w:r>
          </w:p>
        </w:tc>
      </w:tr>
      <w:tr w:rsidR="003B1E60" w:rsidRPr="003D65A0" w14:paraId="3134766A" w14:textId="77777777" w:rsidTr="003B1E60">
        <w:trPr>
          <w:trHeight w:val="288"/>
        </w:trPr>
        <w:tc>
          <w:tcPr>
            <w:tcW w:w="1134" w:type="dxa"/>
            <w:shd w:val="clear" w:color="000000" w:fill="FFFFFF"/>
            <w:noWrap/>
            <w:vAlign w:val="center"/>
            <w:hideMark/>
          </w:tcPr>
          <w:p w14:paraId="73AE983E"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Denmark</w:t>
            </w:r>
            <w:proofErr w:type="spellEnd"/>
          </w:p>
        </w:tc>
        <w:tc>
          <w:tcPr>
            <w:tcW w:w="851" w:type="dxa"/>
            <w:tcBorders>
              <w:top w:val="single" w:sz="4" w:space="0" w:color="auto"/>
            </w:tcBorders>
            <w:shd w:val="clear" w:color="auto" w:fill="auto"/>
            <w:noWrap/>
            <w:vAlign w:val="bottom"/>
            <w:hideMark/>
          </w:tcPr>
          <w:p w14:paraId="0C136DD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0.093</w:t>
            </w:r>
          </w:p>
        </w:tc>
        <w:tc>
          <w:tcPr>
            <w:tcW w:w="992" w:type="dxa"/>
            <w:tcBorders>
              <w:top w:val="single" w:sz="4" w:space="0" w:color="auto"/>
            </w:tcBorders>
            <w:shd w:val="clear" w:color="auto" w:fill="auto"/>
            <w:noWrap/>
            <w:vAlign w:val="bottom"/>
            <w:hideMark/>
          </w:tcPr>
          <w:p w14:paraId="6068EF5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0.080</w:t>
            </w:r>
          </w:p>
        </w:tc>
        <w:tc>
          <w:tcPr>
            <w:tcW w:w="992" w:type="dxa"/>
            <w:tcBorders>
              <w:top w:val="single" w:sz="4" w:space="0" w:color="auto"/>
            </w:tcBorders>
            <w:shd w:val="clear" w:color="auto" w:fill="auto"/>
            <w:noWrap/>
            <w:vAlign w:val="bottom"/>
            <w:hideMark/>
          </w:tcPr>
          <w:p w14:paraId="34B21B6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0.11</w:t>
            </w:r>
          </w:p>
        </w:tc>
        <w:tc>
          <w:tcPr>
            <w:tcW w:w="851" w:type="dxa"/>
            <w:tcBorders>
              <w:top w:val="single" w:sz="4" w:space="0" w:color="auto"/>
            </w:tcBorders>
            <w:shd w:val="clear" w:color="auto" w:fill="auto"/>
            <w:noWrap/>
            <w:vAlign w:val="bottom"/>
            <w:hideMark/>
          </w:tcPr>
          <w:p w14:paraId="2FD2B0A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0.012</w:t>
            </w:r>
          </w:p>
        </w:tc>
        <w:tc>
          <w:tcPr>
            <w:tcW w:w="850" w:type="dxa"/>
            <w:tcBorders>
              <w:top w:val="single" w:sz="4" w:space="0" w:color="auto"/>
            </w:tcBorders>
            <w:shd w:val="clear" w:color="auto" w:fill="auto"/>
            <w:noWrap/>
            <w:vAlign w:val="bottom"/>
            <w:hideMark/>
          </w:tcPr>
          <w:p w14:paraId="40D0269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0.13</w:t>
            </w:r>
          </w:p>
        </w:tc>
        <w:tc>
          <w:tcPr>
            <w:tcW w:w="851" w:type="dxa"/>
            <w:tcBorders>
              <w:top w:val="single" w:sz="4" w:space="0" w:color="auto"/>
            </w:tcBorders>
            <w:shd w:val="clear" w:color="auto" w:fill="auto"/>
            <w:noWrap/>
            <w:vAlign w:val="bottom"/>
            <w:hideMark/>
          </w:tcPr>
          <w:p w14:paraId="0C65A84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0.36</w:t>
            </w:r>
          </w:p>
        </w:tc>
        <w:tc>
          <w:tcPr>
            <w:tcW w:w="850" w:type="dxa"/>
            <w:tcBorders>
              <w:top w:val="single" w:sz="4" w:space="0" w:color="auto"/>
            </w:tcBorders>
            <w:shd w:val="clear" w:color="auto" w:fill="auto"/>
            <w:noWrap/>
            <w:vAlign w:val="bottom"/>
            <w:hideMark/>
          </w:tcPr>
          <w:p w14:paraId="32F6815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0.37</w:t>
            </w:r>
          </w:p>
        </w:tc>
        <w:tc>
          <w:tcPr>
            <w:tcW w:w="993" w:type="dxa"/>
            <w:tcBorders>
              <w:top w:val="single" w:sz="4" w:space="0" w:color="auto"/>
            </w:tcBorders>
            <w:shd w:val="clear" w:color="auto" w:fill="auto"/>
            <w:noWrap/>
            <w:vAlign w:val="bottom"/>
            <w:hideMark/>
          </w:tcPr>
          <w:p w14:paraId="35CBD71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1.22</w:t>
            </w:r>
          </w:p>
        </w:tc>
        <w:tc>
          <w:tcPr>
            <w:tcW w:w="992" w:type="dxa"/>
            <w:tcBorders>
              <w:top w:val="single" w:sz="4" w:space="0" w:color="auto"/>
            </w:tcBorders>
            <w:shd w:val="clear" w:color="auto" w:fill="auto"/>
            <w:noWrap/>
            <w:vAlign w:val="bottom"/>
            <w:hideMark/>
          </w:tcPr>
          <w:p w14:paraId="680879CE"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0" w:type="dxa"/>
            <w:tcBorders>
              <w:top w:val="single" w:sz="4" w:space="0" w:color="auto"/>
            </w:tcBorders>
            <w:shd w:val="clear" w:color="auto" w:fill="auto"/>
            <w:noWrap/>
            <w:vAlign w:val="bottom"/>
            <w:hideMark/>
          </w:tcPr>
          <w:p w14:paraId="2835C0DC"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1.82</w:t>
            </w:r>
          </w:p>
        </w:tc>
      </w:tr>
      <w:tr w:rsidR="003B1E60" w:rsidRPr="003D65A0" w14:paraId="4EE9CDEF" w14:textId="77777777" w:rsidTr="003B1E60">
        <w:trPr>
          <w:trHeight w:val="288"/>
        </w:trPr>
        <w:tc>
          <w:tcPr>
            <w:tcW w:w="1134" w:type="dxa"/>
            <w:shd w:val="clear" w:color="000000" w:fill="FFFFFF"/>
            <w:noWrap/>
            <w:vAlign w:val="center"/>
            <w:hideMark/>
          </w:tcPr>
          <w:p w14:paraId="44AF86B7"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France</w:t>
            </w:r>
            <w:proofErr w:type="spellEnd"/>
          </w:p>
        </w:tc>
        <w:tc>
          <w:tcPr>
            <w:tcW w:w="851" w:type="dxa"/>
            <w:shd w:val="clear" w:color="auto" w:fill="auto"/>
            <w:noWrap/>
            <w:vAlign w:val="bottom"/>
            <w:hideMark/>
          </w:tcPr>
          <w:p w14:paraId="1CCFFBE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0.077</w:t>
            </w:r>
          </w:p>
        </w:tc>
        <w:tc>
          <w:tcPr>
            <w:tcW w:w="992" w:type="dxa"/>
            <w:shd w:val="clear" w:color="auto" w:fill="auto"/>
            <w:noWrap/>
            <w:vAlign w:val="bottom"/>
            <w:hideMark/>
          </w:tcPr>
          <w:p w14:paraId="71FF126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0.092</w:t>
            </w:r>
          </w:p>
        </w:tc>
        <w:tc>
          <w:tcPr>
            <w:tcW w:w="992" w:type="dxa"/>
            <w:shd w:val="clear" w:color="auto" w:fill="auto"/>
            <w:noWrap/>
            <w:vAlign w:val="bottom"/>
            <w:hideMark/>
          </w:tcPr>
          <w:p w14:paraId="6171B23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0.12</w:t>
            </w:r>
          </w:p>
        </w:tc>
        <w:tc>
          <w:tcPr>
            <w:tcW w:w="851" w:type="dxa"/>
            <w:shd w:val="clear" w:color="auto" w:fill="auto"/>
            <w:noWrap/>
            <w:vAlign w:val="bottom"/>
            <w:hideMark/>
          </w:tcPr>
          <w:p w14:paraId="61CEB5D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0.011</w:t>
            </w:r>
          </w:p>
        </w:tc>
        <w:tc>
          <w:tcPr>
            <w:tcW w:w="850" w:type="dxa"/>
            <w:shd w:val="clear" w:color="auto" w:fill="auto"/>
            <w:noWrap/>
            <w:vAlign w:val="bottom"/>
            <w:hideMark/>
          </w:tcPr>
          <w:p w14:paraId="52227BA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0.13</w:t>
            </w:r>
          </w:p>
        </w:tc>
        <w:tc>
          <w:tcPr>
            <w:tcW w:w="851" w:type="dxa"/>
            <w:shd w:val="clear" w:color="auto" w:fill="auto"/>
            <w:noWrap/>
            <w:vAlign w:val="bottom"/>
            <w:hideMark/>
          </w:tcPr>
          <w:p w14:paraId="0FEE964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0.36</w:t>
            </w:r>
          </w:p>
        </w:tc>
        <w:tc>
          <w:tcPr>
            <w:tcW w:w="850" w:type="dxa"/>
            <w:shd w:val="clear" w:color="auto" w:fill="auto"/>
            <w:noWrap/>
            <w:vAlign w:val="bottom"/>
            <w:hideMark/>
          </w:tcPr>
          <w:p w14:paraId="4F06F442"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0.36</w:t>
            </w:r>
          </w:p>
        </w:tc>
        <w:tc>
          <w:tcPr>
            <w:tcW w:w="993" w:type="dxa"/>
            <w:shd w:val="clear" w:color="auto" w:fill="auto"/>
            <w:noWrap/>
            <w:vAlign w:val="bottom"/>
            <w:hideMark/>
          </w:tcPr>
          <w:p w14:paraId="58D56E1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1.34</w:t>
            </w:r>
          </w:p>
        </w:tc>
        <w:tc>
          <w:tcPr>
            <w:tcW w:w="992" w:type="dxa"/>
            <w:shd w:val="clear" w:color="auto" w:fill="auto"/>
            <w:noWrap/>
            <w:vAlign w:val="bottom"/>
            <w:hideMark/>
          </w:tcPr>
          <w:p w14:paraId="0EEDCB6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4.01</w:t>
            </w:r>
          </w:p>
        </w:tc>
        <w:tc>
          <w:tcPr>
            <w:tcW w:w="850" w:type="dxa"/>
            <w:shd w:val="clear" w:color="auto" w:fill="auto"/>
            <w:noWrap/>
            <w:vAlign w:val="bottom"/>
            <w:hideMark/>
          </w:tcPr>
          <w:p w14:paraId="53A07D0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1.80</w:t>
            </w:r>
          </w:p>
        </w:tc>
      </w:tr>
      <w:tr w:rsidR="003B1E60" w:rsidRPr="003D65A0" w14:paraId="21C0B1C9" w14:textId="77777777" w:rsidTr="003B1E60">
        <w:trPr>
          <w:trHeight w:val="288"/>
        </w:trPr>
        <w:tc>
          <w:tcPr>
            <w:tcW w:w="1134" w:type="dxa"/>
            <w:shd w:val="clear" w:color="000000" w:fill="FFFFFF"/>
            <w:noWrap/>
            <w:vAlign w:val="center"/>
            <w:hideMark/>
          </w:tcPr>
          <w:p w14:paraId="7A8E39D7"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Germany</w:t>
            </w:r>
            <w:proofErr w:type="spellEnd"/>
          </w:p>
        </w:tc>
        <w:tc>
          <w:tcPr>
            <w:tcW w:w="851" w:type="dxa"/>
            <w:shd w:val="clear" w:color="auto" w:fill="auto"/>
            <w:noWrap/>
            <w:vAlign w:val="bottom"/>
            <w:hideMark/>
          </w:tcPr>
          <w:p w14:paraId="3D4DDC2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0.100</w:t>
            </w:r>
          </w:p>
        </w:tc>
        <w:tc>
          <w:tcPr>
            <w:tcW w:w="992" w:type="dxa"/>
            <w:shd w:val="clear" w:color="auto" w:fill="auto"/>
            <w:noWrap/>
            <w:vAlign w:val="bottom"/>
            <w:hideMark/>
          </w:tcPr>
          <w:p w14:paraId="6F037F22"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0.092</w:t>
            </w:r>
          </w:p>
        </w:tc>
        <w:tc>
          <w:tcPr>
            <w:tcW w:w="992" w:type="dxa"/>
            <w:shd w:val="clear" w:color="auto" w:fill="auto"/>
            <w:noWrap/>
            <w:vAlign w:val="bottom"/>
            <w:hideMark/>
          </w:tcPr>
          <w:p w14:paraId="743139A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0.15</w:t>
            </w:r>
          </w:p>
        </w:tc>
        <w:tc>
          <w:tcPr>
            <w:tcW w:w="851" w:type="dxa"/>
            <w:shd w:val="clear" w:color="auto" w:fill="auto"/>
            <w:noWrap/>
            <w:vAlign w:val="bottom"/>
            <w:hideMark/>
          </w:tcPr>
          <w:p w14:paraId="1F7EABA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0.014</w:t>
            </w:r>
          </w:p>
        </w:tc>
        <w:tc>
          <w:tcPr>
            <w:tcW w:w="850" w:type="dxa"/>
            <w:shd w:val="clear" w:color="auto" w:fill="auto"/>
            <w:noWrap/>
            <w:vAlign w:val="bottom"/>
            <w:hideMark/>
          </w:tcPr>
          <w:p w14:paraId="598B8DE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0.14</w:t>
            </w:r>
          </w:p>
        </w:tc>
        <w:tc>
          <w:tcPr>
            <w:tcW w:w="851" w:type="dxa"/>
            <w:shd w:val="clear" w:color="auto" w:fill="auto"/>
            <w:noWrap/>
            <w:vAlign w:val="bottom"/>
            <w:hideMark/>
          </w:tcPr>
          <w:p w14:paraId="59D033F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0.43</w:t>
            </w:r>
          </w:p>
        </w:tc>
        <w:tc>
          <w:tcPr>
            <w:tcW w:w="850" w:type="dxa"/>
            <w:shd w:val="clear" w:color="auto" w:fill="auto"/>
            <w:noWrap/>
            <w:vAlign w:val="bottom"/>
            <w:hideMark/>
          </w:tcPr>
          <w:p w14:paraId="236611B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0.36</w:t>
            </w:r>
          </w:p>
        </w:tc>
        <w:tc>
          <w:tcPr>
            <w:tcW w:w="993" w:type="dxa"/>
            <w:shd w:val="clear" w:color="auto" w:fill="auto"/>
            <w:noWrap/>
            <w:vAlign w:val="bottom"/>
            <w:hideMark/>
          </w:tcPr>
          <w:p w14:paraId="1DC1D5B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1.16</w:t>
            </w:r>
          </w:p>
        </w:tc>
        <w:tc>
          <w:tcPr>
            <w:tcW w:w="992" w:type="dxa"/>
            <w:shd w:val="clear" w:color="auto" w:fill="auto"/>
            <w:noWrap/>
            <w:vAlign w:val="bottom"/>
            <w:hideMark/>
          </w:tcPr>
          <w:p w14:paraId="3031D26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3.39</w:t>
            </w:r>
          </w:p>
        </w:tc>
        <w:tc>
          <w:tcPr>
            <w:tcW w:w="850" w:type="dxa"/>
            <w:shd w:val="clear" w:color="auto" w:fill="auto"/>
            <w:noWrap/>
            <w:vAlign w:val="bottom"/>
            <w:hideMark/>
          </w:tcPr>
          <w:p w14:paraId="0262C232"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1.86</w:t>
            </w:r>
          </w:p>
        </w:tc>
      </w:tr>
      <w:tr w:rsidR="003B1E60" w:rsidRPr="003D65A0" w14:paraId="1FDB4F45" w14:textId="77777777" w:rsidTr="003B1E60">
        <w:trPr>
          <w:trHeight w:val="288"/>
        </w:trPr>
        <w:tc>
          <w:tcPr>
            <w:tcW w:w="1134" w:type="dxa"/>
            <w:shd w:val="clear" w:color="000000" w:fill="FFFFFF"/>
            <w:noWrap/>
            <w:vAlign w:val="center"/>
            <w:hideMark/>
          </w:tcPr>
          <w:p w14:paraId="787139A5"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Greece</w:t>
            </w:r>
            <w:proofErr w:type="spellEnd"/>
          </w:p>
        </w:tc>
        <w:tc>
          <w:tcPr>
            <w:tcW w:w="851" w:type="dxa"/>
            <w:shd w:val="clear" w:color="auto" w:fill="auto"/>
            <w:noWrap/>
            <w:vAlign w:val="bottom"/>
            <w:hideMark/>
          </w:tcPr>
          <w:p w14:paraId="2ABD66A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0.091</w:t>
            </w:r>
          </w:p>
        </w:tc>
        <w:tc>
          <w:tcPr>
            <w:tcW w:w="992" w:type="dxa"/>
            <w:shd w:val="clear" w:color="auto" w:fill="auto"/>
            <w:noWrap/>
            <w:vAlign w:val="bottom"/>
            <w:hideMark/>
          </w:tcPr>
          <w:p w14:paraId="3F18DEE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0.092</w:t>
            </w:r>
          </w:p>
        </w:tc>
        <w:tc>
          <w:tcPr>
            <w:tcW w:w="992" w:type="dxa"/>
            <w:shd w:val="clear" w:color="auto" w:fill="auto"/>
            <w:noWrap/>
            <w:vAlign w:val="bottom"/>
            <w:hideMark/>
          </w:tcPr>
          <w:p w14:paraId="382B240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0.14</w:t>
            </w:r>
          </w:p>
        </w:tc>
        <w:tc>
          <w:tcPr>
            <w:tcW w:w="851" w:type="dxa"/>
            <w:shd w:val="clear" w:color="auto" w:fill="auto"/>
            <w:noWrap/>
            <w:vAlign w:val="bottom"/>
            <w:hideMark/>
          </w:tcPr>
          <w:p w14:paraId="6A11BC3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0.017</w:t>
            </w:r>
          </w:p>
        </w:tc>
        <w:tc>
          <w:tcPr>
            <w:tcW w:w="850" w:type="dxa"/>
            <w:shd w:val="clear" w:color="auto" w:fill="auto"/>
            <w:noWrap/>
            <w:vAlign w:val="bottom"/>
            <w:hideMark/>
          </w:tcPr>
          <w:p w14:paraId="456D7E9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0.13</w:t>
            </w:r>
          </w:p>
        </w:tc>
        <w:tc>
          <w:tcPr>
            <w:tcW w:w="851" w:type="dxa"/>
            <w:shd w:val="clear" w:color="auto" w:fill="auto"/>
            <w:noWrap/>
            <w:vAlign w:val="bottom"/>
            <w:hideMark/>
          </w:tcPr>
          <w:p w14:paraId="149F2C92"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0.29</w:t>
            </w:r>
          </w:p>
        </w:tc>
        <w:tc>
          <w:tcPr>
            <w:tcW w:w="850" w:type="dxa"/>
            <w:shd w:val="clear" w:color="auto" w:fill="auto"/>
            <w:noWrap/>
            <w:vAlign w:val="bottom"/>
            <w:hideMark/>
          </w:tcPr>
          <w:p w14:paraId="397DA73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0.35</w:t>
            </w:r>
          </w:p>
        </w:tc>
        <w:tc>
          <w:tcPr>
            <w:tcW w:w="993" w:type="dxa"/>
            <w:shd w:val="clear" w:color="auto" w:fill="auto"/>
            <w:noWrap/>
            <w:vAlign w:val="bottom"/>
            <w:hideMark/>
          </w:tcPr>
          <w:p w14:paraId="2484E27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1.34</w:t>
            </w:r>
          </w:p>
        </w:tc>
        <w:tc>
          <w:tcPr>
            <w:tcW w:w="992" w:type="dxa"/>
            <w:shd w:val="clear" w:color="auto" w:fill="auto"/>
            <w:noWrap/>
            <w:vAlign w:val="bottom"/>
            <w:hideMark/>
          </w:tcPr>
          <w:p w14:paraId="18EFCD6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3.40</w:t>
            </w:r>
          </w:p>
        </w:tc>
        <w:tc>
          <w:tcPr>
            <w:tcW w:w="850" w:type="dxa"/>
            <w:shd w:val="clear" w:color="auto" w:fill="auto"/>
            <w:noWrap/>
            <w:vAlign w:val="bottom"/>
            <w:hideMark/>
          </w:tcPr>
          <w:p w14:paraId="42A71B9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2.54</w:t>
            </w:r>
          </w:p>
        </w:tc>
      </w:tr>
      <w:tr w:rsidR="003B1E60" w:rsidRPr="003D65A0" w14:paraId="5FC6D4BF" w14:textId="77777777" w:rsidTr="003B1E60">
        <w:trPr>
          <w:trHeight w:val="288"/>
        </w:trPr>
        <w:tc>
          <w:tcPr>
            <w:tcW w:w="1134" w:type="dxa"/>
            <w:shd w:val="clear" w:color="000000" w:fill="FFFFFF"/>
            <w:noWrap/>
            <w:vAlign w:val="center"/>
            <w:hideMark/>
          </w:tcPr>
          <w:p w14:paraId="3B7CDFDC"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Hungary</w:t>
            </w:r>
            <w:proofErr w:type="spellEnd"/>
          </w:p>
        </w:tc>
        <w:tc>
          <w:tcPr>
            <w:tcW w:w="851" w:type="dxa"/>
            <w:shd w:val="clear" w:color="auto" w:fill="auto"/>
            <w:noWrap/>
            <w:vAlign w:val="bottom"/>
            <w:hideMark/>
          </w:tcPr>
          <w:p w14:paraId="40A4D3F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0.098</w:t>
            </w:r>
          </w:p>
        </w:tc>
        <w:tc>
          <w:tcPr>
            <w:tcW w:w="992" w:type="dxa"/>
            <w:shd w:val="clear" w:color="auto" w:fill="auto"/>
            <w:noWrap/>
            <w:vAlign w:val="bottom"/>
            <w:hideMark/>
          </w:tcPr>
          <w:p w14:paraId="0E636FF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0.092</w:t>
            </w:r>
          </w:p>
        </w:tc>
        <w:tc>
          <w:tcPr>
            <w:tcW w:w="992" w:type="dxa"/>
            <w:shd w:val="clear" w:color="auto" w:fill="auto"/>
            <w:noWrap/>
            <w:vAlign w:val="bottom"/>
            <w:hideMark/>
          </w:tcPr>
          <w:p w14:paraId="17CA042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0.15</w:t>
            </w:r>
          </w:p>
        </w:tc>
        <w:tc>
          <w:tcPr>
            <w:tcW w:w="851" w:type="dxa"/>
            <w:shd w:val="clear" w:color="auto" w:fill="auto"/>
            <w:noWrap/>
            <w:vAlign w:val="bottom"/>
            <w:hideMark/>
          </w:tcPr>
          <w:p w14:paraId="3C0F492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0.017</w:t>
            </w:r>
          </w:p>
        </w:tc>
        <w:tc>
          <w:tcPr>
            <w:tcW w:w="850" w:type="dxa"/>
            <w:shd w:val="clear" w:color="auto" w:fill="auto"/>
            <w:noWrap/>
            <w:vAlign w:val="bottom"/>
            <w:hideMark/>
          </w:tcPr>
          <w:p w14:paraId="317735D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0.13</w:t>
            </w:r>
          </w:p>
        </w:tc>
        <w:tc>
          <w:tcPr>
            <w:tcW w:w="851" w:type="dxa"/>
            <w:shd w:val="clear" w:color="auto" w:fill="auto"/>
            <w:noWrap/>
            <w:vAlign w:val="bottom"/>
            <w:hideMark/>
          </w:tcPr>
          <w:p w14:paraId="4559419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0.47</w:t>
            </w:r>
          </w:p>
        </w:tc>
        <w:tc>
          <w:tcPr>
            <w:tcW w:w="850" w:type="dxa"/>
            <w:shd w:val="clear" w:color="auto" w:fill="auto"/>
            <w:noWrap/>
            <w:vAlign w:val="bottom"/>
            <w:hideMark/>
          </w:tcPr>
          <w:p w14:paraId="0C34FD9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0.33</w:t>
            </w:r>
          </w:p>
        </w:tc>
        <w:tc>
          <w:tcPr>
            <w:tcW w:w="993" w:type="dxa"/>
            <w:shd w:val="clear" w:color="auto" w:fill="auto"/>
            <w:noWrap/>
            <w:vAlign w:val="bottom"/>
            <w:hideMark/>
          </w:tcPr>
          <w:p w14:paraId="67F1603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1.34</w:t>
            </w:r>
          </w:p>
        </w:tc>
        <w:tc>
          <w:tcPr>
            <w:tcW w:w="992" w:type="dxa"/>
            <w:shd w:val="clear" w:color="auto" w:fill="auto"/>
            <w:noWrap/>
            <w:vAlign w:val="bottom"/>
            <w:hideMark/>
          </w:tcPr>
          <w:p w14:paraId="32063B4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3.40</w:t>
            </w:r>
          </w:p>
        </w:tc>
        <w:tc>
          <w:tcPr>
            <w:tcW w:w="850" w:type="dxa"/>
            <w:shd w:val="clear" w:color="auto" w:fill="auto"/>
            <w:noWrap/>
            <w:vAlign w:val="bottom"/>
            <w:hideMark/>
          </w:tcPr>
          <w:p w14:paraId="341D36A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2.60</w:t>
            </w:r>
          </w:p>
        </w:tc>
      </w:tr>
      <w:tr w:rsidR="003B1E60" w:rsidRPr="003D65A0" w14:paraId="01F684B8" w14:textId="77777777" w:rsidTr="003B1E60">
        <w:trPr>
          <w:trHeight w:val="288"/>
        </w:trPr>
        <w:tc>
          <w:tcPr>
            <w:tcW w:w="1134" w:type="dxa"/>
            <w:shd w:val="clear" w:color="000000" w:fill="FFFFFF"/>
            <w:noWrap/>
            <w:vAlign w:val="center"/>
            <w:hideMark/>
          </w:tcPr>
          <w:p w14:paraId="69DC9E0B"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Ireland</w:t>
            </w:r>
            <w:proofErr w:type="spellEnd"/>
          </w:p>
        </w:tc>
        <w:tc>
          <w:tcPr>
            <w:tcW w:w="851" w:type="dxa"/>
            <w:shd w:val="clear" w:color="auto" w:fill="auto"/>
            <w:noWrap/>
            <w:vAlign w:val="bottom"/>
            <w:hideMark/>
          </w:tcPr>
          <w:p w14:paraId="4FA7F31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0.079</w:t>
            </w:r>
          </w:p>
        </w:tc>
        <w:tc>
          <w:tcPr>
            <w:tcW w:w="992" w:type="dxa"/>
            <w:shd w:val="clear" w:color="auto" w:fill="auto"/>
            <w:noWrap/>
            <w:vAlign w:val="bottom"/>
            <w:hideMark/>
          </w:tcPr>
          <w:p w14:paraId="7925DD8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0.092</w:t>
            </w:r>
          </w:p>
        </w:tc>
        <w:tc>
          <w:tcPr>
            <w:tcW w:w="992" w:type="dxa"/>
            <w:shd w:val="clear" w:color="auto" w:fill="auto"/>
            <w:noWrap/>
            <w:vAlign w:val="bottom"/>
            <w:hideMark/>
          </w:tcPr>
          <w:p w14:paraId="3CB0368C"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0.12</w:t>
            </w:r>
          </w:p>
        </w:tc>
        <w:tc>
          <w:tcPr>
            <w:tcW w:w="851" w:type="dxa"/>
            <w:shd w:val="clear" w:color="auto" w:fill="auto"/>
            <w:noWrap/>
            <w:vAlign w:val="bottom"/>
            <w:hideMark/>
          </w:tcPr>
          <w:p w14:paraId="4F295CD2"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0.011</w:t>
            </w:r>
          </w:p>
        </w:tc>
        <w:tc>
          <w:tcPr>
            <w:tcW w:w="850" w:type="dxa"/>
            <w:shd w:val="clear" w:color="auto" w:fill="auto"/>
            <w:noWrap/>
            <w:vAlign w:val="bottom"/>
            <w:hideMark/>
          </w:tcPr>
          <w:p w14:paraId="00DAB47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0.13</w:t>
            </w:r>
          </w:p>
        </w:tc>
        <w:tc>
          <w:tcPr>
            <w:tcW w:w="851" w:type="dxa"/>
            <w:shd w:val="clear" w:color="auto" w:fill="auto"/>
            <w:noWrap/>
            <w:vAlign w:val="bottom"/>
            <w:hideMark/>
          </w:tcPr>
          <w:p w14:paraId="6149FA5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0.27</w:t>
            </w:r>
          </w:p>
        </w:tc>
        <w:tc>
          <w:tcPr>
            <w:tcW w:w="850" w:type="dxa"/>
            <w:shd w:val="clear" w:color="auto" w:fill="auto"/>
            <w:noWrap/>
            <w:vAlign w:val="bottom"/>
            <w:hideMark/>
          </w:tcPr>
          <w:p w14:paraId="6E15D5E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0.33</w:t>
            </w:r>
          </w:p>
        </w:tc>
        <w:tc>
          <w:tcPr>
            <w:tcW w:w="993" w:type="dxa"/>
            <w:shd w:val="clear" w:color="auto" w:fill="auto"/>
            <w:noWrap/>
            <w:vAlign w:val="bottom"/>
            <w:hideMark/>
          </w:tcPr>
          <w:p w14:paraId="56BB5B8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1.34</w:t>
            </w:r>
          </w:p>
        </w:tc>
        <w:tc>
          <w:tcPr>
            <w:tcW w:w="992" w:type="dxa"/>
            <w:shd w:val="clear" w:color="auto" w:fill="auto"/>
            <w:noWrap/>
            <w:vAlign w:val="bottom"/>
            <w:hideMark/>
          </w:tcPr>
          <w:p w14:paraId="6CB41440"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0" w:type="dxa"/>
            <w:shd w:val="clear" w:color="auto" w:fill="auto"/>
            <w:noWrap/>
            <w:vAlign w:val="bottom"/>
            <w:hideMark/>
          </w:tcPr>
          <w:p w14:paraId="5379C7E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1.88</w:t>
            </w:r>
          </w:p>
        </w:tc>
      </w:tr>
      <w:tr w:rsidR="003B1E60" w:rsidRPr="003D65A0" w14:paraId="04A34BEB" w14:textId="77777777" w:rsidTr="003B1E60">
        <w:trPr>
          <w:trHeight w:val="288"/>
        </w:trPr>
        <w:tc>
          <w:tcPr>
            <w:tcW w:w="1134" w:type="dxa"/>
            <w:shd w:val="clear" w:color="000000" w:fill="FFFFFF"/>
            <w:noWrap/>
            <w:vAlign w:val="center"/>
            <w:hideMark/>
          </w:tcPr>
          <w:p w14:paraId="694E493A"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Italy</w:t>
            </w:r>
            <w:proofErr w:type="spellEnd"/>
          </w:p>
        </w:tc>
        <w:tc>
          <w:tcPr>
            <w:tcW w:w="851" w:type="dxa"/>
            <w:shd w:val="clear" w:color="auto" w:fill="auto"/>
            <w:noWrap/>
            <w:vAlign w:val="bottom"/>
            <w:hideMark/>
          </w:tcPr>
          <w:p w14:paraId="7B5C33B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0.110</w:t>
            </w:r>
          </w:p>
        </w:tc>
        <w:tc>
          <w:tcPr>
            <w:tcW w:w="992" w:type="dxa"/>
            <w:shd w:val="clear" w:color="auto" w:fill="auto"/>
            <w:noWrap/>
            <w:vAlign w:val="bottom"/>
            <w:hideMark/>
          </w:tcPr>
          <w:p w14:paraId="1B39488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0.092</w:t>
            </w:r>
          </w:p>
        </w:tc>
        <w:tc>
          <w:tcPr>
            <w:tcW w:w="992" w:type="dxa"/>
            <w:shd w:val="clear" w:color="auto" w:fill="auto"/>
            <w:noWrap/>
            <w:vAlign w:val="bottom"/>
            <w:hideMark/>
          </w:tcPr>
          <w:p w14:paraId="7F9F3FEC"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0.17</w:t>
            </w:r>
          </w:p>
        </w:tc>
        <w:tc>
          <w:tcPr>
            <w:tcW w:w="851" w:type="dxa"/>
            <w:shd w:val="clear" w:color="auto" w:fill="auto"/>
            <w:noWrap/>
            <w:vAlign w:val="bottom"/>
            <w:hideMark/>
          </w:tcPr>
          <w:p w14:paraId="1B64306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0.015</w:t>
            </w:r>
          </w:p>
        </w:tc>
        <w:tc>
          <w:tcPr>
            <w:tcW w:w="850" w:type="dxa"/>
            <w:shd w:val="clear" w:color="auto" w:fill="auto"/>
            <w:noWrap/>
            <w:vAlign w:val="bottom"/>
            <w:hideMark/>
          </w:tcPr>
          <w:p w14:paraId="6DA0C59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0.13</w:t>
            </w:r>
          </w:p>
        </w:tc>
        <w:tc>
          <w:tcPr>
            <w:tcW w:w="851" w:type="dxa"/>
            <w:shd w:val="clear" w:color="auto" w:fill="auto"/>
            <w:noWrap/>
            <w:vAlign w:val="bottom"/>
            <w:hideMark/>
          </w:tcPr>
          <w:p w14:paraId="4BC90F3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0.29</w:t>
            </w:r>
          </w:p>
        </w:tc>
        <w:tc>
          <w:tcPr>
            <w:tcW w:w="850" w:type="dxa"/>
            <w:shd w:val="clear" w:color="auto" w:fill="auto"/>
            <w:noWrap/>
            <w:vAlign w:val="bottom"/>
            <w:hideMark/>
          </w:tcPr>
          <w:p w14:paraId="7B59976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0.40</w:t>
            </w:r>
          </w:p>
        </w:tc>
        <w:tc>
          <w:tcPr>
            <w:tcW w:w="993" w:type="dxa"/>
            <w:shd w:val="clear" w:color="auto" w:fill="auto"/>
            <w:noWrap/>
            <w:vAlign w:val="bottom"/>
            <w:hideMark/>
          </w:tcPr>
          <w:p w14:paraId="3712563C"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1.34</w:t>
            </w:r>
          </w:p>
        </w:tc>
        <w:tc>
          <w:tcPr>
            <w:tcW w:w="992" w:type="dxa"/>
            <w:shd w:val="clear" w:color="auto" w:fill="auto"/>
            <w:noWrap/>
            <w:vAlign w:val="bottom"/>
            <w:hideMark/>
          </w:tcPr>
          <w:p w14:paraId="5583138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3.26</w:t>
            </w:r>
          </w:p>
        </w:tc>
        <w:tc>
          <w:tcPr>
            <w:tcW w:w="850" w:type="dxa"/>
            <w:shd w:val="clear" w:color="auto" w:fill="auto"/>
            <w:noWrap/>
            <w:vAlign w:val="bottom"/>
            <w:hideMark/>
          </w:tcPr>
          <w:p w14:paraId="2091638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2.17</w:t>
            </w:r>
          </w:p>
        </w:tc>
      </w:tr>
      <w:tr w:rsidR="003B1E60" w:rsidRPr="003D65A0" w14:paraId="06BAAF61" w14:textId="77777777" w:rsidTr="003B1E60">
        <w:trPr>
          <w:trHeight w:val="300"/>
        </w:trPr>
        <w:tc>
          <w:tcPr>
            <w:tcW w:w="1134" w:type="dxa"/>
            <w:shd w:val="clear" w:color="000000" w:fill="FFFFFF"/>
            <w:vAlign w:val="center"/>
            <w:hideMark/>
          </w:tcPr>
          <w:p w14:paraId="07A43A1C"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NL</w:t>
            </w:r>
          </w:p>
        </w:tc>
        <w:tc>
          <w:tcPr>
            <w:tcW w:w="851" w:type="dxa"/>
            <w:shd w:val="clear" w:color="auto" w:fill="auto"/>
            <w:noWrap/>
            <w:vAlign w:val="bottom"/>
            <w:hideMark/>
          </w:tcPr>
          <w:p w14:paraId="4255FF7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0.089</w:t>
            </w:r>
          </w:p>
        </w:tc>
        <w:tc>
          <w:tcPr>
            <w:tcW w:w="992" w:type="dxa"/>
            <w:shd w:val="clear" w:color="auto" w:fill="auto"/>
            <w:noWrap/>
            <w:vAlign w:val="bottom"/>
            <w:hideMark/>
          </w:tcPr>
          <w:p w14:paraId="78355F8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0.092</w:t>
            </w:r>
          </w:p>
        </w:tc>
        <w:tc>
          <w:tcPr>
            <w:tcW w:w="992" w:type="dxa"/>
            <w:shd w:val="clear" w:color="auto" w:fill="auto"/>
            <w:noWrap/>
            <w:vAlign w:val="bottom"/>
            <w:hideMark/>
          </w:tcPr>
          <w:p w14:paraId="329E90D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0.14</w:t>
            </w:r>
          </w:p>
        </w:tc>
        <w:tc>
          <w:tcPr>
            <w:tcW w:w="851" w:type="dxa"/>
            <w:shd w:val="clear" w:color="auto" w:fill="auto"/>
            <w:noWrap/>
            <w:vAlign w:val="bottom"/>
            <w:hideMark/>
          </w:tcPr>
          <w:p w14:paraId="08275702"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0.013</w:t>
            </w:r>
          </w:p>
        </w:tc>
        <w:tc>
          <w:tcPr>
            <w:tcW w:w="850" w:type="dxa"/>
            <w:shd w:val="clear" w:color="auto" w:fill="auto"/>
            <w:noWrap/>
            <w:vAlign w:val="bottom"/>
            <w:hideMark/>
          </w:tcPr>
          <w:p w14:paraId="6841A57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0.14</w:t>
            </w:r>
          </w:p>
        </w:tc>
        <w:tc>
          <w:tcPr>
            <w:tcW w:w="851" w:type="dxa"/>
            <w:shd w:val="clear" w:color="auto" w:fill="auto"/>
            <w:noWrap/>
            <w:vAlign w:val="bottom"/>
            <w:hideMark/>
          </w:tcPr>
          <w:p w14:paraId="3975B9D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0.29</w:t>
            </w:r>
          </w:p>
        </w:tc>
        <w:tc>
          <w:tcPr>
            <w:tcW w:w="850" w:type="dxa"/>
            <w:shd w:val="clear" w:color="auto" w:fill="auto"/>
            <w:noWrap/>
            <w:vAlign w:val="bottom"/>
            <w:hideMark/>
          </w:tcPr>
          <w:p w14:paraId="746777B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0.33</w:t>
            </w:r>
          </w:p>
        </w:tc>
        <w:tc>
          <w:tcPr>
            <w:tcW w:w="993" w:type="dxa"/>
            <w:shd w:val="clear" w:color="auto" w:fill="auto"/>
            <w:noWrap/>
            <w:vAlign w:val="bottom"/>
            <w:hideMark/>
          </w:tcPr>
          <w:p w14:paraId="4068CF6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1.34</w:t>
            </w:r>
          </w:p>
        </w:tc>
        <w:tc>
          <w:tcPr>
            <w:tcW w:w="992" w:type="dxa"/>
            <w:shd w:val="clear" w:color="auto" w:fill="auto"/>
            <w:noWrap/>
            <w:vAlign w:val="bottom"/>
            <w:hideMark/>
          </w:tcPr>
          <w:p w14:paraId="0FE931C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3.39</w:t>
            </w:r>
          </w:p>
        </w:tc>
        <w:tc>
          <w:tcPr>
            <w:tcW w:w="850" w:type="dxa"/>
            <w:shd w:val="clear" w:color="auto" w:fill="auto"/>
            <w:noWrap/>
            <w:vAlign w:val="bottom"/>
            <w:hideMark/>
          </w:tcPr>
          <w:p w14:paraId="0027823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2.19</w:t>
            </w:r>
          </w:p>
        </w:tc>
      </w:tr>
      <w:tr w:rsidR="003B1E60" w:rsidRPr="003D65A0" w14:paraId="12C6133D" w14:textId="77777777" w:rsidTr="003B1E60">
        <w:trPr>
          <w:trHeight w:val="288"/>
        </w:trPr>
        <w:tc>
          <w:tcPr>
            <w:tcW w:w="1134" w:type="dxa"/>
            <w:shd w:val="clear" w:color="000000" w:fill="FFFFFF"/>
            <w:noWrap/>
            <w:vAlign w:val="center"/>
            <w:hideMark/>
          </w:tcPr>
          <w:p w14:paraId="42E6CF57"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Poland</w:t>
            </w:r>
            <w:proofErr w:type="spellEnd"/>
          </w:p>
        </w:tc>
        <w:tc>
          <w:tcPr>
            <w:tcW w:w="851" w:type="dxa"/>
            <w:shd w:val="clear" w:color="auto" w:fill="auto"/>
            <w:noWrap/>
            <w:vAlign w:val="bottom"/>
            <w:hideMark/>
          </w:tcPr>
          <w:p w14:paraId="2BAD202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0.110</w:t>
            </w:r>
          </w:p>
        </w:tc>
        <w:tc>
          <w:tcPr>
            <w:tcW w:w="992" w:type="dxa"/>
            <w:shd w:val="clear" w:color="auto" w:fill="auto"/>
            <w:noWrap/>
            <w:vAlign w:val="bottom"/>
            <w:hideMark/>
          </w:tcPr>
          <w:p w14:paraId="2BB8384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0.092</w:t>
            </w:r>
          </w:p>
        </w:tc>
        <w:tc>
          <w:tcPr>
            <w:tcW w:w="992" w:type="dxa"/>
            <w:shd w:val="clear" w:color="auto" w:fill="auto"/>
            <w:noWrap/>
            <w:vAlign w:val="bottom"/>
            <w:hideMark/>
          </w:tcPr>
          <w:p w14:paraId="55533AF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0.16</w:t>
            </w:r>
          </w:p>
        </w:tc>
        <w:tc>
          <w:tcPr>
            <w:tcW w:w="851" w:type="dxa"/>
            <w:shd w:val="clear" w:color="auto" w:fill="auto"/>
            <w:noWrap/>
            <w:vAlign w:val="bottom"/>
            <w:hideMark/>
          </w:tcPr>
          <w:p w14:paraId="750A847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0.014</w:t>
            </w:r>
          </w:p>
        </w:tc>
        <w:tc>
          <w:tcPr>
            <w:tcW w:w="850" w:type="dxa"/>
            <w:shd w:val="clear" w:color="auto" w:fill="auto"/>
            <w:noWrap/>
            <w:vAlign w:val="bottom"/>
            <w:hideMark/>
          </w:tcPr>
          <w:p w14:paraId="2F8824B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0.15</w:t>
            </w:r>
          </w:p>
        </w:tc>
        <w:tc>
          <w:tcPr>
            <w:tcW w:w="851" w:type="dxa"/>
            <w:shd w:val="clear" w:color="auto" w:fill="auto"/>
            <w:noWrap/>
            <w:vAlign w:val="bottom"/>
            <w:hideMark/>
          </w:tcPr>
          <w:p w14:paraId="14F6555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0.49</w:t>
            </w:r>
          </w:p>
        </w:tc>
        <w:tc>
          <w:tcPr>
            <w:tcW w:w="850" w:type="dxa"/>
            <w:shd w:val="clear" w:color="auto" w:fill="auto"/>
            <w:noWrap/>
            <w:vAlign w:val="bottom"/>
            <w:hideMark/>
          </w:tcPr>
          <w:p w14:paraId="49345C3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0.35</w:t>
            </w:r>
          </w:p>
        </w:tc>
        <w:tc>
          <w:tcPr>
            <w:tcW w:w="993" w:type="dxa"/>
            <w:shd w:val="clear" w:color="auto" w:fill="auto"/>
            <w:noWrap/>
            <w:vAlign w:val="bottom"/>
            <w:hideMark/>
          </w:tcPr>
          <w:p w14:paraId="78C2AEF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1.34</w:t>
            </w:r>
          </w:p>
        </w:tc>
        <w:tc>
          <w:tcPr>
            <w:tcW w:w="992" w:type="dxa"/>
            <w:shd w:val="clear" w:color="auto" w:fill="auto"/>
            <w:noWrap/>
            <w:vAlign w:val="bottom"/>
            <w:hideMark/>
          </w:tcPr>
          <w:p w14:paraId="5FBF967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3.36</w:t>
            </w:r>
          </w:p>
        </w:tc>
        <w:tc>
          <w:tcPr>
            <w:tcW w:w="850" w:type="dxa"/>
            <w:shd w:val="clear" w:color="auto" w:fill="auto"/>
            <w:noWrap/>
            <w:vAlign w:val="bottom"/>
            <w:hideMark/>
          </w:tcPr>
          <w:p w14:paraId="53FC57E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2.48</w:t>
            </w:r>
          </w:p>
        </w:tc>
      </w:tr>
      <w:tr w:rsidR="003B1E60" w:rsidRPr="003D65A0" w14:paraId="0C90181D" w14:textId="77777777" w:rsidTr="003B1E60">
        <w:trPr>
          <w:trHeight w:val="288"/>
        </w:trPr>
        <w:tc>
          <w:tcPr>
            <w:tcW w:w="1134" w:type="dxa"/>
            <w:shd w:val="clear" w:color="000000" w:fill="FFFFFF"/>
            <w:noWrap/>
            <w:vAlign w:val="center"/>
            <w:hideMark/>
          </w:tcPr>
          <w:p w14:paraId="53DCD377"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Spain</w:t>
            </w:r>
            <w:proofErr w:type="spellEnd"/>
            <w:r w:rsidRPr="003D65A0">
              <w:rPr>
                <w:rFonts w:eastAsia="Times New Roman" w:cs="Times New Roman"/>
                <w:sz w:val="20"/>
                <w:szCs w:val="20"/>
                <w:lang w:eastAsia="sv-SE"/>
              </w:rPr>
              <w:t xml:space="preserve"> </w:t>
            </w:r>
          </w:p>
        </w:tc>
        <w:tc>
          <w:tcPr>
            <w:tcW w:w="851" w:type="dxa"/>
            <w:shd w:val="clear" w:color="auto" w:fill="auto"/>
            <w:noWrap/>
            <w:vAlign w:val="bottom"/>
            <w:hideMark/>
          </w:tcPr>
          <w:p w14:paraId="59A960E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0.069</w:t>
            </w:r>
          </w:p>
        </w:tc>
        <w:tc>
          <w:tcPr>
            <w:tcW w:w="992" w:type="dxa"/>
            <w:shd w:val="clear" w:color="auto" w:fill="auto"/>
            <w:noWrap/>
            <w:vAlign w:val="bottom"/>
            <w:hideMark/>
          </w:tcPr>
          <w:p w14:paraId="51F88F7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0.092</w:t>
            </w:r>
          </w:p>
        </w:tc>
        <w:tc>
          <w:tcPr>
            <w:tcW w:w="992" w:type="dxa"/>
            <w:shd w:val="clear" w:color="auto" w:fill="auto"/>
            <w:noWrap/>
            <w:vAlign w:val="bottom"/>
            <w:hideMark/>
          </w:tcPr>
          <w:p w14:paraId="47A4652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0.11</w:t>
            </w:r>
          </w:p>
        </w:tc>
        <w:tc>
          <w:tcPr>
            <w:tcW w:w="851" w:type="dxa"/>
            <w:shd w:val="clear" w:color="auto" w:fill="auto"/>
            <w:noWrap/>
            <w:vAlign w:val="bottom"/>
            <w:hideMark/>
          </w:tcPr>
          <w:p w14:paraId="08C9675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0.016</w:t>
            </w:r>
          </w:p>
        </w:tc>
        <w:tc>
          <w:tcPr>
            <w:tcW w:w="850" w:type="dxa"/>
            <w:shd w:val="clear" w:color="auto" w:fill="auto"/>
            <w:noWrap/>
            <w:vAlign w:val="bottom"/>
            <w:hideMark/>
          </w:tcPr>
          <w:p w14:paraId="318ECDE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0.12</w:t>
            </w:r>
          </w:p>
        </w:tc>
        <w:tc>
          <w:tcPr>
            <w:tcW w:w="851" w:type="dxa"/>
            <w:shd w:val="clear" w:color="auto" w:fill="auto"/>
            <w:noWrap/>
            <w:vAlign w:val="bottom"/>
            <w:hideMark/>
          </w:tcPr>
          <w:p w14:paraId="4E7DC11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0.36</w:t>
            </w:r>
          </w:p>
        </w:tc>
        <w:tc>
          <w:tcPr>
            <w:tcW w:w="850" w:type="dxa"/>
            <w:shd w:val="clear" w:color="auto" w:fill="auto"/>
            <w:noWrap/>
            <w:vAlign w:val="bottom"/>
            <w:hideMark/>
          </w:tcPr>
          <w:p w14:paraId="4965E66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0.38</w:t>
            </w:r>
          </w:p>
        </w:tc>
        <w:tc>
          <w:tcPr>
            <w:tcW w:w="993" w:type="dxa"/>
            <w:shd w:val="clear" w:color="auto" w:fill="auto"/>
            <w:noWrap/>
            <w:vAlign w:val="bottom"/>
            <w:hideMark/>
          </w:tcPr>
          <w:p w14:paraId="6544BCB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1.34</w:t>
            </w:r>
          </w:p>
        </w:tc>
        <w:tc>
          <w:tcPr>
            <w:tcW w:w="992" w:type="dxa"/>
            <w:shd w:val="clear" w:color="auto" w:fill="auto"/>
            <w:noWrap/>
            <w:vAlign w:val="bottom"/>
            <w:hideMark/>
          </w:tcPr>
          <w:p w14:paraId="19093E6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4.01</w:t>
            </w:r>
          </w:p>
        </w:tc>
        <w:tc>
          <w:tcPr>
            <w:tcW w:w="850" w:type="dxa"/>
            <w:shd w:val="clear" w:color="auto" w:fill="auto"/>
            <w:noWrap/>
            <w:vAlign w:val="bottom"/>
            <w:hideMark/>
          </w:tcPr>
          <w:p w14:paraId="12ACDC6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2.21</w:t>
            </w:r>
          </w:p>
        </w:tc>
      </w:tr>
      <w:tr w:rsidR="003B1E60" w:rsidRPr="003D65A0" w14:paraId="725C119D" w14:textId="77777777" w:rsidTr="003B1E60">
        <w:trPr>
          <w:trHeight w:val="288"/>
        </w:trPr>
        <w:tc>
          <w:tcPr>
            <w:tcW w:w="1134" w:type="dxa"/>
            <w:shd w:val="clear" w:color="000000" w:fill="FFFFFF"/>
            <w:noWrap/>
            <w:vAlign w:val="center"/>
            <w:hideMark/>
          </w:tcPr>
          <w:p w14:paraId="0EF9C8F6"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Sweden</w:t>
            </w:r>
          </w:p>
        </w:tc>
        <w:tc>
          <w:tcPr>
            <w:tcW w:w="851" w:type="dxa"/>
            <w:shd w:val="clear" w:color="auto" w:fill="auto"/>
            <w:noWrap/>
            <w:vAlign w:val="bottom"/>
            <w:hideMark/>
          </w:tcPr>
          <w:p w14:paraId="1F9F303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0.073</w:t>
            </w:r>
          </w:p>
        </w:tc>
        <w:tc>
          <w:tcPr>
            <w:tcW w:w="992" w:type="dxa"/>
            <w:shd w:val="clear" w:color="auto" w:fill="auto"/>
            <w:noWrap/>
            <w:vAlign w:val="bottom"/>
            <w:hideMark/>
          </w:tcPr>
          <w:p w14:paraId="3909F70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0.091</w:t>
            </w:r>
          </w:p>
        </w:tc>
        <w:tc>
          <w:tcPr>
            <w:tcW w:w="992" w:type="dxa"/>
            <w:shd w:val="clear" w:color="auto" w:fill="auto"/>
            <w:noWrap/>
            <w:vAlign w:val="bottom"/>
            <w:hideMark/>
          </w:tcPr>
          <w:p w14:paraId="4E56150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0.11</w:t>
            </w:r>
          </w:p>
        </w:tc>
        <w:tc>
          <w:tcPr>
            <w:tcW w:w="851" w:type="dxa"/>
            <w:shd w:val="clear" w:color="auto" w:fill="auto"/>
            <w:noWrap/>
            <w:vAlign w:val="bottom"/>
            <w:hideMark/>
          </w:tcPr>
          <w:p w14:paraId="5772108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0.012</w:t>
            </w:r>
          </w:p>
        </w:tc>
        <w:tc>
          <w:tcPr>
            <w:tcW w:w="850" w:type="dxa"/>
            <w:shd w:val="clear" w:color="auto" w:fill="auto"/>
            <w:noWrap/>
            <w:vAlign w:val="bottom"/>
            <w:hideMark/>
          </w:tcPr>
          <w:p w14:paraId="4DEFDF9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0.13</w:t>
            </w:r>
          </w:p>
        </w:tc>
        <w:tc>
          <w:tcPr>
            <w:tcW w:w="851" w:type="dxa"/>
            <w:shd w:val="clear" w:color="auto" w:fill="auto"/>
            <w:noWrap/>
            <w:vAlign w:val="bottom"/>
            <w:hideMark/>
          </w:tcPr>
          <w:p w14:paraId="066226B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0.34</w:t>
            </w:r>
          </w:p>
        </w:tc>
        <w:tc>
          <w:tcPr>
            <w:tcW w:w="850" w:type="dxa"/>
            <w:shd w:val="clear" w:color="auto" w:fill="auto"/>
            <w:noWrap/>
            <w:vAlign w:val="bottom"/>
            <w:hideMark/>
          </w:tcPr>
          <w:p w14:paraId="7E74C39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0.29</w:t>
            </w:r>
          </w:p>
        </w:tc>
        <w:tc>
          <w:tcPr>
            <w:tcW w:w="993" w:type="dxa"/>
            <w:shd w:val="clear" w:color="auto" w:fill="auto"/>
            <w:noWrap/>
            <w:vAlign w:val="bottom"/>
            <w:hideMark/>
          </w:tcPr>
          <w:p w14:paraId="607FD0F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0.99</w:t>
            </w:r>
          </w:p>
        </w:tc>
        <w:tc>
          <w:tcPr>
            <w:tcW w:w="992" w:type="dxa"/>
            <w:shd w:val="clear" w:color="auto" w:fill="auto"/>
            <w:noWrap/>
            <w:vAlign w:val="bottom"/>
            <w:hideMark/>
          </w:tcPr>
          <w:p w14:paraId="2280899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1.52</w:t>
            </w:r>
          </w:p>
        </w:tc>
        <w:tc>
          <w:tcPr>
            <w:tcW w:w="850" w:type="dxa"/>
            <w:shd w:val="clear" w:color="auto" w:fill="auto"/>
            <w:noWrap/>
            <w:vAlign w:val="bottom"/>
            <w:hideMark/>
          </w:tcPr>
          <w:p w14:paraId="382B5B5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2.10</w:t>
            </w:r>
          </w:p>
        </w:tc>
      </w:tr>
      <w:tr w:rsidR="003B1E60" w:rsidRPr="003D65A0" w14:paraId="7C67EF73" w14:textId="77777777" w:rsidTr="003B1E60">
        <w:trPr>
          <w:trHeight w:val="288"/>
        </w:trPr>
        <w:tc>
          <w:tcPr>
            <w:tcW w:w="1134" w:type="dxa"/>
            <w:shd w:val="clear" w:color="000000" w:fill="FFFFFF"/>
            <w:vAlign w:val="center"/>
            <w:hideMark/>
          </w:tcPr>
          <w:p w14:paraId="511C9B49"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UK</w:t>
            </w:r>
          </w:p>
        </w:tc>
        <w:tc>
          <w:tcPr>
            <w:tcW w:w="851" w:type="dxa"/>
            <w:shd w:val="clear" w:color="auto" w:fill="auto"/>
            <w:noWrap/>
            <w:vAlign w:val="bottom"/>
            <w:hideMark/>
          </w:tcPr>
          <w:p w14:paraId="517E250C"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0.072</w:t>
            </w:r>
          </w:p>
        </w:tc>
        <w:tc>
          <w:tcPr>
            <w:tcW w:w="992" w:type="dxa"/>
            <w:shd w:val="clear" w:color="auto" w:fill="auto"/>
            <w:noWrap/>
            <w:vAlign w:val="bottom"/>
            <w:hideMark/>
          </w:tcPr>
          <w:p w14:paraId="6F601BE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0.087</w:t>
            </w:r>
          </w:p>
        </w:tc>
        <w:tc>
          <w:tcPr>
            <w:tcW w:w="992" w:type="dxa"/>
            <w:shd w:val="clear" w:color="auto" w:fill="auto"/>
            <w:noWrap/>
            <w:vAlign w:val="bottom"/>
            <w:hideMark/>
          </w:tcPr>
          <w:p w14:paraId="551BE90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0.17</w:t>
            </w:r>
          </w:p>
        </w:tc>
        <w:tc>
          <w:tcPr>
            <w:tcW w:w="851" w:type="dxa"/>
            <w:shd w:val="clear" w:color="auto" w:fill="auto"/>
            <w:noWrap/>
            <w:vAlign w:val="bottom"/>
            <w:hideMark/>
          </w:tcPr>
          <w:p w14:paraId="2AC87A1B"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0" w:type="dxa"/>
            <w:shd w:val="clear" w:color="auto" w:fill="auto"/>
            <w:noWrap/>
            <w:vAlign w:val="bottom"/>
            <w:hideMark/>
          </w:tcPr>
          <w:p w14:paraId="6801243D"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1" w:type="dxa"/>
            <w:shd w:val="clear" w:color="auto" w:fill="auto"/>
            <w:noWrap/>
            <w:vAlign w:val="bottom"/>
            <w:hideMark/>
          </w:tcPr>
          <w:p w14:paraId="0ED82E7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0.27</w:t>
            </w:r>
          </w:p>
        </w:tc>
        <w:tc>
          <w:tcPr>
            <w:tcW w:w="850" w:type="dxa"/>
            <w:shd w:val="clear" w:color="auto" w:fill="auto"/>
            <w:noWrap/>
            <w:vAlign w:val="bottom"/>
            <w:hideMark/>
          </w:tcPr>
          <w:p w14:paraId="167BAA88"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993" w:type="dxa"/>
            <w:shd w:val="clear" w:color="auto" w:fill="auto"/>
            <w:noWrap/>
            <w:vAlign w:val="bottom"/>
            <w:hideMark/>
          </w:tcPr>
          <w:p w14:paraId="2149DD54"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992" w:type="dxa"/>
            <w:shd w:val="clear" w:color="auto" w:fill="auto"/>
            <w:noWrap/>
            <w:vAlign w:val="bottom"/>
            <w:hideMark/>
          </w:tcPr>
          <w:p w14:paraId="29BCA2A7"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0" w:type="dxa"/>
            <w:shd w:val="clear" w:color="auto" w:fill="auto"/>
            <w:noWrap/>
            <w:vAlign w:val="bottom"/>
            <w:hideMark/>
          </w:tcPr>
          <w:p w14:paraId="44B8B0EB"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r>
      <w:tr w:rsidR="003B1E60" w:rsidRPr="003D65A0" w14:paraId="504769DB" w14:textId="77777777" w:rsidTr="003B1E60">
        <w:trPr>
          <w:trHeight w:val="288"/>
        </w:trPr>
        <w:tc>
          <w:tcPr>
            <w:tcW w:w="1134" w:type="dxa"/>
            <w:tcBorders>
              <w:bottom w:val="single" w:sz="4" w:space="0" w:color="auto"/>
            </w:tcBorders>
            <w:shd w:val="clear" w:color="000000" w:fill="FFFFFF"/>
            <w:vAlign w:val="center"/>
            <w:hideMark/>
          </w:tcPr>
          <w:p w14:paraId="3A5A04F1"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NZ</w:t>
            </w:r>
          </w:p>
        </w:tc>
        <w:tc>
          <w:tcPr>
            <w:tcW w:w="851" w:type="dxa"/>
            <w:tcBorders>
              <w:bottom w:val="single" w:sz="4" w:space="0" w:color="auto"/>
            </w:tcBorders>
            <w:shd w:val="clear" w:color="auto" w:fill="auto"/>
            <w:noWrap/>
            <w:vAlign w:val="bottom"/>
            <w:hideMark/>
          </w:tcPr>
          <w:p w14:paraId="2A7C5643"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w:t>
            </w:r>
          </w:p>
        </w:tc>
        <w:tc>
          <w:tcPr>
            <w:tcW w:w="992" w:type="dxa"/>
            <w:tcBorders>
              <w:bottom w:val="single" w:sz="4" w:space="0" w:color="auto"/>
            </w:tcBorders>
            <w:shd w:val="clear" w:color="auto" w:fill="auto"/>
            <w:noWrap/>
            <w:vAlign w:val="bottom"/>
            <w:hideMark/>
          </w:tcPr>
          <w:p w14:paraId="7F061177"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w:t>
            </w:r>
          </w:p>
        </w:tc>
        <w:tc>
          <w:tcPr>
            <w:tcW w:w="992" w:type="dxa"/>
            <w:tcBorders>
              <w:bottom w:val="single" w:sz="4" w:space="0" w:color="auto"/>
            </w:tcBorders>
            <w:shd w:val="clear" w:color="auto" w:fill="auto"/>
            <w:noWrap/>
            <w:vAlign w:val="bottom"/>
            <w:hideMark/>
          </w:tcPr>
          <w:p w14:paraId="26D90D39"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w:t>
            </w:r>
          </w:p>
        </w:tc>
        <w:tc>
          <w:tcPr>
            <w:tcW w:w="851" w:type="dxa"/>
            <w:tcBorders>
              <w:bottom w:val="single" w:sz="4" w:space="0" w:color="auto"/>
            </w:tcBorders>
            <w:shd w:val="clear" w:color="auto" w:fill="auto"/>
            <w:noWrap/>
            <w:vAlign w:val="bottom"/>
            <w:hideMark/>
          </w:tcPr>
          <w:p w14:paraId="6FDD1B72"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w:t>
            </w:r>
          </w:p>
        </w:tc>
        <w:tc>
          <w:tcPr>
            <w:tcW w:w="850" w:type="dxa"/>
            <w:tcBorders>
              <w:bottom w:val="single" w:sz="4" w:space="0" w:color="auto"/>
            </w:tcBorders>
            <w:shd w:val="clear" w:color="auto" w:fill="auto"/>
            <w:noWrap/>
            <w:vAlign w:val="bottom"/>
            <w:hideMark/>
          </w:tcPr>
          <w:p w14:paraId="1072D928"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w:t>
            </w:r>
          </w:p>
        </w:tc>
        <w:tc>
          <w:tcPr>
            <w:tcW w:w="851" w:type="dxa"/>
            <w:tcBorders>
              <w:bottom w:val="single" w:sz="4" w:space="0" w:color="auto"/>
            </w:tcBorders>
            <w:shd w:val="clear" w:color="auto" w:fill="auto"/>
            <w:noWrap/>
            <w:vAlign w:val="bottom"/>
            <w:hideMark/>
          </w:tcPr>
          <w:p w14:paraId="21018702" w14:textId="063BE6A3" w:rsidR="003B1E60" w:rsidRPr="003D65A0" w:rsidRDefault="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0.00</w:t>
            </w:r>
            <w:r w:rsidR="0099097B" w:rsidRPr="003D65A0">
              <w:rPr>
                <w:rFonts w:eastAsia="Times New Roman" w:cs="Times New Roman"/>
                <w:color w:val="000000"/>
                <w:sz w:val="20"/>
                <w:szCs w:val="20"/>
                <w:lang w:eastAsia="sv-SE"/>
              </w:rPr>
              <w:t>9</w:t>
            </w:r>
          </w:p>
        </w:tc>
        <w:tc>
          <w:tcPr>
            <w:tcW w:w="850" w:type="dxa"/>
            <w:tcBorders>
              <w:bottom w:val="single" w:sz="4" w:space="0" w:color="auto"/>
            </w:tcBorders>
            <w:shd w:val="clear" w:color="auto" w:fill="auto"/>
            <w:noWrap/>
            <w:vAlign w:val="bottom"/>
            <w:hideMark/>
          </w:tcPr>
          <w:p w14:paraId="52A52966"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w:t>
            </w:r>
          </w:p>
        </w:tc>
        <w:tc>
          <w:tcPr>
            <w:tcW w:w="993" w:type="dxa"/>
            <w:tcBorders>
              <w:bottom w:val="single" w:sz="4" w:space="0" w:color="auto"/>
            </w:tcBorders>
            <w:shd w:val="clear" w:color="auto" w:fill="auto"/>
            <w:noWrap/>
            <w:vAlign w:val="bottom"/>
            <w:hideMark/>
          </w:tcPr>
          <w:p w14:paraId="25320772"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w:t>
            </w:r>
          </w:p>
        </w:tc>
        <w:tc>
          <w:tcPr>
            <w:tcW w:w="992" w:type="dxa"/>
            <w:tcBorders>
              <w:bottom w:val="single" w:sz="4" w:space="0" w:color="auto"/>
            </w:tcBorders>
            <w:shd w:val="clear" w:color="auto" w:fill="auto"/>
            <w:noWrap/>
            <w:vAlign w:val="bottom"/>
            <w:hideMark/>
          </w:tcPr>
          <w:p w14:paraId="0B546EA5"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w:t>
            </w:r>
          </w:p>
        </w:tc>
        <w:tc>
          <w:tcPr>
            <w:tcW w:w="850" w:type="dxa"/>
            <w:tcBorders>
              <w:bottom w:val="single" w:sz="4" w:space="0" w:color="auto"/>
            </w:tcBorders>
            <w:shd w:val="clear" w:color="auto" w:fill="auto"/>
            <w:noWrap/>
            <w:vAlign w:val="bottom"/>
            <w:hideMark/>
          </w:tcPr>
          <w:p w14:paraId="41255555"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w:t>
            </w:r>
          </w:p>
        </w:tc>
      </w:tr>
    </w:tbl>
    <w:p w14:paraId="29C13A1D" w14:textId="3B212101" w:rsidR="00466B36" w:rsidRPr="005B1287" w:rsidRDefault="00466B36" w:rsidP="00016814">
      <w:pPr>
        <w:spacing w:line="240" w:lineRule="auto"/>
        <w:rPr>
          <w:rFonts w:eastAsiaTheme="majorEastAsia" w:cstheme="majorBidi"/>
          <w:sz w:val="26"/>
          <w:szCs w:val="26"/>
          <w:lang w:val="en-GB"/>
        </w:rPr>
      </w:pPr>
      <w:r w:rsidRPr="005B1287">
        <w:rPr>
          <w:lang w:val="en-GB"/>
        </w:rPr>
        <w:br w:type="page"/>
      </w:r>
    </w:p>
    <w:p w14:paraId="1A1D203B" w14:textId="4D88A348" w:rsidR="00225EA5" w:rsidRPr="005B1287" w:rsidRDefault="00C6209E" w:rsidP="002513B9">
      <w:pPr>
        <w:pStyle w:val="Rubrik2"/>
        <w:spacing w:line="240" w:lineRule="auto"/>
        <w:rPr>
          <w:lang w:val="en-GB"/>
        </w:rPr>
      </w:pPr>
      <w:r w:rsidRPr="005B1287">
        <w:rPr>
          <w:lang w:val="en-GB"/>
        </w:rPr>
        <w:t>4.</w:t>
      </w:r>
      <w:r w:rsidR="006808AD" w:rsidRPr="005B1287">
        <w:rPr>
          <w:lang w:val="en-GB"/>
        </w:rPr>
        <w:t>4</w:t>
      </w:r>
      <w:r w:rsidRPr="005B1287">
        <w:rPr>
          <w:lang w:val="en-GB"/>
        </w:rPr>
        <w:t xml:space="preserve"> </w:t>
      </w:r>
      <w:r w:rsidR="00EC571C" w:rsidRPr="005B1287">
        <w:rPr>
          <w:lang w:val="en-GB"/>
        </w:rPr>
        <w:t>A</w:t>
      </w:r>
      <w:r w:rsidRPr="005B1287">
        <w:rPr>
          <w:lang w:val="en-GB"/>
        </w:rPr>
        <w:t>ntibiotic</w:t>
      </w:r>
      <w:r w:rsidR="00EC571C" w:rsidRPr="005B1287">
        <w:rPr>
          <w:lang w:val="en-GB"/>
        </w:rPr>
        <w:t xml:space="preserve"> u</w:t>
      </w:r>
      <w:r w:rsidRPr="005B1287">
        <w:rPr>
          <w:lang w:val="en-GB"/>
        </w:rPr>
        <w:t>s</w:t>
      </w:r>
      <w:r w:rsidR="00EC571C" w:rsidRPr="005B1287">
        <w:rPr>
          <w:lang w:val="en-GB"/>
        </w:rPr>
        <w:t>e</w:t>
      </w:r>
      <w:r w:rsidRPr="005B1287">
        <w:rPr>
          <w:lang w:val="en-GB"/>
        </w:rPr>
        <w:t xml:space="preserve"> </w:t>
      </w:r>
      <w:del w:id="1234" w:author="Lotta Rydhmer" w:date="2025-05-22T10:46:00Z">
        <w:r w:rsidR="001F74E0" w:rsidRPr="005B1287" w:rsidDel="009F4742">
          <w:rPr>
            <w:lang w:val="en-GB"/>
          </w:rPr>
          <w:delText>index</w:delText>
        </w:r>
      </w:del>
      <w:ins w:id="1235" w:author="Lotta Rydhmer" w:date="2025-05-22T10:46:00Z">
        <w:r w:rsidR="009F4742">
          <w:rPr>
            <w:lang w:val="en-GB"/>
          </w:rPr>
          <w:t>indicator</w:t>
        </w:r>
      </w:ins>
    </w:p>
    <w:p w14:paraId="07E1C54B" w14:textId="0B592C9A" w:rsidR="000E3D7F" w:rsidRPr="005B1287" w:rsidRDefault="004B09B5" w:rsidP="00783979">
      <w:pPr>
        <w:spacing w:line="276" w:lineRule="auto"/>
        <w:rPr>
          <w:lang w:val="en-GB"/>
        </w:rPr>
      </w:pPr>
      <w:r w:rsidRPr="005B1287">
        <w:rPr>
          <w:lang w:val="en-GB"/>
        </w:rPr>
        <w:t xml:space="preserve">Results for </w:t>
      </w:r>
      <w:r w:rsidR="00457F4B">
        <w:rPr>
          <w:lang w:val="en-GB"/>
        </w:rPr>
        <w:t xml:space="preserve">the </w:t>
      </w:r>
      <w:r w:rsidRPr="005B1287">
        <w:rPr>
          <w:lang w:val="en-GB"/>
        </w:rPr>
        <w:t>an</w:t>
      </w:r>
      <w:r w:rsidR="008B1278" w:rsidRPr="005B1287">
        <w:rPr>
          <w:lang w:val="en-GB"/>
        </w:rPr>
        <w:t>tibiotic</w:t>
      </w:r>
      <w:r w:rsidR="00457F4B">
        <w:rPr>
          <w:lang w:val="en-GB"/>
        </w:rPr>
        <w:t xml:space="preserve"> u</w:t>
      </w:r>
      <w:r w:rsidR="008B1278" w:rsidRPr="005B1287">
        <w:rPr>
          <w:lang w:val="en-GB"/>
        </w:rPr>
        <w:t>s</w:t>
      </w:r>
      <w:r w:rsidR="00457F4B">
        <w:rPr>
          <w:lang w:val="en-GB"/>
        </w:rPr>
        <w:t>e</w:t>
      </w:r>
      <w:r w:rsidR="008B1278" w:rsidRPr="005B1287">
        <w:rPr>
          <w:lang w:val="en-GB"/>
        </w:rPr>
        <w:t xml:space="preserve"> </w:t>
      </w:r>
      <w:del w:id="1236" w:author="Lotta Rydhmer" w:date="2025-05-22T10:46:00Z">
        <w:r w:rsidR="002C7B54" w:rsidRPr="005B1287" w:rsidDel="009F4742">
          <w:rPr>
            <w:lang w:val="en-GB"/>
          </w:rPr>
          <w:delText xml:space="preserve">index </w:delText>
        </w:r>
      </w:del>
      <w:ins w:id="1237" w:author="Lotta Rydhmer" w:date="2025-05-22T10:46:00Z">
        <w:r w:rsidR="009F4742">
          <w:rPr>
            <w:lang w:val="en-GB"/>
          </w:rPr>
          <w:t>indicator</w:t>
        </w:r>
        <w:r w:rsidR="009F4742" w:rsidRPr="005B1287">
          <w:rPr>
            <w:lang w:val="en-GB"/>
          </w:rPr>
          <w:t xml:space="preserve"> </w:t>
        </w:r>
      </w:ins>
      <w:r w:rsidR="002C7B54" w:rsidRPr="005B1287">
        <w:rPr>
          <w:lang w:val="en-GB"/>
        </w:rPr>
        <w:t>for animal products from a subset of countries are shown in Fig. 4 (results for all included countries in SM</w:t>
      </w:r>
      <w:r w:rsidR="00F23ED2" w:rsidRPr="005B1287">
        <w:rPr>
          <w:lang w:val="en-GB"/>
        </w:rPr>
        <w:t>2)</w:t>
      </w:r>
      <w:r w:rsidR="002C7B54" w:rsidRPr="005B1287">
        <w:rPr>
          <w:lang w:val="en-GB"/>
        </w:rPr>
        <w:t xml:space="preserve">. </w:t>
      </w:r>
      <w:r w:rsidR="00F23ED2" w:rsidRPr="005B1287">
        <w:rPr>
          <w:lang w:val="en-GB"/>
        </w:rPr>
        <w:t xml:space="preserve">Egg and milk </w:t>
      </w:r>
      <w:r w:rsidR="00225EA5" w:rsidRPr="005B1287">
        <w:rPr>
          <w:lang w:val="en-GB"/>
        </w:rPr>
        <w:t>have</w:t>
      </w:r>
      <w:r w:rsidR="00F23ED2" w:rsidRPr="005B1287">
        <w:rPr>
          <w:lang w:val="en-GB"/>
        </w:rPr>
        <w:t xml:space="preserve"> the lowest index values due to </w:t>
      </w:r>
      <w:r w:rsidR="003F1AD4" w:rsidRPr="005B1287">
        <w:rPr>
          <w:lang w:val="en-GB"/>
        </w:rPr>
        <w:t xml:space="preserve">large production of eggs and milk per animal. </w:t>
      </w:r>
      <w:r w:rsidR="000E2363" w:rsidRPr="005B1287">
        <w:rPr>
          <w:lang w:val="en-GB"/>
        </w:rPr>
        <w:t xml:space="preserve">Across species, the index </w:t>
      </w:r>
      <w:r w:rsidR="00694BC5">
        <w:rPr>
          <w:lang w:val="en-GB"/>
        </w:rPr>
        <w:t xml:space="preserve">value </w:t>
      </w:r>
      <w:r w:rsidR="000E2363" w:rsidRPr="005B1287">
        <w:rPr>
          <w:lang w:val="en-GB"/>
        </w:rPr>
        <w:t xml:space="preserve">is highest for </w:t>
      </w:r>
      <w:r w:rsidR="360C99DC" w:rsidRPr="005B1287">
        <w:rPr>
          <w:lang w:val="en-GB"/>
        </w:rPr>
        <w:t>rabbit meat (SM</w:t>
      </w:r>
      <w:r w:rsidR="00C4243D" w:rsidRPr="005B1287">
        <w:rPr>
          <w:lang w:val="en-GB"/>
        </w:rPr>
        <w:t>2</w:t>
      </w:r>
      <w:r w:rsidR="360C99DC" w:rsidRPr="005B1287">
        <w:rPr>
          <w:lang w:val="en-GB"/>
        </w:rPr>
        <w:t>) followed by pig meat</w:t>
      </w:r>
      <w:r w:rsidR="000E2363" w:rsidRPr="005B1287">
        <w:rPr>
          <w:lang w:val="en-GB"/>
        </w:rPr>
        <w:t xml:space="preserve">. </w:t>
      </w:r>
      <w:r w:rsidR="002A78CF" w:rsidRPr="005B1287">
        <w:rPr>
          <w:lang w:val="en-GB"/>
        </w:rPr>
        <w:t xml:space="preserve">Meat from cattle has a lower use of antibiotics index than lamb meat since a large part of the antibiotics used for cattle is allocated to milk. </w:t>
      </w:r>
      <w:r w:rsidR="000E3D7F" w:rsidRPr="005B1287">
        <w:rPr>
          <w:lang w:val="en-GB"/>
        </w:rPr>
        <w:t xml:space="preserve">The ranking between countries is the same for all food products, as a consequence of our method. </w:t>
      </w:r>
    </w:p>
    <w:p w14:paraId="73A41C16" w14:textId="61BFA007" w:rsidR="005E1F98" w:rsidRPr="005B1287" w:rsidRDefault="005E1F98" w:rsidP="002513B9">
      <w:pPr>
        <w:spacing w:line="240" w:lineRule="auto"/>
        <w:rPr>
          <w:lang w:val="en-GB"/>
        </w:rPr>
      </w:pPr>
      <w:r w:rsidRPr="005B1287">
        <w:rPr>
          <w:noProof/>
          <w:lang w:eastAsia="sv-SE"/>
        </w:rPr>
        <w:drawing>
          <wp:anchor distT="0" distB="0" distL="114300" distR="114300" simplePos="0" relativeHeight="251659267" behindDoc="0" locked="0" layoutInCell="1" allowOverlap="1" wp14:anchorId="69443C6E" wp14:editId="68CA65C1">
            <wp:simplePos x="0" y="0"/>
            <wp:positionH relativeFrom="column">
              <wp:posOffset>-635</wp:posOffset>
            </wp:positionH>
            <wp:positionV relativeFrom="paragraph">
              <wp:posOffset>284480</wp:posOffset>
            </wp:positionV>
            <wp:extent cx="5383530" cy="4206875"/>
            <wp:effectExtent l="0" t="0" r="7620" b="3175"/>
            <wp:wrapTopAndBottom/>
            <wp:docPr id="2104652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83530" cy="4206875"/>
                    </a:xfrm>
                    <a:prstGeom prst="rect">
                      <a:avLst/>
                    </a:prstGeom>
                    <a:noFill/>
                  </pic:spPr>
                </pic:pic>
              </a:graphicData>
            </a:graphic>
          </wp:anchor>
        </w:drawing>
      </w:r>
    </w:p>
    <w:p w14:paraId="25DB8014" w14:textId="50E602A2" w:rsidR="00457F4B" w:rsidRPr="003D65A0" w:rsidRDefault="49FF5CCA" w:rsidP="002513B9">
      <w:pPr>
        <w:spacing w:line="240" w:lineRule="auto"/>
        <w:rPr>
          <w:i/>
          <w:sz w:val="20"/>
          <w:szCs w:val="20"/>
          <w:lang w:val="en-GB"/>
        </w:rPr>
      </w:pPr>
      <w:r w:rsidRPr="003D65A0">
        <w:rPr>
          <w:b/>
          <w:bCs/>
          <w:i/>
          <w:sz w:val="20"/>
          <w:szCs w:val="20"/>
          <w:lang w:val="en-GB"/>
        </w:rPr>
        <w:t>Fig. 4.</w:t>
      </w:r>
      <w:r w:rsidRPr="003D65A0">
        <w:rPr>
          <w:i/>
          <w:sz w:val="20"/>
          <w:szCs w:val="20"/>
          <w:lang w:val="en-GB"/>
        </w:rPr>
        <w:t xml:space="preserve"> </w:t>
      </w:r>
      <w:r w:rsidR="00457F4B" w:rsidRPr="003D65A0">
        <w:rPr>
          <w:i/>
          <w:sz w:val="20"/>
          <w:szCs w:val="20"/>
          <w:lang w:val="en-GB"/>
        </w:rPr>
        <w:t>A</w:t>
      </w:r>
      <w:r w:rsidRPr="003D65A0">
        <w:rPr>
          <w:i/>
          <w:sz w:val="20"/>
          <w:szCs w:val="20"/>
          <w:lang w:val="en-GB"/>
        </w:rPr>
        <w:t xml:space="preserve">ntibiotic </w:t>
      </w:r>
      <w:r w:rsidR="00457F4B" w:rsidRPr="003D65A0">
        <w:rPr>
          <w:i/>
          <w:sz w:val="20"/>
          <w:szCs w:val="20"/>
          <w:lang w:val="en-GB"/>
        </w:rPr>
        <w:t xml:space="preserve">use </w:t>
      </w:r>
      <w:del w:id="1238" w:author="Lotta Rydhmer" w:date="2025-05-22T10:46:00Z">
        <w:r w:rsidRPr="003D65A0" w:rsidDel="009F4742">
          <w:rPr>
            <w:i/>
            <w:sz w:val="20"/>
            <w:szCs w:val="20"/>
            <w:lang w:val="en-GB"/>
          </w:rPr>
          <w:delText xml:space="preserve">index </w:delText>
        </w:r>
      </w:del>
      <w:commentRangeStart w:id="1239"/>
      <w:ins w:id="1240" w:author="Lotta Rydhmer" w:date="2025-05-22T10:46:00Z">
        <w:r w:rsidR="009F4742">
          <w:rPr>
            <w:i/>
            <w:sz w:val="20"/>
            <w:szCs w:val="20"/>
            <w:lang w:val="en-GB"/>
          </w:rPr>
          <w:t>indicator</w:t>
        </w:r>
      </w:ins>
      <w:commentRangeEnd w:id="1239"/>
      <w:ins w:id="1241" w:author="Lotta Rydhmer" w:date="2025-05-22T11:22:00Z">
        <w:r w:rsidR="00812868">
          <w:rPr>
            <w:rStyle w:val="Kommentarsreferens"/>
          </w:rPr>
          <w:commentReference w:id="1239"/>
        </w:r>
      </w:ins>
      <w:ins w:id="1242" w:author="Lotta Rydhmer" w:date="2025-05-22T10:46:00Z">
        <w:r w:rsidR="009F4742" w:rsidRPr="003D65A0">
          <w:rPr>
            <w:i/>
            <w:sz w:val="20"/>
            <w:szCs w:val="20"/>
            <w:lang w:val="en-GB"/>
          </w:rPr>
          <w:t xml:space="preserve"> </w:t>
        </w:r>
      </w:ins>
      <w:r w:rsidRPr="003D65A0">
        <w:rPr>
          <w:i/>
          <w:sz w:val="20"/>
          <w:szCs w:val="20"/>
          <w:lang w:val="en-GB"/>
        </w:rPr>
        <w:t>per kg of product from different countries</w:t>
      </w:r>
      <w:r w:rsidR="00457F4B" w:rsidRPr="003D65A0">
        <w:rPr>
          <w:i/>
          <w:sz w:val="20"/>
          <w:szCs w:val="20"/>
          <w:lang w:val="en-GB"/>
        </w:rPr>
        <w:t>. The index value of a country can be hidden behind another country.</w:t>
      </w:r>
    </w:p>
    <w:p w14:paraId="31362504" w14:textId="51402BC2" w:rsidR="008C1EDA" w:rsidRPr="005B1287" w:rsidRDefault="008C1EDA" w:rsidP="002513B9">
      <w:pPr>
        <w:spacing w:line="240" w:lineRule="auto"/>
        <w:rPr>
          <w:i/>
          <w:iCs/>
          <w:sz w:val="22"/>
          <w:lang w:val="en-GB"/>
        </w:rPr>
      </w:pPr>
    </w:p>
    <w:p w14:paraId="57A295E1" w14:textId="0619002A" w:rsidR="00FA1795" w:rsidRPr="005B1287" w:rsidRDefault="00FA1795" w:rsidP="002513B9">
      <w:pPr>
        <w:spacing w:line="240" w:lineRule="auto"/>
        <w:rPr>
          <w:rFonts w:eastAsiaTheme="majorEastAsia" w:cstheme="majorBidi"/>
          <w:sz w:val="26"/>
          <w:szCs w:val="26"/>
          <w:lang w:val="en-GB"/>
        </w:rPr>
      </w:pPr>
      <w:r w:rsidRPr="005B1287">
        <w:rPr>
          <w:lang w:val="en-GB"/>
        </w:rPr>
        <w:br w:type="page"/>
      </w:r>
    </w:p>
    <w:p w14:paraId="19374E7A" w14:textId="72597FD5" w:rsidR="003E1A2E" w:rsidRPr="005B1287" w:rsidRDefault="003E1A2E" w:rsidP="002513B9">
      <w:pPr>
        <w:pStyle w:val="Rubrik2"/>
        <w:spacing w:line="240" w:lineRule="auto"/>
        <w:rPr>
          <w:lang w:val="en-GB"/>
        </w:rPr>
      </w:pPr>
      <w:r w:rsidRPr="005B1287">
        <w:rPr>
          <w:lang w:val="en-GB"/>
        </w:rPr>
        <w:t>4.</w:t>
      </w:r>
      <w:r w:rsidR="006808AD" w:rsidRPr="005B1287">
        <w:rPr>
          <w:lang w:val="en-GB"/>
        </w:rPr>
        <w:t>5</w:t>
      </w:r>
      <w:r w:rsidRPr="005B1287">
        <w:rPr>
          <w:lang w:val="en-GB"/>
        </w:rPr>
        <w:t xml:space="preserve"> Diet assessment</w:t>
      </w:r>
    </w:p>
    <w:p w14:paraId="76007EE3" w14:textId="7F864CDE" w:rsidR="00C6209E" w:rsidRPr="005B1287" w:rsidRDefault="49FF5CCA" w:rsidP="00783979">
      <w:pPr>
        <w:spacing w:line="276" w:lineRule="auto"/>
        <w:rPr>
          <w:lang w:val="en-GB"/>
        </w:rPr>
      </w:pPr>
      <w:r w:rsidRPr="005B1287">
        <w:rPr>
          <w:lang w:val="en-GB"/>
        </w:rPr>
        <w:t xml:space="preserve">Irish consumption of animal products contributes substantially more to greenhouse gas emissions than Italian, and especially, Polish consumption (Fig. 5) due to high consumption of ruminant meat in Ireland (Table 2). Animal welfare loss from the diet is mainly driven by poultry consumption why Polish consumption shows the highest value for the PAALA index, followed by Irish consumption which also contains relatively high amounts of poultry. However, for </w:t>
      </w:r>
      <w:r w:rsidR="00457F4B">
        <w:rPr>
          <w:lang w:val="en-GB"/>
        </w:rPr>
        <w:t xml:space="preserve">the </w:t>
      </w:r>
      <w:r w:rsidRPr="005B1287">
        <w:rPr>
          <w:lang w:val="en-GB"/>
        </w:rPr>
        <w:t>antibiotic</w:t>
      </w:r>
      <w:r w:rsidR="00457F4B">
        <w:rPr>
          <w:lang w:val="en-GB"/>
        </w:rPr>
        <w:t xml:space="preserve"> u</w:t>
      </w:r>
      <w:r w:rsidRPr="005B1287">
        <w:rPr>
          <w:lang w:val="en-GB"/>
        </w:rPr>
        <w:t>s</w:t>
      </w:r>
      <w:r w:rsidR="00457F4B">
        <w:rPr>
          <w:lang w:val="en-GB"/>
        </w:rPr>
        <w:t>e ind</w:t>
      </w:r>
      <w:ins w:id="1243" w:author="Lotta Rydhmer" w:date="2025-05-22T10:46:00Z">
        <w:r w:rsidR="009F4742">
          <w:rPr>
            <w:lang w:val="en-GB"/>
          </w:rPr>
          <w:t>icator</w:t>
        </w:r>
      </w:ins>
      <w:del w:id="1244" w:author="Lotta Rydhmer" w:date="2025-05-22T10:46:00Z">
        <w:r w:rsidR="00457F4B" w:rsidDel="009F4742">
          <w:rPr>
            <w:lang w:val="en-GB"/>
          </w:rPr>
          <w:delText>ex</w:delText>
        </w:r>
      </w:del>
      <w:r w:rsidRPr="005B1287">
        <w:rPr>
          <w:lang w:val="en-GB"/>
        </w:rPr>
        <w:t xml:space="preserve">, Irish consumption has a substantially lower value than the Italian and Polish consumption. The high value for Polish consumption is a result of high consumption of pork and poultry and high use of antibiotics in Polish animal production (Fig. 4). </w:t>
      </w:r>
    </w:p>
    <w:p w14:paraId="5C09274A" w14:textId="1532EA20" w:rsidR="005A6519" w:rsidRPr="005B1287" w:rsidRDefault="00BF63AA" w:rsidP="002513B9">
      <w:pPr>
        <w:spacing w:line="240" w:lineRule="auto"/>
        <w:rPr>
          <w:b/>
          <w:bCs/>
          <w:i/>
          <w:iCs/>
          <w:sz w:val="22"/>
          <w:lang w:val="en-GB"/>
        </w:rPr>
      </w:pPr>
      <w:r w:rsidRPr="005B1287">
        <w:rPr>
          <w:b/>
          <w:bCs/>
          <w:i/>
          <w:iCs/>
          <w:noProof/>
          <w:sz w:val="22"/>
          <w:lang w:eastAsia="sv-SE"/>
        </w:rPr>
        <w:drawing>
          <wp:inline distT="0" distB="0" distL="0" distR="0" wp14:anchorId="709C41D0" wp14:editId="7CCD8D1C">
            <wp:extent cx="5882640" cy="4037399"/>
            <wp:effectExtent l="0" t="0" r="3810" b="1270"/>
            <wp:docPr id="19742530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06622" cy="4053858"/>
                    </a:xfrm>
                    <a:prstGeom prst="rect">
                      <a:avLst/>
                    </a:prstGeom>
                    <a:noFill/>
                  </pic:spPr>
                </pic:pic>
              </a:graphicData>
            </a:graphic>
          </wp:inline>
        </w:drawing>
      </w:r>
    </w:p>
    <w:p w14:paraId="7281317C" w14:textId="68D33738" w:rsidR="005A6519" w:rsidRPr="003D65A0" w:rsidRDefault="49FF5CCA" w:rsidP="002513B9">
      <w:pPr>
        <w:spacing w:line="240" w:lineRule="auto"/>
        <w:rPr>
          <w:i/>
          <w:sz w:val="20"/>
          <w:szCs w:val="20"/>
          <w:lang w:val="en-GB"/>
        </w:rPr>
      </w:pPr>
      <w:r w:rsidRPr="003D65A0">
        <w:rPr>
          <w:b/>
          <w:bCs/>
          <w:i/>
          <w:sz w:val="20"/>
          <w:szCs w:val="20"/>
          <w:lang w:val="en-GB"/>
        </w:rPr>
        <w:t>Fig. 5.</w:t>
      </w:r>
      <w:r w:rsidRPr="003D65A0">
        <w:rPr>
          <w:i/>
          <w:sz w:val="20"/>
          <w:szCs w:val="20"/>
          <w:lang w:val="en-GB"/>
        </w:rPr>
        <w:t xml:space="preserve"> Carbon footprint, animal welfare loss (</w:t>
      </w:r>
      <w:r w:rsidR="00457F4B" w:rsidRPr="003D65A0">
        <w:rPr>
          <w:i/>
          <w:sz w:val="20"/>
          <w:szCs w:val="20"/>
          <w:lang w:val="en-GB"/>
        </w:rPr>
        <w:t xml:space="preserve">Perception Adjusted Animal Lives Affected, </w:t>
      </w:r>
      <w:r w:rsidRPr="003D65A0">
        <w:rPr>
          <w:i/>
          <w:sz w:val="20"/>
          <w:szCs w:val="20"/>
          <w:lang w:val="en-GB"/>
        </w:rPr>
        <w:t>PAALA) and antibiotic</w:t>
      </w:r>
      <w:r w:rsidR="00457F4B" w:rsidRPr="003D65A0">
        <w:rPr>
          <w:i/>
          <w:sz w:val="20"/>
          <w:szCs w:val="20"/>
          <w:lang w:val="en-GB"/>
        </w:rPr>
        <w:t xml:space="preserve"> u</w:t>
      </w:r>
      <w:r w:rsidRPr="003D65A0">
        <w:rPr>
          <w:i/>
          <w:sz w:val="20"/>
          <w:szCs w:val="20"/>
          <w:lang w:val="en-GB"/>
        </w:rPr>
        <w:t>s</w:t>
      </w:r>
      <w:r w:rsidR="00457F4B" w:rsidRPr="003D65A0">
        <w:rPr>
          <w:i/>
          <w:sz w:val="20"/>
          <w:szCs w:val="20"/>
          <w:lang w:val="en-GB"/>
        </w:rPr>
        <w:t>e</w:t>
      </w:r>
      <w:r w:rsidRPr="003D65A0">
        <w:rPr>
          <w:i/>
          <w:sz w:val="20"/>
          <w:szCs w:val="20"/>
          <w:lang w:val="en-GB"/>
        </w:rPr>
        <w:t xml:space="preserve"> </w:t>
      </w:r>
      <w:del w:id="1245" w:author="Lotta Rydhmer" w:date="2025-05-22T10:46:00Z">
        <w:r w:rsidR="00C80EDF" w:rsidRPr="003D65A0" w:rsidDel="009F4742">
          <w:rPr>
            <w:i/>
            <w:sz w:val="20"/>
            <w:szCs w:val="20"/>
            <w:lang w:val="en-GB"/>
          </w:rPr>
          <w:delText>index</w:delText>
        </w:r>
        <w:r w:rsidRPr="003D65A0" w:rsidDel="009F4742">
          <w:rPr>
            <w:i/>
            <w:sz w:val="20"/>
            <w:szCs w:val="20"/>
            <w:lang w:val="en-GB"/>
          </w:rPr>
          <w:delText xml:space="preserve"> </w:delText>
        </w:r>
      </w:del>
      <w:commentRangeStart w:id="1246"/>
      <w:ins w:id="1247" w:author="Lotta Rydhmer" w:date="2025-05-22T10:46:00Z">
        <w:r w:rsidR="009F4742" w:rsidRPr="003D65A0">
          <w:rPr>
            <w:i/>
            <w:sz w:val="20"/>
            <w:szCs w:val="20"/>
            <w:lang w:val="en-GB"/>
          </w:rPr>
          <w:t>ind</w:t>
        </w:r>
        <w:r w:rsidR="009F4742">
          <w:rPr>
            <w:i/>
            <w:sz w:val="20"/>
            <w:szCs w:val="20"/>
            <w:lang w:val="en-GB"/>
          </w:rPr>
          <w:t>icator</w:t>
        </w:r>
      </w:ins>
      <w:commentRangeEnd w:id="1246"/>
      <w:ins w:id="1248" w:author="Lotta Rydhmer" w:date="2025-05-22T11:22:00Z">
        <w:r w:rsidR="00812868">
          <w:rPr>
            <w:rStyle w:val="Kommentarsreferens"/>
          </w:rPr>
          <w:commentReference w:id="1246"/>
        </w:r>
      </w:ins>
      <w:ins w:id="1249" w:author="Lotta Rydhmer" w:date="2025-05-22T10:46:00Z">
        <w:r w:rsidR="009F4742" w:rsidRPr="003D65A0">
          <w:rPr>
            <w:i/>
            <w:sz w:val="20"/>
            <w:szCs w:val="20"/>
            <w:lang w:val="en-GB"/>
          </w:rPr>
          <w:t xml:space="preserve"> </w:t>
        </w:r>
      </w:ins>
      <w:r w:rsidRPr="003D65A0">
        <w:rPr>
          <w:i/>
          <w:sz w:val="20"/>
          <w:szCs w:val="20"/>
          <w:lang w:val="en-GB"/>
        </w:rPr>
        <w:t xml:space="preserve">for consumption of animal products in the average Irish, Italian and Polish diet. </w:t>
      </w:r>
      <w:r w:rsidR="3B08F488" w:rsidRPr="003D65A0">
        <w:rPr>
          <w:i/>
          <w:sz w:val="20"/>
          <w:szCs w:val="20"/>
          <w:lang w:val="en-GB"/>
        </w:rPr>
        <w:t xml:space="preserve">Note that the scales of the </w:t>
      </w:r>
      <w:r w:rsidR="00DE0F3A" w:rsidRPr="003D65A0">
        <w:rPr>
          <w:i/>
          <w:sz w:val="20"/>
          <w:szCs w:val="20"/>
          <w:lang w:val="en-GB"/>
        </w:rPr>
        <w:t>three y</w:t>
      </w:r>
      <w:r w:rsidR="3B08F488" w:rsidRPr="003D65A0">
        <w:rPr>
          <w:i/>
          <w:sz w:val="20"/>
          <w:szCs w:val="20"/>
          <w:lang w:val="en-GB"/>
        </w:rPr>
        <w:t>-axes are not comparable.</w:t>
      </w:r>
    </w:p>
    <w:p w14:paraId="7B2E8197" w14:textId="7CB13108" w:rsidR="00330F44" w:rsidRPr="005B1287" w:rsidRDefault="006B41B0" w:rsidP="00783979">
      <w:pPr>
        <w:spacing w:line="276" w:lineRule="auto"/>
        <w:rPr>
          <w:lang w:val="en-GB"/>
        </w:rPr>
      </w:pPr>
      <w:ins w:id="1250" w:author="Lotta Rydhmer" w:date="2025-05-22T15:19:00Z">
        <w:r>
          <w:rPr>
            <w:lang w:val="en-GB"/>
          </w:rPr>
          <w:t xml:space="preserve">Rabbits </w:t>
        </w:r>
      </w:ins>
      <w:ins w:id="1251" w:author="Lotta Rydhmer" w:date="2025-05-22T15:20:00Z">
        <w:r>
          <w:rPr>
            <w:lang w:val="en-GB"/>
          </w:rPr>
          <w:t xml:space="preserve">have high feed efficiency, they convert </w:t>
        </w:r>
        <w:commentRangeStart w:id="1252"/>
        <w:r>
          <w:rPr>
            <w:lang w:val="en-GB"/>
          </w:rPr>
          <w:t>20</w:t>
        </w:r>
      </w:ins>
      <w:commentRangeEnd w:id="1252"/>
      <w:ins w:id="1253" w:author="Lotta Rydhmer" w:date="2025-05-22T15:22:00Z">
        <w:r>
          <w:rPr>
            <w:rStyle w:val="Kommentarsreferens"/>
          </w:rPr>
          <w:commentReference w:id="1252"/>
        </w:r>
      </w:ins>
      <w:ins w:id="1254" w:author="Lotta Rydhmer" w:date="2025-05-22T15:20:00Z">
        <w:r>
          <w:rPr>
            <w:lang w:val="en-GB"/>
          </w:rPr>
          <w:t xml:space="preserve">% of feed protein into meat, as compared to </w:t>
        </w:r>
      </w:ins>
      <w:ins w:id="1255" w:author="Lotta Rydhmer" w:date="2025-05-22T15:21:00Z">
        <w:r>
          <w:rPr>
            <w:lang w:val="en-GB"/>
          </w:rPr>
          <w:t>around 10</w:t>
        </w:r>
      </w:ins>
      <w:ins w:id="1256" w:author="Lotta Rydhmer" w:date="2025-05-22T15:22:00Z">
        <w:r>
          <w:rPr>
            <w:lang w:val="en-GB"/>
          </w:rPr>
          <w:t>% for cattle (R</w:t>
        </w:r>
      </w:ins>
      <w:ins w:id="1257" w:author="Lotta Rydhmer" w:date="2025-05-22T15:23:00Z">
        <w:r>
          <w:rPr>
            <w:lang w:val="en-GB"/>
          </w:rPr>
          <w:t>ef</w:t>
        </w:r>
      </w:ins>
      <w:ins w:id="1258" w:author="Lotta Rydhmer" w:date="2025-05-22T15:22:00Z">
        <w:r>
          <w:rPr>
            <w:lang w:val="en-GB"/>
          </w:rPr>
          <w:t xml:space="preserve">). </w:t>
        </w:r>
      </w:ins>
      <w:r w:rsidR="49FF5CCA" w:rsidRPr="005B1287">
        <w:rPr>
          <w:lang w:val="en-GB"/>
        </w:rPr>
        <w:t>Replacing beef by rabbit might be seen as a possible option to mitigate emissions of greenhouse gases associated with the Italian diet, as rabbit has substantially lower carbon footprint than beef and is a culturally accepted commodity in Italy (</w:t>
      </w:r>
      <w:proofErr w:type="spellStart"/>
      <w:r w:rsidR="49FF5CCA" w:rsidRPr="005B1287">
        <w:rPr>
          <w:lang w:val="en-GB"/>
        </w:rPr>
        <w:t>euromeat</w:t>
      </w:r>
      <w:proofErr w:type="spellEnd"/>
      <w:r w:rsidR="49FF5CCA" w:rsidRPr="005B1287">
        <w:rPr>
          <w:lang w:val="en-GB"/>
        </w:rPr>
        <w:t>, 2024). However, such a switch would result in an animal welfare loss (Fig. 6) primarily due to a much larger number affected and higher suffering in rabbit than in beef production in Italy (Fig. 1). The antibiotic</w:t>
      </w:r>
      <w:r w:rsidR="00457F4B">
        <w:rPr>
          <w:lang w:val="en-GB"/>
        </w:rPr>
        <w:t xml:space="preserve"> u</w:t>
      </w:r>
      <w:r w:rsidR="49FF5CCA" w:rsidRPr="005B1287">
        <w:rPr>
          <w:lang w:val="en-GB"/>
        </w:rPr>
        <w:t>s</w:t>
      </w:r>
      <w:r w:rsidR="00457F4B">
        <w:rPr>
          <w:lang w:val="en-GB"/>
        </w:rPr>
        <w:t>e</w:t>
      </w:r>
      <w:r w:rsidR="49FF5CCA" w:rsidRPr="005B1287">
        <w:rPr>
          <w:lang w:val="en-GB"/>
        </w:rPr>
        <w:t xml:space="preserve"> </w:t>
      </w:r>
      <w:del w:id="1259" w:author="Lotta Rydhmer" w:date="2025-05-22T10:47:00Z">
        <w:r w:rsidR="49FF5CCA" w:rsidRPr="005B1287" w:rsidDel="009F4742">
          <w:rPr>
            <w:lang w:val="en-GB"/>
          </w:rPr>
          <w:delText xml:space="preserve">index </w:delText>
        </w:r>
      </w:del>
      <w:ins w:id="1260" w:author="Lotta Rydhmer" w:date="2025-05-22T10:47:00Z">
        <w:r w:rsidR="009F4742">
          <w:rPr>
            <w:lang w:val="en-GB"/>
          </w:rPr>
          <w:t>indicator</w:t>
        </w:r>
        <w:r w:rsidR="009F4742" w:rsidRPr="005B1287">
          <w:rPr>
            <w:lang w:val="en-GB"/>
          </w:rPr>
          <w:t xml:space="preserve"> </w:t>
        </w:r>
      </w:ins>
      <w:r w:rsidR="49FF5CCA" w:rsidRPr="005B1287">
        <w:rPr>
          <w:lang w:val="en-GB"/>
        </w:rPr>
        <w:t>would also more than double as use of antibiotics in rabbit production is exceptionally high (</w:t>
      </w:r>
      <w:proofErr w:type="spellStart"/>
      <w:r w:rsidR="49FF5CCA" w:rsidRPr="005B1287">
        <w:rPr>
          <w:lang w:val="en-GB"/>
        </w:rPr>
        <w:t>Crovato</w:t>
      </w:r>
      <w:proofErr w:type="spellEnd"/>
      <w:r w:rsidR="49FF5CCA" w:rsidRPr="005B1287">
        <w:rPr>
          <w:lang w:val="en-GB"/>
        </w:rPr>
        <w:t xml:space="preserve"> </w:t>
      </w:r>
      <w:r w:rsidR="004726BA" w:rsidRPr="004726BA">
        <w:rPr>
          <w:i/>
          <w:iCs/>
          <w:lang w:val="en-GB"/>
        </w:rPr>
        <w:t>et al.</w:t>
      </w:r>
      <w:r w:rsidR="49FF5CCA" w:rsidRPr="005B1287">
        <w:rPr>
          <w:lang w:val="en-GB"/>
        </w:rPr>
        <w:t xml:space="preserve">, 2023). Hence, for a replacement of beef by rabbit to be a sustainable option, animal welfare in rabbit production needs to be improved and use of antibiotics substantially reduced. </w:t>
      </w:r>
    </w:p>
    <w:p w14:paraId="7301D614" w14:textId="62695BED" w:rsidR="00354F53" w:rsidRPr="005B1287" w:rsidRDefault="00292044" w:rsidP="002513B9">
      <w:pPr>
        <w:spacing w:line="240" w:lineRule="auto"/>
        <w:rPr>
          <w:b/>
          <w:bCs/>
          <w:i/>
          <w:iCs/>
          <w:sz w:val="22"/>
          <w:lang w:val="en-GB"/>
        </w:rPr>
      </w:pPr>
      <w:r w:rsidRPr="005B1287">
        <w:rPr>
          <w:b/>
          <w:bCs/>
          <w:i/>
          <w:iCs/>
          <w:noProof/>
          <w:sz w:val="22"/>
          <w:lang w:eastAsia="sv-SE"/>
        </w:rPr>
        <w:drawing>
          <wp:inline distT="0" distB="0" distL="0" distR="0" wp14:anchorId="76C8F20F" wp14:editId="000C216D">
            <wp:extent cx="5947409" cy="3970020"/>
            <wp:effectExtent l="0" t="0" r="0" b="0"/>
            <wp:docPr id="4637844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019415" cy="4018085"/>
                    </a:xfrm>
                    <a:prstGeom prst="rect">
                      <a:avLst/>
                    </a:prstGeom>
                    <a:noFill/>
                  </pic:spPr>
                </pic:pic>
              </a:graphicData>
            </a:graphic>
          </wp:inline>
        </w:drawing>
      </w:r>
    </w:p>
    <w:p w14:paraId="696860D0" w14:textId="47FEBBCB" w:rsidR="00330F44" w:rsidRPr="003D65A0" w:rsidRDefault="00330F44" w:rsidP="002513B9">
      <w:pPr>
        <w:spacing w:line="240" w:lineRule="auto"/>
        <w:rPr>
          <w:i/>
          <w:sz w:val="20"/>
          <w:szCs w:val="20"/>
          <w:lang w:val="en-GB"/>
        </w:rPr>
      </w:pPr>
      <w:r w:rsidRPr="003D65A0">
        <w:rPr>
          <w:b/>
          <w:bCs/>
          <w:i/>
          <w:sz w:val="20"/>
          <w:szCs w:val="20"/>
          <w:lang w:val="en-GB"/>
        </w:rPr>
        <w:t>Fig. 6.</w:t>
      </w:r>
      <w:r w:rsidRPr="003D65A0">
        <w:rPr>
          <w:i/>
          <w:sz w:val="20"/>
          <w:szCs w:val="20"/>
          <w:lang w:val="en-GB"/>
        </w:rPr>
        <w:t xml:space="preserve"> Carbon footprint, animal welfare loss (</w:t>
      </w:r>
      <w:r w:rsidR="00457F4B" w:rsidRPr="003D65A0">
        <w:rPr>
          <w:i/>
          <w:sz w:val="20"/>
          <w:szCs w:val="20"/>
          <w:lang w:val="en-GB"/>
        </w:rPr>
        <w:t xml:space="preserve">Perception Adjusted Animal Lives Affected, </w:t>
      </w:r>
      <w:r w:rsidRPr="003D65A0">
        <w:rPr>
          <w:i/>
          <w:sz w:val="20"/>
          <w:szCs w:val="20"/>
          <w:lang w:val="en-GB"/>
        </w:rPr>
        <w:t>PAALA) and antibiotic</w:t>
      </w:r>
      <w:r w:rsidR="00457F4B" w:rsidRPr="003D65A0">
        <w:rPr>
          <w:i/>
          <w:sz w:val="20"/>
          <w:szCs w:val="20"/>
          <w:lang w:val="en-GB"/>
        </w:rPr>
        <w:t xml:space="preserve"> u</w:t>
      </w:r>
      <w:r w:rsidRPr="003D65A0">
        <w:rPr>
          <w:i/>
          <w:sz w:val="20"/>
          <w:szCs w:val="20"/>
          <w:lang w:val="en-GB"/>
        </w:rPr>
        <w:t>s</w:t>
      </w:r>
      <w:r w:rsidR="00457F4B" w:rsidRPr="003D65A0">
        <w:rPr>
          <w:i/>
          <w:sz w:val="20"/>
          <w:szCs w:val="20"/>
          <w:lang w:val="en-GB"/>
        </w:rPr>
        <w:t>e</w:t>
      </w:r>
      <w:r w:rsidRPr="003D65A0">
        <w:rPr>
          <w:i/>
          <w:sz w:val="20"/>
          <w:szCs w:val="20"/>
          <w:lang w:val="en-GB"/>
        </w:rPr>
        <w:t xml:space="preserve"> </w:t>
      </w:r>
      <w:del w:id="1261" w:author="Lotta Rydhmer" w:date="2025-05-22T11:22:00Z">
        <w:r w:rsidRPr="003D65A0" w:rsidDel="00812868">
          <w:rPr>
            <w:i/>
            <w:sz w:val="20"/>
            <w:szCs w:val="20"/>
            <w:lang w:val="en-GB"/>
          </w:rPr>
          <w:delText xml:space="preserve">indices </w:delText>
        </w:r>
      </w:del>
      <w:commentRangeStart w:id="1262"/>
      <w:ins w:id="1263" w:author="Lotta Rydhmer" w:date="2025-05-22T11:22:00Z">
        <w:r w:rsidR="00812868">
          <w:rPr>
            <w:i/>
            <w:sz w:val="20"/>
            <w:szCs w:val="20"/>
            <w:lang w:val="en-GB"/>
          </w:rPr>
          <w:t>indicator</w:t>
        </w:r>
        <w:commentRangeEnd w:id="1262"/>
        <w:r w:rsidR="00812868">
          <w:rPr>
            <w:rStyle w:val="Kommentarsreferens"/>
          </w:rPr>
          <w:commentReference w:id="1262"/>
        </w:r>
        <w:r w:rsidR="00812868">
          <w:rPr>
            <w:i/>
            <w:sz w:val="20"/>
            <w:szCs w:val="20"/>
            <w:lang w:val="en-GB"/>
          </w:rPr>
          <w:t xml:space="preserve"> </w:t>
        </w:r>
      </w:ins>
      <w:r w:rsidR="00887239" w:rsidRPr="003D65A0">
        <w:rPr>
          <w:i/>
          <w:sz w:val="20"/>
          <w:szCs w:val="20"/>
          <w:lang w:val="en-GB"/>
        </w:rPr>
        <w:t xml:space="preserve">for </w:t>
      </w:r>
      <w:r w:rsidRPr="003D65A0">
        <w:rPr>
          <w:i/>
          <w:sz w:val="20"/>
          <w:szCs w:val="20"/>
          <w:lang w:val="en-GB"/>
        </w:rPr>
        <w:t xml:space="preserve">Italian baseline consumption and </w:t>
      </w:r>
      <w:r w:rsidR="00021AA3" w:rsidRPr="003D65A0">
        <w:rPr>
          <w:i/>
          <w:sz w:val="20"/>
          <w:szCs w:val="20"/>
          <w:lang w:val="en-GB"/>
        </w:rPr>
        <w:t xml:space="preserve">in a scenario in which 50% of beef is replaced by rabbit. </w:t>
      </w:r>
      <w:r w:rsidRPr="003D65A0">
        <w:rPr>
          <w:i/>
          <w:sz w:val="20"/>
          <w:szCs w:val="20"/>
          <w:lang w:val="en-GB"/>
        </w:rPr>
        <w:t xml:space="preserve"> </w:t>
      </w:r>
    </w:p>
    <w:p w14:paraId="2810D05A" w14:textId="77777777" w:rsidR="003D65A0" w:rsidRDefault="003D65A0" w:rsidP="002513B9">
      <w:pPr>
        <w:spacing w:line="240" w:lineRule="auto"/>
        <w:rPr>
          <w:lang w:val="en-GB"/>
        </w:rPr>
      </w:pPr>
    </w:p>
    <w:p w14:paraId="5BEC9BE4" w14:textId="0D443FFC" w:rsidR="00454E98" w:rsidRPr="005B1287" w:rsidRDefault="001A6D61" w:rsidP="00783979">
      <w:pPr>
        <w:spacing w:line="276" w:lineRule="auto"/>
        <w:rPr>
          <w:lang w:val="en-GB"/>
        </w:rPr>
      </w:pPr>
      <w:r w:rsidRPr="005B1287">
        <w:rPr>
          <w:lang w:val="en-GB"/>
        </w:rPr>
        <w:t xml:space="preserve">Turning to the Irish diet, </w:t>
      </w:r>
      <w:r w:rsidR="00E429C0" w:rsidRPr="005B1287">
        <w:rPr>
          <w:lang w:val="en-GB"/>
        </w:rPr>
        <w:t xml:space="preserve">replacing 50% of beef with either </w:t>
      </w:r>
      <w:r w:rsidR="6B0E1105" w:rsidRPr="005B1287">
        <w:rPr>
          <w:lang w:val="en-GB"/>
        </w:rPr>
        <w:t xml:space="preserve">blue </w:t>
      </w:r>
      <w:r w:rsidR="00E429C0" w:rsidRPr="005B1287">
        <w:rPr>
          <w:lang w:val="en-GB"/>
        </w:rPr>
        <w:t>mussels or chicken, decreases the carbon footprint</w:t>
      </w:r>
      <w:r w:rsidR="007F5EB8" w:rsidRPr="005B1287">
        <w:rPr>
          <w:lang w:val="en-GB"/>
        </w:rPr>
        <w:t xml:space="preserve"> to the same extent (</w:t>
      </w:r>
      <w:r w:rsidR="008E385B" w:rsidRPr="005B1287">
        <w:rPr>
          <w:lang w:val="en-GB"/>
        </w:rPr>
        <w:t xml:space="preserve">a 23% decrease) but </w:t>
      </w:r>
      <w:r w:rsidR="0074688D" w:rsidRPr="005B1287">
        <w:rPr>
          <w:lang w:val="en-GB"/>
        </w:rPr>
        <w:t>with an increase in chicken consumption follows a substantial animal welfare loss. The antibiotic</w:t>
      </w:r>
      <w:r w:rsidR="00887239">
        <w:rPr>
          <w:lang w:val="en-GB"/>
        </w:rPr>
        <w:t xml:space="preserve"> u</w:t>
      </w:r>
      <w:r w:rsidR="0074688D" w:rsidRPr="005B1287">
        <w:rPr>
          <w:lang w:val="en-GB"/>
        </w:rPr>
        <w:t>s</w:t>
      </w:r>
      <w:r w:rsidR="00887239">
        <w:rPr>
          <w:lang w:val="en-GB"/>
        </w:rPr>
        <w:t>e</w:t>
      </w:r>
      <w:r w:rsidR="0074688D" w:rsidRPr="005B1287">
        <w:rPr>
          <w:lang w:val="en-GB"/>
        </w:rPr>
        <w:t xml:space="preserve"> </w:t>
      </w:r>
      <w:del w:id="1264" w:author="Lotta Rydhmer" w:date="2025-05-22T10:47:00Z">
        <w:r w:rsidR="0074688D" w:rsidRPr="005B1287" w:rsidDel="009F4742">
          <w:rPr>
            <w:lang w:val="en-GB"/>
          </w:rPr>
          <w:delText xml:space="preserve">index </w:delText>
        </w:r>
      </w:del>
      <w:ins w:id="1265" w:author="Lotta Rydhmer" w:date="2025-05-22T10:47:00Z">
        <w:r w:rsidR="009F4742">
          <w:rPr>
            <w:lang w:val="en-GB"/>
          </w:rPr>
          <w:t>indicator</w:t>
        </w:r>
        <w:r w:rsidR="009F4742" w:rsidRPr="005B1287">
          <w:rPr>
            <w:lang w:val="en-GB"/>
          </w:rPr>
          <w:t xml:space="preserve"> </w:t>
        </w:r>
      </w:ins>
      <w:r w:rsidR="0074688D" w:rsidRPr="005B1287">
        <w:rPr>
          <w:lang w:val="en-GB"/>
        </w:rPr>
        <w:t xml:space="preserve">also increases slightly with chicken, while it is slightly reduced by replacing beef by </w:t>
      </w:r>
      <w:r w:rsidR="00887239">
        <w:rPr>
          <w:lang w:val="en-GB"/>
        </w:rPr>
        <w:t xml:space="preserve">blue </w:t>
      </w:r>
      <w:r w:rsidR="0074688D" w:rsidRPr="005B1287">
        <w:rPr>
          <w:lang w:val="en-GB"/>
        </w:rPr>
        <w:t>mussels (Fig. 7).</w:t>
      </w:r>
    </w:p>
    <w:p w14:paraId="6B17C721" w14:textId="12A626D5" w:rsidR="0074688D" w:rsidRPr="005B1287" w:rsidRDefault="0074688D" w:rsidP="002513B9">
      <w:pPr>
        <w:spacing w:line="240" w:lineRule="auto"/>
        <w:rPr>
          <w:b/>
          <w:bCs/>
          <w:i/>
          <w:iCs/>
          <w:sz w:val="22"/>
          <w:lang w:val="en-GB"/>
        </w:rPr>
      </w:pPr>
    </w:p>
    <w:p w14:paraId="4A19D65F" w14:textId="77777777" w:rsidR="000602F5" w:rsidRPr="005B1287" w:rsidRDefault="000602F5" w:rsidP="002513B9">
      <w:pPr>
        <w:spacing w:line="240" w:lineRule="auto"/>
        <w:rPr>
          <w:b/>
          <w:bCs/>
          <w:i/>
          <w:iCs/>
          <w:sz w:val="22"/>
          <w:lang w:val="en-GB"/>
        </w:rPr>
      </w:pPr>
    </w:p>
    <w:p w14:paraId="1DAD4106" w14:textId="77777777" w:rsidR="000602F5" w:rsidRPr="005B1287" w:rsidRDefault="000602F5" w:rsidP="002513B9">
      <w:pPr>
        <w:spacing w:line="240" w:lineRule="auto"/>
        <w:rPr>
          <w:b/>
          <w:bCs/>
          <w:i/>
          <w:iCs/>
          <w:sz w:val="22"/>
          <w:lang w:val="en-GB"/>
        </w:rPr>
      </w:pPr>
    </w:p>
    <w:p w14:paraId="6226E68B" w14:textId="6226F4D0" w:rsidR="000602F5" w:rsidRPr="005B1287" w:rsidRDefault="003420B1" w:rsidP="002513B9">
      <w:pPr>
        <w:spacing w:line="240" w:lineRule="auto"/>
        <w:rPr>
          <w:b/>
          <w:bCs/>
          <w:i/>
          <w:iCs/>
          <w:sz w:val="22"/>
          <w:lang w:val="en-GB"/>
        </w:rPr>
      </w:pPr>
      <w:r w:rsidRPr="005B1287">
        <w:rPr>
          <w:noProof/>
          <w:lang w:eastAsia="sv-SE"/>
        </w:rPr>
        <w:drawing>
          <wp:anchor distT="0" distB="0" distL="114300" distR="114300" simplePos="0" relativeHeight="251662339" behindDoc="0" locked="0" layoutInCell="1" allowOverlap="1" wp14:anchorId="0B8AAEA6" wp14:editId="625ADD09">
            <wp:simplePos x="0" y="0"/>
            <wp:positionH relativeFrom="column">
              <wp:posOffset>0</wp:posOffset>
            </wp:positionH>
            <wp:positionV relativeFrom="paragraph">
              <wp:posOffset>289560</wp:posOffset>
            </wp:positionV>
            <wp:extent cx="5968365" cy="4000500"/>
            <wp:effectExtent l="0" t="0" r="0" b="0"/>
            <wp:wrapTopAndBottom/>
            <wp:docPr id="7803431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68365" cy="4000500"/>
                    </a:xfrm>
                    <a:prstGeom prst="rect">
                      <a:avLst/>
                    </a:prstGeom>
                    <a:noFill/>
                  </pic:spPr>
                </pic:pic>
              </a:graphicData>
            </a:graphic>
            <wp14:sizeRelH relativeFrom="margin">
              <wp14:pctWidth>0</wp14:pctWidth>
            </wp14:sizeRelH>
            <wp14:sizeRelV relativeFrom="margin">
              <wp14:pctHeight>0</wp14:pctHeight>
            </wp14:sizeRelV>
          </wp:anchor>
        </w:drawing>
      </w:r>
    </w:p>
    <w:p w14:paraId="2ADEC9FF" w14:textId="3EA50080" w:rsidR="00662A0B" w:rsidRPr="003D65A0" w:rsidRDefault="00662A0B" w:rsidP="002513B9">
      <w:pPr>
        <w:spacing w:line="240" w:lineRule="auto"/>
        <w:rPr>
          <w:i/>
          <w:sz w:val="20"/>
          <w:szCs w:val="20"/>
          <w:lang w:val="en-GB"/>
        </w:rPr>
      </w:pPr>
      <w:r w:rsidRPr="003D65A0">
        <w:rPr>
          <w:b/>
          <w:bCs/>
          <w:i/>
          <w:sz w:val="20"/>
          <w:szCs w:val="20"/>
          <w:lang w:val="en-GB"/>
        </w:rPr>
        <w:t>Fig. 7.</w:t>
      </w:r>
      <w:r w:rsidRPr="003D65A0">
        <w:rPr>
          <w:i/>
          <w:sz w:val="20"/>
          <w:szCs w:val="20"/>
          <w:lang w:val="en-GB"/>
        </w:rPr>
        <w:t xml:space="preserve"> Carbon footprint, animal welfare loss (</w:t>
      </w:r>
      <w:r w:rsidR="00887239" w:rsidRPr="003D65A0">
        <w:rPr>
          <w:i/>
          <w:sz w:val="20"/>
          <w:szCs w:val="20"/>
          <w:lang w:val="en-GB"/>
        </w:rPr>
        <w:t xml:space="preserve">Perception Adjusted Animal Lives Affected, </w:t>
      </w:r>
      <w:r w:rsidRPr="003D65A0">
        <w:rPr>
          <w:i/>
          <w:sz w:val="20"/>
          <w:szCs w:val="20"/>
          <w:lang w:val="en-GB"/>
        </w:rPr>
        <w:t>PAALA) and antibiotic</w:t>
      </w:r>
      <w:r w:rsidR="00887239" w:rsidRPr="003D65A0">
        <w:rPr>
          <w:i/>
          <w:sz w:val="20"/>
          <w:szCs w:val="20"/>
          <w:lang w:val="en-GB"/>
        </w:rPr>
        <w:t xml:space="preserve"> u</w:t>
      </w:r>
      <w:r w:rsidRPr="003D65A0">
        <w:rPr>
          <w:i/>
          <w:sz w:val="20"/>
          <w:szCs w:val="20"/>
          <w:lang w:val="en-GB"/>
        </w:rPr>
        <w:t>s</w:t>
      </w:r>
      <w:r w:rsidR="00887239" w:rsidRPr="003D65A0">
        <w:rPr>
          <w:i/>
          <w:sz w:val="20"/>
          <w:szCs w:val="20"/>
          <w:lang w:val="en-GB"/>
        </w:rPr>
        <w:t>e</w:t>
      </w:r>
      <w:r w:rsidRPr="003D65A0">
        <w:rPr>
          <w:i/>
          <w:sz w:val="20"/>
          <w:szCs w:val="20"/>
          <w:lang w:val="en-GB"/>
        </w:rPr>
        <w:t xml:space="preserve"> </w:t>
      </w:r>
      <w:commentRangeStart w:id="1266"/>
      <w:ins w:id="1267" w:author="Lotta Rydhmer" w:date="2025-05-22T11:21:00Z">
        <w:r w:rsidR="00812868">
          <w:rPr>
            <w:i/>
            <w:sz w:val="20"/>
            <w:szCs w:val="20"/>
            <w:lang w:val="en-GB"/>
          </w:rPr>
          <w:t>indicator</w:t>
        </w:r>
      </w:ins>
      <w:del w:id="1268" w:author="Lotta Rydhmer" w:date="2025-05-22T11:21:00Z">
        <w:r w:rsidRPr="003D65A0" w:rsidDel="00812868">
          <w:rPr>
            <w:i/>
            <w:sz w:val="20"/>
            <w:szCs w:val="20"/>
            <w:lang w:val="en-GB"/>
          </w:rPr>
          <w:delText>indices</w:delText>
        </w:r>
      </w:del>
      <w:commentRangeEnd w:id="1266"/>
      <w:r w:rsidR="00812868">
        <w:rPr>
          <w:rStyle w:val="Kommentarsreferens"/>
        </w:rPr>
        <w:commentReference w:id="1266"/>
      </w:r>
      <w:r w:rsidRPr="003D65A0">
        <w:rPr>
          <w:i/>
          <w:sz w:val="20"/>
          <w:szCs w:val="20"/>
          <w:lang w:val="en-GB"/>
        </w:rPr>
        <w:t xml:space="preserve"> </w:t>
      </w:r>
      <w:r w:rsidR="00887239" w:rsidRPr="003D65A0">
        <w:rPr>
          <w:i/>
          <w:sz w:val="20"/>
          <w:szCs w:val="20"/>
          <w:lang w:val="en-GB"/>
        </w:rPr>
        <w:t xml:space="preserve">for </w:t>
      </w:r>
      <w:r w:rsidR="00620D8F" w:rsidRPr="003D65A0">
        <w:rPr>
          <w:i/>
          <w:sz w:val="20"/>
          <w:szCs w:val="20"/>
          <w:lang w:val="en-GB"/>
        </w:rPr>
        <w:t>Irish</w:t>
      </w:r>
      <w:r w:rsidRPr="003D65A0">
        <w:rPr>
          <w:i/>
          <w:sz w:val="20"/>
          <w:szCs w:val="20"/>
          <w:lang w:val="en-GB"/>
        </w:rPr>
        <w:t xml:space="preserve"> baseline consumption and in </w:t>
      </w:r>
      <w:r w:rsidR="00620D8F" w:rsidRPr="003D65A0">
        <w:rPr>
          <w:i/>
          <w:sz w:val="20"/>
          <w:szCs w:val="20"/>
          <w:lang w:val="en-GB"/>
        </w:rPr>
        <w:t>one</w:t>
      </w:r>
      <w:r w:rsidRPr="003D65A0">
        <w:rPr>
          <w:i/>
          <w:sz w:val="20"/>
          <w:szCs w:val="20"/>
          <w:lang w:val="en-GB"/>
        </w:rPr>
        <w:t xml:space="preserve"> scenario in which 50% of beef is replaced by </w:t>
      </w:r>
      <w:r w:rsidR="00620D8F" w:rsidRPr="003D65A0">
        <w:rPr>
          <w:i/>
          <w:sz w:val="20"/>
          <w:szCs w:val="20"/>
          <w:lang w:val="en-GB"/>
        </w:rPr>
        <w:t xml:space="preserve">chicken and one in which 50% of beef is replaced by </w:t>
      </w:r>
      <w:r w:rsidR="603A7569" w:rsidRPr="003D65A0">
        <w:rPr>
          <w:i/>
          <w:sz w:val="20"/>
          <w:szCs w:val="20"/>
          <w:lang w:val="en-GB"/>
        </w:rPr>
        <w:t xml:space="preserve">blue </w:t>
      </w:r>
      <w:r w:rsidR="00620D8F" w:rsidRPr="003D65A0">
        <w:rPr>
          <w:i/>
          <w:sz w:val="20"/>
          <w:szCs w:val="20"/>
          <w:lang w:val="en-GB"/>
        </w:rPr>
        <w:t>mussels</w:t>
      </w:r>
      <w:r w:rsidRPr="003D65A0">
        <w:rPr>
          <w:i/>
          <w:sz w:val="20"/>
          <w:szCs w:val="20"/>
          <w:lang w:val="en-GB"/>
        </w:rPr>
        <w:t xml:space="preserve">.  </w:t>
      </w:r>
    </w:p>
    <w:p w14:paraId="74F23B88" w14:textId="285818AE" w:rsidR="004F6DCF" w:rsidRPr="005B1287" w:rsidRDefault="004F6DCF" w:rsidP="002513B9">
      <w:pPr>
        <w:pStyle w:val="Rubrik1"/>
        <w:spacing w:line="240" w:lineRule="auto"/>
        <w:rPr>
          <w:lang w:val="en-GB"/>
        </w:rPr>
      </w:pPr>
      <w:r w:rsidRPr="005B1287">
        <w:rPr>
          <w:lang w:val="en-GB"/>
        </w:rPr>
        <w:t>5. Discussion</w:t>
      </w:r>
      <w:r w:rsidR="005227CB" w:rsidRPr="005B1287">
        <w:rPr>
          <w:lang w:val="en-GB"/>
        </w:rPr>
        <w:t xml:space="preserve"> </w:t>
      </w:r>
    </w:p>
    <w:p w14:paraId="1590457D" w14:textId="13856CB7" w:rsidR="005E4584" w:rsidRPr="005B1287" w:rsidRDefault="005E4584" w:rsidP="00783979">
      <w:pPr>
        <w:spacing w:line="276" w:lineRule="auto"/>
        <w:rPr>
          <w:lang w:val="en-GB"/>
        </w:rPr>
      </w:pPr>
      <w:r w:rsidRPr="005B1287">
        <w:rPr>
          <w:lang w:val="en-GB"/>
        </w:rPr>
        <w:t xml:space="preserve">In academic discussions concerning sustainability, it is recognized that science alone cannot determine whether animal welfare, human health, or environmental impact should be prioritized, as these decisions are influenced by personal and societal values. However, scientific evidence can provide a foundation for making informed decisions in these areas. In this </w:t>
      </w:r>
      <w:r w:rsidR="00887239">
        <w:rPr>
          <w:lang w:val="en-GB"/>
        </w:rPr>
        <w:t>article</w:t>
      </w:r>
      <w:r w:rsidRPr="005B1287">
        <w:rPr>
          <w:lang w:val="en-GB"/>
        </w:rPr>
        <w:t xml:space="preserve">, we have developed </w:t>
      </w:r>
      <w:r w:rsidR="00436F60" w:rsidRPr="005B1287">
        <w:rPr>
          <w:lang w:val="en-GB"/>
        </w:rPr>
        <w:t>indices</w:t>
      </w:r>
      <w:r w:rsidRPr="005B1287">
        <w:rPr>
          <w:lang w:val="en-GB"/>
        </w:rPr>
        <w:t xml:space="preserve"> for assessing animal welfare loss and antibiotic us</w:t>
      </w:r>
      <w:r w:rsidR="00436F60" w:rsidRPr="005B1287">
        <w:rPr>
          <w:lang w:val="en-GB"/>
        </w:rPr>
        <w:t>e</w:t>
      </w:r>
      <w:r w:rsidRPr="005B1287">
        <w:rPr>
          <w:lang w:val="en-GB"/>
        </w:rPr>
        <w:t xml:space="preserve">, which can be used alongside environmental impact indicators to evaluate </w:t>
      </w:r>
      <w:r w:rsidR="00436F60" w:rsidRPr="005B1287">
        <w:rPr>
          <w:lang w:val="en-GB"/>
        </w:rPr>
        <w:t xml:space="preserve">impacts from </w:t>
      </w:r>
      <w:r w:rsidRPr="005B1287">
        <w:rPr>
          <w:lang w:val="en-GB"/>
        </w:rPr>
        <w:t>food consumption</w:t>
      </w:r>
      <w:r w:rsidR="00436F60" w:rsidRPr="005B1287">
        <w:rPr>
          <w:lang w:val="en-GB"/>
        </w:rPr>
        <w:t xml:space="preserve"> in diet assessments (</w:t>
      </w:r>
      <w:r w:rsidR="00891363" w:rsidRPr="00891363">
        <w:rPr>
          <w:i/>
          <w:lang w:val="en-GB"/>
        </w:rPr>
        <w:t>e.g.</w:t>
      </w:r>
      <w:r w:rsidR="00397B08" w:rsidRPr="005B1287">
        <w:rPr>
          <w:lang w:val="en-GB"/>
        </w:rPr>
        <w:t xml:space="preserve"> Eustachio Colombo</w:t>
      </w:r>
      <w:r w:rsidR="00D13F5F" w:rsidRPr="005B1287">
        <w:rPr>
          <w:lang w:val="en-GB"/>
        </w:rPr>
        <w:t>, 2023</w:t>
      </w:r>
      <w:r w:rsidR="00436F60" w:rsidRPr="005B1287">
        <w:rPr>
          <w:lang w:val="en-GB"/>
        </w:rPr>
        <w:t xml:space="preserve">) and food system </w:t>
      </w:r>
      <w:r w:rsidR="00916309" w:rsidRPr="005B1287">
        <w:rPr>
          <w:lang w:val="en-GB"/>
        </w:rPr>
        <w:t>modelling</w:t>
      </w:r>
      <w:r w:rsidR="00436F60" w:rsidRPr="005B1287">
        <w:rPr>
          <w:lang w:val="en-GB"/>
        </w:rPr>
        <w:t xml:space="preserve"> studies (</w:t>
      </w:r>
      <w:r w:rsidR="009C5FDA" w:rsidRPr="005B1287">
        <w:rPr>
          <w:lang w:val="en-GB"/>
        </w:rPr>
        <w:t xml:space="preserve">van Zanten </w:t>
      </w:r>
      <w:r w:rsidR="004726BA" w:rsidRPr="004726BA">
        <w:rPr>
          <w:i/>
          <w:iCs/>
          <w:lang w:val="en-GB"/>
        </w:rPr>
        <w:t>et al.</w:t>
      </w:r>
      <w:r w:rsidR="009C5FDA" w:rsidRPr="005B1287">
        <w:rPr>
          <w:lang w:val="en-GB"/>
        </w:rPr>
        <w:t>, 2022</w:t>
      </w:r>
      <w:r w:rsidR="00436F60" w:rsidRPr="005B1287">
        <w:rPr>
          <w:lang w:val="en-GB"/>
        </w:rPr>
        <w:t>)</w:t>
      </w:r>
      <w:r w:rsidRPr="005B1287">
        <w:rPr>
          <w:lang w:val="en-GB"/>
        </w:rPr>
        <w:t>. The aim of these ind</w:t>
      </w:r>
      <w:r w:rsidR="00436F60" w:rsidRPr="005B1287">
        <w:rPr>
          <w:lang w:val="en-GB"/>
        </w:rPr>
        <w:t>ices</w:t>
      </w:r>
      <w:r w:rsidRPr="005B1287">
        <w:rPr>
          <w:lang w:val="en-GB"/>
        </w:rPr>
        <w:t xml:space="preserve"> is</w:t>
      </w:r>
      <w:r w:rsidR="004F4660" w:rsidRPr="005B1287">
        <w:rPr>
          <w:lang w:val="en-GB"/>
        </w:rPr>
        <w:t xml:space="preserve"> </w:t>
      </w:r>
      <w:r w:rsidR="005F4350" w:rsidRPr="005B1287">
        <w:rPr>
          <w:lang w:val="en-GB"/>
        </w:rPr>
        <w:t xml:space="preserve">to </w:t>
      </w:r>
      <w:r w:rsidR="004F4660" w:rsidRPr="005B1287">
        <w:rPr>
          <w:lang w:val="en-GB"/>
        </w:rPr>
        <w:t xml:space="preserve">bring in the aspects of animal welfare and use of antibiotics to </w:t>
      </w:r>
      <w:r w:rsidR="00083112" w:rsidRPr="005B1287">
        <w:rPr>
          <w:lang w:val="en-GB"/>
        </w:rPr>
        <w:t>provide more comprehensive decision support</w:t>
      </w:r>
      <w:r w:rsidRPr="005B1287">
        <w:rPr>
          <w:lang w:val="en-GB"/>
        </w:rPr>
        <w:t xml:space="preserve"> to assist various stakeholders, </w:t>
      </w:r>
      <w:r w:rsidR="00887239">
        <w:rPr>
          <w:lang w:val="en-GB"/>
        </w:rPr>
        <w:t xml:space="preserve">such as politicians, </w:t>
      </w:r>
      <w:r w:rsidRPr="005B1287">
        <w:rPr>
          <w:lang w:val="en-GB"/>
        </w:rPr>
        <w:t>policymakers</w:t>
      </w:r>
      <w:r w:rsidR="00887239">
        <w:rPr>
          <w:lang w:val="en-GB"/>
        </w:rPr>
        <w:t xml:space="preserve"> in </w:t>
      </w:r>
      <w:r w:rsidRPr="005B1287">
        <w:rPr>
          <w:lang w:val="en-GB"/>
        </w:rPr>
        <w:t xml:space="preserve">food </w:t>
      </w:r>
      <w:r w:rsidR="00887239">
        <w:rPr>
          <w:lang w:val="en-GB"/>
        </w:rPr>
        <w:t xml:space="preserve">and agriculture </w:t>
      </w:r>
      <w:r w:rsidRPr="005B1287">
        <w:rPr>
          <w:lang w:val="en-GB"/>
        </w:rPr>
        <w:t>industry, producers, and consumers</w:t>
      </w:r>
      <w:r w:rsidR="00D62AB7" w:rsidRPr="005B1287">
        <w:rPr>
          <w:lang w:val="en-GB"/>
        </w:rPr>
        <w:t>.</w:t>
      </w:r>
      <w:r w:rsidRPr="005B1287">
        <w:rPr>
          <w:lang w:val="en-GB"/>
        </w:rPr>
        <w:t xml:space="preserve"> </w:t>
      </w:r>
    </w:p>
    <w:p w14:paraId="532BC1F0" w14:textId="5AA33F2A" w:rsidR="003B676B" w:rsidRPr="005B1287" w:rsidRDefault="003B676B" w:rsidP="00783979">
      <w:pPr>
        <w:spacing w:line="276" w:lineRule="auto"/>
        <w:rPr>
          <w:lang w:val="en-GB"/>
        </w:rPr>
      </w:pPr>
      <w:r w:rsidRPr="005B1287">
        <w:rPr>
          <w:lang w:val="en-GB"/>
        </w:rPr>
        <w:t xml:space="preserve">It is important to note that </w:t>
      </w:r>
      <w:r w:rsidR="6427607F" w:rsidRPr="005B1287">
        <w:rPr>
          <w:lang w:val="en-GB"/>
        </w:rPr>
        <w:t>our</w:t>
      </w:r>
      <w:r w:rsidRPr="005B1287">
        <w:rPr>
          <w:lang w:val="en-GB"/>
        </w:rPr>
        <w:t xml:space="preserve"> indicators are not intended for monitoring or improving livestock </w:t>
      </w:r>
      <w:r w:rsidRPr="005B1287">
        <w:rPr>
          <w:i/>
          <w:iCs/>
          <w:lang w:val="en-GB"/>
        </w:rPr>
        <w:t>production</w:t>
      </w:r>
      <w:r w:rsidRPr="005B1287">
        <w:rPr>
          <w:lang w:val="en-GB"/>
        </w:rPr>
        <w:t xml:space="preserve"> practices. For instance, only a small number of parental animals are needed per k</w:t>
      </w:r>
      <w:r w:rsidR="00887239">
        <w:rPr>
          <w:lang w:val="en-GB"/>
        </w:rPr>
        <w:t>g</w:t>
      </w:r>
      <w:r w:rsidRPr="005B1287">
        <w:rPr>
          <w:lang w:val="en-GB"/>
        </w:rPr>
        <w:t xml:space="preserve"> food product, </w:t>
      </w:r>
      <w:r w:rsidR="00044FCC" w:rsidRPr="005B1287">
        <w:rPr>
          <w:lang w:val="en-GB"/>
        </w:rPr>
        <w:t xml:space="preserve">therefore </w:t>
      </w:r>
      <w:r w:rsidRPr="005B1287">
        <w:rPr>
          <w:lang w:val="en-GB"/>
        </w:rPr>
        <w:t xml:space="preserve">their contribution to the overall animal welfare index is minimal. Consequently, even a </w:t>
      </w:r>
      <w:r w:rsidR="00F002CD" w:rsidRPr="005B1287">
        <w:rPr>
          <w:lang w:val="en-GB"/>
        </w:rPr>
        <w:t xml:space="preserve">very </w:t>
      </w:r>
      <w:r w:rsidRPr="005B1287">
        <w:rPr>
          <w:lang w:val="en-GB"/>
        </w:rPr>
        <w:t xml:space="preserve">low </w:t>
      </w:r>
      <w:r w:rsidR="00F002CD" w:rsidRPr="005B1287">
        <w:rPr>
          <w:lang w:val="en-GB"/>
        </w:rPr>
        <w:t xml:space="preserve">animal </w:t>
      </w:r>
      <w:r w:rsidRPr="005B1287">
        <w:rPr>
          <w:lang w:val="en-GB"/>
        </w:rPr>
        <w:t xml:space="preserve">welfare </w:t>
      </w:r>
      <w:r w:rsidR="00920A92">
        <w:rPr>
          <w:lang w:val="en-GB"/>
        </w:rPr>
        <w:t>value</w:t>
      </w:r>
      <w:r w:rsidR="00920A92" w:rsidRPr="005B1287">
        <w:rPr>
          <w:lang w:val="en-GB"/>
        </w:rPr>
        <w:t xml:space="preserve"> </w:t>
      </w:r>
      <w:r w:rsidRPr="005B1287">
        <w:rPr>
          <w:lang w:val="en-GB"/>
        </w:rPr>
        <w:t xml:space="preserve">for parental animals would have little impact on the overall </w:t>
      </w:r>
      <w:r w:rsidR="00F002CD" w:rsidRPr="005B1287">
        <w:rPr>
          <w:lang w:val="en-GB"/>
        </w:rPr>
        <w:t>animal</w:t>
      </w:r>
      <w:r w:rsidRPr="005B1287">
        <w:rPr>
          <w:lang w:val="en-GB"/>
        </w:rPr>
        <w:t xml:space="preserve"> welfare index </w:t>
      </w:r>
      <w:r w:rsidR="005963CF">
        <w:rPr>
          <w:lang w:val="en-GB"/>
        </w:rPr>
        <w:t>value</w:t>
      </w:r>
      <w:r w:rsidRPr="005B1287">
        <w:rPr>
          <w:lang w:val="en-GB"/>
        </w:rPr>
        <w:t xml:space="preserve">. </w:t>
      </w:r>
      <w:r w:rsidR="001216D2" w:rsidRPr="005B1287">
        <w:rPr>
          <w:lang w:val="en-GB"/>
        </w:rPr>
        <w:t xml:space="preserve">Therefore, assessing and acting on animal welfare indices on a diet level is </w:t>
      </w:r>
      <w:r w:rsidR="007B7A03" w:rsidRPr="005B1287">
        <w:rPr>
          <w:lang w:val="en-GB"/>
        </w:rPr>
        <w:t>far from</w:t>
      </w:r>
      <w:r w:rsidR="001216D2" w:rsidRPr="005B1287">
        <w:rPr>
          <w:lang w:val="en-GB"/>
        </w:rPr>
        <w:t xml:space="preserve"> enough</w:t>
      </w:r>
      <w:r w:rsidR="002C0D2C" w:rsidRPr="005B1287">
        <w:rPr>
          <w:lang w:val="en-GB"/>
        </w:rPr>
        <w:t>;</w:t>
      </w:r>
      <w:r w:rsidR="001216D2" w:rsidRPr="005B1287">
        <w:rPr>
          <w:lang w:val="en-GB"/>
        </w:rPr>
        <w:t xml:space="preserve"> efforts to</w:t>
      </w:r>
      <w:r w:rsidRPr="005B1287">
        <w:rPr>
          <w:lang w:val="en-GB"/>
        </w:rPr>
        <w:t xml:space="preserve"> improve </w:t>
      </w:r>
      <w:r w:rsidR="00F002CD" w:rsidRPr="005B1287">
        <w:rPr>
          <w:lang w:val="en-GB"/>
        </w:rPr>
        <w:t>animal</w:t>
      </w:r>
      <w:r w:rsidRPr="005B1287">
        <w:rPr>
          <w:lang w:val="en-GB"/>
        </w:rPr>
        <w:t xml:space="preserve"> welfare of </w:t>
      </w:r>
      <w:r w:rsidR="00935E42" w:rsidRPr="005B1287">
        <w:rPr>
          <w:lang w:val="en-GB"/>
        </w:rPr>
        <w:t xml:space="preserve">all </w:t>
      </w:r>
      <w:r w:rsidRPr="005B1287">
        <w:rPr>
          <w:lang w:val="en-GB"/>
        </w:rPr>
        <w:t xml:space="preserve">parent </w:t>
      </w:r>
      <w:r w:rsidR="00F002CD" w:rsidRPr="005B1287">
        <w:rPr>
          <w:lang w:val="en-GB"/>
        </w:rPr>
        <w:t xml:space="preserve">and production </w:t>
      </w:r>
      <w:r w:rsidRPr="005B1287">
        <w:rPr>
          <w:lang w:val="en-GB"/>
        </w:rPr>
        <w:t>animals</w:t>
      </w:r>
      <w:r w:rsidR="001216D2" w:rsidRPr="005B1287">
        <w:rPr>
          <w:lang w:val="en-GB"/>
        </w:rPr>
        <w:t xml:space="preserve"> needs to continue</w:t>
      </w:r>
      <w:r w:rsidR="00935E42" w:rsidRPr="005B1287">
        <w:rPr>
          <w:lang w:val="en-GB"/>
        </w:rPr>
        <w:t xml:space="preserve"> regardless how they score in our indices</w:t>
      </w:r>
      <w:r w:rsidRPr="005B1287">
        <w:rPr>
          <w:lang w:val="en-GB"/>
        </w:rPr>
        <w:t xml:space="preserve">, including </w:t>
      </w:r>
      <w:r w:rsidR="001216D2" w:rsidRPr="005B1287">
        <w:rPr>
          <w:lang w:val="en-GB"/>
        </w:rPr>
        <w:t>reducing</w:t>
      </w:r>
      <w:r w:rsidRPr="005B1287">
        <w:rPr>
          <w:lang w:val="en-GB"/>
        </w:rPr>
        <w:t xml:space="preserve"> mortality, disease </w:t>
      </w:r>
      <w:r w:rsidR="00887239">
        <w:rPr>
          <w:lang w:val="en-GB"/>
        </w:rPr>
        <w:t>frequency and</w:t>
      </w:r>
      <w:r w:rsidRPr="005B1287">
        <w:rPr>
          <w:lang w:val="en-GB"/>
        </w:rPr>
        <w:t xml:space="preserve"> slaughter duration</w:t>
      </w:r>
      <w:r w:rsidR="001216D2" w:rsidRPr="005B1287">
        <w:rPr>
          <w:lang w:val="en-GB"/>
        </w:rPr>
        <w:t xml:space="preserve"> and increase space allocation</w:t>
      </w:r>
      <w:r w:rsidR="00887239">
        <w:rPr>
          <w:lang w:val="en-GB"/>
        </w:rPr>
        <w:t>.</w:t>
      </w:r>
    </w:p>
    <w:p w14:paraId="060DF5DA" w14:textId="34AD0CA7" w:rsidR="004F6DCF" w:rsidRPr="005B1287" w:rsidRDefault="009073D2" w:rsidP="002513B9">
      <w:pPr>
        <w:pStyle w:val="Rubrik2"/>
        <w:spacing w:line="240" w:lineRule="auto"/>
        <w:rPr>
          <w:lang w:val="en-GB"/>
        </w:rPr>
      </w:pPr>
      <w:r w:rsidRPr="005B1287">
        <w:rPr>
          <w:lang w:val="en-GB"/>
        </w:rPr>
        <w:t xml:space="preserve">5.1 </w:t>
      </w:r>
      <w:r w:rsidR="004F6DCF" w:rsidRPr="005B1287">
        <w:rPr>
          <w:lang w:val="en-GB"/>
        </w:rPr>
        <w:t xml:space="preserve">Design of </w:t>
      </w:r>
      <w:r w:rsidR="00AA1951" w:rsidRPr="005B1287">
        <w:rPr>
          <w:lang w:val="en-GB"/>
        </w:rPr>
        <w:t xml:space="preserve">the animal welfare </w:t>
      </w:r>
      <w:r w:rsidR="004F6DCF" w:rsidRPr="005B1287">
        <w:rPr>
          <w:lang w:val="en-GB"/>
        </w:rPr>
        <w:t>indices</w:t>
      </w:r>
    </w:p>
    <w:p w14:paraId="40B647FA" w14:textId="38F05543" w:rsidR="00722682" w:rsidRDefault="63BBD817" w:rsidP="00942F0C">
      <w:pPr>
        <w:spacing w:line="276" w:lineRule="auto"/>
        <w:rPr>
          <w:lang w:val="en-GB"/>
        </w:rPr>
      </w:pPr>
      <w:r w:rsidRPr="63BBD817">
        <w:rPr>
          <w:lang w:val="en-GB"/>
        </w:rPr>
        <w:t xml:space="preserve">The consumption of 1 kg honey involves </w:t>
      </w:r>
      <w:r w:rsidR="00683CBF">
        <w:rPr>
          <w:lang w:val="en-GB"/>
        </w:rPr>
        <w:t xml:space="preserve">the life of </w:t>
      </w:r>
      <w:r w:rsidRPr="63BBD817">
        <w:rPr>
          <w:lang w:val="en-GB"/>
        </w:rPr>
        <w:t>12 000 honeybees</w:t>
      </w:r>
      <w:r w:rsidR="00683CBF">
        <w:rPr>
          <w:lang w:val="en-GB"/>
        </w:rPr>
        <w:t>,</w:t>
      </w:r>
      <w:r w:rsidRPr="63BBD817">
        <w:rPr>
          <w:lang w:val="en-GB"/>
        </w:rPr>
        <w:t xml:space="preserve"> while one pig life is enough for consuming more than 50 kg meat. Globally, number of animals affected is increasing due to increasing meat consumption and an ongoing shift towards chicken meat, making number of animals affected increase much faster than total meat consumption (Van der Laan </w:t>
      </w:r>
      <w:r w:rsidRPr="63BBD817">
        <w:rPr>
          <w:i/>
          <w:iCs/>
          <w:lang w:val="en-GB"/>
        </w:rPr>
        <w:t>et al.</w:t>
      </w:r>
      <w:r w:rsidRPr="63BBD817">
        <w:rPr>
          <w:lang w:val="en-GB"/>
        </w:rPr>
        <w:t xml:space="preserve">, 2024). We have taken animal lives into account in our animal welfare assessment and so has Scherer </w:t>
      </w:r>
      <w:r w:rsidRPr="00683CBF">
        <w:rPr>
          <w:i/>
          <w:iCs/>
          <w:lang w:val="en-GB"/>
        </w:rPr>
        <w:t>et al</w:t>
      </w:r>
      <w:r w:rsidR="00683CBF">
        <w:rPr>
          <w:lang w:val="en-GB"/>
        </w:rPr>
        <w:t>.</w:t>
      </w:r>
      <w:r w:rsidRPr="63BBD817">
        <w:rPr>
          <w:lang w:val="en-GB"/>
        </w:rPr>
        <w:t xml:space="preserve"> (201</w:t>
      </w:r>
      <w:r w:rsidR="009937D1">
        <w:rPr>
          <w:lang w:val="en-GB"/>
        </w:rPr>
        <w:t>9</w:t>
      </w:r>
      <w:r w:rsidRPr="63BBD817">
        <w:rPr>
          <w:lang w:val="en-GB"/>
        </w:rPr>
        <w:t xml:space="preserve">) and Paris </w:t>
      </w:r>
      <w:r w:rsidRPr="00683CBF">
        <w:rPr>
          <w:i/>
          <w:iCs/>
          <w:lang w:val="en-GB"/>
        </w:rPr>
        <w:t>et al</w:t>
      </w:r>
      <w:r w:rsidR="00683CBF" w:rsidRPr="00683CBF">
        <w:rPr>
          <w:i/>
          <w:iCs/>
          <w:lang w:val="en-GB"/>
        </w:rPr>
        <w:t>.</w:t>
      </w:r>
      <w:r w:rsidRPr="63BBD817">
        <w:rPr>
          <w:lang w:val="en-GB"/>
        </w:rPr>
        <w:t xml:space="preserve"> (2022). To what degree the number of animal lives is relevant varies between individuals and ethical perspectives. With the excel sheet in the supplementary material (SM1), readers of this article can adapt the PAALA index in accordance with their ethical standpoints by taking away the adjustment of number affected for ‘very small’ animals, or by adjusting number affected also for ‘rather small’ animals like chickens and rabbits.  </w:t>
      </w:r>
    </w:p>
    <w:p w14:paraId="1493355F" w14:textId="5FF11A6C" w:rsidR="006F68BC" w:rsidRPr="005B1287" w:rsidRDefault="00644D24" w:rsidP="00942F0C">
      <w:pPr>
        <w:spacing w:line="276" w:lineRule="auto"/>
        <w:rPr>
          <w:lang w:val="en-GB"/>
        </w:rPr>
      </w:pPr>
      <w:r w:rsidRPr="005B1287">
        <w:rPr>
          <w:lang w:val="en-GB"/>
        </w:rPr>
        <w:t xml:space="preserve">While data on various forms of animal suffering </w:t>
      </w:r>
      <w:r w:rsidR="00887239">
        <w:rPr>
          <w:lang w:val="en-GB"/>
        </w:rPr>
        <w:t xml:space="preserve">in different production systems </w:t>
      </w:r>
      <w:r w:rsidRPr="005B1287">
        <w:rPr>
          <w:lang w:val="en-GB"/>
        </w:rPr>
        <w:t xml:space="preserve">can be improved with additional studies and industry reports, it remains difficult to compare animals with differing cognitive capacities. Scherer </w:t>
      </w:r>
      <w:r w:rsidR="004726BA" w:rsidRPr="004726BA">
        <w:rPr>
          <w:i/>
          <w:lang w:val="en-GB"/>
        </w:rPr>
        <w:t>et al.</w:t>
      </w:r>
      <w:r w:rsidRPr="005B1287">
        <w:rPr>
          <w:lang w:val="en-GB"/>
        </w:rPr>
        <w:t xml:space="preserve"> (2018) and Paris </w:t>
      </w:r>
      <w:r w:rsidR="004726BA" w:rsidRPr="004726BA">
        <w:rPr>
          <w:i/>
          <w:lang w:val="en-GB"/>
        </w:rPr>
        <w:t>et al.</w:t>
      </w:r>
      <w:r w:rsidRPr="005B1287">
        <w:rPr>
          <w:lang w:val="en-GB"/>
        </w:rPr>
        <w:t xml:space="preserve"> (2022) employed physiological characteristics, such as </w:t>
      </w:r>
      <w:r w:rsidR="006935AD">
        <w:rPr>
          <w:lang w:val="en-GB"/>
        </w:rPr>
        <w:t xml:space="preserve">number of </w:t>
      </w:r>
      <w:r w:rsidRPr="005B1287">
        <w:rPr>
          <w:lang w:val="en-GB"/>
        </w:rPr>
        <w:t>cortical neuron</w:t>
      </w:r>
      <w:r w:rsidR="006935AD">
        <w:rPr>
          <w:lang w:val="en-GB"/>
        </w:rPr>
        <w:t>s</w:t>
      </w:r>
      <w:r w:rsidRPr="005B1287">
        <w:rPr>
          <w:lang w:val="en-GB"/>
        </w:rPr>
        <w:t xml:space="preserve"> and brain weight, in their assessments. However, comparable physiological data for all species used in human food production are unlikely to be available </w:t>
      </w:r>
      <w:r w:rsidR="00762950" w:rsidRPr="005B1287">
        <w:rPr>
          <w:lang w:val="en-GB"/>
        </w:rPr>
        <w:t>soon</w:t>
      </w:r>
      <w:r w:rsidRPr="005B1287">
        <w:rPr>
          <w:lang w:val="en-GB"/>
        </w:rPr>
        <w:t>, and the validation of such metrics in welfare assessments remains incomplete. Thus, we chose to gather data</w:t>
      </w:r>
      <w:r w:rsidR="00762950" w:rsidRPr="005B1287">
        <w:rPr>
          <w:lang w:val="en-GB"/>
        </w:rPr>
        <w:t xml:space="preserve"> on ability</w:t>
      </w:r>
      <w:r w:rsidR="0082148A">
        <w:rPr>
          <w:lang w:val="en-GB"/>
        </w:rPr>
        <w:t xml:space="preserve"> to perceive negative effects of being used by humans</w:t>
      </w:r>
      <w:r w:rsidRPr="005B1287">
        <w:rPr>
          <w:lang w:val="en-GB"/>
        </w:rPr>
        <w:t xml:space="preserve"> using a questionnaire</w:t>
      </w:r>
      <w:r w:rsidR="00762950" w:rsidRPr="005B1287">
        <w:rPr>
          <w:lang w:val="en-GB"/>
        </w:rPr>
        <w:t xml:space="preserve"> to animal scientists (section 3.1.2).</w:t>
      </w:r>
      <w:r w:rsidR="006F68BC" w:rsidRPr="005B1287">
        <w:rPr>
          <w:lang w:val="en-GB"/>
        </w:rPr>
        <w:t xml:space="preserve"> </w:t>
      </w:r>
      <w:r w:rsidR="00762950" w:rsidRPr="005B1287">
        <w:rPr>
          <w:lang w:val="en-GB"/>
        </w:rPr>
        <w:t>S</w:t>
      </w:r>
      <w:r w:rsidR="006F68BC" w:rsidRPr="005B1287">
        <w:rPr>
          <w:lang w:val="en-GB"/>
        </w:rPr>
        <w:t>pecies rankings concerning moral value were similar</w:t>
      </w:r>
      <w:r w:rsidR="00762950" w:rsidRPr="005B1287">
        <w:rPr>
          <w:lang w:val="en-GB"/>
        </w:rPr>
        <w:t xml:space="preserve"> </w:t>
      </w:r>
      <w:r w:rsidR="006D738E" w:rsidRPr="005B1287">
        <w:rPr>
          <w:lang w:val="en-GB"/>
        </w:rPr>
        <w:t>in</w:t>
      </w:r>
      <w:r w:rsidR="006F68BC" w:rsidRPr="005B1287">
        <w:rPr>
          <w:lang w:val="en-GB"/>
        </w:rPr>
        <w:t xml:space="preserve"> Scherer </w:t>
      </w:r>
      <w:r w:rsidR="004726BA" w:rsidRPr="004726BA">
        <w:rPr>
          <w:i/>
          <w:lang w:val="en-GB"/>
        </w:rPr>
        <w:t>et al.</w:t>
      </w:r>
      <w:r w:rsidR="006F68BC" w:rsidRPr="005B1287">
        <w:rPr>
          <w:lang w:val="en-GB"/>
        </w:rPr>
        <w:t xml:space="preserve"> (2018)</w:t>
      </w:r>
      <w:r w:rsidR="00762950" w:rsidRPr="005B1287">
        <w:rPr>
          <w:lang w:val="en-GB"/>
        </w:rPr>
        <w:t xml:space="preserve"> and Paris </w:t>
      </w:r>
      <w:r w:rsidR="004726BA" w:rsidRPr="004726BA">
        <w:rPr>
          <w:i/>
          <w:lang w:val="en-GB"/>
        </w:rPr>
        <w:t>et al.</w:t>
      </w:r>
      <w:r w:rsidR="00762950" w:rsidRPr="005B1287">
        <w:rPr>
          <w:lang w:val="en-GB"/>
        </w:rPr>
        <w:t xml:space="preserve"> (2022)</w:t>
      </w:r>
      <w:r w:rsidR="006F68BC" w:rsidRPr="005B1287">
        <w:rPr>
          <w:lang w:val="en-GB"/>
        </w:rPr>
        <w:t xml:space="preserve"> </w:t>
      </w:r>
      <w:r w:rsidR="00762950" w:rsidRPr="005B1287">
        <w:rPr>
          <w:lang w:val="en-GB"/>
        </w:rPr>
        <w:t>with</w:t>
      </w:r>
      <w:r w:rsidR="006F68BC" w:rsidRPr="005B1287">
        <w:rPr>
          <w:lang w:val="en-GB"/>
        </w:rPr>
        <w:t xml:space="preserve"> cattle</w:t>
      </w:r>
      <w:r w:rsidR="0055150B" w:rsidRPr="005B1287">
        <w:rPr>
          <w:lang w:val="en-GB"/>
        </w:rPr>
        <w:t xml:space="preserve"> ranked as having the highest</w:t>
      </w:r>
      <w:r w:rsidR="00243679" w:rsidRPr="005B1287">
        <w:rPr>
          <w:lang w:val="en-GB"/>
        </w:rPr>
        <w:t xml:space="preserve"> value followed by</w:t>
      </w:r>
      <w:r w:rsidR="006F68BC" w:rsidRPr="005B1287">
        <w:rPr>
          <w:lang w:val="en-GB"/>
        </w:rPr>
        <w:t xml:space="preserve"> pigs, chickens, salmon, crickets</w:t>
      </w:r>
      <w:r w:rsidR="00243679" w:rsidRPr="005B1287">
        <w:rPr>
          <w:lang w:val="en-GB"/>
        </w:rPr>
        <w:t xml:space="preserve"> (Scherer </w:t>
      </w:r>
      <w:r w:rsidR="004726BA" w:rsidRPr="004726BA">
        <w:rPr>
          <w:i/>
          <w:lang w:val="en-GB"/>
        </w:rPr>
        <w:t>et al.</w:t>
      </w:r>
      <w:r w:rsidR="00243679" w:rsidRPr="005B1287">
        <w:rPr>
          <w:lang w:val="en-GB"/>
        </w:rPr>
        <w:t xml:space="preserve"> 2018) / honeybees (Paris </w:t>
      </w:r>
      <w:r w:rsidR="004726BA" w:rsidRPr="004726BA">
        <w:rPr>
          <w:i/>
          <w:lang w:val="en-GB"/>
        </w:rPr>
        <w:t>et al.</w:t>
      </w:r>
      <w:r w:rsidR="00243679" w:rsidRPr="005B1287">
        <w:rPr>
          <w:lang w:val="en-GB"/>
        </w:rPr>
        <w:t xml:space="preserve"> 2022)</w:t>
      </w:r>
      <w:r w:rsidR="006F68BC" w:rsidRPr="005B1287">
        <w:rPr>
          <w:lang w:val="en-GB"/>
        </w:rPr>
        <w:t xml:space="preserve"> </w:t>
      </w:r>
      <w:r w:rsidR="0055150B" w:rsidRPr="005B1287">
        <w:rPr>
          <w:lang w:val="en-GB"/>
        </w:rPr>
        <w:t>and s</w:t>
      </w:r>
      <w:r w:rsidR="00243679" w:rsidRPr="005B1287">
        <w:rPr>
          <w:lang w:val="en-GB"/>
        </w:rPr>
        <w:t>hrimp</w:t>
      </w:r>
      <w:r w:rsidR="006F68BC" w:rsidRPr="005B1287">
        <w:rPr>
          <w:lang w:val="en-GB"/>
        </w:rPr>
        <w:t xml:space="preserve">. </w:t>
      </w:r>
      <w:r w:rsidR="0082148A">
        <w:rPr>
          <w:lang w:val="en-GB"/>
        </w:rPr>
        <w:t>O</w:t>
      </w:r>
      <w:r w:rsidR="006F68BC" w:rsidRPr="005B1287">
        <w:rPr>
          <w:lang w:val="en-GB"/>
        </w:rPr>
        <w:t>ur questionnaire</w:t>
      </w:r>
      <w:r w:rsidR="00243679" w:rsidRPr="005B1287">
        <w:rPr>
          <w:lang w:val="en-GB"/>
        </w:rPr>
        <w:t xml:space="preserve"> on ability</w:t>
      </w:r>
      <w:r w:rsidR="006F68BC" w:rsidRPr="005B1287">
        <w:rPr>
          <w:lang w:val="en-GB"/>
        </w:rPr>
        <w:t xml:space="preserve"> ranked pigs first, followed by cattle, chickens, salmon, crickets, and </w:t>
      </w:r>
      <w:r w:rsidR="00243679" w:rsidRPr="005B1287">
        <w:rPr>
          <w:lang w:val="en-GB"/>
        </w:rPr>
        <w:t>honey</w:t>
      </w:r>
      <w:r w:rsidR="006F68BC" w:rsidRPr="005B1287">
        <w:rPr>
          <w:lang w:val="en-GB"/>
        </w:rPr>
        <w:t>bees</w:t>
      </w:r>
      <w:r w:rsidR="00411C8E" w:rsidRPr="005B1287">
        <w:rPr>
          <w:lang w:val="en-GB"/>
        </w:rPr>
        <w:t xml:space="preserve"> (Fig. 1)</w:t>
      </w:r>
      <w:r w:rsidR="006F68BC" w:rsidRPr="005B1287">
        <w:rPr>
          <w:lang w:val="en-GB"/>
        </w:rPr>
        <w:t xml:space="preserve">. The relative </w:t>
      </w:r>
      <w:r w:rsidR="00F56AA3">
        <w:rPr>
          <w:lang w:val="en-GB"/>
        </w:rPr>
        <w:t xml:space="preserve">ability to perceive negative effects or moral </w:t>
      </w:r>
      <w:r w:rsidR="006F68BC" w:rsidRPr="005B1287">
        <w:rPr>
          <w:lang w:val="en-GB"/>
        </w:rPr>
        <w:t xml:space="preserve">value assigned to smaller species, such as shrimp and insects, varied </w:t>
      </w:r>
      <w:r w:rsidR="00243679" w:rsidRPr="005B1287">
        <w:rPr>
          <w:lang w:val="en-GB"/>
        </w:rPr>
        <w:t>substantially</w:t>
      </w:r>
      <w:r w:rsidR="006F68BC" w:rsidRPr="005B1287">
        <w:rPr>
          <w:lang w:val="en-GB"/>
        </w:rPr>
        <w:t xml:space="preserve"> across studies. For instance, Scherer </w:t>
      </w:r>
      <w:r w:rsidR="004726BA" w:rsidRPr="004726BA">
        <w:rPr>
          <w:i/>
          <w:lang w:val="en-GB"/>
        </w:rPr>
        <w:t>et al.</w:t>
      </w:r>
      <w:r w:rsidR="006F68BC" w:rsidRPr="005B1287">
        <w:rPr>
          <w:lang w:val="en-GB"/>
        </w:rPr>
        <w:t xml:space="preserve"> (2018) assigned crickets a value 0.00004 times that of pigs, whereas in our questionnaire, the value for </w:t>
      </w:r>
      <w:r w:rsidR="00243679" w:rsidRPr="005B1287">
        <w:rPr>
          <w:lang w:val="en-GB"/>
        </w:rPr>
        <w:t>honey</w:t>
      </w:r>
      <w:r w:rsidR="006F68BC" w:rsidRPr="005B1287">
        <w:rPr>
          <w:lang w:val="en-GB"/>
        </w:rPr>
        <w:t xml:space="preserve">bees was 0.16 times that of pigs. It is essential to consider that our adjustment </w:t>
      </w:r>
      <w:r w:rsidR="00F56AA3">
        <w:rPr>
          <w:lang w:val="en-GB"/>
        </w:rPr>
        <w:t>o</w:t>
      </w:r>
      <w:r w:rsidR="006F68BC" w:rsidRPr="005B1287">
        <w:rPr>
          <w:lang w:val="en-GB"/>
        </w:rPr>
        <w:t>f</w:t>
      </w:r>
      <w:r w:rsidR="00F56AA3">
        <w:rPr>
          <w:lang w:val="en-GB"/>
        </w:rPr>
        <w:t xml:space="preserve"> </w:t>
      </w:r>
      <w:r w:rsidR="006F68BC" w:rsidRPr="005B1287">
        <w:rPr>
          <w:lang w:val="en-GB"/>
        </w:rPr>
        <w:t>number involved</w:t>
      </w:r>
      <w:r w:rsidR="00DA7D3B" w:rsidRPr="005B1287">
        <w:rPr>
          <w:lang w:val="en-GB"/>
        </w:rPr>
        <w:t xml:space="preserve"> (section 3.1.1)</w:t>
      </w:r>
      <w:r w:rsidR="006F68BC" w:rsidRPr="005B1287">
        <w:rPr>
          <w:lang w:val="en-GB"/>
        </w:rPr>
        <w:t xml:space="preserve"> lacks a scientific basis but was deemed necessary to achieve a reasonable assessment of </w:t>
      </w:r>
      <w:r w:rsidR="00DA7D3B" w:rsidRPr="005B1287">
        <w:rPr>
          <w:lang w:val="en-GB"/>
        </w:rPr>
        <w:t xml:space="preserve">the animal welfare </w:t>
      </w:r>
      <w:r w:rsidR="00F56AA3">
        <w:rPr>
          <w:lang w:val="en-GB"/>
        </w:rPr>
        <w:t>loss across species</w:t>
      </w:r>
      <w:r w:rsidR="006F68BC" w:rsidRPr="005B1287">
        <w:rPr>
          <w:lang w:val="en-GB"/>
        </w:rPr>
        <w:t>.</w:t>
      </w:r>
    </w:p>
    <w:p w14:paraId="13B6C2D2" w14:textId="52DA8D20" w:rsidR="008A7002" w:rsidRPr="005B1287" w:rsidRDefault="008A7002" w:rsidP="00942F0C">
      <w:pPr>
        <w:spacing w:line="276" w:lineRule="auto"/>
        <w:rPr>
          <w:lang w:val="en-GB"/>
        </w:rPr>
      </w:pPr>
      <w:r w:rsidRPr="005B1287">
        <w:rPr>
          <w:lang w:val="en-GB"/>
        </w:rPr>
        <w:t xml:space="preserve">We encourage readers to </w:t>
      </w:r>
      <w:r w:rsidR="00E802AE" w:rsidRPr="005B1287">
        <w:rPr>
          <w:lang w:val="en-GB"/>
        </w:rPr>
        <w:t xml:space="preserve">use </w:t>
      </w:r>
      <w:r w:rsidRPr="005B1287">
        <w:rPr>
          <w:lang w:val="en-GB"/>
        </w:rPr>
        <w:t>the questionnaire (</w:t>
      </w:r>
      <w:r w:rsidR="00694BC5" w:rsidRPr="005B1287">
        <w:rPr>
          <w:lang w:val="en-GB"/>
        </w:rPr>
        <w:t>SM</w:t>
      </w:r>
      <w:r w:rsidR="00694BC5">
        <w:rPr>
          <w:lang w:val="en-GB"/>
        </w:rPr>
        <w:t>4</w:t>
      </w:r>
      <w:r w:rsidRPr="005B1287">
        <w:rPr>
          <w:lang w:val="en-GB"/>
        </w:rPr>
        <w:t xml:space="preserve">) </w:t>
      </w:r>
      <w:r w:rsidR="00E802AE" w:rsidRPr="005B1287">
        <w:rPr>
          <w:lang w:val="en-GB"/>
        </w:rPr>
        <w:t>to</w:t>
      </w:r>
      <w:r w:rsidRPr="005B1287">
        <w:rPr>
          <w:lang w:val="en-GB"/>
        </w:rPr>
        <w:t xml:space="preserve"> perform their own assessments of </w:t>
      </w:r>
      <w:r w:rsidR="00F56AA3">
        <w:rPr>
          <w:lang w:val="en-GB"/>
        </w:rPr>
        <w:t xml:space="preserve">animals’ </w:t>
      </w:r>
      <w:r w:rsidR="002B72A8" w:rsidRPr="005B1287">
        <w:rPr>
          <w:lang w:val="en-GB"/>
        </w:rPr>
        <w:t>ability</w:t>
      </w:r>
      <w:r w:rsidR="00F56AA3">
        <w:rPr>
          <w:lang w:val="en-GB"/>
        </w:rPr>
        <w:t xml:space="preserve"> to perceive negative effects of being handled by humans</w:t>
      </w:r>
      <w:r w:rsidRPr="005B1287">
        <w:rPr>
          <w:lang w:val="en-GB"/>
        </w:rPr>
        <w:t xml:space="preserve">. Feedback from </w:t>
      </w:r>
      <w:r w:rsidR="004929F1" w:rsidRPr="005B1287">
        <w:rPr>
          <w:lang w:val="en-GB"/>
        </w:rPr>
        <w:t>the questionnaire respondents</w:t>
      </w:r>
      <w:r w:rsidRPr="005B1287">
        <w:rPr>
          <w:lang w:val="en-GB"/>
        </w:rPr>
        <w:t xml:space="preserve"> indicated that familiarity with a species tends to result in assigning </w:t>
      </w:r>
      <w:r w:rsidR="004929F1" w:rsidRPr="005B1287">
        <w:rPr>
          <w:lang w:val="en-GB"/>
        </w:rPr>
        <w:t>them</w:t>
      </w:r>
      <w:r w:rsidRPr="005B1287">
        <w:rPr>
          <w:lang w:val="en-GB"/>
        </w:rPr>
        <w:t xml:space="preserve"> a higher value. </w:t>
      </w:r>
      <w:r w:rsidR="00F812B6" w:rsidRPr="005B1287">
        <w:rPr>
          <w:lang w:val="en-GB"/>
        </w:rPr>
        <w:t>Instead of relying on experts in animal science or veterinary medicine, stakeholders such as consumers or policymakers could be asked to complete questionnaires regarding animals' abilit</w:t>
      </w:r>
      <w:r w:rsidR="00F56AA3">
        <w:rPr>
          <w:lang w:val="en-GB"/>
        </w:rPr>
        <w:t>y to perceive negative effects</w:t>
      </w:r>
      <w:r w:rsidR="00F812B6" w:rsidRPr="005B1287">
        <w:rPr>
          <w:lang w:val="en-GB"/>
        </w:rPr>
        <w:t xml:space="preserve">. </w:t>
      </w:r>
      <w:r w:rsidRPr="005B1287">
        <w:rPr>
          <w:lang w:val="en-GB"/>
        </w:rPr>
        <w:t>ALYS avoids addressing the contentious issue of how to compare species with different cognitive capacities, which leads to larger welfare losses for species like salmon compared to mammals</w:t>
      </w:r>
      <w:r w:rsidR="00411C8E" w:rsidRPr="005B1287">
        <w:rPr>
          <w:lang w:val="en-GB"/>
        </w:rPr>
        <w:t xml:space="preserve"> (Fig. 2)</w:t>
      </w:r>
      <w:r w:rsidRPr="005B1287">
        <w:rPr>
          <w:lang w:val="en-GB"/>
        </w:rPr>
        <w:t xml:space="preserve">. </w:t>
      </w:r>
    </w:p>
    <w:p w14:paraId="1AB0F944" w14:textId="593DD0BF" w:rsidR="00760497" w:rsidRDefault="00760497" w:rsidP="00942F0C">
      <w:pPr>
        <w:spacing w:line="276" w:lineRule="auto"/>
        <w:rPr>
          <w:lang w:val="en-GB"/>
        </w:rPr>
      </w:pPr>
      <w:r w:rsidRPr="005B1287">
        <w:rPr>
          <w:lang w:val="en-GB"/>
        </w:rPr>
        <w:t xml:space="preserve">The PAALA index does not account for the length of life </w:t>
      </w:r>
      <w:r w:rsidR="00996EC9" w:rsidRPr="005B1287">
        <w:rPr>
          <w:lang w:val="en-GB"/>
        </w:rPr>
        <w:t>and the slaughter</w:t>
      </w:r>
      <w:r w:rsidR="00F56AA3">
        <w:rPr>
          <w:lang w:val="en-GB"/>
        </w:rPr>
        <w:t xml:space="preserve"> process</w:t>
      </w:r>
      <w:r w:rsidR="00996EC9" w:rsidRPr="005B1287">
        <w:rPr>
          <w:lang w:val="en-GB"/>
        </w:rPr>
        <w:t xml:space="preserve"> is included in the suffering (section 3.1.3).</w:t>
      </w:r>
      <w:r w:rsidRPr="005B1287">
        <w:rPr>
          <w:lang w:val="en-GB"/>
        </w:rPr>
        <w:t xml:space="preserve"> </w:t>
      </w:r>
      <w:r w:rsidR="00996EC9" w:rsidRPr="005B1287">
        <w:rPr>
          <w:lang w:val="en-GB"/>
        </w:rPr>
        <w:t>S</w:t>
      </w:r>
      <w:r w:rsidRPr="005B1287">
        <w:rPr>
          <w:lang w:val="en-GB"/>
        </w:rPr>
        <w:t xml:space="preserve">uffering during slaughter </w:t>
      </w:r>
      <w:r w:rsidR="00996EC9" w:rsidRPr="005B1287">
        <w:rPr>
          <w:lang w:val="en-GB"/>
        </w:rPr>
        <w:t>is given lower</w:t>
      </w:r>
      <w:r w:rsidRPr="005B1287">
        <w:rPr>
          <w:lang w:val="en-GB"/>
        </w:rPr>
        <w:t xml:space="preserve"> weight than that given to mortality, disease </w:t>
      </w:r>
      <w:r w:rsidR="00F56AA3">
        <w:rPr>
          <w:lang w:val="en-GB"/>
        </w:rPr>
        <w:t>frequency and lack of space</w:t>
      </w:r>
      <w:r w:rsidRPr="005B1287">
        <w:rPr>
          <w:lang w:val="en-GB"/>
        </w:rPr>
        <w:t xml:space="preserve">, reflecting the short </w:t>
      </w:r>
      <w:r w:rsidR="00C65E70">
        <w:rPr>
          <w:lang w:val="en-GB"/>
        </w:rPr>
        <w:t xml:space="preserve">slaughter </w:t>
      </w:r>
      <w:r w:rsidRPr="005B1287">
        <w:rPr>
          <w:lang w:val="en-GB"/>
        </w:rPr>
        <w:t xml:space="preserve">duration relative to the animal’s lifetime. </w:t>
      </w:r>
      <w:r w:rsidR="009713D8" w:rsidRPr="005B1287">
        <w:rPr>
          <w:lang w:val="en-GB"/>
        </w:rPr>
        <w:t>Still</w:t>
      </w:r>
      <w:r w:rsidRPr="005B1287">
        <w:rPr>
          <w:lang w:val="en-GB"/>
        </w:rPr>
        <w:t xml:space="preserve">, the impact of slaughter duration is more </w:t>
      </w:r>
      <w:r w:rsidR="009713D8" w:rsidRPr="005B1287">
        <w:rPr>
          <w:lang w:val="en-GB"/>
        </w:rPr>
        <w:t>influential</w:t>
      </w:r>
      <w:r w:rsidRPr="005B1287">
        <w:rPr>
          <w:lang w:val="en-GB"/>
        </w:rPr>
        <w:t xml:space="preserve"> in PAALA than in the ALYS and PAALYS indices. </w:t>
      </w:r>
      <w:r w:rsidR="00F56AA3">
        <w:rPr>
          <w:lang w:val="en-GB"/>
        </w:rPr>
        <w:t>Handling t</w:t>
      </w:r>
      <w:r w:rsidRPr="005B1287">
        <w:rPr>
          <w:lang w:val="en-GB"/>
        </w:rPr>
        <w:t xml:space="preserve">ime in animal welfare assessments is complex, as Zira </w:t>
      </w:r>
      <w:r w:rsidR="004726BA" w:rsidRPr="004726BA">
        <w:rPr>
          <w:i/>
          <w:lang w:val="en-GB"/>
        </w:rPr>
        <w:t>et al.</w:t>
      </w:r>
      <w:r w:rsidRPr="005B1287">
        <w:rPr>
          <w:lang w:val="en-GB"/>
        </w:rPr>
        <w:t xml:space="preserve"> (2020) noted in their evaluation of pork production systems.</w:t>
      </w:r>
      <w:r w:rsidR="00241ACC" w:rsidRPr="005B1287">
        <w:rPr>
          <w:lang w:val="en-GB"/>
        </w:rPr>
        <w:t xml:space="preserve"> </w:t>
      </w:r>
      <w:r w:rsidR="00F56AA3">
        <w:rPr>
          <w:lang w:val="en-GB"/>
        </w:rPr>
        <w:t>F</w:t>
      </w:r>
      <w:r w:rsidR="00F56AA3" w:rsidRPr="00CA1320">
        <w:rPr>
          <w:lang w:val="en-GB"/>
        </w:rPr>
        <w:t xml:space="preserve">or wild species not subject to human-controlled living conditions, counting </w:t>
      </w:r>
      <w:r w:rsidR="00F56AA3" w:rsidRPr="00CA1320">
        <w:rPr>
          <w:rFonts w:eastAsia="Times New Roman" w:cs="Times New Roman"/>
          <w:lang w:val="en-GB"/>
        </w:rPr>
        <w:t>each day as a day of suffering</w:t>
      </w:r>
      <w:r w:rsidR="00F56AA3">
        <w:rPr>
          <w:rFonts w:eastAsia="Times New Roman" w:cs="Times New Roman"/>
          <w:lang w:val="en-GB"/>
        </w:rPr>
        <w:t>, as in ALYS and PAALYS,</w:t>
      </w:r>
      <w:r w:rsidR="00F56AA3" w:rsidRPr="00CA1320">
        <w:rPr>
          <w:lang w:val="en-GB"/>
        </w:rPr>
        <w:t xml:space="preserve"> </w:t>
      </w:r>
      <w:r w:rsidR="00F56AA3">
        <w:rPr>
          <w:lang w:val="en-GB"/>
        </w:rPr>
        <w:t xml:space="preserve">is </w:t>
      </w:r>
      <w:r w:rsidR="00F56AA3" w:rsidRPr="00CA1320">
        <w:rPr>
          <w:lang w:val="en-GB"/>
        </w:rPr>
        <w:t xml:space="preserve">misleading. </w:t>
      </w:r>
      <w:r w:rsidR="009E57EB">
        <w:rPr>
          <w:lang w:val="en-GB"/>
        </w:rPr>
        <w:t xml:space="preserve">Seeing </w:t>
      </w:r>
      <w:r w:rsidR="00CC1AA4">
        <w:rPr>
          <w:lang w:val="en-GB"/>
        </w:rPr>
        <w:t xml:space="preserve">a </w:t>
      </w:r>
      <w:r w:rsidRPr="005B1287">
        <w:rPr>
          <w:lang w:val="en-GB"/>
        </w:rPr>
        <w:t>shorter lifespan as favo</w:t>
      </w:r>
      <w:r w:rsidR="009E57EB">
        <w:rPr>
          <w:lang w:val="en-GB"/>
        </w:rPr>
        <w:t>u</w:t>
      </w:r>
      <w:r w:rsidRPr="005B1287">
        <w:rPr>
          <w:lang w:val="en-GB"/>
        </w:rPr>
        <w:t xml:space="preserve">rable for welfare </w:t>
      </w:r>
      <w:r w:rsidR="009E57EB">
        <w:rPr>
          <w:lang w:val="en-GB"/>
        </w:rPr>
        <w:t xml:space="preserve">also </w:t>
      </w:r>
      <w:r w:rsidRPr="005B1287">
        <w:rPr>
          <w:lang w:val="en-GB"/>
        </w:rPr>
        <w:t>mean</w:t>
      </w:r>
      <w:r w:rsidR="009E57EB">
        <w:rPr>
          <w:lang w:val="en-GB"/>
        </w:rPr>
        <w:t>s</w:t>
      </w:r>
      <w:r w:rsidRPr="005B1287">
        <w:rPr>
          <w:lang w:val="en-GB"/>
        </w:rPr>
        <w:t xml:space="preserve"> that a </w:t>
      </w:r>
      <w:r w:rsidR="009E57EB">
        <w:rPr>
          <w:lang w:val="en-GB"/>
        </w:rPr>
        <w:t xml:space="preserve">production system where </w:t>
      </w:r>
      <w:r w:rsidR="00891363" w:rsidRPr="00891363">
        <w:rPr>
          <w:i/>
          <w:lang w:val="en-GB"/>
        </w:rPr>
        <w:t>e.g.</w:t>
      </w:r>
      <w:r w:rsidR="009E57EB">
        <w:rPr>
          <w:lang w:val="en-GB"/>
        </w:rPr>
        <w:t xml:space="preserve"> </w:t>
      </w:r>
      <w:r w:rsidRPr="005B1287">
        <w:rPr>
          <w:lang w:val="en-GB"/>
        </w:rPr>
        <w:t>pig</w:t>
      </w:r>
      <w:r w:rsidR="009E57EB">
        <w:rPr>
          <w:lang w:val="en-GB"/>
        </w:rPr>
        <w:t>s</w:t>
      </w:r>
      <w:r w:rsidRPr="005B1287">
        <w:rPr>
          <w:lang w:val="en-GB"/>
        </w:rPr>
        <w:t xml:space="preserve"> </w:t>
      </w:r>
      <w:r w:rsidR="009E57EB">
        <w:rPr>
          <w:lang w:val="en-GB"/>
        </w:rPr>
        <w:t xml:space="preserve">are </w:t>
      </w:r>
      <w:r w:rsidRPr="005B1287">
        <w:rPr>
          <w:lang w:val="en-GB"/>
        </w:rPr>
        <w:t>slaughtered at 5.5 months score</w:t>
      </w:r>
      <w:r w:rsidR="009E57EB">
        <w:rPr>
          <w:lang w:val="en-GB"/>
        </w:rPr>
        <w:t>s</w:t>
      </w:r>
      <w:r w:rsidRPr="005B1287">
        <w:rPr>
          <w:lang w:val="en-GB"/>
        </w:rPr>
        <w:t xml:space="preserve"> better than </w:t>
      </w:r>
      <w:r w:rsidR="009E57EB">
        <w:rPr>
          <w:lang w:val="en-GB"/>
        </w:rPr>
        <w:t xml:space="preserve">a system where pigs are </w:t>
      </w:r>
      <w:r w:rsidRPr="005B1287">
        <w:rPr>
          <w:lang w:val="en-GB"/>
        </w:rPr>
        <w:t xml:space="preserve">slaughtered at </w:t>
      </w:r>
      <w:r w:rsidR="3EB1A2CB" w:rsidRPr="005B1287">
        <w:rPr>
          <w:lang w:val="en-GB"/>
        </w:rPr>
        <w:t>6</w:t>
      </w:r>
      <w:r w:rsidR="1FEDF504" w:rsidRPr="005B1287">
        <w:rPr>
          <w:lang w:val="en-GB"/>
        </w:rPr>
        <w:t>.0</w:t>
      </w:r>
      <w:r w:rsidRPr="005B1287">
        <w:rPr>
          <w:lang w:val="en-GB"/>
        </w:rPr>
        <w:t xml:space="preserve"> months, </w:t>
      </w:r>
      <w:r w:rsidR="009E57EB">
        <w:rPr>
          <w:lang w:val="en-GB"/>
        </w:rPr>
        <w:t xml:space="preserve">given the same slaughter weight in </w:t>
      </w:r>
      <w:r w:rsidRPr="005B1287">
        <w:rPr>
          <w:lang w:val="en-GB"/>
        </w:rPr>
        <w:t xml:space="preserve">both </w:t>
      </w:r>
      <w:r w:rsidR="009E57EB">
        <w:rPr>
          <w:lang w:val="en-GB"/>
        </w:rPr>
        <w:t>systems</w:t>
      </w:r>
      <w:r w:rsidRPr="005B1287">
        <w:rPr>
          <w:lang w:val="en-GB"/>
        </w:rPr>
        <w:t xml:space="preserve">. </w:t>
      </w:r>
      <w:r w:rsidR="009E57EB">
        <w:rPr>
          <w:lang w:val="en-GB"/>
        </w:rPr>
        <w:t>ALYS and PAALYS</w:t>
      </w:r>
      <w:r w:rsidR="009E57EB" w:rsidRPr="005B1287" w:rsidDel="009E57EB">
        <w:rPr>
          <w:lang w:val="en-GB"/>
        </w:rPr>
        <w:t xml:space="preserve"> </w:t>
      </w:r>
      <w:r w:rsidRPr="005B1287">
        <w:rPr>
          <w:lang w:val="en-GB"/>
        </w:rPr>
        <w:t xml:space="preserve">may </w:t>
      </w:r>
      <w:r w:rsidR="009E57EB">
        <w:rPr>
          <w:lang w:val="en-GB"/>
        </w:rPr>
        <w:t xml:space="preserve">therefore </w:t>
      </w:r>
      <w:r w:rsidRPr="005B1287">
        <w:rPr>
          <w:lang w:val="en-GB"/>
        </w:rPr>
        <w:t>disadvantage systems where animals are reared in less intensive, more welfare-friendly environments but have longer lifespans.</w:t>
      </w:r>
    </w:p>
    <w:p w14:paraId="5BFFC9D7" w14:textId="09A88C50" w:rsidR="00722682" w:rsidRDefault="00777998" w:rsidP="00942F0C">
      <w:pPr>
        <w:spacing w:line="276" w:lineRule="auto"/>
        <w:rPr>
          <w:lang w:val="en-GB"/>
        </w:rPr>
      </w:pPr>
      <w:r>
        <w:rPr>
          <w:lang w:val="en-GB"/>
        </w:rPr>
        <w:t xml:space="preserve">When comparing PAALA and PAALYS, </w:t>
      </w:r>
      <w:r w:rsidR="0026742E">
        <w:rPr>
          <w:lang w:val="en-GB"/>
        </w:rPr>
        <w:t xml:space="preserve">the ‘worst’ and the ‘best’ country within food product are often the same </w:t>
      </w:r>
      <w:r w:rsidR="00385F41">
        <w:rPr>
          <w:lang w:val="en-GB"/>
        </w:rPr>
        <w:t>with</w:t>
      </w:r>
      <w:r w:rsidR="0026742E">
        <w:rPr>
          <w:lang w:val="en-GB"/>
        </w:rPr>
        <w:t xml:space="preserve"> both indices (with Italian pig meat being an exception, as described in 4.3). Comparing beef from dairy calves reared in intensive versus extensive production systems reveals a difference between the two indices. </w:t>
      </w:r>
      <w:r w:rsidR="00385F41">
        <w:rPr>
          <w:lang w:val="en-GB"/>
        </w:rPr>
        <w:t xml:space="preserve">The intensive system has higher PAALA </w:t>
      </w:r>
      <w:r w:rsidR="00920A92">
        <w:rPr>
          <w:lang w:val="en-GB"/>
        </w:rPr>
        <w:t xml:space="preserve">values </w:t>
      </w:r>
      <w:r w:rsidR="00385F41">
        <w:rPr>
          <w:lang w:val="en-GB"/>
        </w:rPr>
        <w:t>(more unfavourable) than the extensive system</w:t>
      </w:r>
      <w:r w:rsidR="00172BC6">
        <w:rPr>
          <w:lang w:val="en-GB"/>
        </w:rPr>
        <w:t xml:space="preserve"> in all countries</w:t>
      </w:r>
      <w:r w:rsidR="00214475">
        <w:rPr>
          <w:lang w:val="en-GB"/>
        </w:rPr>
        <w:t>, partly due to higher number affected (lower slaughter weight) and partly to higher disease frequency</w:t>
      </w:r>
      <w:r w:rsidR="00385F41">
        <w:rPr>
          <w:lang w:val="en-GB"/>
        </w:rPr>
        <w:t>.</w:t>
      </w:r>
      <w:r w:rsidR="00214475">
        <w:rPr>
          <w:lang w:val="en-GB"/>
        </w:rPr>
        <w:t xml:space="preserve"> </w:t>
      </w:r>
      <w:r w:rsidR="00722682">
        <w:rPr>
          <w:lang w:val="en-GB"/>
        </w:rPr>
        <w:t xml:space="preserve">The extensive system has higher PAALYS </w:t>
      </w:r>
      <w:r w:rsidR="00920A92">
        <w:rPr>
          <w:lang w:val="en-GB"/>
        </w:rPr>
        <w:t xml:space="preserve">values </w:t>
      </w:r>
      <w:r w:rsidR="00722682">
        <w:rPr>
          <w:lang w:val="en-GB"/>
        </w:rPr>
        <w:t>than the intensive system, due to a</w:t>
      </w:r>
      <w:r w:rsidR="00422811">
        <w:rPr>
          <w:lang w:val="en-GB"/>
        </w:rPr>
        <w:t xml:space="preserve"> long</w:t>
      </w:r>
      <w:r w:rsidR="00214475">
        <w:rPr>
          <w:lang w:val="en-GB"/>
        </w:rPr>
        <w:t>er</w:t>
      </w:r>
      <w:r w:rsidR="00422811">
        <w:rPr>
          <w:lang w:val="en-GB"/>
        </w:rPr>
        <w:t xml:space="preserve"> life span (two years, as compared to </w:t>
      </w:r>
      <w:r w:rsidR="00172BC6">
        <w:rPr>
          <w:lang w:val="en-GB"/>
        </w:rPr>
        <w:t>ten months</w:t>
      </w:r>
      <w:r w:rsidR="00422811">
        <w:rPr>
          <w:lang w:val="en-GB"/>
        </w:rPr>
        <w:t xml:space="preserve"> for the intensive system). </w:t>
      </w:r>
      <w:r w:rsidR="00722682">
        <w:rPr>
          <w:lang w:val="en-GB"/>
        </w:rPr>
        <w:t xml:space="preserve">Based on the results presented in section 4.1 and discussed in this section, we think PAALA is a more useful indicator of animal welfare loss </w:t>
      </w:r>
      <w:r w:rsidR="00172BC6">
        <w:rPr>
          <w:lang w:val="en-GB"/>
        </w:rPr>
        <w:t xml:space="preserve">in diet assessments </w:t>
      </w:r>
      <w:r w:rsidR="00722682">
        <w:rPr>
          <w:lang w:val="en-GB"/>
        </w:rPr>
        <w:t xml:space="preserve">than PAALYS and ALYS. </w:t>
      </w:r>
    </w:p>
    <w:p w14:paraId="2D129A19" w14:textId="79ABCE36" w:rsidR="004F6DCF" w:rsidRPr="005B1287" w:rsidRDefault="0040660E" w:rsidP="002513B9">
      <w:pPr>
        <w:pStyle w:val="Rubrik2"/>
        <w:spacing w:line="240" w:lineRule="auto"/>
        <w:rPr>
          <w:lang w:val="en-GB"/>
        </w:rPr>
      </w:pPr>
      <w:r w:rsidRPr="005B1287">
        <w:rPr>
          <w:lang w:val="en-GB"/>
        </w:rPr>
        <w:t>5.</w:t>
      </w:r>
      <w:r>
        <w:rPr>
          <w:lang w:val="en-GB"/>
        </w:rPr>
        <w:t>2</w:t>
      </w:r>
      <w:r w:rsidRPr="005B1287">
        <w:rPr>
          <w:lang w:val="en-GB"/>
        </w:rPr>
        <w:t xml:space="preserve"> Design of the </w:t>
      </w:r>
      <w:r>
        <w:rPr>
          <w:lang w:val="en-GB"/>
        </w:rPr>
        <w:t>a</w:t>
      </w:r>
      <w:r w:rsidR="004F6DCF" w:rsidRPr="005B1287">
        <w:rPr>
          <w:lang w:val="en-GB"/>
        </w:rPr>
        <w:t>ntibiotic</w:t>
      </w:r>
      <w:r w:rsidR="009E57EB">
        <w:rPr>
          <w:lang w:val="en-GB"/>
        </w:rPr>
        <w:t xml:space="preserve"> u</w:t>
      </w:r>
      <w:r w:rsidR="004F6DCF" w:rsidRPr="005B1287">
        <w:rPr>
          <w:lang w:val="en-GB"/>
        </w:rPr>
        <w:t>s</w:t>
      </w:r>
      <w:r w:rsidR="009E57EB">
        <w:rPr>
          <w:lang w:val="en-GB"/>
        </w:rPr>
        <w:t>e</w:t>
      </w:r>
      <w:r w:rsidR="004F6DCF" w:rsidRPr="005B1287">
        <w:rPr>
          <w:lang w:val="en-GB"/>
        </w:rPr>
        <w:t xml:space="preserve"> </w:t>
      </w:r>
      <w:del w:id="1269" w:author="Lotta Rydhmer" w:date="2025-05-22T10:47:00Z">
        <w:r w:rsidR="004F6DCF" w:rsidRPr="005B1287" w:rsidDel="009F4742">
          <w:rPr>
            <w:lang w:val="en-GB"/>
          </w:rPr>
          <w:delText>index</w:delText>
        </w:r>
      </w:del>
      <w:ins w:id="1270" w:author="Lotta Rydhmer" w:date="2025-05-22T10:47:00Z">
        <w:r w:rsidR="009F4742">
          <w:rPr>
            <w:lang w:val="en-GB"/>
          </w:rPr>
          <w:t>indicator</w:t>
        </w:r>
      </w:ins>
    </w:p>
    <w:p w14:paraId="3DAE7651" w14:textId="78F1C57C" w:rsidR="004F6DCF" w:rsidRPr="005B1287" w:rsidRDefault="1416FC3E" w:rsidP="00942F0C">
      <w:pPr>
        <w:spacing w:line="276" w:lineRule="auto"/>
        <w:rPr>
          <w:lang w:val="en-GB"/>
        </w:rPr>
      </w:pPr>
      <w:r w:rsidRPr="1416FC3E">
        <w:rPr>
          <w:lang w:val="en-GB"/>
        </w:rPr>
        <w:t xml:space="preserve">To our knowledge, no indicator specifically measuring the risk of antibiotic resistance has been included in dietary assessments, despite the World Health Organization (WHO) identifying antibiotic resistance as a critical threat to human health. Although Life Cycle Assessment (LCA) studies can assess the direct toxicity of antibiotics, they do not account for the broader public health risks associated with resistance (Nyberg </w:t>
      </w:r>
      <w:r w:rsidRPr="1416FC3E">
        <w:rPr>
          <w:i/>
          <w:iCs/>
          <w:lang w:val="en-GB"/>
        </w:rPr>
        <w:t>et al.</w:t>
      </w:r>
      <w:r w:rsidRPr="1416FC3E">
        <w:rPr>
          <w:lang w:val="en-GB"/>
        </w:rPr>
        <w:t xml:space="preserve">, 2021). In addition to accounting for the sales of antibiotics for farm animals as reported by ESVAC, </w:t>
      </w:r>
      <w:r w:rsidRPr="1416FC3E">
        <w:rPr>
          <w:i/>
          <w:iCs/>
          <w:lang w:val="en-GB"/>
        </w:rPr>
        <w:t>i.e.</w:t>
      </w:r>
      <w:r w:rsidRPr="1416FC3E">
        <w:rPr>
          <w:lang w:val="en-GB"/>
        </w:rPr>
        <w:t xml:space="preserve"> as the total use in a country divided on livestock units, we also account for the distribution of different species within countries and differences between species in the typical use of antibiotics in today’s production systems. However, the later suffers from limitation in data availability. As more detailed species-specific data become available it will be possible to refine the antibiotic use </w:t>
      </w:r>
      <w:del w:id="1271" w:author="Lotta Rydhmer" w:date="2025-05-22T10:47:00Z">
        <w:r w:rsidRPr="1416FC3E" w:rsidDel="009F4742">
          <w:rPr>
            <w:lang w:val="en-GB"/>
          </w:rPr>
          <w:delText xml:space="preserve">index </w:delText>
        </w:r>
      </w:del>
      <w:ins w:id="1272" w:author="Lotta Rydhmer" w:date="2025-05-22T10:47:00Z">
        <w:r w:rsidR="009F4742">
          <w:rPr>
            <w:lang w:val="en-GB"/>
          </w:rPr>
          <w:t>indicator</w:t>
        </w:r>
        <w:r w:rsidR="009F4742" w:rsidRPr="1416FC3E">
          <w:rPr>
            <w:lang w:val="en-GB"/>
          </w:rPr>
          <w:t xml:space="preserve"> </w:t>
        </w:r>
      </w:ins>
      <w:r w:rsidRPr="1416FC3E">
        <w:rPr>
          <w:lang w:val="en-GB"/>
        </w:rPr>
        <w:t xml:space="preserve">and improve its accuracy. Such reporting is ongoing for cattle, pigs, chickens, laying hens, and turkeys (starting 2024), and planned for 2027 for sheep, goats, fish, rabbits and horses in the European union (EU, 2021). Simply using national total use of antibiotics as reported by ESVAC (2023), without adjusting for species distribution in different countries and typical use </w:t>
      </w:r>
      <w:r w:rsidRPr="00942F0C">
        <w:rPr>
          <w:lang w:val="en-GB"/>
        </w:rPr>
        <w:t>across</w:t>
      </w:r>
      <w:r w:rsidRPr="1416FC3E">
        <w:rPr>
          <w:lang w:val="en-GB"/>
        </w:rPr>
        <w:t xml:space="preserve"> species as we did in the antibiotic use </w:t>
      </w:r>
      <w:del w:id="1273" w:author="Lotta Rydhmer" w:date="2025-05-22T10:47:00Z">
        <w:r w:rsidRPr="1416FC3E" w:rsidDel="009F4742">
          <w:rPr>
            <w:lang w:val="en-GB"/>
          </w:rPr>
          <w:delText>index</w:delText>
        </w:r>
      </w:del>
      <w:ins w:id="1274" w:author="Lotta Rydhmer" w:date="2025-05-22T10:47:00Z">
        <w:r w:rsidR="009F4742">
          <w:rPr>
            <w:lang w:val="en-GB"/>
          </w:rPr>
          <w:t>indicator</w:t>
        </w:r>
      </w:ins>
      <w:r w:rsidRPr="1416FC3E">
        <w:rPr>
          <w:lang w:val="en-GB"/>
        </w:rPr>
        <w:t xml:space="preserve">) resulted in almost the same results (SM2, Simple indicator). For Ireland, which produces low amounts of pig meat, the assessment with the antibiotic use </w:t>
      </w:r>
      <w:del w:id="1275" w:author="Lotta Rydhmer" w:date="2025-05-22T10:47:00Z">
        <w:r w:rsidRPr="1416FC3E" w:rsidDel="009F4742">
          <w:rPr>
            <w:lang w:val="en-GB"/>
          </w:rPr>
          <w:delText xml:space="preserve">index </w:delText>
        </w:r>
      </w:del>
      <w:ins w:id="1276" w:author="Lotta Rydhmer" w:date="2025-05-22T10:47:00Z">
        <w:r w:rsidR="009F4742">
          <w:rPr>
            <w:lang w:val="en-GB"/>
          </w:rPr>
          <w:t>indicator</w:t>
        </w:r>
        <w:r w:rsidR="009F4742" w:rsidRPr="1416FC3E">
          <w:rPr>
            <w:lang w:val="en-GB"/>
          </w:rPr>
          <w:t xml:space="preserve"> </w:t>
        </w:r>
      </w:ins>
      <w:r w:rsidRPr="1416FC3E">
        <w:rPr>
          <w:lang w:val="en-GB"/>
        </w:rPr>
        <w:t xml:space="preserve">is, however, less favourable than an assessment based only on the total national use of antibiotics.   </w:t>
      </w:r>
    </w:p>
    <w:p w14:paraId="1A4C2DD2" w14:textId="435D99F8" w:rsidR="008E201E" w:rsidRPr="00217E4C" w:rsidRDefault="00B31D1E" w:rsidP="002513B9">
      <w:pPr>
        <w:pStyle w:val="Rubrik2"/>
        <w:spacing w:line="240" w:lineRule="auto"/>
        <w:rPr>
          <w:lang w:val="en-GB"/>
        </w:rPr>
      </w:pPr>
      <w:r w:rsidRPr="00217E4C">
        <w:rPr>
          <w:lang w:val="en-GB"/>
        </w:rPr>
        <w:t xml:space="preserve">5.3 </w:t>
      </w:r>
      <w:r w:rsidR="005D4549" w:rsidRPr="00217E4C">
        <w:rPr>
          <w:lang w:val="en-GB"/>
        </w:rPr>
        <w:t>Data limitations</w:t>
      </w:r>
    </w:p>
    <w:p w14:paraId="338ED75D" w14:textId="1A7BC43A" w:rsidR="00E6028B" w:rsidRDefault="0028067E" w:rsidP="00942F0C">
      <w:pPr>
        <w:spacing w:line="276" w:lineRule="auto"/>
        <w:rPr>
          <w:lang w:val="en-GB"/>
        </w:rPr>
      </w:pPr>
      <w:r w:rsidRPr="00217E4C">
        <w:rPr>
          <w:lang w:val="en-GB"/>
        </w:rPr>
        <w:t>In evaluating the quality of production systems with respect to animal welfare</w:t>
      </w:r>
      <w:r w:rsidR="007E3FFC">
        <w:rPr>
          <w:lang w:val="en-GB"/>
        </w:rPr>
        <w:t>,</w:t>
      </w:r>
      <w:r w:rsidR="006B52DD" w:rsidRPr="00217E4C">
        <w:rPr>
          <w:lang w:val="en-GB"/>
        </w:rPr>
        <w:t xml:space="preserve"> </w:t>
      </w:r>
      <w:r w:rsidRPr="00217E4C">
        <w:rPr>
          <w:lang w:val="en-GB"/>
        </w:rPr>
        <w:t>which we term</w:t>
      </w:r>
      <w:r w:rsidR="006B52DD" w:rsidRPr="00217E4C">
        <w:rPr>
          <w:lang w:val="en-GB"/>
        </w:rPr>
        <w:t>ed</w:t>
      </w:r>
      <w:r w:rsidRPr="00217E4C">
        <w:rPr>
          <w:lang w:val="en-GB"/>
        </w:rPr>
        <w:t xml:space="preserve"> </w:t>
      </w:r>
      <w:r w:rsidR="007E3FFC">
        <w:rPr>
          <w:lang w:val="en-GB"/>
        </w:rPr>
        <w:t>s</w:t>
      </w:r>
      <w:r w:rsidRPr="00217E4C">
        <w:rPr>
          <w:lang w:val="en-GB"/>
        </w:rPr>
        <w:t xml:space="preserve">uffering </w:t>
      </w:r>
      <w:r w:rsidR="006B52DD" w:rsidRPr="00217E4C">
        <w:rPr>
          <w:lang w:val="en-GB"/>
        </w:rPr>
        <w:t>as it</w:t>
      </w:r>
      <w:r w:rsidRPr="00217E4C">
        <w:rPr>
          <w:lang w:val="en-GB"/>
        </w:rPr>
        <w:t xml:space="preserve"> solely </w:t>
      </w:r>
      <w:r w:rsidR="006B52DD" w:rsidRPr="00217E4C">
        <w:rPr>
          <w:lang w:val="en-GB"/>
        </w:rPr>
        <w:t xml:space="preserve">includes </w:t>
      </w:r>
      <w:r w:rsidR="13A0752D" w:rsidRPr="00217E4C">
        <w:rPr>
          <w:lang w:val="en-GB"/>
        </w:rPr>
        <w:t>negative aspects</w:t>
      </w:r>
      <w:r w:rsidR="007E3FFC">
        <w:rPr>
          <w:lang w:val="en-GB"/>
        </w:rPr>
        <w:t xml:space="preserve"> of </w:t>
      </w:r>
      <w:r w:rsidR="13A0752D" w:rsidRPr="00217E4C">
        <w:rPr>
          <w:lang w:val="en-GB"/>
        </w:rPr>
        <w:t>animal</w:t>
      </w:r>
      <w:r w:rsidR="006B52DD" w:rsidRPr="00217E4C">
        <w:rPr>
          <w:lang w:val="en-GB"/>
        </w:rPr>
        <w:t xml:space="preserve"> </w:t>
      </w:r>
      <w:r w:rsidRPr="00217E4C">
        <w:rPr>
          <w:lang w:val="en-GB"/>
        </w:rPr>
        <w:t>welfare loss</w:t>
      </w:r>
      <w:r w:rsidR="007E3FFC">
        <w:rPr>
          <w:lang w:val="en-GB"/>
        </w:rPr>
        <w:t xml:space="preserve">, </w:t>
      </w:r>
      <w:r w:rsidRPr="00217E4C">
        <w:rPr>
          <w:lang w:val="en-GB"/>
        </w:rPr>
        <w:t xml:space="preserve">encompasses </w:t>
      </w:r>
      <w:r w:rsidR="007E3FFC">
        <w:rPr>
          <w:lang w:val="en-GB"/>
        </w:rPr>
        <w:t>four aspects;</w:t>
      </w:r>
      <w:r w:rsidRPr="00217E4C">
        <w:rPr>
          <w:lang w:val="en-GB"/>
        </w:rPr>
        <w:t xml:space="preserve"> mortality, disease </w:t>
      </w:r>
      <w:r w:rsidR="00DE6A8B" w:rsidRPr="00217E4C">
        <w:rPr>
          <w:lang w:val="en-GB"/>
        </w:rPr>
        <w:t>frequency</w:t>
      </w:r>
      <w:r w:rsidRPr="00217E4C">
        <w:rPr>
          <w:lang w:val="en-GB"/>
        </w:rPr>
        <w:t xml:space="preserve">, </w:t>
      </w:r>
      <w:r w:rsidR="007E3FFC">
        <w:rPr>
          <w:lang w:val="en-GB"/>
        </w:rPr>
        <w:t xml:space="preserve">lack of space and slaughter duration, </w:t>
      </w:r>
      <w:r w:rsidRPr="00217E4C">
        <w:rPr>
          <w:lang w:val="en-GB"/>
        </w:rPr>
        <w:t xml:space="preserve">Scherer </w:t>
      </w:r>
      <w:r w:rsidR="004726BA" w:rsidRPr="004726BA">
        <w:rPr>
          <w:i/>
          <w:lang w:val="en-GB"/>
        </w:rPr>
        <w:t>et al.</w:t>
      </w:r>
      <w:r w:rsidRPr="00217E4C">
        <w:rPr>
          <w:lang w:val="en-GB"/>
        </w:rPr>
        <w:t xml:space="preserve"> (2018)</w:t>
      </w:r>
      <w:r w:rsidR="007E3FFC">
        <w:rPr>
          <w:lang w:val="en-GB"/>
        </w:rPr>
        <w:t xml:space="preserve"> included only</w:t>
      </w:r>
      <w:r w:rsidRPr="00217E4C">
        <w:rPr>
          <w:lang w:val="en-GB"/>
        </w:rPr>
        <w:t xml:space="preserve"> </w:t>
      </w:r>
      <w:r w:rsidR="007E3FFC">
        <w:rPr>
          <w:lang w:val="en-GB"/>
        </w:rPr>
        <w:t>one</w:t>
      </w:r>
      <w:r w:rsidRPr="00217E4C">
        <w:rPr>
          <w:lang w:val="en-GB"/>
        </w:rPr>
        <w:t xml:space="preserve"> welfare aspect per species.</w:t>
      </w:r>
      <w:r w:rsidR="005224BA" w:rsidRPr="00217E4C">
        <w:rPr>
          <w:lang w:val="en-GB"/>
        </w:rPr>
        <w:t xml:space="preserve"> However, the limitations posed by incomplete data and variability in data quality remain substantial challenges.</w:t>
      </w:r>
      <w:r w:rsidR="00415BC6" w:rsidRPr="00217E4C">
        <w:rPr>
          <w:lang w:val="en-GB"/>
        </w:rPr>
        <w:t xml:space="preserve"> A logical progression for this research would be to assess specific production systems rather than relying on national averages, as we have done. </w:t>
      </w:r>
      <w:r w:rsidR="00634478" w:rsidRPr="002513B9">
        <w:rPr>
          <w:lang w:val="en-GB"/>
        </w:rPr>
        <w:t xml:space="preserve">Sandøe and co-workers have developed a tool </w:t>
      </w:r>
      <w:del w:id="1277" w:author="Lotta Rydhmer" w:date="2025-05-15T08:57:00Z">
        <w:r w:rsidR="0093493B" w:rsidRPr="002513B9" w:rsidDel="00FE12FE">
          <w:rPr>
            <w:lang w:val="en-GB"/>
          </w:rPr>
          <w:delText xml:space="preserve">based on </w:delText>
        </w:r>
      </w:del>
      <w:r w:rsidR="00634478" w:rsidRPr="002513B9">
        <w:rPr>
          <w:lang w:val="en-GB"/>
        </w:rPr>
        <w:t>for benchmarking animal welfare across countries</w:t>
      </w:r>
      <w:r w:rsidR="0093493B" w:rsidRPr="002513B9">
        <w:rPr>
          <w:lang w:val="en-GB"/>
        </w:rPr>
        <w:t xml:space="preserve"> based on legislation, welfare labels, market-shares and welfare consequences expected by experts</w:t>
      </w:r>
      <w:r w:rsidR="00634478" w:rsidRPr="002513B9">
        <w:rPr>
          <w:lang w:val="en-GB"/>
        </w:rPr>
        <w:t>.</w:t>
      </w:r>
      <w:r w:rsidR="00F4298C" w:rsidRPr="002513B9">
        <w:rPr>
          <w:lang w:val="en-GB"/>
        </w:rPr>
        <w:t xml:space="preserve"> </w:t>
      </w:r>
      <w:r w:rsidR="008B65CA" w:rsidRPr="002513B9">
        <w:rPr>
          <w:lang w:val="en-GB"/>
        </w:rPr>
        <w:t xml:space="preserve">Sweden had a much </w:t>
      </w:r>
      <w:r w:rsidR="00E6028B" w:rsidRPr="002513B9">
        <w:rPr>
          <w:lang w:val="en-GB"/>
        </w:rPr>
        <w:t>better</w:t>
      </w:r>
      <w:r w:rsidR="008B65CA" w:rsidRPr="002513B9">
        <w:rPr>
          <w:lang w:val="en-GB"/>
        </w:rPr>
        <w:t xml:space="preserve"> benchmark for chicken production due to higher legal standards than </w:t>
      </w:r>
      <w:r w:rsidR="00E6028B" w:rsidRPr="002513B9">
        <w:rPr>
          <w:lang w:val="en-GB"/>
        </w:rPr>
        <w:t xml:space="preserve">the </w:t>
      </w:r>
      <w:r w:rsidR="008B65CA" w:rsidRPr="002513B9">
        <w:rPr>
          <w:lang w:val="en-GB"/>
        </w:rPr>
        <w:t xml:space="preserve">Netherlands, </w:t>
      </w:r>
      <w:r w:rsidR="00F4298C" w:rsidRPr="002513B9">
        <w:rPr>
          <w:lang w:val="en-GB"/>
        </w:rPr>
        <w:t xml:space="preserve">UK, </w:t>
      </w:r>
      <w:r w:rsidR="008B65CA" w:rsidRPr="002513B9">
        <w:rPr>
          <w:lang w:val="en-GB"/>
        </w:rPr>
        <w:t xml:space="preserve">Germany and Denmark (Sandøe </w:t>
      </w:r>
      <w:r w:rsidR="004726BA" w:rsidRPr="004726BA">
        <w:rPr>
          <w:i/>
          <w:lang w:val="en-GB"/>
        </w:rPr>
        <w:t>et al.</w:t>
      </w:r>
      <w:r w:rsidR="008B65CA" w:rsidRPr="002513B9">
        <w:rPr>
          <w:lang w:val="en-GB"/>
        </w:rPr>
        <w:t>, 2022)</w:t>
      </w:r>
      <w:r w:rsidR="00CB5719" w:rsidRPr="002513B9">
        <w:rPr>
          <w:lang w:val="en-GB"/>
        </w:rPr>
        <w:t xml:space="preserve">, which is in accordance with </w:t>
      </w:r>
      <w:r w:rsidR="008B65CA" w:rsidRPr="002513B9">
        <w:rPr>
          <w:lang w:val="en-GB"/>
        </w:rPr>
        <w:t xml:space="preserve">suffering in our study. The benchmark for consumption was, however at the same level for the Netherlands and Sweden, because </w:t>
      </w:r>
      <w:r w:rsidR="00F4298C" w:rsidRPr="002513B9">
        <w:rPr>
          <w:lang w:val="en-GB"/>
        </w:rPr>
        <w:t>a relatively large part of the Dutch consumption is welfare labelled chicken, whereas the exported chicken is produced according to the minimum legal requirements</w:t>
      </w:r>
      <w:r w:rsidR="008B65CA" w:rsidRPr="002513B9">
        <w:rPr>
          <w:lang w:val="en-GB"/>
        </w:rPr>
        <w:t xml:space="preserve"> (Sandøe </w:t>
      </w:r>
      <w:r w:rsidR="004726BA" w:rsidRPr="004726BA">
        <w:rPr>
          <w:i/>
          <w:lang w:val="en-GB"/>
        </w:rPr>
        <w:t>et al.</w:t>
      </w:r>
      <w:r w:rsidR="008B65CA" w:rsidRPr="002513B9">
        <w:rPr>
          <w:lang w:val="en-GB"/>
        </w:rPr>
        <w:t>, 2022).</w:t>
      </w:r>
      <w:r w:rsidR="00CB5719" w:rsidRPr="002513B9">
        <w:rPr>
          <w:lang w:val="en-GB"/>
        </w:rPr>
        <w:t xml:space="preserve"> </w:t>
      </w:r>
      <w:r w:rsidR="00634478" w:rsidRPr="002513B9">
        <w:rPr>
          <w:lang w:val="en-GB"/>
        </w:rPr>
        <w:t xml:space="preserve">When comparing pig production, Sweden </w:t>
      </w:r>
      <w:r w:rsidR="00642070" w:rsidRPr="002513B9">
        <w:rPr>
          <w:lang w:val="en-GB"/>
        </w:rPr>
        <w:t xml:space="preserve">and UK </w:t>
      </w:r>
      <w:r w:rsidR="00634478" w:rsidRPr="002513B9">
        <w:rPr>
          <w:lang w:val="en-GB"/>
        </w:rPr>
        <w:t>ha</w:t>
      </w:r>
      <w:r w:rsidR="0025301F" w:rsidRPr="002513B9">
        <w:rPr>
          <w:lang w:val="en-GB"/>
        </w:rPr>
        <w:t>ve</w:t>
      </w:r>
      <w:r w:rsidR="00642070" w:rsidRPr="002513B9">
        <w:rPr>
          <w:lang w:val="en-GB"/>
        </w:rPr>
        <w:t xml:space="preserve"> the</w:t>
      </w:r>
      <w:r w:rsidR="00634478" w:rsidRPr="002513B9">
        <w:rPr>
          <w:lang w:val="en-GB"/>
        </w:rPr>
        <w:t xml:space="preserve"> highest welfare, followed by</w:t>
      </w:r>
      <w:r w:rsidR="00642070" w:rsidRPr="002513B9">
        <w:rPr>
          <w:lang w:val="en-GB"/>
        </w:rPr>
        <w:t xml:space="preserve"> Netherlands and Germany and Denmark (Sandøe </w:t>
      </w:r>
      <w:r w:rsidR="004726BA" w:rsidRPr="004726BA">
        <w:rPr>
          <w:i/>
          <w:lang w:val="en-GB"/>
        </w:rPr>
        <w:t>et al.</w:t>
      </w:r>
      <w:r w:rsidR="00642070" w:rsidRPr="002513B9">
        <w:rPr>
          <w:lang w:val="en-GB"/>
        </w:rPr>
        <w:t xml:space="preserve">, 2020). The rank order of Sweden, Netherlands, Germany and Denmark is the same </w:t>
      </w:r>
      <w:r w:rsidR="0093493B" w:rsidRPr="002513B9">
        <w:rPr>
          <w:lang w:val="en-GB"/>
        </w:rPr>
        <w:t>for</w:t>
      </w:r>
      <w:r w:rsidR="00642070" w:rsidRPr="002513B9">
        <w:rPr>
          <w:lang w:val="en-GB"/>
        </w:rPr>
        <w:t xml:space="preserve"> suffering in our study. Sweden ha</w:t>
      </w:r>
      <w:r w:rsidR="0093493B" w:rsidRPr="002513B9">
        <w:rPr>
          <w:lang w:val="en-GB"/>
        </w:rPr>
        <w:t>d</w:t>
      </w:r>
      <w:r w:rsidR="00642070" w:rsidRPr="002513B9">
        <w:rPr>
          <w:lang w:val="en-GB"/>
        </w:rPr>
        <w:t xml:space="preserve"> a lower benchmark score for consumption than for production</w:t>
      </w:r>
      <w:r w:rsidR="00CB5719" w:rsidRPr="002513B9">
        <w:rPr>
          <w:lang w:val="en-GB"/>
        </w:rPr>
        <w:t>,</w:t>
      </w:r>
      <w:r w:rsidR="0025301F" w:rsidRPr="002513B9">
        <w:rPr>
          <w:lang w:val="en-GB"/>
        </w:rPr>
        <w:t xml:space="preserve"> due to import</w:t>
      </w:r>
      <w:r w:rsidR="00642070" w:rsidRPr="002513B9">
        <w:rPr>
          <w:lang w:val="en-GB"/>
        </w:rPr>
        <w:t xml:space="preserve"> </w:t>
      </w:r>
      <w:r w:rsidR="008B65CA" w:rsidRPr="002513B9">
        <w:rPr>
          <w:lang w:val="en-GB"/>
        </w:rPr>
        <w:t xml:space="preserve">(Sandøe </w:t>
      </w:r>
      <w:r w:rsidR="004726BA" w:rsidRPr="004726BA">
        <w:rPr>
          <w:i/>
          <w:lang w:val="en-GB"/>
        </w:rPr>
        <w:t>et al.</w:t>
      </w:r>
      <w:r w:rsidR="008B65CA" w:rsidRPr="002513B9">
        <w:rPr>
          <w:lang w:val="en-GB"/>
        </w:rPr>
        <w:t>, 2020</w:t>
      </w:r>
      <w:r w:rsidR="0025301F" w:rsidRPr="002513B9">
        <w:rPr>
          <w:lang w:val="en-GB"/>
        </w:rPr>
        <w:t>). O</w:t>
      </w:r>
      <w:r w:rsidR="00E6028B" w:rsidRPr="002513B9">
        <w:rPr>
          <w:lang w:val="en-GB"/>
        </w:rPr>
        <w:t>ur indices can be further developed by assessing different kinds of production systems not only for beef (where we assessed three systems) but also for other species.</w:t>
      </w:r>
      <w:r w:rsidR="00E6028B">
        <w:rPr>
          <w:lang w:val="en-GB"/>
        </w:rPr>
        <w:t xml:space="preserve"> </w:t>
      </w:r>
      <w:r w:rsidR="00E6028B" w:rsidRPr="00217E4C">
        <w:rPr>
          <w:lang w:val="en-GB"/>
        </w:rPr>
        <w:t xml:space="preserve">For instance, organic and conventional pig production systems can </w:t>
      </w:r>
      <w:r w:rsidR="00E6028B">
        <w:rPr>
          <w:lang w:val="en-GB"/>
        </w:rPr>
        <w:t>differ</w:t>
      </w:r>
      <w:r w:rsidR="00E6028B" w:rsidRPr="00217E4C">
        <w:rPr>
          <w:lang w:val="en-GB"/>
        </w:rPr>
        <w:t xml:space="preserve"> substantially </w:t>
      </w:r>
      <w:r w:rsidR="00E6028B">
        <w:rPr>
          <w:lang w:val="en-GB"/>
        </w:rPr>
        <w:t xml:space="preserve">within a country </w:t>
      </w:r>
      <w:r w:rsidR="00E6028B" w:rsidRPr="00217E4C">
        <w:rPr>
          <w:lang w:val="en-GB"/>
        </w:rPr>
        <w:t xml:space="preserve">in terms of both social and environmental </w:t>
      </w:r>
      <w:r w:rsidR="00E6028B">
        <w:rPr>
          <w:lang w:val="en-GB"/>
        </w:rPr>
        <w:t xml:space="preserve">sustainability </w:t>
      </w:r>
      <w:r w:rsidR="00E6028B" w:rsidRPr="00217E4C">
        <w:rPr>
          <w:lang w:val="en-GB"/>
        </w:rPr>
        <w:t>factors</w:t>
      </w:r>
      <w:r w:rsidR="00E6028B">
        <w:rPr>
          <w:lang w:val="en-GB"/>
        </w:rPr>
        <w:t xml:space="preserve"> (</w:t>
      </w:r>
      <w:r w:rsidR="00E6028B" w:rsidRPr="00CA1320">
        <w:rPr>
          <w:lang w:val="en-GB"/>
        </w:rPr>
        <w:t xml:space="preserve">Zira </w:t>
      </w:r>
      <w:r w:rsidR="004726BA" w:rsidRPr="004726BA">
        <w:rPr>
          <w:i/>
          <w:lang w:val="en-GB"/>
        </w:rPr>
        <w:t>et al.</w:t>
      </w:r>
      <w:r w:rsidR="00E6028B" w:rsidRPr="00016814">
        <w:rPr>
          <w:lang w:val="en-GB"/>
        </w:rPr>
        <w:t>,</w:t>
      </w:r>
      <w:r w:rsidR="00E6028B" w:rsidRPr="00CA1320">
        <w:rPr>
          <w:lang w:val="en-GB"/>
        </w:rPr>
        <w:t xml:space="preserve"> 2021</w:t>
      </w:r>
      <w:r w:rsidR="00E6028B">
        <w:rPr>
          <w:lang w:val="en-GB"/>
        </w:rPr>
        <w:t>)</w:t>
      </w:r>
      <w:r w:rsidR="00E6028B" w:rsidRPr="00217E4C">
        <w:rPr>
          <w:lang w:val="en-GB"/>
        </w:rPr>
        <w:t xml:space="preserve">. </w:t>
      </w:r>
    </w:p>
    <w:p w14:paraId="68287639" w14:textId="3F4E6CEB" w:rsidR="00E6028B" w:rsidRDefault="00942F0C" w:rsidP="00942F0C">
      <w:pPr>
        <w:spacing w:line="276" w:lineRule="auto"/>
        <w:rPr>
          <w:lang w:val="en-GB"/>
        </w:rPr>
      </w:pPr>
      <w:proofErr w:type="spellStart"/>
      <w:r w:rsidRPr="00942F0C">
        <w:rPr>
          <w:lang w:val="en-US"/>
        </w:rPr>
        <w:t>Hebinck</w:t>
      </w:r>
      <w:proofErr w:type="spellEnd"/>
      <w:r>
        <w:rPr>
          <w:lang w:val="en-US"/>
        </w:rPr>
        <w:t xml:space="preserve"> </w:t>
      </w:r>
      <w:r w:rsidR="00E6028B">
        <w:rPr>
          <w:lang w:val="en-GB"/>
        </w:rPr>
        <w:t xml:space="preserve">(2021) suggests share of certified organic products as an indicator of animal </w:t>
      </w:r>
      <w:r w:rsidR="00E6028B" w:rsidRPr="00217E4C">
        <w:rPr>
          <w:lang w:val="en-GB"/>
        </w:rPr>
        <w:t xml:space="preserve">welfare. Åkerfeldt </w:t>
      </w:r>
      <w:r w:rsidR="004726BA" w:rsidRPr="004726BA">
        <w:rPr>
          <w:i/>
          <w:lang w:val="en-GB"/>
        </w:rPr>
        <w:t>et al.</w:t>
      </w:r>
      <w:r w:rsidR="00E6028B" w:rsidRPr="00217E4C">
        <w:rPr>
          <w:lang w:val="en-GB"/>
        </w:rPr>
        <w:t xml:space="preserve"> (2020) reviewed</w:t>
      </w:r>
      <w:r w:rsidR="00E6028B">
        <w:rPr>
          <w:lang w:val="en-GB"/>
        </w:rPr>
        <w:t xml:space="preserve"> 166 scientific studies and found n</w:t>
      </w:r>
      <w:r w:rsidR="00E6028B" w:rsidRPr="003E0CA4">
        <w:rPr>
          <w:lang w:val="en-GB"/>
        </w:rPr>
        <w:t xml:space="preserve">o strong evidence for higher </w:t>
      </w:r>
      <w:r w:rsidR="00E6028B">
        <w:rPr>
          <w:lang w:val="en-GB"/>
        </w:rPr>
        <w:t xml:space="preserve">over-all </w:t>
      </w:r>
      <w:r w:rsidR="00E6028B" w:rsidRPr="003E0CA4">
        <w:rPr>
          <w:lang w:val="en-GB"/>
        </w:rPr>
        <w:t>animal welfare in organic</w:t>
      </w:r>
      <w:r w:rsidR="00E6028B">
        <w:rPr>
          <w:lang w:val="en-GB"/>
        </w:rPr>
        <w:t xml:space="preserve"> </w:t>
      </w:r>
      <w:r w:rsidR="00E6028B" w:rsidRPr="003E0CA4">
        <w:rPr>
          <w:lang w:val="en-GB"/>
        </w:rPr>
        <w:t xml:space="preserve">compared with conventional </w:t>
      </w:r>
      <w:r w:rsidR="00A05AFD" w:rsidRPr="003E0CA4">
        <w:rPr>
          <w:lang w:val="en-GB"/>
        </w:rPr>
        <w:t>production</w:t>
      </w:r>
      <w:r w:rsidR="00A05AFD">
        <w:rPr>
          <w:lang w:val="en-GB"/>
        </w:rPr>
        <w:t xml:space="preserve"> but</w:t>
      </w:r>
      <w:r w:rsidR="00E6028B">
        <w:rPr>
          <w:lang w:val="en-GB"/>
        </w:rPr>
        <w:t xml:space="preserve"> concluded that</w:t>
      </w:r>
      <w:r w:rsidR="00E6028B" w:rsidRPr="003E0CA4">
        <w:rPr>
          <w:lang w:val="en-GB"/>
        </w:rPr>
        <w:t xml:space="preserve"> </w:t>
      </w:r>
      <w:r w:rsidR="00E6028B">
        <w:rPr>
          <w:lang w:val="en-GB"/>
        </w:rPr>
        <w:t xml:space="preserve">the </w:t>
      </w:r>
      <w:r w:rsidR="00E6028B" w:rsidRPr="003E0CA4">
        <w:rPr>
          <w:lang w:val="en-GB"/>
        </w:rPr>
        <w:t>possibilities to perform</w:t>
      </w:r>
      <w:r w:rsidR="00E6028B">
        <w:rPr>
          <w:lang w:val="en-GB"/>
        </w:rPr>
        <w:t xml:space="preserve"> </w:t>
      </w:r>
      <w:r w:rsidR="00E6028B" w:rsidRPr="003E0CA4">
        <w:rPr>
          <w:lang w:val="en-GB"/>
        </w:rPr>
        <w:t xml:space="preserve">species-specific behaviours </w:t>
      </w:r>
      <w:r w:rsidR="00E6028B">
        <w:rPr>
          <w:lang w:val="en-GB"/>
        </w:rPr>
        <w:t xml:space="preserve">is better </w:t>
      </w:r>
      <w:r w:rsidR="00E6028B" w:rsidRPr="003E0CA4">
        <w:rPr>
          <w:lang w:val="en-GB"/>
        </w:rPr>
        <w:t>in organic production systems</w:t>
      </w:r>
      <w:r w:rsidR="00E6028B">
        <w:rPr>
          <w:lang w:val="en-GB"/>
        </w:rPr>
        <w:t xml:space="preserve">. </w:t>
      </w:r>
      <w:r w:rsidR="00E6028B" w:rsidRPr="00217E4C">
        <w:rPr>
          <w:lang w:val="en-GB"/>
        </w:rPr>
        <w:t xml:space="preserve">Data on </w:t>
      </w:r>
      <w:r w:rsidR="00E6028B">
        <w:rPr>
          <w:lang w:val="en-GB"/>
        </w:rPr>
        <w:t xml:space="preserve">outdoor access and </w:t>
      </w:r>
      <w:r w:rsidR="00E6028B" w:rsidRPr="00217E4C">
        <w:rPr>
          <w:lang w:val="en-GB"/>
        </w:rPr>
        <w:t>available space per animal can be sourced from the rules governing certified production systems (</w:t>
      </w:r>
      <w:r w:rsidR="00891363" w:rsidRPr="00891363">
        <w:rPr>
          <w:i/>
          <w:lang w:val="en-GB"/>
        </w:rPr>
        <w:t>e.g.</w:t>
      </w:r>
      <w:r w:rsidR="00E6028B" w:rsidRPr="00217E4C">
        <w:rPr>
          <w:lang w:val="en-GB"/>
        </w:rPr>
        <w:t>, EU organic production regulations), but obtaining data on mortality, disease frequency and slaughter duration for specific production systems is more challenging. The use of antibiotics is more strictly regulated in organic compared to conventional production systems, with extended withdrawal periods after treatment (</w:t>
      </w:r>
      <w:r w:rsidR="00E6028B">
        <w:rPr>
          <w:lang w:val="en-GB"/>
        </w:rPr>
        <w:t>EC, 2018</w:t>
      </w:r>
      <w:r w:rsidR="00E6028B" w:rsidRPr="00217E4C">
        <w:rPr>
          <w:lang w:val="en-GB"/>
        </w:rPr>
        <w:t xml:space="preserve">), yet detailed data on antibiotic use for different production systems are unlikely to become available in the near future. </w:t>
      </w:r>
    </w:p>
    <w:p w14:paraId="5650D9F4" w14:textId="49767A78" w:rsidR="0036774E" w:rsidRPr="00217E4C" w:rsidRDefault="00637663" w:rsidP="00942F0C">
      <w:pPr>
        <w:spacing w:line="276" w:lineRule="auto"/>
        <w:rPr>
          <w:lang w:val="en-GB"/>
        </w:rPr>
      </w:pPr>
      <w:r w:rsidRPr="00217E4C">
        <w:rPr>
          <w:lang w:val="en-GB"/>
        </w:rPr>
        <w:t xml:space="preserve">Our assessment of </w:t>
      </w:r>
      <w:r w:rsidR="00180C8B" w:rsidRPr="00217E4C">
        <w:rPr>
          <w:lang w:val="en-GB"/>
        </w:rPr>
        <w:t xml:space="preserve">lack of </w:t>
      </w:r>
      <w:r w:rsidRPr="00217E4C">
        <w:rPr>
          <w:lang w:val="en-GB"/>
        </w:rPr>
        <w:t xml:space="preserve">space is primarily based on animal welfare legislation in the EU and specific countries, along with the amount of time animals spend on pasture. Since average data on space availability in practice for all species and countries are lacking, this may lead to an underestimation of welfare loss, especially given that not all farms comply fully with legal </w:t>
      </w:r>
      <w:commentRangeStart w:id="1278"/>
      <w:r w:rsidRPr="00217E4C">
        <w:rPr>
          <w:lang w:val="en-GB"/>
        </w:rPr>
        <w:t>requirements</w:t>
      </w:r>
      <w:commentRangeEnd w:id="1278"/>
      <w:r w:rsidR="00FE12FE">
        <w:rPr>
          <w:rStyle w:val="Kommentarsreferens"/>
        </w:rPr>
        <w:commentReference w:id="1278"/>
      </w:r>
      <w:r w:rsidRPr="00217E4C">
        <w:rPr>
          <w:lang w:val="en-GB"/>
        </w:rPr>
        <w:t xml:space="preserve">. General indices of law compliance, such as the World Justice Project Rule of Law Index (WJP, 2023) offer a proxy for estimating compliance levels </w:t>
      </w:r>
      <w:r w:rsidR="007E3FFC">
        <w:rPr>
          <w:lang w:val="en-GB"/>
        </w:rPr>
        <w:t>A</w:t>
      </w:r>
      <w:r w:rsidRPr="00217E4C">
        <w:rPr>
          <w:lang w:val="en-GB"/>
        </w:rPr>
        <w:t>ccording to WJP (2023), countries included in our study are ranked as follows: Hungary (0.51), Greece (0.61), Poland (0.64), Italy (0.67), Spain (0.72), France (0.73), Ireland (0.81), Germany (0.83), and Sweden (0.85).</w:t>
      </w:r>
      <w:r w:rsidR="007E3FFC">
        <w:rPr>
          <w:lang w:val="en-GB"/>
        </w:rPr>
        <w:t xml:space="preserve"> Such law compliance values could be used to adjust animal welfare and antibiotic use indices.</w:t>
      </w:r>
    </w:p>
    <w:p w14:paraId="050F0F91" w14:textId="744D3AC4" w:rsidR="00B54682" w:rsidRPr="00217E4C" w:rsidRDefault="63BBD817" w:rsidP="00942F0C">
      <w:pPr>
        <w:spacing w:line="276" w:lineRule="auto"/>
        <w:rPr>
          <w:lang w:val="en-GB"/>
        </w:rPr>
      </w:pPr>
      <w:r w:rsidRPr="63BBD817">
        <w:rPr>
          <w:lang w:val="en-GB"/>
        </w:rPr>
        <w:t>In cases where comparable data across countries are absent, we have made necessary assumptions. One such assumption is that the average transport time for different species, as reported by the European Court of Auditors (ECA, 2023), is adequate for calculating slaughter duration. Another assumption pertains to countries that have advocated for an 8-hour maximum transport time for live animals within the EU, where we have presumed shorter transport durations compared to other European nations (see SM1, Slaughter). Such assumptions are open to debate, particularly regarding the point at which data should be considered ‘missing’ in sustainability assessments and how to address these gaps. Where specific country-level data on production systems were unavailable, we used average data from other countries, or data from only one country. To address the issue of missing comparable data in diet assessments across countries, we have documented references, assumptions and simplifications in the supplementary material (SM1-5). As concluded by Richter et al (2024), “indicators for assessing animal welfare at scale need to be developed and an extensive and transparent database for these indicators built”.</w:t>
      </w:r>
    </w:p>
    <w:p w14:paraId="4FEE3B67" w14:textId="5A98F6EE" w:rsidR="00265A66" w:rsidRPr="00217E4C" w:rsidRDefault="00C122AB" w:rsidP="00942F0C">
      <w:pPr>
        <w:spacing w:line="276" w:lineRule="auto"/>
        <w:rPr>
          <w:szCs w:val="24"/>
          <w:lang w:val="en-GB"/>
        </w:rPr>
      </w:pPr>
      <w:r w:rsidRPr="00217E4C">
        <w:rPr>
          <w:szCs w:val="24"/>
          <w:lang w:val="en-GB"/>
        </w:rPr>
        <w:t xml:space="preserve">The timeliness of references is critical when utilizing data from various sources related to animal production. This is particularly evident in the context of antibiotic use, where the general trend is toward reduced use across countries, although the pace of this reduction varies </w:t>
      </w:r>
      <w:r w:rsidR="00961B0A">
        <w:rPr>
          <w:szCs w:val="24"/>
          <w:lang w:val="en-GB"/>
        </w:rPr>
        <w:t xml:space="preserve">between countries </w:t>
      </w:r>
      <w:r w:rsidRPr="00217E4C">
        <w:rPr>
          <w:szCs w:val="24"/>
          <w:lang w:val="en-GB"/>
        </w:rPr>
        <w:t xml:space="preserve">(ESVAC, 2023). Ideally, all data would reflect the same time period to ensure a fair and accurate assessment. In the case of the animal welfare indices, some of the oldest references </w:t>
      </w:r>
      <w:r w:rsidR="00916309">
        <w:rPr>
          <w:szCs w:val="24"/>
          <w:lang w:val="en-GB"/>
        </w:rPr>
        <w:t xml:space="preserve">for disease frequency and mortality </w:t>
      </w:r>
      <w:r w:rsidRPr="00916309">
        <w:rPr>
          <w:szCs w:val="24"/>
          <w:lang w:val="en-GB"/>
        </w:rPr>
        <w:t xml:space="preserve">date back to </w:t>
      </w:r>
      <w:r w:rsidR="00650EEF" w:rsidRPr="00916309">
        <w:rPr>
          <w:szCs w:val="24"/>
          <w:lang w:val="en-GB"/>
        </w:rPr>
        <w:t xml:space="preserve">the beginning of this </w:t>
      </w:r>
      <w:r w:rsidR="00B905FE" w:rsidRPr="00916309">
        <w:rPr>
          <w:szCs w:val="24"/>
          <w:lang w:val="en-GB"/>
        </w:rPr>
        <w:t>millennium</w:t>
      </w:r>
      <w:r w:rsidRPr="00916309">
        <w:rPr>
          <w:szCs w:val="24"/>
          <w:lang w:val="en-GB"/>
        </w:rPr>
        <w:t xml:space="preserve"> and changes in </w:t>
      </w:r>
      <w:r w:rsidR="00B905FE">
        <w:rPr>
          <w:szCs w:val="24"/>
          <w:lang w:val="en-GB"/>
        </w:rPr>
        <w:t xml:space="preserve">management routines and </w:t>
      </w:r>
      <w:r w:rsidRPr="00916309">
        <w:rPr>
          <w:szCs w:val="24"/>
          <w:lang w:val="en-GB"/>
        </w:rPr>
        <w:t xml:space="preserve">national welfare laws </w:t>
      </w:r>
      <w:r w:rsidR="00B905FE">
        <w:rPr>
          <w:szCs w:val="24"/>
          <w:lang w:val="en-GB"/>
        </w:rPr>
        <w:t>a</w:t>
      </w:r>
      <w:r w:rsidRPr="00916309">
        <w:rPr>
          <w:szCs w:val="24"/>
          <w:lang w:val="en-GB"/>
        </w:rPr>
        <w:t>ffecting</w:t>
      </w:r>
      <w:r w:rsidRPr="00217E4C">
        <w:rPr>
          <w:szCs w:val="24"/>
          <w:lang w:val="en-GB"/>
        </w:rPr>
        <w:t xml:space="preserve"> </w:t>
      </w:r>
      <w:r w:rsidR="00891363" w:rsidRPr="00891363">
        <w:rPr>
          <w:i/>
          <w:szCs w:val="24"/>
          <w:lang w:val="en-GB"/>
        </w:rPr>
        <w:t>e.g.</w:t>
      </w:r>
      <w:r w:rsidR="00B905FE">
        <w:rPr>
          <w:szCs w:val="24"/>
          <w:lang w:val="en-GB"/>
        </w:rPr>
        <w:t xml:space="preserve"> </w:t>
      </w:r>
      <w:r w:rsidRPr="00217E4C">
        <w:rPr>
          <w:szCs w:val="24"/>
          <w:lang w:val="en-GB"/>
        </w:rPr>
        <w:t xml:space="preserve">space, can have </w:t>
      </w:r>
      <w:r w:rsidR="00FE2F34" w:rsidRPr="00217E4C">
        <w:rPr>
          <w:szCs w:val="24"/>
          <w:lang w:val="en-GB"/>
        </w:rPr>
        <w:t>substantial</w:t>
      </w:r>
      <w:r w:rsidRPr="00217E4C">
        <w:rPr>
          <w:szCs w:val="24"/>
          <w:lang w:val="en-GB"/>
        </w:rPr>
        <w:t xml:space="preserve"> impacts on </w:t>
      </w:r>
      <w:r w:rsidR="00916309">
        <w:rPr>
          <w:szCs w:val="24"/>
          <w:lang w:val="en-GB"/>
        </w:rPr>
        <w:t>suffering</w:t>
      </w:r>
      <w:r w:rsidRPr="00217E4C">
        <w:rPr>
          <w:szCs w:val="24"/>
          <w:lang w:val="en-GB"/>
        </w:rPr>
        <w:t>. Consequently, the indices presented here should be updated regularly to reflect new data.</w:t>
      </w:r>
    </w:p>
    <w:p w14:paraId="42EF1E20" w14:textId="1856BAED" w:rsidR="00FB7A77" w:rsidRPr="00217E4C" w:rsidRDefault="00F41E77" w:rsidP="00942F0C">
      <w:pPr>
        <w:spacing w:line="276" w:lineRule="auto"/>
        <w:rPr>
          <w:szCs w:val="24"/>
          <w:lang w:val="en-GB"/>
        </w:rPr>
      </w:pPr>
      <w:r>
        <w:rPr>
          <w:szCs w:val="24"/>
          <w:lang w:val="en-GB"/>
        </w:rPr>
        <w:t>T</w:t>
      </w:r>
      <w:r w:rsidR="00265A66" w:rsidRPr="00217E4C">
        <w:rPr>
          <w:szCs w:val="24"/>
          <w:lang w:val="en-GB"/>
        </w:rPr>
        <w:t>he animal welfare indices used in this study focus exclusively on welfare loss, or negative welfare aspects, which may give the impression that animal welfare is solely concerned with problems. However, research into the measurement of positive welfare aspects, such as play behavio</w:t>
      </w:r>
      <w:r w:rsidR="008F689A">
        <w:rPr>
          <w:szCs w:val="24"/>
          <w:lang w:val="en-GB"/>
        </w:rPr>
        <w:t>u</w:t>
      </w:r>
      <w:r w:rsidR="00265A66" w:rsidRPr="00217E4C">
        <w:rPr>
          <w:szCs w:val="24"/>
          <w:lang w:val="en-GB"/>
        </w:rPr>
        <w:t>r and facial expressions, is ongoing</w:t>
      </w:r>
      <w:r w:rsidR="008F689A">
        <w:rPr>
          <w:szCs w:val="24"/>
          <w:lang w:val="en-GB"/>
        </w:rPr>
        <w:t xml:space="preserve"> (Matiello </w:t>
      </w:r>
      <w:r w:rsidR="004726BA" w:rsidRPr="004726BA">
        <w:rPr>
          <w:i/>
          <w:szCs w:val="24"/>
          <w:lang w:val="en-GB"/>
        </w:rPr>
        <w:t>et al.</w:t>
      </w:r>
      <w:r w:rsidR="008F689A">
        <w:rPr>
          <w:szCs w:val="24"/>
          <w:lang w:val="en-GB"/>
        </w:rPr>
        <w:t>, 2019</w:t>
      </w:r>
      <w:r w:rsidR="00265A66" w:rsidRPr="00217E4C">
        <w:rPr>
          <w:szCs w:val="24"/>
          <w:lang w:val="en-GB"/>
        </w:rPr>
        <w:t xml:space="preserve">. At present, the data necessary to incorporate positive welfare aspects into diet assessments are insufficient. Should such data become available in the future, it may be possible to integrate both negative and positive aspects into a single index. However, this approach risks allowing positive and negative aspects to cancel each other out; for example, high mortality could be obscured by frequent play events. An alternative solution might be to present two separate indices: one focusing on negative </w:t>
      </w:r>
      <w:r w:rsidR="00217E4C">
        <w:rPr>
          <w:szCs w:val="24"/>
          <w:lang w:val="en-GB"/>
        </w:rPr>
        <w:t xml:space="preserve">welfare </w:t>
      </w:r>
      <w:r w:rsidR="00265A66" w:rsidRPr="00217E4C">
        <w:rPr>
          <w:szCs w:val="24"/>
          <w:lang w:val="en-GB"/>
        </w:rPr>
        <w:t xml:space="preserve">aspects and the other on positive welfare </w:t>
      </w:r>
      <w:r w:rsidR="00217E4C">
        <w:rPr>
          <w:szCs w:val="24"/>
          <w:lang w:val="en-GB"/>
        </w:rPr>
        <w:t>aspects</w:t>
      </w:r>
      <w:r w:rsidR="004C5EFB" w:rsidRPr="00217E4C">
        <w:rPr>
          <w:szCs w:val="24"/>
          <w:lang w:val="en-GB"/>
        </w:rPr>
        <w:t>.</w:t>
      </w:r>
    </w:p>
    <w:p w14:paraId="57DC5F01" w14:textId="73E5C916" w:rsidR="004F6DCF" w:rsidRPr="00217E4C" w:rsidRDefault="009619DF" w:rsidP="002513B9">
      <w:pPr>
        <w:pStyle w:val="Rubrik2"/>
        <w:spacing w:line="240" w:lineRule="auto"/>
        <w:rPr>
          <w:lang w:val="en-GB"/>
        </w:rPr>
      </w:pPr>
      <w:r w:rsidRPr="00217E4C">
        <w:rPr>
          <w:lang w:val="en-GB"/>
        </w:rPr>
        <w:t xml:space="preserve">5.4 </w:t>
      </w:r>
      <w:r w:rsidR="004F6DCF" w:rsidRPr="00217E4C">
        <w:rPr>
          <w:lang w:val="en-GB"/>
        </w:rPr>
        <w:t>Interpretation of results</w:t>
      </w:r>
    </w:p>
    <w:p w14:paraId="3341EB35" w14:textId="3B75ED53" w:rsidR="00B66725" w:rsidRPr="00217E4C" w:rsidRDefault="00131CEB" w:rsidP="009937D1">
      <w:pPr>
        <w:spacing w:line="276" w:lineRule="auto"/>
        <w:rPr>
          <w:lang w:val="en-GB"/>
        </w:rPr>
      </w:pPr>
      <w:r w:rsidRPr="00217E4C">
        <w:rPr>
          <w:lang w:val="en-GB"/>
        </w:rPr>
        <w:t xml:space="preserve">Although our three indicators—animal welfare, antibiotic use, and climate impact—share a common functional unit, the scales of their respective indices differ, making direct comparison impossible. This is critical to remember when interpreting visual representations, such as Figure 5. In this case, we adjusted the scales of the </w:t>
      </w:r>
      <w:r w:rsidR="00E51D0E" w:rsidRPr="00217E4C">
        <w:rPr>
          <w:lang w:val="en-GB"/>
        </w:rPr>
        <w:t>y</w:t>
      </w:r>
      <w:r w:rsidRPr="00217E4C">
        <w:rPr>
          <w:lang w:val="en-GB"/>
        </w:rPr>
        <w:t>-axes to fit within the same figure, which could misleadingly suggest that the impacts of the Italian diet on animal welfare, antibiotic use and climate are of the same magnitude.</w:t>
      </w:r>
    </w:p>
    <w:p w14:paraId="568943F3" w14:textId="50E8CBA3" w:rsidR="0058231E" w:rsidRPr="00217E4C" w:rsidRDefault="0058231E" w:rsidP="009937D1">
      <w:pPr>
        <w:spacing w:line="276" w:lineRule="auto"/>
        <w:rPr>
          <w:lang w:val="en-GB"/>
        </w:rPr>
      </w:pPr>
      <w:r w:rsidRPr="00217E4C">
        <w:rPr>
          <w:lang w:val="en-GB"/>
        </w:rPr>
        <w:t xml:space="preserve">An alternative to relative comparisons is to relate the results to absolute targets or boundaries, though establishing such benchmarks for food and diets is challenging. While some attempts have been made for environmental impacts (Karlsson Potter </w:t>
      </w:r>
      <w:r w:rsidR="00325EFF">
        <w:rPr>
          <w:lang w:val="en-GB"/>
        </w:rPr>
        <w:t>and</w:t>
      </w:r>
      <w:r w:rsidR="00325EFF" w:rsidRPr="00217E4C">
        <w:rPr>
          <w:lang w:val="en-GB"/>
        </w:rPr>
        <w:t xml:space="preserve"> </w:t>
      </w:r>
      <w:r w:rsidRPr="00217E4C">
        <w:rPr>
          <w:lang w:val="en-GB"/>
        </w:rPr>
        <w:t xml:space="preserve">Röös, 2021; Moberg </w:t>
      </w:r>
      <w:r w:rsidR="004726BA" w:rsidRPr="004726BA">
        <w:rPr>
          <w:i/>
          <w:iCs/>
          <w:lang w:val="en-GB"/>
        </w:rPr>
        <w:t>et al.</w:t>
      </w:r>
      <w:r w:rsidRPr="00217E4C">
        <w:rPr>
          <w:lang w:val="en-GB"/>
        </w:rPr>
        <w:t xml:space="preserve">, 2020), establishing similar targets for animal welfare and </w:t>
      </w:r>
      <w:r w:rsidR="005F5178">
        <w:rPr>
          <w:lang w:val="en-GB"/>
        </w:rPr>
        <w:t xml:space="preserve">use of </w:t>
      </w:r>
      <w:r w:rsidRPr="00217E4C">
        <w:rPr>
          <w:lang w:val="en-GB"/>
        </w:rPr>
        <w:t>antibiotic</w:t>
      </w:r>
      <w:r w:rsidR="005F5178">
        <w:rPr>
          <w:lang w:val="en-GB"/>
        </w:rPr>
        <w:t>s</w:t>
      </w:r>
      <w:r w:rsidRPr="00217E4C">
        <w:rPr>
          <w:lang w:val="en-GB"/>
        </w:rPr>
        <w:t xml:space="preserve"> remains complex. For instance, the European Public Health Alliance recommends that </w:t>
      </w:r>
      <w:r w:rsidR="005F5178">
        <w:rPr>
          <w:lang w:val="en-GB"/>
        </w:rPr>
        <w:t xml:space="preserve">use of </w:t>
      </w:r>
      <w:r w:rsidRPr="00217E4C">
        <w:rPr>
          <w:lang w:val="en-GB"/>
        </w:rPr>
        <w:t>antibiotic</w:t>
      </w:r>
      <w:r w:rsidR="005F5178">
        <w:rPr>
          <w:lang w:val="en-GB"/>
        </w:rPr>
        <w:t>s</w:t>
      </w:r>
      <w:r w:rsidRPr="00217E4C">
        <w:rPr>
          <w:lang w:val="en-GB"/>
        </w:rPr>
        <w:t xml:space="preserve"> should remain below 30 mg per population correction unit (PCU), with a long-term target of 15 mg or less</w:t>
      </w:r>
      <w:r w:rsidR="00217E4C">
        <w:rPr>
          <w:lang w:val="en-GB"/>
        </w:rPr>
        <w:t xml:space="preserve"> (Nunan, 2022)</w:t>
      </w:r>
      <w:r w:rsidRPr="00217E4C">
        <w:rPr>
          <w:lang w:val="en-GB"/>
        </w:rPr>
        <w:t xml:space="preserve">. The Nordic countries are already below this threshold; thus, setting the goal at 15 mg in assessments would overlook the </w:t>
      </w:r>
      <w:r w:rsidR="00664D85" w:rsidRPr="00217E4C">
        <w:rPr>
          <w:lang w:val="en-GB"/>
        </w:rPr>
        <w:t>substantial</w:t>
      </w:r>
      <w:r w:rsidRPr="00217E4C">
        <w:rPr>
          <w:lang w:val="en-GB"/>
        </w:rPr>
        <w:t xml:space="preserve"> efforts made by farmers, advisors, and veterinarians in these regions. This raises the broader issue of who should set such targets. Slätmo </w:t>
      </w:r>
      <w:r w:rsidR="004726BA" w:rsidRPr="004726BA">
        <w:rPr>
          <w:i/>
          <w:iCs/>
          <w:lang w:val="en-GB"/>
        </w:rPr>
        <w:t>et al.</w:t>
      </w:r>
      <w:r w:rsidRPr="00217E4C">
        <w:rPr>
          <w:lang w:val="en-GB"/>
        </w:rPr>
        <w:t xml:space="preserve"> (2016) argue that the use of indicator-based frameworks to assess sustainability represents "an expression of power by the developers of the framework."</w:t>
      </w:r>
    </w:p>
    <w:p w14:paraId="59720647" w14:textId="4B2F5CD0" w:rsidR="00B905AE" w:rsidRPr="00217E4C" w:rsidRDefault="00B905AE" w:rsidP="009937D1">
      <w:pPr>
        <w:spacing w:line="276" w:lineRule="auto"/>
        <w:rPr>
          <w:lang w:val="en-GB"/>
        </w:rPr>
      </w:pPr>
      <w:r w:rsidRPr="00217E4C">
        <w:rPr>
          <w:lang w:val="en-GB"/>
        </w:rPr>
        <w:t xml:space="preserve">There is a risk that assessments of food products </w:t>
      </w:r>
      <w:r w:rsidR="005F5178">
        <w:rPr>
          <w:lang w:val="en-GB"/>
        </w:rPr>
        <w:t xml:space="preserve">based on national data </w:t>
      </w:r>
      <w:r w:rsidRPr="00217E4C">
        <w:rPr>
          <w:lang w:val="en-GB"/>
        </w:rPr>
        <w:t>may be interpreted as if all products (</w:t>
      </w:r>
      <w:r w:rsidR="00891363" w:rsidRPr="00891363">
        <w:rPr>
          <w:i/>
          <w:lang w:val="en-GB"/>
        </w:rPr>
        <w:t>e.g.</w:t>
      </w:r>
      <w:r w:rsidRPr="00217E4C">
        <w:rPr>
          <w:lang w:val="en-GB"/>
        </w:rPr>
        <w:t>, all chicken meat) from a given country have uniform impacts. This is misleading, as practices vary widely. For instance, international fast-food companies may impose high standards for housing, management, and slaughter processes, independent of the country in which animals are raised. National-level diet assessments often fail to account for such programs.</w:t>
      </w:r>
    </w:p>
    <w:p w14:paraId="0DD271DF" w14:textId="7AC5196B" w:rsidR="001C28B1" w:rsidRPr="00217E4C" w:rsidRDefault="1416FC3E" w:rsidP="009937D1">
      <w:pPr>
        <w:spacing w:line="276" w:lineRule="auto"/>
        <w:rPr>
          <w:lang w:val="en-GB"/>
        </w:rPr>
      </w:pPr>
      <w:r w:rsidRPr="1416FC3E">
        <w:rPr>
          <w:lang w:val="en-GB"/>
        </w:rPr>
        <w:t xml:space="preserve">When interpreting projections of future diets (as in Figures 6 and 7), it is essential to consider the feasibility of producing sufficient food to meet dietary demands. For example, our animal welfare index values show substantially lower welfare loss for meat from wild animals killed by shooting compared to farm animals (Figure 2). Additionally, wild animals are not treated with antibiotics. Consequently, replacing farmed meat with wild game would be highly beneficial for animal welfare, antibiotic use, and climate impact. However, wild animal populations are insufficient to meet current meat consumption levels. </w:t>
      </w:r>
    </w:p>
    <w:p w14:paraId="4EAC1BC7" w14:textId="34411509" w:rsidR="00FD56AD" w:rsidRPr="00217E4C" w:rsidRDefault="63BBD817" w:rsidP="009937D1">
      <w:pPr>
        <w:spacing w:line="276" w:lineRule="auto"/>
        <w:rPr>
          <w:lang w:val="en-GB"/>
        </w:rPr>
      </w:pPr>
      <w:proofErr w:type="spellStart"/>
      <w:r w:rsidRPr="63BBD817">
        <w:rPr>
          <w:lang w:val="en-GB"/>
        </w:rPr>
        <w:t>Vinnari</w:t>
      </w:r>
      <w:proofErr w:type="spellEnd"/>
      <w:r w:rsidRPr="63BBD817">
        <w:rPr>
          <w:lang w:val="en-GB"/>
        </w:rPr>
        <w:t xml:space="preserve"> and </w:t>
      </w:r>
      <w:proofErr w:type="spellStart"/>
      <w:r w:rsidRPr="63BBD817">
        <w:rPr>
          <w:lang w:val="en-GB"/>
        </w:rPr>
        <w:t>Vinnari</w:t>
      </w:r>
      <w:proofErr w:type="spellEnd"/>
      <w:r w:rsidRPr="63BBD817">
        <w:rPr>
          <w:lang w:val="en-GB"/>
        </w:rPr>
        <w:t xml:space="preserve"> (2022) assert that “non-human animals are largely invisible in discussions of sustainability and associated accounting efforts.” It is hoped that our work, alongside studies by Scherer </w:t>
      </w:r>
      <w:r w:rsidRPr="63BBD817">
        <w:rPr>
          <w:i/>
          <w:iCs/>
          <w:lang w:val="en-GB"/>
        </w:rPr>
        <w:t>et al.</w:t>
      </w:r>
      <w:r w:rsidRPr="63BBD817">
        <w:rPr>
          <w:lang w:val="en-GB"/>
        </w:rPr>
        <w:t xml:space="preserve"> (2018; 20</w:t>
      </w:r>
      <w:r w:rsidR="00C52BBE">
        <w:rPr>
          <w:lang w:val="en-GB"/>
        </w:rPr>
        <w:t>1</w:t>
      </w:r>
      <w:r w:rsidRPr="63BBD817">
        <w:rPr>
          <w:lang w:val="en-GB"/>
        </w:rPr>
        <w:t xml:space="preserve">9), Paris </w:t>
      </w:r>
      <w:r w:rsidRPr="63BBD817">
        <w:rPr>
          <w:i/>
          <w:iCs/>
          <w:lang w:val="en-GB"/>
        </w:rPr>
        <w:t>et al.</w:t>
      </w:r>
      <w:r w:rsidRPr="63BBD817">
        <w:rPr>
          <w:lang w:val="en-GB"/>
        </w:rPr>
        <w:t xml:space="preserve"> (2022), Van der Laan </w:t>
      </w:r>
      <w:r w:rsidRPr="63BBD817">
        <w:rPr>
          <w:i/>
          <w:iCs/>
          <w:lang w:val="en-GB"/>
        </w:rPr>
        <w:t>et al.</w:t>
      </w:r>
      <w:r w:rsidRPr="63BBD817">
        <w:rPr>
          <w:lang w:val="en-GB"/>
        </w:rPr>
        <w:t xml:space="preserve"> (2024) and Richter et al (2024), will help to bring greater visibility to the welfare of both wild and domesticated animals in these discussions. However, it is important to recognize that comparable and readily available data are scarce, that the indices developed here involves simplifications, and that the design of the welfare index affects outcomes, as does the way results are presented. </w:t>
      </w:r>
    </w:p>
    <w:p w14:paraId="08DB0A54" w14:textId="77777777" w:rsidR="008A432F" w:rsidRPr="00217E4C" w:rsidRDefault="008A432F" w:rsidP="002513B9">
      <w:pPr>
        <w:pStyle w:val="Rubrik1"/>
        <w:spacing w:line="240" w:lineRule="auto"/>
        <w:rPr>
          <w:lang w:val="en-GB"/>
        </w:rPr>
      </w:pPr>
      <w:r w:rsidRPr="00217E4C">
        <w:rPr>
          <w:lang w:val="en-GB"/>
        </w:rPr>
        <w:t xml:space="preserve">6. Conclusions </w:t>
      </w:r>
    </w:p>
    <w:p w14:paraId="2C14710A" w14:textId="39D03BE3" w:rsidR="00D534DA" w:rsidRPr="00217E4C" w:rsidRDefault="005F5178" w:rsidP="009937D1">
      <w:pPr>
        <w:spacing w:line="276" w:lineRule="auto"/>
        <w:rPr>
          <w:lang w:val="en-GB"/>
        </w:rPr>
      </w:pPr>
      <w:r>
        <w:rPr>
          <w:lang w:val="en-GB"/>
        </w:rPr>
        <w:t>W</w:t>
      </w:r>
      <w:r w:rsidR="00D534DA" w:rsidRPr="00217E4C">
        <w:rPr>
          <w:lang w:val="en-GB"/>
        </w:rPr>
        <w:t xml:space="preserve">e have developed indices for assessing animal welfare and antibiotic use to complement existing environmental impact </w:t>
      </w:r>
      <w:r w:rsidR="00046B9B" w:rsidRPr="00217E4C">
        <w:rPr>
          <w:lang w:val="en-GB"/>
        </w:rPr>
        <w:t xml:space="preserve">indicators to be used in </w:t>
      </w:r>
      <w:r w:rsidR="001B0171" w:rsidRPr="00217E4C">
        <w:rPr>
          <w:lang w:val="en-GB"/>
        </w:rPr>
        <w:t>sustainability</w:t>
      </w:r>
      <w:r w:rsidR="00046B9B" w:rsidRPr="00217E4C">
        <w:rPr>
          <w:lang w:val="en-GB"/>
        </w:rPr>
        <w:t xml:space="preserve"> assessment of diets and food systems</w:t>
      </w:r>
      <w:r w:rsidR="00D534DA" w:rsidRPr="00217E4C">
        <w:rPr>
          <w:lang w:val="en-GB"/>
        </w:rPr>
        <w:t xml:space="preserve">. While scientific evidence can inform decisions, societal and personal values shape the prioritization of issues like animal welfare, human health, and environmental impacts. Our indices aim to quantify welfare loss and antibiotic use but do not replace the need for ongoing improvements in livestock production practices, such as reducing mortality and disease rates. </w:t>
      </w:r>
      <w:r>
        <w:rPr>
          <w:lang w:val="en-GB"/>
        </w:rPr>
        <w:t>C</w:t>
      </w:r>
      <w:r w:rsidR="00D534DA" w:rsidRPr="00217E4C">
        <w:rPr>
          <w:lang w:val="en-GB"/>
        </w:rPr>
        <w:t xml:space="preserve">omparing species with different cognitive capacities presents challenges, </w:t>
      </w:r>
      <w:r>
        <w:rPr>
          <w:lang w:val="en-GB"/>
        </w:rPr>
        <w:t>but</w:t>
      </w:r>
      <w:r w:rsidR="00D534DA" w:rsidRPr="00217E4C">
        <w:rPr>
          <w:lang w:val="en-GB"/>
        </w:rPr>
        <w:t xml:space="preserve"> our method offers a starting point</w:t>
      </w:r>
      <w:r>
        <w:rPr>
          <w:lang w:val="en-GB"/>
        </w:rPr>
        <w:t>. M</w:t>
      </w:r>
      <w:r w:rsidR="00D534DA" w:rsidRPr="00217E4C">
        <w:rPr>
          <w:lang w:val="en-GB"/>
        </w:rPr>
        <w:t xml:space="preserve">ore data is needed to refine these indices, especially for species-specific antibiotic use and welfare outcomes across different production systems. </w:t>
      </w:r>
      <w:r w:rsidR="00DE2278" w:rsidRPr="00217E4C">
        <w:rPr>
          <w:lang w:val="en-GB"/>
        </w:rPr>
        <w:t xml:space="preserve">The new PAALA index for assessing animal welfare </w:t>
      </w:r>
      <w:r w:rsidR="00E12D38" w:rsidRPr="00217E4C">
        <w:rPr>
          <w:lang w:val="en-GB"/>
        </w:rPr>
        <w:t xml:space="preserve">loss developed here presents an alternative perspective </w:t>
      </w:r>
      <w:r w:rsidR="00D92C68" w:rsidRPr="00217E4C">
        <w:rPr>
          <w:lang w:val="en-GB"/>
        </w:rPr>
        <w:t>in relation to similar previously develop</w:t>
      </w:r>
      <w:r>
        <w:rPr>
          <w:lang w:val="en-GB"/>
        </w:rPr>
        <w:t>ed</w:t>
      </w:r>
      <w:r w:rsidR="00D92C68" w:rsidRPr="00217E4C">
        <w:rPr>
          <w:lang w:val="en-GB"/>
        </w:rPr>
        <w:t xml:space="preserve"> animal welfare indices as it does not </w:t>
      </w:r>
      <w:r w:rsidR="004D5284" w:rsidRPr="00217E4C">
        <w:rPr>
          <w:lang w:val="en-GB"/>
        </w:rPr>
        <w:t>see</w:t>
      </w:r>
      <w:r w:rsidR="0056209B" w:rsidRPr="00217E4C">
        <w:rPr>
          <w:lang w:val="en-GB"/>
        </w:rPr>
        <w:t xml:space="preserve"> </w:t>
      </w:r>
      <w:r w:rsidR="009937D1" w:rsidRPr="00217E4C">
        <w:rPr>
          <w:lang w:val="en-GB"/>
        </w:rPr>
        <w:t>lifetime</w:t>
      </w:r>
      <w:r w:rsidR="0056209B" w:rsidRPr="00217E4C">
        <w:rPr>
          <w:lang w:val="en-GB"/>
        </w:rPr>
        <w:t xml:space="preserve"> as problematic </w:t>
      </w:r>
      <w:r w:rsidR="0056209B" w:rsidRPr="00217E4C">
        <w:rPr>
          <w:i/>
          <w:lang w:val="en-GB"/>
        </w:rPr>
        <w:t>per se</w:t>
      </w:r>
      <w:r w:rsidR="0056209B" w:rsidRPr="00217E4C">
        <w:rPr>
          <w:lang w:val="en-GB"/>
        </w:rPr>
        <w:t xml:space="preserve"> but </w:t>
      </w:r>
      <w:r w:rsidR="00350A99" w:rsidRPr="00217E4C">
        <w:rPr>
          <w:lang w:val="en-GB"/>
        </w:rPr>
        <w:t>focus on number of animals affected, their ability to perceive</w:t>
      </w:r>
      <w:r w:rsidR="00CE2B1E" w:rsidRPr="00217E4C">
        <w:rPr>
          <w:lang w:val="en-GB"/>
        </w:rPr>
        <w:t xml:space="preserve"> negative effects </w:t>
      </w:r>
      <w:r>
        <w:rPr>
          <w:lang w:val="en-GB"/>
        </w:rPr>
        <w:t xml:space="preserve">of being used by humans </w:t>
      </w:r>
      <w:r w:rsidR="00CE2B1E" w:rsidRPr="00217E4C">
        <w:rPr>
          <w:lang w:val="en-GB"/>
        </w:rPr>
        <w:t>and the quality of the production system.</w:t>
      </w:r>
      <w:r w:rsidR="00D92C68" w:rsidRPr="00217E4C">
        <w:rPr>
          <w:lang w:val="en-GB"/>
        </w:rPr>
        <w:t xml:space="preserve"> </w:t>
      </w:r>
      <w:r w:rsidR="00DE2278" w:rsidRPr="00217E4C">
        <w:rPr>
          <w:lang w:val="en-GB"/>
        </w:rPr>
        <w:t xml:space="preserve"> </w:t>
      </w:r>
      <w:r w:rsidR="00D534DA" w:rsidRPr="00217E4C">
        <w:rPr>
          <w:lang w:val="en-GB"/>
        </w:rPr>
        <w:t xml:space="preserve">Despite the limitations in data availability and the complexity of balancing various </w:t>
      </w:r>
      <w:r w:rsidR="002961A7" w:rsidRPr="00217E4C">
        <w:rPr>
          <w:lang w:val="en-GB"/>
        </w:rPr>
        <w:t>aspects</w:t>
      </w:r>
      <w:r w:rsidR="00D534DA" w:rsidRPr="00217E4C">
        <w:rPr>
          <w:lang w:val="en-GB"/>
        </w:rPr>
        <w:t xml:space="preserve">, our work underscores the need to account for animal welfare and </w:t>
      </w:r>
      <w:r>
        <w:rPr>
          <w:lang w:val="en-GB"/>
        </w:rPr>
        <w:t xml:space="preserve">risk of </w:t>
      </w:r>
      <w:r w:rsidR="00D534DA" w:rsidRPr="00217E4C">
        <w:rPr>
          <w:lang w:val="en-GB"/>
        </w:rPr>
        <w:t xml:space="preserve">antibiotic resistance alongside environmental considerations in </w:t>
      </w:r>
      <w:r>
        <w:rPr>
          <w:lang w:val="en-GB"/>
        </w:rPr>
        <w:t>diet</w:t>
      </w:r>
      <w:r w:rsidR="00D534DA" w:rsidRPr="00217E4C">
        <w:rPr>
          <w:lang w:val="en-GB"/>
        </w:rPr>
        <w:t xml:space="preserve"> assessments. It also highlights the necessity of updating these indices regularly to reflect new data, while cautioning against over-reliance on simplified metrics that may obscure important nuances in welfare outcomes.</w:t>
      </w:r>
    </w:p>
    <w:p w14:paraId="53410A04" w14:textId="5F896DF6" w:rsidR="00AB3892" w:rsidRPr="00387946" w:rsidRDefault="73FBDA71" w:rsidP="002513B9">
      <w:pPr>
        <w:pStyle w:val="Rubrik1"/>
        <w:spacing w:line="240" w:lineRule="auto"/>
        <w:rPr>
          <w:lang w:val="en-GB"/>
        </w:rPr>
      </w:pPr>
      <w:r w:rsidRPr="00387946">
        <w:rPr>
          <w:lang w:val="en-GB"/>
        </w:rPr>
        <w:t>Declaration of interests</w:t>
      </w:r>
    </w:p>
    <w:p w14:paraId="55FA3FE0" w14:textId="5C9DE1A0" w:rsidR="00AB3892" w:rsidRPr="00387946" w:rsidRDefault="00AB3892" w:rsidP="002513B9">
      <w:pPr>
        <w:spacing w:line="240" w:lineRule="auto"/>
        <w:rPr>
          <w:lang w:val="en-GB"/>
        </w:rPr>
      </w:pPr>
      <w:r w:rsidRPr="00387946">
        <w:rPr>
          <w:lang w:val="en-GB"/>
        </w:rPr>
        <w:t xml:space="preserve">The authors </w:t>
      </w:r>
      <w:r w:rsidR="00A3402F" w:rsidRPr="00387946">
        <w:rPr>
          <w:lang w:val="en-GB"/>
        </w:rPr>
        <w:t xml:space="preserve">have no competing interests to declare. </w:t>
      </w:r>
    </w:p>
    <w:p w14:paraId="0F1EB687" w14:textId="253A5CAD" w:rsidR="00AB3892" w:rsidRPr="00387946" w:rsidRDefault="00AB3892" w:rsidP="002513B9">
      <w:pPr>
        <w:pStyle w:val="Rubrik1"/>
        <w:spacing w:line="240" w:lineRule="auto"/>
        <w:rPr>
          <w:lang w:val="en-GB"/>
        </w:rPr>
      </w:pPr>
      <w:r w:rsidRPr="00387946">
        <w:rPr>
          <w:lang w:val="en-GB"/>
        </w:rPr>
        <w:t>Acknowledgement</w:t>
      </w:r>
      <w:r w:rsidR="005D0242" w:rsidRPr="00387946">
        <w:rPr>
          <w:lang w:val="en-GB"/>
        </w:rPr>
        <w:t>s</w:t>
      </w:r>
    </w:p>
    <w:p w14:paraId="56365ECE" w14:textId="15A159BC" w:rsidR="00AB3892" w:rsidRPr="00387946" w:rsidRDefault="00F84A89" w:rsidP="002513B9">
      <w:pPr>
        <w:spacing w:line="240" w:lineRule="auto"/>
        <w:rPr>
          <w:lang w:val="en-GB"/>
        </w:rPr>
      </w:pPr>
      <w:r w:rsidRPr="00387946">
        <w:rPr>
          <w:lang w:val="en-GB"/>
        </w:rPr>
        <w:t xml:space="preserve">Funding for this </w:t>
      </w:r>
      <w:r w:rsidR="005D0242" w:rsidRPr="00387946">
        <w:rPr>
          <w:lang w:val="en-GB"/>
        </w:rPr>
        <w:t xml:space="preserve">study </w:t>
      </w:r>
      <w:r w:rsidRPr="00387946">
        <w:rPr>
          <w:lang w:val="en-GB"/>
        </w:rPr>
        <w:t xml:space="preserve">come from </w:t>
      </w:r>
      <w:proofErr w:type="spellStart"/>
      <w:r w:rsidR="008F42E5" w:rsidRPr="00387946">
        <w:rPr>
          <w:lang w:val="en-GB"/>
        </w:rPr>
        <w:t>Mistra</w:t>
      </w:r>
      <w:proofErr w:type="spellEnd"/>
      <w:r w:rsidR="008F42E5" w:rsidRPr="00387946">
        <w:rPr>
          <w:lang w:val="en-GB"/>
        </w:rPr>
        <w:t xml:space="preserve"> Food Futures (DIA 2018/24 #8)</w:t>
      </w:r>
      <w:r w:rsidR="00BA335F" w:rsidRPr="00387946">
        <w:rPr>
          <w:lang w:val="en-GB"/>
        </w:rPr>
        <w:t>,</w:t>
      </w:r>
      <w:r w:rsidR="008F42E5" w:rsidRPr="00387946">
        <w:rPr>
          <w:lang w:val="en-GB"/>
        </w:rPr>
        <w:t xml:space="preserve"> a research program funded by </w:t>
      </w:r>
      <w:proofErr w:type="spellStart"/>
      <w:r w:rsidR="008F42E5" w:rsidRPr="00387946">
        <w:rPr>
          <w:lang w:val="en-GB"/>
        </w:rPr>
        <w:t>Mistra</w:t>
      </w:r>
      <w:proofErr w:type="spellEnd"/>
      <w:r w:rsidR="008F42E5" w:rsidRPr="00387946">
        <w:rPr>
          <w:lang w:val="en-GB"/>
        </w:rPr>
        <w:t xml:space="preserve"> (The Swedish </w:t>
      </w:r>
      <w:r w:rsidR="005D0242" w:rsidRPr="00387946">
        <w:rPr>
          <w:lang w:val="en-GB"/>
        </w:rPr>
        <w:t>F</w:t>
      </w:r>
      <w:r w:rsidR="008F42E5" w:rsidRPr="00387946">
        <w:rPr>
          <w:lang w:val="en-GB"/>
        </w:rPr>
        <w:t xml:space="preserve">oundation for </w:t>
      </w:r>
      <w:r w:rsidR="005D0242" w:rsidRPr="00387946">
        <w:rPr>
          <w:lang w:val="en-GB"/>
        </w:rPr>
        <w:t>Strategic Environmental Research</w:t>
      </w:r>
      <w:r w:rsidR="008F42E5" w:rsidRPr="00387946">
        <w:rPr>
          <w:lang w:val="en-GB"/>
        </w:rPr>
        <w:t>)</w:t>
      </w:r>
      <w:r w:rsidRPr="00387946">
        <w:rPr>
          <w:lang w:val="en-GB"/>
        </w:rPr>
        <w:t xml:space="preserve"> and </w:t>
      </w:r>
      <w:proofErr w:type="spellStart"/>
      <w:r w:rsidRPr="00387946">
        <w:rPr>
          <w:lang w:val="en-GB"/>
        </w:rPr>
        <w:t>Plan’eat</w:t>
      </w:r>
      <w:proofErr w:type="spellEnd"/>
      <w:r w:rsidRPr="00387946">
        <w:rPr>
          <w:lang w:val="en-GB"/>
        </w:rPr>
        <w:t xml:space="preserve"> </w:t>
      </w:r>
      <w:r w:rsidR="00307527" w:rsidRPr="00387946">
        <w:rPr>
          <w:lang w:val="en-GB"/>
        </w:rPr>
        <w:t>funded by the</w:t>
      </w:r>
      <w:r w:rsidRPr="00387946">
        <w:rPr>
          <w:lang w:val="en-GB"/>
        </w:rPr>
        <w:t xml:space="preserve"> </w:t>
      </w:r>
      <w:r w:rsidR="001074A3" w:rsidRPr="00387946">
        <w:rPr>
          <w:lang w:val="en-GB"/>
        </w:rPr>
        <w:t>European Union’s Horizon Europe Research and Innovation programme under Grant Agreement n° 101061023</w:t>
      </w:r>
      <w:r w:rsidR="008F42E5" w:rsidRPr="00387946">
        <w:rPr>
          <w:lang w:val="en-GB"/>
        </w:rPr>
        <w:t xml:space="preserve">. </w:t>
      </w:r>
      <w:r w:rsidR="005D0242" w:rsidRPr="00387946">
        <w:rPr>
          <w:lang w:val="en-GB"/>
        </w:rPr>
        <w:t>All f</w:t>
      </w:r>
      <w:r w:rsidR="008F42E5" w:rsidRPr="00387946">
        <w:rPr>
          <w:lang w:val="en-GB"/>
        </w:rPr>
        <w:t>unding is gratefully acknowledged.</w:t>
      </w:r>
      <w:r w:rsidR="00AB3892" w:rsidRPr="00387946">
        <w:rPr>
          <w:rFonts w:eastAsia="Calibri" w:cs="Times New Roman"/>
          <w:lang w:val="en-GB"/>
        </w:rPr>
        <w:t xml:space="preserve"> Our thanks </w:t>
      </w:r>
      <w:r w:rsidR="00A3402F" w:rsidRPr="00387946">
        <w:rPr>
          <w:rFonts w:eastAsia="Calibri" w:cs="Times New Roman"/>
          <w:lang w:val="en-GB"/>
        </w:rPr>
        <w:t xml:space="preserve">also </w:t>
      </w:r>
      <w:r w:rsidR="00AB3892" w:rsidRPr="00387946">
        <w:rPr>
          <w:rFonts w:eastAsia="Calibri" w:cs="Times New Roman"/>
          <w:lang w:val="en-GB"/>
        </w:rPr>
        <w:t xml:space="preserve">to </w:t>
      </w:r>
      <w:del w:id="1279" w:author="Lotta Rydhmer" w:date="2025-05-15T08:44:00Z">
        <w:r w:rsidR="00AB3892" w:rsidRPr="00387946" w:rsidDel="001730F5">
          <w:rPr>
            <w:rFonts w:eastAsia="Calibri" w:cs="Times New Roman"/>
            <w:lang w:val="en-GB"/>
          </w:rPr>
          <w:delText xml:space="preserve">all </w:delText>
        </w:r>
        <w:r w:rsidRPr="00387946" w:rsidDel="001730F5">
          <w:rPr>
            <w:rFonts w:eastAsia="Calibri" w:cs="Times New Roman"/>
            <w:lang w:val="en-GB"/>
          </w:rPr>
          <w:delText>experts</w:delText>
        </w:r>
        <w:r w:rsidR="00A3402F" w:rsidRPr="00387946" w:rsidDel="001730F5">
          <w:rPr>
            <w:rFonts w:eastAsia="Calibri" w:cs="Times New Roman"/>
            <w:lang w:val="en-GB"/>
          </w:rPr>
          <w:delText xml:space="preserve"> </w:delText>
        </w:r>
        <w:r w:rsidR="008C4848" w:rsidRPr="00387946" w:rsidDel="001730F5">
          <w:rPr>
            <w:rFonts w:eastAsia="Calibri" w:cs="Times New Roman"/>
            <w:lang w:val="en-GB"/>
          </w:rPr>
          <w:delText xml:space="preserve">who </w:delText>
        </w:r>
        <w:r w:rsidRPr="00387946" w:rsidDel="001730F5">
          <w:rPr>
            <w:rFonts w:eastAsia="Calibri" w:cs="Times New Roman"/>
            <w:lang w:val="en-GB"/>
          </w:rPr>
          <w:delText xml:space="preserve">answered the questionnaire and </w:delText>
        </w:r>
        <w:r w:rsidR="00A3402F" w:rsidRPr="00387946" w:rsidDel="001730F5">
          <w:rPr>
            <w:rFonts w:eastAsia="Calibri" w:cs="Times New Roman"/>
            <w:lang w:val="en-GB"/>
          </w:rPr>
          <w:delText xml:space="preserve">participated in </w:delText>
        </w:r>
        <w:r w:rsidRPr="00387946" w:rsidDel="001730F5">
          <w:rPr>
            <w:rFonts w:eastAsia="Calibri" w:cs="Times New Roman"/>
            <w:lang w:val="en-GB"/>
          </w:rPr>
          <w:delText xml:space="preserve">the </w:delText>
        </w:r>
        <w:r w:rsidR="00A3402F" w:rsidRPr="00387946" w:rsidDel="001730F5">
          <w:rPr>
            <w:rFonts w:eastAsia="Calibri" w:cs="Times New Roman"/>
            <w:lang w:val="en-GB"/>
          </w:rPr>
          <w:delText xml:space="preserve">workshop. </w:delText>
        </w:r>
      </w:del>
      <w:ins w:id="1280" w:author="Lotta Rydhmer" w:date="2025-05-15T08:45:00Z">
        <w:r w:rsidR="001730F5">
          <w:rPr>
            <w:rFonts w:eastAsia="Calibri" w:cs="Times New Roman"/>
            <w:lang w:val="en-GB"/>
          </w:rPr>
          <w:t>C</w:t>
        </w:r>
      </w:ins>
      <w:ins w:id="1281" w:author="Lotta Rydhmer" w:date="2025-05-15T08:44:00Z">
        <w:r w:rsidR="001730F5" w:rsidRPr="001730F5">
          <w:rPr>
            <w:rFonts w:eastAsia="Calibri" w:cs="Times New Roman"/>
            <w:lang w:val="en-GB"/>
          </w:rPr>
          <w:t xml:space="preserve">. Berg, G. Bernes, S. Eriksson, A. Gräns, S. Gunnarsson, L. Holm, M. Jacobson, L. Keeling, F. Lundmark Hedman, K. Nilsson, E. Sandberg, E. Strandberg, C.-G. Thulin, A. Wallenbeck and T. Wallgren at SLU who answered the </w:t>
        </w:r>
      </w:ins>
      <w:ins w:id="1282" w:author="Lotta Rydhmer" w:date="2025-05-15T08:46:00Z">
        <w:r w:rsidR="001730F5">
          <w:rPr>
            <w:rFonts w:eastAsia="Calibri" w:cs="Times New Roman"/>
            <w:lang w:val="en-GB"/>
          </w:rPr>
          <w:t xml:space="preserve">animal welfare </w:t>
        </w:r>
      </w:ins>
      <w:ins w:id="1283" w:author="Lotta Rydhmer" w:date="2025-05-15T08:44:00Z">
        <w:r w:rsidR="001730F5" w:rsidRPr="001730F5">
          <w:rPr>
            <w:rFonts w:eastAsia="Calibri" w:cs="Times New Roman"/>
            <w:lang w:val="en-GB"/>
          </w:rPr>
          <w:t>questionnaire and participated in the workshop</w:t>
        </w:r>
      </w:ins>
      <w:ins w:id="1284" w:author="Lotta Rydhmer" w:date="2025-05-15T08:45:00Z">
        <w:r w:rsidR="001730F5">
          <w:rPr>
            <w:rFonts w:eastAsia="Calibri" w:cs="Times New Roman"/>
            <w:lang w:val="en-GB"/>
          </w:rPr>
          <w:t>,</w:t>
        </w:r>
        <w:r w:rsidR="001730F5" w:rsidRPr="001730F5">
          <w:rPr>
            <w:lang w:val="en-US"/>
            <w:rPrChange w:id="1285" w:author="Lotta Rydhmer" w:date="2025-05-15T08:45:00Z">
              <w:rPr/>
            </w:rPrChange>
          </w:rPr>
          <w:t xml:space="preserve"> </w:t>
        </w:r>
        <w:r w:rsidR="001730F5" w:rsidRPr="001730F5">
          <w:rPr>
            <w:rFonts w:eastAsia="Calibri" w:cs="Times New Roman"/>
            <w:lang w:val="en-GB"/>
          </w:rPr>
          <w:t xml:space="preserve">and to U. Magnusson at SLU who gave valuable advices about the antibiotic use </w:t>
        </w:r>
      </w:ins>
      <w:ins w:id="1286" w:author="Lotta Rydhmer" w:date="2025-05-22T10:48:00Z">
        <w:r w:rsidR="009F4742">
          <w:rPr>
            <w:rFonts w:eastAsia="Calibri" w:cs="Times New Roman"/>
            <w:lang w:val="en-GB"/>
          </w:rPr>
          <w:t>indicator</w:t>
        </w:r>
      </w:ins>
      <w:ins w:id="1287" w:author="Lotta Rydhmer" w:date="2025-05-15T08:45:00Z">
        <w:r w:rsidR="001730F5" w:rsidRPr="001730F5">
          <w:rPr>
            <w:rFonts w:eastAsia="Calibri" w:cs="Times New Roman"/>
            <w:lang w:val="en-GB"/>
          </w:rPr>
          <w:t>.</w:t>
        </w:r>
      </w:ins>
    </w:p>
    <w:p w14:paraId="02C50F74" w14:textId="77777777" w:rsidR="0091402F" w:rsidRPr="00387946" w:rsidRDefault="715C77A5" w:rsidP="002513B9">
      <w:pPr>
        <w:pStyle w:val="Rubrik1"/>
        <w:spacing w:line="240" w:lineRule="auto"/>
        <w:rPr>
          <w:lang w:val="en-GB"/>
        </w:rPr>
      </w:pPr>
      <w:proofErr w:type="spellStart"/>
      <w:r w:rsidRPr="00387946">
        <w:rPr>
          <w:lang w:val="en-GB"/>
        </w:rPr>
        <w:t>CRediT</w:t>
      </w:r>
      <w:proofErr w:type="spellEnd"/>
      <w:r w:rsidRPr="00387946">
        <w:rPr>
          <w:lang w:val="en-GB"/>
        </w:rPr>
        <w:t xml:space="preserve"> authorship contribution statement</w:t>
      </w:r>
    </w:p>
    <w:p w14:paraId="5CEE9547" w14:textId="65C78853" w:rsidR="0091402F" w:rsidRPr="00387946" w:rsidRDefault="00F84A89" w:rsidP="002513B9">
      <w:pPr>
        <w:spacing w:line="240" w:lineRule="auto"/>
        <w:rPr>
          <w:rFonts w:eastAsia="Times New Roman"/>
          <w:sz w:val="36"/>
          <w:szCs w:val="36"/>
          <w:lang w:val="en-GB"/>
        </w:rPr>
      </w:pPr>
      <w:r w:rsidRPr="00387946">
        <w:rPr>
          <w:b/>
          <w:lang w:val="en-GB"/>
        </w:rPr>
        <w:t>Lotta Rydhmer</w:t>
      </w:r>
      <w:r w:rsidR="0091402F" w:rsidRPr="00387946">
        <w:rPr>
          <w:lang w:val="en-GB"/>
        </w:rPr>
        <w:t xml:space="preserve">: Conceptualization, Methodology, Investigation, </w:t>
      </w:r>
      <w:r w:rsidRPr="00387946">
        <w:rPr>
          <w:lang w:val="en-GB"/>
        </w:rPr>
        <w:t xml:space="preserve">Formal analysis, </w:t>
      </w:r>
      <w:r w:rsidR="0091402F" w:rsidRPr="00387946">
        <w:rPr>
          <w:lang w:val="en-GB"/>
        </w:rPr>
        <w:t xml:space="preserve">Writing – original draft. </w:t>
      </w:r>
      <w:r w:rsidRPr="00387946">
        <w:rPr>
          <w:b/>
          <w:lang w:val="en-GB"/>
        </w:rPr>
        <w:t>Elin Röös</w:t>
      </w:r>
      <w:r w:rsidR="0091402F" w:rsidRPr="00387946">
        <w:rPr>
          <w:b/>
          <w:lang w:val="en-GB"/>
        </w:rPr>
        <w:t>:</w:t>
      </w:r>
      <w:r w:rsidR="0091402F" w:rsidRPr="00387946">
        <w:rPr>
          <w:lang w:val="en-GB"/>
        </w:rPr>
        <w:t xml:space="preserve"> Conceptualization, Methodology,</w:t>
      </w:r>
      <w:r w:rsidRPr="00387946">
        <w:rPr>
          <w:lang w:val="en-GB"/>
        </w:rPr>
        <w:t xml:space="preserve"> </w:t>
      </w:r>
      <w:r w:rsidR="00E603CC" w:rsidRPr="00387946">
        <w:rPr>
          <w:lang w:val="en-GB"/>
        </w:rPr>
        <w:t xml:space="preserve">Investigation, Formal analysis, </w:t>
      </w:r>
      <w:r w:rsidR="0091402F" w:rsidRPr="00387946">
        <w:rPr>
          <w:lang w:val="en-GB"/>
        </w:rPr>
        <w:t xml:space="preserve">Writing – review </w:t>
      </w:r>
      <w:r w:rsidR="00325EFF">
        <w:rPr>
          <w:lang w:val="en-GB"/>
        </w:rPr>
        <w:t>and</w:t>
      </w:r>
      <w:r w:rsidR="00325EFF" w:rsidRPr="00387946">
        <w:rPr>
          <w:lang w:val="en-GB"/>
        </w:rPr>
        <w:t xml:space="preserve"> </w:t>
      </w:r>
      <w:r w:rsidR="0091402F" w:rsidRPr="00387946">
        <w:rPr>
          <w:lang w:val="en-GB"/>
        </w:rPr>
        <w:t>editing, Funding acquisition.</w:t>
      </w:r>
    </w:p>
    <w:p w14:paraId="33E842E5" w14:textId="50149DB3" w:rsidR="00AA720F" w:rsidRPr="00387946" w:rsidRDefault="00AA720F" w:rsidP="002513B9">
      <w:pPr>
        <w:pStyle w:val="Rubrik1"/>
        <w:spacing w:line="240" w:lineRule="auto"/>
        <w:rPr>
          <w:lang w:val="en-GB"/>
        </w:rPr>
      </w:pPr>
      <w:r w:rsidRPr="00387946">
        <w:rPr>
          <w:lang w:val="en-GB"/>
        </w:rPr>
        <w:t>AI s</w:t>
      </w:r>
      <w:r w:rsidR="00B63C41" w:rsidRPr="00387946">
        <w:rPr>
          <w:lang w:val="en-GB"/>
        </w:rPr>
        <w:t>tatement</w:t>
      </w:r>
    </w:p>
    <w:p w14:paraId="39E230D5" w14:textId="2D2C7F63" w:rsidR="00A26138" w:rsidRPr="00387946" w:rsidRDefault="00B63C41" w:rsidP="002513B9">
      <w:pPr>
        <w:spacing w:line="240" w:lineRule="auto"/>
        <w:rPr>
          <w:lang w:val="en-GB"/>
        </w:rPr>
      </w:pPr>
      <w:r w:rsidRPr="00387946">
        <w:rPr>
          <w:lang w:val="en-GB"/>
        </w:rPr>
        <w:t xml:space="preserve">During the preparation of this work the authors used </w:t>
      </w:r>
      <w:r w:rsidR="00AA720F" w:rsidRPr="00387946">
        <w:rPr>
          <w:lang w:val="en-GB"/>
        </w:rPr>
        <w:t>ChatG</w:t>
      </w:r>
      <w:r w:rsidR="00A0554E" w:rsidRPr="00387946">
        <w:rPr>
          <w:lang w:val="en-GB"/>
        </w:rPr>
        <w:t>PT</w:t>
      </w:r>
      <w:r w:rsidR="00AA720F" w:rsidRPr="00387946">
        <w:rPr>
          <w:lang w:val="en-GB"/>
        </w:rPr>
        <w:t xml:space="preserve"> v</w:t>
      </w:r>
      <w:r w:rsidR="00016955" w:rsidRPr="00387946">
        <w:rPr>
          <w:lang w:val="en-GB"/>
        </w:rPr>
        <w:t>3.5</w:t>
      </w:r>
      <w:r w:rsidRPr="00387946">
        <w:rPr>
          <w:lang w:val="en-GB"/>
        </w:rPr>
        <w:t xml:space="preserve"> </w:t>
      </w:r>
      <w:r w:rsidR="00016955" w:rsidRPr="00387946">
        <w:rPr>
          <w:lang w:val="en-GB"/>
        </w:rPr>
        <w:t>for language editing</w:t>
      </w:r>
      <w:r w:rsidRPr="00387946">
        <w:rPr>
          <w:lang w:val="en-GB"/>
        </w:rPr>
        <w:t>. After using this tool, the authors reviewed and edited the content as needed</w:t>
      </w:r>
      <w:r w:rsidR="00EC571C" w:rsidRPr="00387946">
        <w:rPr>
          <w:lang w:val="en-GB"/>
        </w:rPr>
        <w:t>,</w:t>
      </w:r>
      <w:r w:rsidRPr="00387946">
        <w:rPr>
          <w:lang w:val="en-GB"/>
        </w:rPr>
        <w:t xml:space="preserve"> and </w:t>
      </w:r>
      <w:r w:rsidR="00EC571C" w:rsidRPr="00387946">
        <w:rPr>
          <w:lang w:val="en-GB"/>
        </w:rPr>
        <w:t xml:space="preserve">the authors </w:t>
      </w:r>
      <w:r w:rsidRPr="00387946">
        <w:rPr>
          <w:lang w:val="en-GB"/>
        </w:rPr>
        <w:t>take full responsibility for the content of the publication</w:t>
      </w:r>
      <w:r w:rsidR="00EC571C" w:rsidRPr="00387946">
        <w:rPr>
          <w:lang w:val="en-GB"/>
        </w:rPr>
        <w:t>.</w:t>
      </w:r>
    </w:p>
    <w:p w14:paraId="1AB238F6" w14:textId="238331E2" w:rsidR="00181B1A" w:rsidRDefault="00181B1A" w:rsidP="002513B9">
      <w:pPr>
        <w:pStyle w:val="Rubrik1"/>
        <w:spacing w:line="240" w:lineRule="auto"/>
        <w:rPr>
          <w:lang w:val="en-GB"/>
        </w:rPr>
      </w:pPr>
      <w:r>
        <w:rPr>
          <w:lang w:val="en-GB"/>
        </w:rPr>
        <w:t>Appendix A. Supplementary data</w:t>
      </w:r>
    </w:p>
    <w:p w14:paraId="466CDC88" w14:textId="6DC8BB6E" w:rsidR="00181B1A" w:rsidRPr="002513B9" w:rsidRDefault="00181B1A" w:rsidP="002513B9">
      <w:pPr>
        <w:spacing w:line="240" w:lineRule="auto"/>
        <w:rPr>
          <w:lang w:val="en-GB"/>
        </w:rPr>
      </w:pPr>
      <w:r>
        <w:rPr>
          <w:lang w:val="en-GB"/>
        </w:rPr>
        <w:t>Supplementary data to this article can be found online at …</w:t>
      </w:r>
    </w:p>
    <w:p w14:paraId="082D4CF0" w14:textId="32C5BB35" w:rsidR="00DF1616" w:rsidRPr="00387946" w:rsidRDefault="00DF1616" w:rsidP="002513B9">
      <w:pPr>
        <w:pStyle w:val="Rubrik1"/>
        <w:spacing w:line="240" w:lineRule="auto"/>
        <w:rPr>
          <w:lang w:val="en-GB"/>
        </w:rPr>
      </w:pPr>
      <w:r w:rsidRPr="00387946">
        <w:rPr>
          <w:lang w:val="en-GB"/>
        </w:rPr>
        <w:t>References</w:t>
      </w:r>
    </w:p>
    <w:p w14:paraId="52AAA056" w14:textId="78BD601F" w:rsidR="00105FD0" w:rsidRPr="00620F46" w:rsidRDefault="00105FD0" w:rsidP="002513B9">
      <w:pPr>
        <w:spacing w:line="240" w:lineRule="auto"/>
        <w:ind w:left="567" w:hanging="567"/>
        <w:jc w:val="left"/>
        <w:rPr>
          <w:lang w:val="en-GB"/>
        </w:rPr>
      </w:pPr>
      <w:r w:rsidRPr="00217E4C">
        <w:rPr>
          <w:lang w:val="en-GB"/>
        </w:rPr>
        <w:t>AGES. 2023. Antibiotic sales volumes in veterinary medicine</w:t>
      </w:r>
      <w:r w:rsidR="00925743" w:rsidRPr="00217E4C">
        <w:rPr>
          <w:lang w:val="en-GB"/>
        </w:rPr>
        <w:t xml:space="preserve">. </w:t>
      </w:r>
      <w:proofErr w:type="spellStart"/>
      <w:r w:rsidR="00925743" w:rsidRPr="00217E4C">
        <w:rPr>
          <w:lang w:val="en-GB"/>
        </w:rPr>
        <w:t>Österreichische</w:t>
      </w:r>
      <w:proofErr w:type="spellEnd"/>
      <w:r w:rsidR="00925743" w:rsidRPr="00217E4C">
        <w:rPr>
          <w:lang w:val="en-GB"/>
        </w:rPr>
        <w:t xml:space="preserve"> Agentur für Gesundheit und </w:t>
      </w:r>
      <w:proofErr w:type="spellStart"/>
      <w:r w:rsidR="00925743" w:rsidRPr="00217E4C">
        <w:rPr>
          <w:lang w:val="en-GB"/>
        </w:rPr>
        <w:t>Ernährungssicherheit</w:t>
      </w:r>
      <w:proofErr w:type="spellEnd"/>
      <w:r w:rsidR="00925743" w:rsidRPr="00217E4C">
        <w:rPr>
          <w:lang w:val="en-GB"/>
        </w:rPr>
        <w:t xml:space="preserve"> GmbH</w:t>
      </w:r>
      <w:r w:rsidR="00C65E70">
        <w:rPr>
          <w:lang w:val="en-GB"/>
        </w:rPr>
        <w:t>.</w:t>
      </w:r>
      <w:r w:rsidR="00C25918" w:rsidRPr="00217E4C">
        <w:rPr>
          <w:lang w:val="en-GB"/>
        </w:rPr>
        <w:t xml:space="preserve"> </w:t>
      </w:r>
      <w:r w:rsidR="00597BC9">
        <w:fldChar w:fldCharType="begin"/>
      </w:r>
      <w:r w:rsidR="00597BC9" w:rsidRPr="006F01FD">
        <w:rPr>
          <w:lang w:val="en-GB"/>
          <w:rPrChange w:id="1288" w:author="Lotta Rydhmer" w:date="2025-05-16T01:40:00Z">
            <w:rPr/>
          </w:rPrChange>
        </w:rPr>
        <w:instrText xml:space="preserve"> HYPERLINK "https://www.ages.at/en/animal/veterinary-medicines-hormones/antibiotic-sales-volumes-in-veterinary-medicine" </w:instrText>
      </w:r>
      <w:r w:rsidR="00597BC9">
        <w:fldChar w:fldCharType="separate"/>
      </w:r>
      <w:r w:rsidR="00C25918" w:rsidRPr="00620F46">
        <w:rPr>
          <w:rStyle w:val="Hyperlnk"/>
          <w:lang w:val="en-GB"/>
        </w:rPr>
        <w:t>https://www.ages.at/en/animal/veterinary-medicines-hormones/antibiotic-sales-volumes-in-veterinary-medicine</w:t>
      </w:r>
      <w:r w:rsidR="00597BC9">
        <w:rPr>
          <w:rStyle w:val="Hyperlnk"/>
          <w:lang w:val="en-GB"/>
        </w:rPr>
        <w:fldChar w:fldCharType="end"/>
      </w:r>
      <w:r w:rsidRPr="00620F46">
        <w:rPr>
          <w:lang w:val="en-GB"/>
        </w:rPr>
        <w:t xml:space="preserve"> </w:t>
      </w:r>
    </w:p>
    <w:p w14:paraId="4B606AF7" w14:textId="3BB400F6" w:rsidR="00006162" w:rsidRDefault="00006162" w:rsidP="002513B9">
      <w:pPr>
        <w:spacing w:line="240" w:lineRule="auto"/>
        <w:ind w:left="567" w:hanging="567"/>
        <w:jc w:val="left"/>
        <w:rPr>
          <w:rFonts w:eastAsia="Times New Roman" w:cs="Times New Roman"/>
          <w:szCs w:val="24"/>
          <w:lang w:val="en-US"/>
        </w:rPr>
      </w:pPr>
      <w:r w:rsidRPr="00217E4C">
        <w:rPr>
          <w:rFonts w:eastAsia="Times New Roman" w:cs="Times New Roman"/>
          <w:szCs w:val="24"/>
          <w:lang w:val="en-US"/>
        </w:rPr>
        <w:t>Åkerfeldt, M.P., Gunnarsson, S., Bernes, G., Blanco-Penedo, I. 2020.</w:t>
      </w:r>
      <w:r w:rsidRPr="00217E4C">
        <w:rPr>
          <w:lang w:val="en-US"/>
        </w:rPr>
        <w:t xml:space="preserve"> </w:t>
      </w:r>
      <w:r w:rsidRPr="00217E4C">
        <w:rPr>
          <w:rFonts w:eastAsia="Times New Roman" w:cs="Times New Roman"/>
          <w:szCs w:val="24"/>
          <w:lang w:val="en-US"/>
        </w:rPr>
        <w:t>Health and welfare in organic livestock production</w:t>
      </w:r>
      <w:r>
        <w:rPr>
          <w:rFonts w:eastAsia="Times New Roman" w:cs="Times New Roman"/>
          <w:szCs w:val="24"/>
          <w:lang w:val="en-US"/>
        </w:rPr>
        <w:t xml:space="preserve"> </w:t>
      </w:r>
      <w:r w:rsidRPr="00217E4C">
        <w:rPr>
          <w:rFonts w:eastAsia="Times New Roman" w:cs="Times New Roman"/>
          <w:szCs w:val="24"/>
          <w:lang w:val="en-US"/>
        </w:rPr>
        <w:t>systems—a systematic mapping of current knowledge</w:t>
      </w:r>
      <w:r>
        <w:rPr>
          <w:rFonts w:eastAsia="Times New Roman" w:cs="Times New Roman"/>
          <w:szCs w:val="24"/>
          <w:lang w:val="en-US"/>
        </w:rPr>
        <w:t xml:space="preserve">. </w:t>
      </w:r>
      <w:r w:rsidRPr="00DA4FA1">
        <w:rPr>
          <w:rFonts w:eastAsia="Times New Roman" w:cs="Times New Roman"/>
          <w:szCs w:val="24"/>
          <w:lang w:val="en-US"/>
        </w:rPr>
        <w:t>Org. Agr</w:t>
      </w:r>
      <w:r>
        <w:rPr>
          <w:rFonts w:eastAsia="Times New Roman" w:cs="Times New Roman"/>
          <w:szCs w:val="24"/>
          <w:lang w:val="en-US"/>
        </w:rPr>
        <w:t xml:space="preserve">iculture </w:t>
      </w:r>
      <w:r w:rsidRPr="00DA4FA1">
        <w:rPr>
          <w:rFonts w:eastAsia="Times New Roman" w:cs="Times New Roman"/>
          <w:szCs w:val="24"/>
          <w:lang w:val="en-US"/>
        </w:rPr>
        <w:t>11</w:t>
      </w:r>
      <w:r>
        <w:rPr>
          <w:rFonts w:eastAsia="Times New Roman" w:cs="Times New Roman"/>
          <w:szCs w:val="24"/>
          <w:lang w:val="en-US"/>
        </w:rPr>
        <w:t xml:space="preserve">, </w:t>
      </w:r>
      <w:r w:rsidRPr="00DA4FA1">
        <w:rPr>
          <w:rFonts w:eastAsia="Times New Roman" w:cs="Times New Roman"/>
          <w:szCs w:val="24"/>
          <w:lang w:val="en-US"/>
        </w:rPr>
        <w:t>105–132</w:t>
      </w:r>
      <w:r>
        <w:rPr>
          <w:rFonts w:eastAsia="Times New Roman" w:cs="Times New Roman"/>
          <w:szCs w:val="24"/>
          <w:lang w:val="en-US"/>
        </w:rPr>
        <w:t>.</w:t>
      </w:r>
      <w:r w:rsidRPr="00217E4C">
        <w:rPr>
          <w:rFonts w:eastAsia="Times New Roman" w:cs="Times New Roman"/>
          <w:szCs w:val="24"/>
          <w:lang w:val="en-US"/>
        </w:rPr>
        <w:t xml:space="preserve"> </w:t>
      </w:r>
      <w:r w:rsidR="00597BC9">
        <w:fldChar w:fldCharType="begin"/>
      </w:r>
      <w:r w:rsidR="00597BC9" w:rsidRPr="006F01FD">
        <w:rPr>
          <w:lang w:val="en-US"/>
          <w:rPrChange w:id="1289" w:author="Lotta Rydhmer" w:date="2025-05-16T01:40:00Z">
            <w:rPr/>
          </w:rPrChange>
        </w:rPr>
        <w:instrText xml:space="preserve"> HYPERLINK "https://doi.org/10.1007/s13165-020-00334-y" </w:instrText>
      </w:r>
      <w:r w:rsidR="00597BC9">
        <w:fldChar w:fldCharType="separate"/>
      </w:r>
      <w:r w:rsidRPr="008A2D5E">
        <w:rPr>
          <w:rStyle w:val="Hyperlnk"/>
          <w:rFonts w:eastAsia="Times New Roman" w:cs="Times New Roman"/>
          <w:szCs w:val="24"/>
          <w:lang w:val="en-US"/>
        </w:rPr>
        <w:t>https://doi.org/10.1007/s13165-020-00334-y</w:t>
      </w:r>
      <w:r w:rsidR="00597BC9">
        <w:rPr>
          <w:rStyle w:val="Hyperlnk"/>
          <w:rFonts w:eastAsia="Times New Roman" w:cs="Times New Roman"/>
          <w:szCs w:val="24"/>
          <w:lang w:val="en-US"/>
        </w:rPr>
        <w:fldChar w:fldCharType="end"/>
      </w:r>
    </w:p>
    <w:p w14:paraId="7EA2426C" w14:textId="6643A010" w:rsidR="00511AA1" w:rsidRPr="00915257" w:rsidRDefault="00511AA1" w:rsidP="002513B9">
      <w:pPr>
        <w:spacing w:line="240" w:lineRule="auto"/>
        <w:ind w:left="567" w:hanging="567"/>
        <w:jc w:val="left"/>
      </w:pPr>
      <w:r w:rsidRPr="00217E4C">
        <w:rPr>
          <w:lang w:val="en-GB"/>
        </w:rPr>
        <w:t xml:space="preserve">Alliance to save our antibiotics. 2020. </w:t>
      </w:r>
      <w:r w:rsidR="001B482C" w:rsidRPr="00217E4C">
        <w:rPr>
          <w:lang w:val="en-GB"/>
        </w:rPr>
        <w:t xml:space="preserve">New European Union rules on farm antibiotic use. </w:t>
      </w:r>
      <w:r w:rsidR="00597BC9">
        <w:fldChar w:fldCharType="begin"/>
      </w:r>
      <w:r w:rsidR="00597BC9" w:rsidRPr="006F01FD">
        <w:rPr>
          <w:lang w:val="en-US"/>
          <w:rPrChange w:id="1290" w:author="Lotta Rydhmer" w:date="2025-05-16T01:40:00Z">
            <w:rPr/>
          </w:rPrChange>
        </w:rPr>
        <w:instrText xml:space="preserve"> HYPERLINK "https://www.saveourantibiotics.org/media/1842/2022-changes-to-european-law-farm-antibiotics.pdf" </w:instrText>
      </w:r>
      <w:r w:rsidR="00597BC9">
        <w:fldChar w:fldCharType="separate"/>
      </w:r>
      <w:r w:rsidR="001B482C" w:rsidRPr="00915257">
        <w:rPr>
          <w:rStyle w:val="Hyperlnk"/>
        </w:rPr>
        <w:t>https://www.saveourantibiotics.org/media/1842/2022-changes-to-european-law-farm-antibiotics.pdf</w:t>
      </w:r>
      <w:r w:rsidR="00597BC9">
        <w:rPr>
          <w:rStyle w:val="Hyperlnk"/>
        </w:rPr>
        <w:fldChar w:fldCharType="end"/>
      </w:r>
      <w:r w:rsidR="001B482C" w:rsidRPr="00915257">
        <w:t xml:space="preserve"> </w:t>
      </w:r>
    </w:p>
    <w:p w14:paraId="37996C83" w14:textId="4F199867" w:rsidR="000D4AFE" w:rsidRPr="00217E4C" w:rsidRDefault="000D4AFE" w:rsidP="002513B9">
      <w:pPr>
        <w:spacing w:line="240" w:lineRule="auto"/>
        <w:ind w:left="567" w:hanging="567"/>
        <w:jc w:val="left"/>
        <w:rPr>
          <w:lang w:val="en-GB"/>
        </w:rPr>
      </w:pPr>
      <w:r w:rsidRPr="00217E4C">
        <w:t xml:space="preserve">Bartlett, H., </w:t>
      </w:r>
      <w:proofErr w:type="spellStart"/>
      <w:r w:rsidRPr="00217E4C">
        <w:t>Zanella</w:t>
      </w:r>
      <w:proofErr w:type="spellEnd"/>
      <w:r w:rsidRPr="00217E4C">
        <w:t xml:space="preserve">, M., </w:t>
      </w:r>
      <w:proofErr w:type="spellStart"/>
      <w:r w:rsidRPr="00217E4C">
        <w:t>Kaori</w:t>
      </w:r>
      <w:proofErr w:type="spellEnd"/>
      <w:r w:rsidRPr="00217E4C">
        <w:t>, B. </w:t>
      </w:r>
      <w:r w:rsidR="004726BA" w:rsidRPr="004726BA">
        <w:rPr>
          <w:i/>
          <w:iCs/>
        </w:rPr>
        <w:t>et al.</w:t>
      </w:r>
      <w:r w:rsidRPr="00217E4C">
        <w:t> </w:t>
      </w:r>
      <w:r w:rsidR="00231378" w:rsidRPr="00217E4C">
        <w:t>2024</w:t>
      </w:r>
      <w:r w:rsidR="00BB2FF1" w:rsidRPr="00217E4C">
        <w:t>.</w:t>
      </w:r>
      <w:r w:rsidR="00231378" w:rsidRPr="00217E4C">
        <w:t xml:space="preserve"> </w:t>
      </w:r>
      <w:r w:rsidRPr="00217E4C">
        <w:rPr>
          <w:lang w:val="en-GB"/>
        </w:rPr>
        <w:t>Trade-offs in the externalities of pig production are not inevitable. </w:t>
      </w:r>
      <w:r w:rsidRPr="00217E4C">
        <w:rPr>
          <w:i/>
          <w:iCs/>
          <w:lang w:val="en-GB"/>
        </w:rPr>
        <w:t>Nat</w:t>
      </w:r>
      <w:r w:rsidR="00231378" w:rsidRPr="00217E4C">
        <w:rPr>
          <w:i/>
          <w:iCs/>
          <w:lang w:val="en-GB"/>
        </w:rPr>
        <w:t>ure</w:t>
      </w:r>
      <w:r w:rsidRPr="00217E4C">
        <w:rPr>
          <w:i/>
          <w:iCs/>
          <w:lang w:val="en-GB"/>
        </w:rPr>
        <w:t xml:space="preserve"> Food</w:t>
      </w:r>
      <w:r w:rsidRPr="00217E4C">
        <w:rPr>
          <w:lang w:val="en-GB"/>
        </w:rPr>
        <w:t> </w:t>
      </w:r>
      <w:r w:rsidRPr="00217E4C">
        <w:rPr>
          <w:b/>
          <w:bCs/>
          <w:lang w:val="en-GB"/>
        </w:rPr>
        <w:t>5</w:t>
      </w:r>
      <w:r w:rsidRPr="00217E4C">
        <w:rPr>
          <w:lang w:val="en-GB"/>
        </w:rPr>
        <w:t xml:space="preserve">, 312–322. </w:t>
      </w:r>
      <w:r w:rsidR="00597BC9">
        <w:fldChar w:fldCharType="begin"/>
      </w:r>
      <w:r w:rsidR="00597BC9" w:rsidRPr="006F01FD">
        <w:rPr>
          <w:lang w:val="en-US"/>
          <w:rPrChange w:id="1291" w:author="Lotta Rydhmer" w:date="2025-05-16T01:40:00Z">
            <w:rPr/>
          </w:rPrChange>
        </w:rPr>
        <w:instrText xml:space="preserve"> HYPERLINK "https://doi.org/10.1038/s43016-024-00921-2" </w:instrText>
      </w:r>
      <w:r w:rsidR="00597BC9">
        <w:fldChar w:fldCharType="separate"/>
      </w:r>
      <w:r w:rsidR="00231378" w:rsidRPr="00217E4C">
        <w:rPr>
          <w:rStyle w:val="Hyperlnk"/>
          <w:lang w:val="en-GB"/>
        </w:rPr>
        <w:t>https://doi.org/10.1038/s43016-024-00921-2</w:t>
      </w:r>
      <w:r w:rsidR="00597BC9">
        <w:rPr>
          <w:rStyle w:val="Hyperlnk"/>
          <w:lang w:val="en-GB"/>
        </w:rPr>
        <w:fldChar w:fldCharType="end"/>
      </w:r>
      <w:r w:rsidR="00231378" w:rsidRPr="00217E4C">
        <w:rPr>
          <w:lang w:val="en-GB"/>
        </w:rPr>
        <w:t xml:space="preserve"> </w:t>
      </w:r>
    </w:p>
    <w:p w14:paraId="21E74248" w14:textId="6FC5B844" w:rsidR="009A3A40" w:rsidRPr="00217E4C" w:rsidRDefault="009A3A40" w:rsidP="002513B9">
      <w:pPr>
        <w:spacing w:line="240" w:lineRule="auto"/>
        <w:ind w:left="567" w:hanging="567"/>
        <w:jc w:val="left"/>
        <w:rPr>
          <w:lang w:val="en-GB"/>
        </w:rPr>
      </w:pPr>
      <w:r w:rsidRPr="00217E4C">
        <w:rPr>
          <w:lang w:val="en-GB"/>
        </w:rPr>
        <w:t>Birch, J., Burn, C., Schnell, A., Browning, H.</w:t>
      </w:r>
      <w:r w:rsidR="00375670" w:rsidRPr="00217E4C">
        <w:rPr>
          <w:lang w:val="en-GB"/>
        </w:rPr>
        <w:t>,</w:t>
      </w:r>
      <w:r w:rsidRPr="00217E4C">
        <w:rPr>
          <w:lang w:val="en-GB"/>
        </w:rPr>
        <w:t xml:space="preserve"> Crump, A. 2021. Review of the evidence of sentience in cephalopod molluscs and decapod crustaceans. The London</w:t>
      </w:r>
      <w:r w:rsidR="00375670" w:rsidRPr="00217E4C">
        <w:rPr>
          <w:lang w:val="en-GB"/>
        </w:rPr>
        <w:t xml:space="preserve"> </w:t>
      </w:r>
      <w:r w:rsidRPr="00217E4C">
        <w:rPr>
          <w:lang w:val="en-GB"/>
        </w:rPr>
        <w:t>School of Economics and Political Science. London, LSE Enterprise Ltd.</w:t>
      </w:r>
    </w:p>
    <w:p w14:paraId="1EA54A62" w14:textId="35A2EC80" w:rsidR="00142F45" w:rsidRPr="00217E4C" w:rsidRDefault="5B5A985F" w:rsidP="002513B9">
      <w:pPr>
        <w:spacing w:line="240" w:lineRule="auto"/>
        <w:ind w:left="567" w:hanging="567"/>
        <w:jc w:val="left"/>
        <w:rPr>
          <w:lang w:val="en-GB"/>
        </w:rPr>
      </w:pPr>
      <w:r w:rsidRPr="00217E4C">
        <w:rPr>
          <w:lang w:val="fr-FR"/>
        </w:rPr>
        <w:t xml:space="preserve">Blokhuis, H., Miele, M., Veissier, I., Jones, B., editors. </w:t>
      </w:r>
      <w:r w:rsidRPr="00217E4C">
        <w:rPr>
          <w:lang w:val="en-GB"/>
        </w:rPr>
        <w:t>2013. Improving farm animal welfare: Science and society working together: the Welfare Quality Approach. Wageningen Academic Publishers, Wageningen, the Netherlands.</w:t>
      </w:r>
    </w:p>
    <w:p w14:paraId="63048CE8" w14:textId="65CCB3DA" w:rsidR="5B5A985F" w:rsidRPr="00217E4C" w:rsidRDefault="63BBD817" w:rsidP="002513B9">
      <w:pPr>
        <w:spacing w:line="240" w:lineRule="auto"/>
        <w:ind w:left="567" w:hanging="567"/>
        <w:jc w:val="left"/>
        <w:rPr>
          <w:lang w:val="en-GB"/>
        </w:rPr>
      </w:pPr>
      <w:r w:rsidRPr="63BBD817">
        <w:rPr>
          <w:lang w:val="en-GB"/>
        </w:rPr>
        <w:t xml:space="preserve">Breen, M., Anders, N., </w:t>
      </w:r>
      <w:proofErr w:type="spellStart"/>
      <w:r w:rsidRPr="63BBD817">
        <w:rPr>
          <w:lang w:val="en-GB"/>
        </w:rPr>
        <w:t>Humborstad</w:t>
      </w:r>
      <w:proofErr w:type="spellEnd"/>
      <w:r w:rsidRPr="63BBD817">
        <w:rPr>
          <w:lang w:val="en-GB"/>
        </w:rPr>
        <w:t xml:space="preserve">, OB., Nilsson, J., </w:t>
      </w:r>
      <w:proofErr w:type="spellStart"/>
      <w:r w:rsidRPr="63BBD817">
        <w:rPr>
          <w:lang w:val="en-GB"/>
        </w:rPr>
        <w:t>Tenningen</w:t>
      </w:r>
      <w:proofErr w:type="spellEnd"/>
      <w:r w:rsidRPr="63BBD817">
        <w:rPr>
          <w:lang w:val="en-GB"/>
        </w:rPr>
        <w:t xml:space="preserve">, M., Vold, A. 2020. Catch Welfare in Commercial Fisheries. In: Kristiansen, T., </w:t>
      </w:r>
      <w:proofErr w:type="spellStart"/>
      <w:r w:rsidRPr="63BBD817">
        <w:rPr>
          <w:lang w:val="en-GB"/>
        </w:rPr>
        <w:t>Fernö</w:t>
      </w:r>
      <w:proofErr w:type="spellEnd"/>
      <w:r w:rsidRPr="63BBD817">
        <w:rPr>
          <w:lang w:val="en-GB"/>
        </w:rPr>
        <w:t>, A., Pavlidis, M., van de Vis, H. (eds) The Welfare of Fish. Animal Welfare, vol 20. Springer, Cham. https://doi.org/10.1007/978-3-030-41675-1_17</w:t>
      </w:r>
    </w:p>
    <w:p w14:paraId="14F773FC" w14:textId="7058ED34" w:rsidR="63BBD817" w:rsidRDefault="63BBD817" w:rsidP="63BBD817">
      <w:pPr>
        <w:spacing w:line="240" w:lineRule="auto"/>
        <w:ind w:left="567" w:hanging="567"/>
        <w:jc w:val="left"/>
        <w:rPr>
          <w:lang w:val="en-GB"/>
        </w:rPr>
      </w:pPr>
      <w:r w:rsidRPr="63BBD817">
        <w:rPr>
          <w:lang w:val="en-GB"/>
        </w:rPr>
        <w:t xml:space="preserve">Broom, D.M. 2011. A History of Animal Welfare Science. Acta </w:t>
      </w:r>
      <w:proofErr w:type="spellStart"/>
      <w:r w:rsidRPr="63BBD817">
        <w:rPr>
          <w:lang w:val="en-GB"/>
        </w:rPr>
        <w:t>Biotheor</w:t>
      </w:r>
      <w:proofErr w:type="spellEnd"/>
      <w:r w:rsidRPr="63BBD817">
        <w:rPr>
          <w:lang w:val="en-GB"/>
        </w:rPr>
        <w:t xml:space="preserve"> 59, 121–137. https://doi.org/10.1007/s10441-011-9123-3</w:t>
      </w:r>
    </w:p>
    <w:p w14:paraId="42F4BCD2" w14:textId="0B23E707" w:rsidR="00135990" w:rsidRPr="00135990" w:rsidRDefault="00135990" w:rsidP="00135990">
      <w:pPr>
        <w:spacing w:line="240" w:lineRule="auto"/>
        <w:ind w:left="567" w:hanging="567"/>
        <w:jc w:val="left"/>
        <w:rPr>
          <w:ins w:id="1292" w:author="Lotta Rydhmer" w:date="2025-05-22T08:49:00Z"/>
          <w:lang w:val="en-GB"/>
        </w:rPr>
      </w:pPr>
      <w:ins w:id="1293" w:author="Lotta Rydhmer" w:date="2025-05-22T08:49:00Z">
        <w:r w:rsidRPr="00135990">
          <w:rPr>
            <w:lang w:val="en-GB"/>
          </w:rPr>
          <w:t xml:space="preserve">Cajas de </w:t>
        </w:r>
        <w:proofErr w:type="spellStart"/>
        <w:r w:rsidRPr="00135990">
          <w:rPr>
            <w:lang w:val="en-GB"/>
          </w:rPr>
          <w:t>Gliniewicz</w:t>
        </w:r>
        <w:proofErr w:type="spellEnd"/>
        <w:r w:rsidRPr="00135990">
          <w:rPr>
            <w:lang w:val="en-GB"/>
          </w:rPr>
          <w:t xml:space="preserve">, L. 2016. From </w:t>
        </w:r>
      </w:ins>
      <w:ins w:id="1294" w:author="Lotta Rydhmer" w:date="2025-05-22T08:50:00Z">
        <w:r w:rsidR="00FA1C1F">
          <w:rPr>
            <w:lang w:val="en-GB"/>
          </w:rPr>
          <w:t>t</w:t>
        </w:r>
      </w:ins>
      <w:ins w:id="1295" w:author="Lotta Rydhmer" w:date="2025-05-22T08:49:00Z">
        <w:r w:rsidRPr="00135990">
          <w:rPr>
            <w:lang w:val="en-GB"/>
          </w:rPr>
          <w:t xml:space="preserve">rout to </w:t>
        </w:r>
      </w:ins>
      <w:proofErr w:type="spellStart"/>
      <w:ins w:id="1296" w:author="Lotta Rydhmer" w:date="2025-05-22T08:50:00Z">
        <w:r w:rsidR="00FA1C1F">
          <w:rPr>
            <w:lang w:val="en-GB"/>
          </w:rPr>
          <w:t>m</w:t>
        </w:r>
      </w:ins>
      <w:ins w:id="1297" w:author="Lotta Rydhmer" w:date="2025-05-22T08:49:00Z">
        <w:r w:rsidRPr="00135990">
          <w:rPr>
            <w:lang w:val="en-GB"/>
          </w:rPr>
          <w:t>ollusks</w:t>
        </w:r>
        <w:proofErr w:type="spellEnd"/>
        <w:r w:rsidRPr="00135990">
          <w:rPr>
            <w:lang w:val="en-GB"/>
          </w:rPr>
          <w:t xml:space="preserve">: Life </w:t>
        </w:r>
      </w:ins>
      <w:ins w:id="1298" w:author="Lotta Rydhmer" w:date="2025-05-22T08:50:00Z">
        <w:r w:rsidR="00FA1C1F">
          <w:rPr>
            <w:lang w:val="en-GB"/>
          </w:rPr>
          <w:t>c</w:t>
        </w:r>
      </w:ins>
      <w:ins w:id="1299" w:author="Lotta Rydhmer" w:date="2025-05-22T08:49:00Z">
        <w:r w:rsidRPr="00135990">
          <w:rPr>
            <w:lang w:val="en-GB"/>
          </w:rPr>
          <w:t xml:space="preserve">ycle </w:t>
        </w:r>
      </w:ins>
      <w:ins w:id="1300" w:author="Lotta Rydhmer" w:date="2025-05-22T08:50:00Z">
        <w:r w:rsidR="00FA1C1F">
          <w:rPr>
            <w:lang w:val="en-GB"/>
          </w:rPr>
          <w:t>a</w:t>
        </w:r>
      </w:ins>
      <w:ins w:id="1301" w:author="Lotta Rydhmer" w:date="2025-05-22T08:49:00Z">
        <w:r w:rsidRPr="00135990">
          <w:rPr>
            <w:lang w:val="en-GB"/>
          </w:rPr>
          <w:t>ssessment,</w:t>
        </w:r>
      </w:ins>
      <w:ins w:id="1302" w:author="Lotta Rydhmer" w:date="2025-05-22T08:50:00Z">
        <w:r>
          <w:rPr>
            <w:lang w:val="en-GB"/>
          </w:rPr>
          <w:t xml:space="preserve"> </w:t>
        </w:r>
      </w:ins>
      <w:ins w:id="1303" w:author="Lotta Rydhmer" w:date="2025-05-22T08:51:00Z">
        <w:r w:rsidR="00FA1C1F">
          <w:rPr>
            <w:lang w:val="en-GB"/>
          </w:rPr>
          <w:t>s</w:t>
        </w:r>
      </w:ins>
      <w:ins w:id="1304" w:author="Lotta Rydhmer" w:date="2025-05-22T08:49:00Z">
        <w:r w:rsidRPr="00135990">
          <w:rPr>
            <w:lang w:val="en-GB"/>
          </w:rPr>
          <w:t>ocio-</w:t>
        </w:r>
      </w:ins>
      <w:ins w:id="1305" w:author="Lotta Rydhmer" w:date="2025-05-22T08:51:00Z">
        <w:r w:rsidR="00FA1C1F">
          <w:rPr>
            <w:lang w:val="en-GB"/>
          </w:rPr>
          <w:t>e</w:t>
        </w:r>
      </w:ins>
      <w:ins w:id="1306" w:author="Lotta Rydhmer" w:date="2025-05-22T08:49:00Z">
        <w:r w:rsidRPr="00135990">
          <w:rPr>
            <w:lang w:val="en-GB"/>
          </w:rPr>
          <w:t xml:space="preserve">conomic </w:t>
        </w:r>
      </w:ins>
      <w:ins w:id="1307" w:author="Lotta Rydhmer" w:date="2025-05-22T08:51:00Z">
        <w:r w:rsidR="00FA1C1F">
          <w:rPr>
            <w:lang w:val="en-GB"/>
          </w:rPr>
          <w:t>a</w:t>
        </w:r>
      </w:ins>
      <w:ins w:id="1308" w:author="Lotta Rydhmer" w:date="2025-05-22T08:49:00Z">
        <w:r w:rsidRPr="00135990">
          <w:rPr>
            <w:lang w:val="en-GB"/>
          </w:rPr>
          <w:t xml:space="preserve">ttributes and </w:t>
        </w:r>
      </w:ins>
      <w:ins w:id="1309" w:author="Lotta Rydhmer" w:date="2025-05-22T08:51:00Z">
        <w:r w:rsidR="00FA1C1F">
          <w:rPr>
            <w:lang w:val="en-GB"/>
          </w:rPr>
          <w:t>e</w:t>
        </w:r>
      </w:ins>
      <w:ins w:id="1310" w:author="Lotta Rydhmer" w:date="2025-05-22T08:49:00Z">
        <w:r w:rsidRPr="00135990">
          <w:rPr>
            <w:lang w:val="en-GB"/>
          </w:rPr>
          <w:t xml:space="preserve">cosystem </w:t>
        </w:r>
      </w:ins>
      <w:ins w:id="1311" w:author="Lotta Rydhmer" w:date="2025-05-22T08:54:00Z">
        <w:r w:rsidR="00FA1C1F">
          <w:rPr>
            <w:lang w:val="en-GB"/>
          </w:rPr>
          <w:t>s</w:t>
        </w:r>
      </w:ins>
      <w:ins w:id="1312" w:author="Lotta Rydhmer" w:date="2025-05-22T08:49:00Z">
        <w:r w:rsidRPr="00135990">
          <w:rPr>
            <w:lang w:val="en-GB"/>
          </w:rPr>
          <w:t xml:space="preserve">ervices </w:t>
        </w:r>
      </w:ins>
      <w:ins w:id="1313" w:author="Lotta Rydhmer" w:date="2025-05-22T08:54:00Z">
        <w:r w:rsidR="00FA1C1F">
          <w:rPr>
            <w:lang w:val="en-GB"/>
          </w:rPr>
          <w:t>s</w:t>
        </w:r>
      </w:ins>
      <w:ins w:id="1314" w:author="Lotta Rydhmer" w:date="2025-05-22T08:49:00Z">
        <w:r w:rsidRPr="00135990">
          <w:rPr>
            <w:lang w:val="en-GB"/>
          </w:rPr>
          <w:t>urrounding</w:t>
        </w:r>
      </w:ins>
      <w:ins w:id="1315" w:author="Lotta Rydhmer" w:date="2025-05-22T08:50:00Z">
        <w:r>
          <w:rPr>
            <w:lang w:val="en-GB"/>
          </w:rPr>
          <w:t xml:space="preserve"> </w:t>
        </w:r>
      </w:ins>
      <w:ins w:id="1316" w:author="Lotta Rydhmer" w:date="2025-05-22T08:54:00Z">
        <w:r w:rsidR="00FA1C1F">
          <w:rPr>
            <w:lang w:val="en-GB"/>
          </w:rPr>
          <w:t>s</w:t>
        </w:r>
      </w:ins>
      <w:ins w:id="1317" w:author="Lotta Rydhmer" w:date="2025-05-22T08:49:00Z">
        <w:r w:rsidRPr="00135990">
          <w:rPr>
            <w:lang w:val="en-GB"/>
          </w:rPr>
          <w:t xml:space="preserve">ustainable </w:t>
        </w:r>
      </w:ins>
      <w:ins w:id="1318" w:author="Lotta Rydhmer" w:date="2025-05-22T08:54:00Z">
        <w:r w:rsidR="00FA1C1F">
          <w:rPr>
            <w:lang w:val="en-GB"/>
          </w:rPr>
          <w:t>a</w:t>
        </w:r>
      </w:ins>
      <w:ins w:id="1319" w:author="Lotta Rydhmer" w:date="2025-05-22T08:49:00Z">
        <w:r w:rsidRPr="00135990">
          <w:rPr>
            <w:lang w:val="en-GB"/>
          </w:rPr>
          <w:t>quaculture. PhD</w:t>
        </w:r>
      </w:ins>
      <w:ins w:id="1320" w:author="Lotta Rydhmer" w:date="2025-05-22T08:55:00Z">
        <w:r w:rsidR="00FA1C1F">
          <w:rPr>
            <w:lang w:val="en-GB"/>
          </w:rPr>
          <w:t xml:space="preserve"> thesis</w:t>
        </w:r>
      </w:ins>
      <w:ins w:id="1321" w:author="Lotta Rydhmer" w:date="2025-05-22T08:49:00Z">
        <w:r w:rsidRPr="00135990">
          <w:rPr>
            <w:lang w:val="en-GB"/>
          </w:rPr>
          <w:t>. University of Idaho.</w:t>
        </w:r>
      </w:ins>
      <w:ins w:id="1322" w:author="Lotta Rydhmer" w:date="2025-05-22T08:54:00Z">
        <w:r w:rsidR="00FA1C1F">
          <w:rPr>
            <w:lang w:val="en-GB"/>
          </w:rPr>
          <w:t xml:space="preserve"> US.</w:t>
        </w:r>
      </w:ins>
    </w:p>
    <w:p w14:paraId="058FFC9D" w14:textId="5078BCED" w:rsidR="00044804" w:rsidRPr="00217E4C" w:rsidRDefault="6F1EC338" w:rsidP="002513B9">
      <w:pPr>
        <w:spacing w:line="240" w:lineRule="auto"/>
        <w:ind w:left="567" w:hanging="567"/>
        <w:jc w:val="left"/>
        <w:rPr>
          <w:lang w:val="en-GB"/>
        </w:rPr>
      </w:pPr>
      <w:r w:rsidRPr="00217E4C">
        <w:rPr>
          <w:lang w:val="en-GB"/>
        </w:rPr>
        <w:t xml:space="preserve">Cesari, V., </w:t>
      </w:r>
      <w:proofErr w:type="spellStart"/>
      <w:r w:rsidRPr="00217E4C">
        <w:rPr>
          <w:lang w:val="en-GB"/>
        </w:rPr>
        <w:t>Zucali</w:t>
      </w:r>
      <w:proofErr w:type="spellEnd"/>
      <w:r w:rsidRPr="00217E4C">
        <w:rPr>
          <w:lang w:val="en-GB"/>
        </w:rPr>
        <w:t xml:space="preserve">, M., Bava, L., </w:t>
      </w:r>
      <w:proofErr w:type="spellStart"/>
      <w:r w:rsidRPr="00217E4C">
        <w:rPr>
          <w:lang w:val="en-GB"/>
        </w:rPr>
        <w:t>Gislon</w:t>
      </w:r>
      <w:proofErr w:type="spellEnd"/>
      <w:r w:rsidRPr="00217E4C">
        <w:rPr>
          <w:lang w:val="en-GB"/>
        </w:rPr>
        <w:t xml:space="preserve">, G., Tamburini, A., Toschi, I. 2018. Environmental impact of rabbit meat: The effect of production efficiency. </w:t>
      </w:r>
      <w:r w:rsidRPr="00217E4C">
        <w:rPr>
          <w:i/>
          <w:iCs/>
          <w:lang w:val="en-GB"/>
        </w:rPr>
        <w:t>Meat Science</w:t>
      </w:r>
      <w:r w:rsidRPr="00217E4C">
        <w:rPr>
          <w:lang w:val="en-GB"/>
        </w:rPr>
        <w:t xml:space="preserve"> 145, 447-454. </w:t>
      </w:r>
      <w:r w:rsidR="00597BC9">
        <w:fldChar w:fldCharType="begin"/>
      </w:r>
      <w:r w:rsidR="00597BC9" w:rsidRPr="006F01FD">
        <w:rPr>
          <w:lang w:val="en-US"/>
          <w:rPrChange w:id="1323" w:author="Lotta Rydhmer" w:date="2025-05-16T01:40:00Z">
            <w:rPr/>
          </w:rPrChange>
        </w:rPr>
        <w:instrText xml:space="preserve"> HYPERLINK "https://doi.org/10.1016/j.meatsci.2018.07.011" \h </w:instrText>
      </w:r>
      <w:r w:rsidR="00597BC9">
        <w:fldChar w:fldCharType="separate"/>
      </w:r>
      <w:r w:rsidRPr="00217E4C">
        <w:rPr>
          <w:rStyle w:val="Hyperlnk"/>
          <w:lang w:val="en-GB"/>
        </w:rPr>
        <w:t>https://doi.org/10.1016/j.meatsci.2018.07.011</w:t>
      </w:r>
      <w:r w:rsidR="00597BC9">
        <w:rPr>
          <w:rStyle w:val="Hyperlnk"/>
          <w:lang w:val="en-GB"/>
        </w:rPr>
        <w:fldChar w:fldCharType="end"/>
      </w:r>
      <w:r w:rsidRPr="00217E4C">
        <w:rPr>
          <w:lang w:val="en-GB"/>
        </w:rPr>
        <w:t xml:space="preserve"> </w:t>
      </w:r>
    </w:p>
    <w:p w14:paraId="192254F4" w14:textId="34F2915C" w:rsidR="009F4742" w:rsidRDefault="009F4742" w:rsidP="002513B9">
      <w:pPr>
        <w:spacing w:line="240" w:lineRule="auto"/>
        <w:ind w:left="567" w:hanging="567"/>
        <w:jc w:val="left"/>
        <w:rPr>
          <w:ins w:id="1324" w:author="Lotta Rydhmer" w:date="2025-05-22T10:48:00Z"/>
          <w:lang w:val="en-GB"/>
        </w:rPr>
      </w:pPr>
      <w:proofErr w:type="spellStart"/>
      <w:ins w:id="1325" w:author="Lotta Rydhmer" w:date="2025-05-22T10:48:00Z">
        <w:r>
          <w:rPr>
            <w:lang w:val="en-GB"/>
          </w:rPr>
          <w:t>Croppi</w:t>
        </w:r>
        <w:proofErr w:type="spellEnd"/>
        <w:r>
          <w:rPr>
            <w:lang w:val="en-GB"/>
          </w:rPr>
          <w:t xml:space="preserve">, </w:t>
        </w:r>
      </w:ins>
      <w:ins w:id="1326" w:author="Lotta Rydhmer" w:date="2025-05-22T10:49:00Z">
        <w:r>
          <w:rPr>
            <w:lang w:val="en-GB"/>
          </w:rPr>
          <w:t xml:space="preserve">S., Yu, L., Robinette, C.S., Hassler, E.E., Newmark, A.J., Scott, </w:t>
        </w:r>
      </w:ins>
      <w:ins w:id="1327" w:author="Lotta Rydhmer" w:date="2025-05-22T10:50:00Z">
        <w:r>
          <w:rPr>
            <w:lang w:val="en-GB"/>
          </w:rPr>
          <w:t xml:space="preserve">A., Cazier, J., Song, J., Formato, G. 2021. Impact of legislation on antibiotic use and </w:t>
        </w:r>
        <w:proofErr w:type="spellStart"/>
        <w:r>
          <w:rPr>
            <w:lang w:val="en-GB"/>
          </w:rPr>
          <w:t>awereness</w:t>
        </w:r>
        <w:proofErr w:type="spellEnd"/>
        <w:r>
          <w:rPr>
            <w:lang w:val="en-GB"/>
          </w:rPr>
          <w:t xml:space="preserve"> of beekeepers. </w:t>
        </w:r>
      </w:ins>
      <w:ins w:id="1328" w:author="Lotta Rydhmer" w:date="2025-05-22T10:51:00Z">
        <w:r w:rsidR="002B25A7">
          <w:rPr>
            <w:lang w:val="en-GB"/>
          </w:rPr>
          <w:t>Journal of apicultural science</w:t>
        </w:r>
      </w:ins>
      <w:ins w:id="1329" w:author="Lotta Rydhmer" w:date="2025-05-22T10:52:00Z">
        <w:r w:rsidR="002B25A7">
          <w:rPr>
            <w:lang w:val="en-GB"/>
          </w:rPr>
          <w:t xml:space="preserve"> 65, 265-274. </w:t>
        </w:r>
      </w:ins>
      <w:ins w:id="1330" w:author="Lotta Rydhmer" w:date="2025-05-22T10:53:00Z">
        <w:r w:rsidR="002B25A7" w:rsidRPr="002B25A7">
          <w:rPr>
            <w:lang w:val="en-GB"/>
          </w:rPr>
          <w:t>DOI: 10.2478/JAS-2021-0022</w:t>
        </w:r>
      </w:ins>
    </w:p>
    <w:p w14:paraId="625A58F7" w14:textId="1C5C39CE" w:rsidR="00C960AF" w:rsidRPr="00217E4C" w:rsidRDefault="6F1EC338" w:rsidP="002513B9">
      <w:pPr>
        <w:spacing w:line="240" w:lineRule="auto"/>
        <w:ind w:left="567" w:hanging="567"/>
        <w:jc w:val="left"/>
        <w:rPr>
          <w:lang w:val="en-GB"/>
        </w:rPr>
      </w:pPr>
      <w:proofErr w:type="spellStart"/>
      <w:r w:rsidRPr="00217E4C">
        <w:rPr>
          <w:lang w:val="en-GB"/>
        </w:rPr>
        <w:t>Crovato</w:t>
      </w:r>
      <w:proofErr w:type="spellEnd"/>
      <w:r w:rsidRPr="00217E4C">
        <w:rPr>
          <w:lang w:val="en-GB"/>
        </w:rPr>
        <w:t xml:space="preserve">, S., </w:t>
      </w:r>
      <w:proofErr w:type="spellStart"/>
      <w:r w:rsidRPr="00217E4C">
        <w:rPr>
          <w:lang w:val="en-GB"/>
        </w:rPr>
        <w:t>Menegon</w:t>
      </w:r>
      <w:proofErr w:type="spellEnd"/>
      <w:r w:rsidRPr="00217E4C">
        <w:rPr>
          <w:lang w:val="en-GB"/>
        </w:rPr>
        <w:t>, F., Mascarello, G.</w:t>
      </w:r>
      <w:r w:rsidRPr="00217E4C">
        <w:rPr>
          <w:i/>
          <w:iCs/>
          <w:lang w:val="en-GB"/>
        </w:rPr>
        <w:t xml:space="preserve"> </w:t>
      </w:r>
      <w:r w:rsidR="004726BA" w:rsidRPr="004726BA">
        <w:rPr>
          <w:i/>
          <w:iCs/>
          <w:lang w:val="en-GB"/>
        </w:rPr>
        <w:t>et al.</w:t>
      </w:r>
      <w:r w:rsidRPr="00217E4C">
        <w:rPr>
          <w:lang w:val="en-GB"/>
        </w:rPr>
        <w:t xml:space="preserve"> 2023. Development of a training strategy aimed at increasing veterinarians’ awareness of the proper use of antibiotics on rabbit farms. </w:t>
      </w:r>
      <w:r w:rsidRPr="00217E4C">
        <w:rPr>
          <w:i/>
          <w:iCs/>
          <w:lang w:val="en-GB"/>
        </w:rPr>
        <w:t>Animals</w:t>
      </w:r>
      <w:r w:rsidRPr="00217E4C">
        <w:rPr>
          <w:lang w:val="en-GB"/>
        </w:rPr>
        <w:t xml:space="preserve"> 13, 2411. </w:t>
      </w:r>
      <w:r w:rsidR="00597BC9">
        <w:fldChar w:fldCharType="begin"/>
      </w:r>
      <w:r w:rsidR="00597BC9" w:rsidRPr="006F01FD">
        <w:rPr>
          <w:lang w:val="en-US"/>
          <w:rPrChange w:id="1331" w:author="Lotta Rydhmer" w:date="2025-05-16T01:40:00Z">
            <w:rPr/>
          </w:rPrChange>
        </w:rPr>
        <w:instrText xml:space="preserve"> HYPERLINK "https://doi.org/10.3390/ani13152411" \h </w:instrText>
      </w:r>
      <w:r w:rsidR="00597BC9">
        <w:fldChar w:fldCharType="separate"/>
      </w:r>
      <w:r w:rsidRPr="00217E4C">
        <w:rPr>
          <w:rStyle w:val="Hyperlnk"/>
          <w:lang w:val="en-GB"/>
        </w:rPr>
        <w:t>https://doi.org/10.3390/ani13152411</w:t>
      </w:r>
      <w:r w:rsidR="00597BC9">
        <w:rPr>
          <w:rStyle w:val="Hyperlnk"/>
          <w:lang w:val="en-GB"/>
        </w:rPr>
        <w:fldChar w:fldCharType="end"/>
      </w:r>
      <w:r w:rsidRPr="00217E4C">
        <w:rPr>
          <w:lang w:val="en-GB"/>
        </w:rPr>
        <w:t xml:space="preserve"> </w:t>
      </w:r>
    </w:p>
    <w:p w14:paraId="3A18C80A" w14:textId="791CAE80" w:rsidR="6F1EC338" w:rsidRPr="00217E4C" w:rsidRDefault="6F1EC338" w:rsidP="002513B9">
      <w:pPr>
        <w:spacing w:line="240" w:lineRule="auto"/>
        <w:ind w:left="567" w:hanging="567"/>
        <w:jc w:val="left"/>
        <w:rPr>
          <w:lang w:val="en-GB"/>
        </w:rPr>
      </w:pPr>
      <w:r w:rsidRPr="00217E4C">
        <w:rPr>
          <w:lang w:val="en-GB"/>
        </w:rPr>
        <w:t>DANMAP</w:t>
      </w:r>
      <w:r w:rsidR="00325EFF">
        <w:rPr>
          <w:lang w:val="en-GB"/>
        </w:rPr>
        <w:t>.</w:t>
      </w:r>
      <w:r w:rsidR="00325EFF" w:rsidRPr="00217E4C">
        <w:rPr>
          <w:lang w:val="en-GB"/>
        </w:rPr>
        <w:t xml:space="preserve"> </w:t>
      </w:r>
      <w:r w:rsidRPr="00217E4C">
        <w:rPr>
          <w:lang w:val="en-GB"/>
        </w:rPr>
        <w:t xml:space="preserve">2021. Use of antimicrobial agents and occurrence of antimicrobial resistance in bacteria from food animals, food and humans in Denmark. ISSN 1600-2032. </w:t>
      </w:r>
      <w:r w:rsidRPr="00217E4C">
        <w:rPr>
          <w:rFonts w:eastAsia="Times New Roman" w:cs="Times New Roman"/>
          <w:szCs w:val="24"/>
          <w:lang w:val="en-GB"/>
        </w:rPr>
        <w:t>https://www.danmap.org/</w:t>
      </w:r>
    </w:p>
    <w:p w14:paraId="6D776E8C" w14:textId="37AAEAFD" w:rsidR="006C1A5F" w:rsidRPr="00217E4C" w:rsidRDefault="6F1EC338" w:rsidP="002513B9">
      <w:pPr>
        <w:spacing w:line="240" w:lineRule="auto"/>
        <w:ind w:left="567" w:hanging="567"/>
        <w:jc w:val="left"/>
        <w:rPr>
          <w:rStyle w:val="Hyperlnk"/>
          <w:lang w:val="en-GB"/>
        </w:rPr>
      </w:pPr>
      <w:r w:rsidRPr="00217E4C">
        <w:rPr>
          <w:lang w:val="en-GB"/>
        </w:rPr>
        <w:t xml:space="preserve">EC. 2005. Ban on antibiotics as growth promoters in animal feed enters into effect. Press release IP/05/1687. European Commission, Brussels. </w:t>
      </w:r>
      <w:r w:rsidR="00597BC9">
        <w:fldChar w:fldCharType="begin"/>
      </w:r>
      <w:r w:rsidR="00597BC9" w:rsidRPr="006F01FD">
        <w:rPr>
          <w:lang w:val="en-US"/>
          <w:rPrChange w:id="1332" w:author="Lotta Rydhmer" w:date="2025-05-16T01:40:00Z">
            <w:rPr/>
          </w:rPrChange>
        </w:rPr>
        <w:instrText xml:space="preserve"> HYPERLINK "https://ec.europa.eu/commission/presscorner/detail/en/IP_05_1687" \h </w:instrText>
      </w:r>
      <w:r w:rsidR="00597BC9">
        <w:fldChar w:fldCharType="separate"/>
      </w:r>
      <w:r w:rsidRPr="00217E4C">
        <w:rPr>
          <w:rStyle w:val="Hyperlnk"/>
          <w:lang w:val="en-GB"/>
        </w:rPr>
        <w:t>https://ec.europa.eu/commission/presscorner/detail/en/IP_05_1687</w:t>
      </w:r>
      <w:r w:rsidR="00597BC9">
        <w:rPr>
          <w:rStyle w:val="Hyperlnk"/>
          <w:lang w:val="en-GB"/>
        </w:rPr>
        <w:fldChar w:fldCharType="end"/>
      </w:r>
    </w:p>
    <w:p w14:paraId="7C532CC5" w14:textId="33A20EB2" w:rsidR="008F689A" w:rsidRDefault="008F689A" w:rsidP="002513B9">
      <w:pPr>
        <w:spacing w:line="240" w:lineRule="auto"/>
        <w:ind w:left="567" w:hanging="567"/>
        <w:jc w:val="left"/>
        <w:rPr>
          <w:lang w:val="en-GB"/>
        </w:rPr>
      </w:pPr>
      <w:r>
        <w:rPr>
          <w:lang w:val="en-GB"/>
        </w:rPr>
        <w:t xml:space="preserve">EC. 2018. </w:t>
      </w:r>
      <w:r w:rsidRPr="008F689A">
        <w:rPr>
          <w:lang w:val="en-GB"/>
        </w:rPr>
        <w:t>Regulation (EU) 2018/848 of the European Parliament and of the Council of 30 May 2018 on organic production and labelling of organic products</w:t>
      </w:r>
      <w:r>
        <w:rPr>
          <w:lang w:val="en-GB"/>
        </w:rPr>
        <w:t xml:space="preserve">. </w:t>
      </w:r>
      <w:r w:rsidRPr="008F689A">
        <w:rPr>
          <w:lang w:val="en-GB"/>
        </w:rPr>
        <w:t>http://data.europa.eu/eli/reg/2018/848/oj</w:t>
      </w:r>
    </w:p>
    <w:p w14:paraId="4F83CFC7" w14:textId="57B95733" w:rsidR="00C729A3" w:rsidRPr="00217E4C" w:rsidRDefault="00C729A3" w:rsidP="002513B9">
      <w:pPr>
        <w:spacing w:line="240" w:lineRule="auto"/>
        <w:ind w:left="567" w:hanging="567"/>
        <w:jc w:val="left"/>
        <w:rPr>
          <w:lang w:val="en-GB"/>
        </w:rPr>
      </w:pPr>
      <w:r w:rsidRPr="00217E4C">
        <w:rPr>
          <w:lang w:val="en-GB"/>
        </w:rPr>
        <w:t xml:space="preserve">EC. 2020. </w:t>
      </w:r>
      <w:r w:rsidR="00BE5648" w:rsidRPr="00217E4C">
        <w:rPr>
          <w:lang w:val="en-GB"/>
        </w:rPr>
        <w:t>Farm to Fork Strategy – for a fair, healthy and environmentally friendly food system. European Commission</w:t>
      </w:r>
      <w:r w:rsidR="006C1A5F" w:rsidRPr="00217E4C">
        <w:rPr>
          <w:lang w:val="en-GB"/>
        </w:rPr>
        <w:t xml:space="preserve">, Brussels. </w:t>
      </w:r>
      <w:r w:rsidR="00597BC9">
        <w:fldChar w:fldCharType="begin"/>
      </w:r>
      <w:r w:rsidR="00597BC9" w:rsidRPr="006F01FD">
        <w:rPr>
          <w:lang w:val="en-US"/>
          <w:rPrChange w:id="1333" w:author="Lotta Rydhmer" w:date="2025-05-16T01:40:00Z">
            <w:rPr/>
          </w:rPrChange>
        </w:rPr>
        <w:instrText xml:space="preserve"> HYPERLINK "https://ec.europa.eu/food/farm2fork_en" </w:instrText>
      </w:r>
      <w:r w:rsidR="00597BC9">
        <w:fldChar w:fldCharType="separate"/>
      </w:r>
      <w:r w:rsidR="006C1A5F" w:rsidRPr="00217E4C">
        <w:rPr>
          <w:rStyle w:val="Hyperlnk"/>
          <w:lang w:val="en-GB"/>
        </w:rPr>
        <w:t>https://ec.europa.eu/food/farm2fork_en</w:t>
      </w:r>
      <w:r w:rsidR="00597BC9">
        <w:rPr>
          <w:rStyle w:val="Hyperlnk"/>
          <w:lang w:val="en-GB"/>
        </w:rPr>
        <w:fldChar w:fldCharType="end"/>
      </w:r>
      <w:r w:rsidR="006C1A5F" w:rsidRPr="00217E4C">
        <w:rPr>
          <w:lang w:val="en-GB"/>
        </w:rPr>
        <w:t xml:space="preserve"> </w:t>
      </w:r>
    </w:p>
    <w:p w14:paraId="3CAA297F" w14:textId="77777777" w:rsidR="006C1A5F" w:rsidRPr="00620F46" w:rsidRDefault="006C1A5F" w:rsidP="002513B9">
      <w:pPr>
        <w:spacing w:line="240" w:lineRule="auto"/>
        <w:ind w:left="567" w:hanging="567"/>
        <w:jc w:val="left"/>
        <w:rPr>
          <w:lang w:val="en-US"/>
        </w:rPr>
      </w:pPr>
      <w:r w:rsidRPr="00217E4C">
        <w:rPr>
          <w:lang w:val="en-GB"/>
        </w:rPr>
        <w:t xml:space="preserve">ECA. 2023. Transport of live animals in the EU: challenges and opportunities. European Court of Auditors. </w:t>
      </w:r>
      <w:r w:rsidR="00597BC9">
        <w:fldChar w:fldCharType="begin"/>
      </w:r>
      <w:r w:rsidR="00597BC9" w:rsidRPr="006F01FD">
        <w:rPr>
          <w:lang w:val="en-US"/>
          <w:rPrChange w:id="1334" w:author="Lotta Rydhmer" w:date="2025-05-16T01:40:00Z">
            <w:rPr/>
          </w:rPrChange>
        </w:rPr>
        <w:instrText xml:space="preserve"> HYPERLINK "https://www.eca.europa.eu/Lists/ECADocuments/RV-2023-03/RV-2023-03_EN.pdf" </w:instrText>
      </w:r>
      <w:r w:rsidR="00597BC9">
        <w:fldChar w:fldCharType="separate"/>
      </w:r>
      <w:r w:rsidRPr="00620F46">
        <w:rPr>
          <w:rStyle w:val="Hyperlnk"/>
          <w:lang w:val="en-US"/>
        </w:rPr>
        <w:t>https://www.eca.europa.eu/Lists/ECADocuments/RV-2023-03/RV-2023-03_EN.pdf</w:t>
      </w:r>
      <w:r w:rsidR="00597BC9">
        <w:rPr>
          <w:rStyle w:val="Hyperlnk"/>
          <w:lang w:val="en-US"/>
        </w:rPr>
        <w:fldChar w:fldCharType="end"/>
      </w:r>
      <w:r w:rsidRPr="00620F46">
        <w:rPr>
          <w:lang w:val="en-US"/>
        </w:rPr>
        <w:t xml:space="preserve"> </w:t>
      </w:r>
    </w:p>
    <w:p w14:paraId="2D435DE9" w14:textId="7A7BC92F" w:rsidR="00A02C48" w:rsidRPr="00217E4C" w:rsidRDefault="5B5A985F" w:rsidP="002513B9">
      <w:pPr>
        <w:spacing w:before="240" w:after="240" w:line="240" w:lineRule="auto"/>
        <w:ind w:left="567" w:hanging="567"/>
        <w:jc w:val="left"/>
        <w:rPr>
          <w:rFonts w:eastAsia="Times New Roman" w:cs="Times New Roman"/>
          <w:szCs w:val="24"/>
          <w:lang w:val="en-GB"/>
        </w:rPr>
      </w:pPr>
      <w:r w:rsidRPr="00217E4C">
        <w:rPr>
          <w:lang w:val="en-GB"/>
        </w:rPr>
        <w:t xml:space="preserve">EEA, 2024. </w:t>
      </w:r>
      <w:r w:rsidRPr="00217E4C">
        <w:rPr>
          <w:rFonts w:eastAsia="Times New Roman" w:cs="Times New Roman"/>
          <w:szCs w:val="24"/>
          <w:lang w:val="en-GB"/>
        </w:rPr>
        <w:t>Veterinary antimicrobials in Europe’s environment: a One Health perspective. European Environment Agency Briefing no. 02/2024 doi:10.2800/041355</w:t>
      </w:r>
    </w:p>
    <w:p w14:paraId="7DD9977B" w14:textId="1CA49178" w:rsidR="00A02C48" w:rsidRPr="00217E4C" w:rsidRDefault="5B5A985F" w:rsidP="002513B9">
      <w:pPr>
        <w:spacing w:line="240" w:lineRule="auto"/>
        <w:ind w:left="567" w:hanging="567"/>
        <w:jc w:val="left"/>
        <w:rPr>
          <w:lang w:val="en-GB"/>
        </w:rPr>
      </w:pPr>
      <w:r w:rsidRPr="00217E4C">
        <w:rPr>
          <w:lang w:val="en-GB"/>
        </w:rPr>
        <w:t xml:space="preserve">Erens, J., Es Van, S., </w:t>
      </w:r>
      <w:proofErr w:type="spellStart"/>
      <w:r w:rsidRPr="00217E4C">
        <w:rPr>
          <w:lang w:val="en-GB"/>
        </w:rPr>
        <w:t>Haverkort</w:t>
      </w:r>
      <w:proofErr w:type="spellEnd"/>
      <w:r w:rsidRPr="00217E4C">
        <w:rPr>
          <w:lang w:val="en-GB"/>
        </w:rPr>
        <w:t xml:space="preserve">, F., </w:t>
      </w:r>
      <w:proofErr w:type="spellStart"/>
      <w:r w:rsidRPr="00217E4C">
        <w:rPr>
          <w:lang w:val="en-GB"/>
        </w:rPr>
        <w:t>Kapsomenou</w:t>
      </w:r>
      <w:proofErr w:type="spellEnd"/>
      <w:r w:rsidRPr="00217E4C">
        <w:rPr>
          <w:lang w:val="en-GB"/>
        </w:rPr>
        <w:t xml:space="preserve">, E., </w:t>
      </w:r>
      <w:proofErr w:type="spellStart"/>
      <w:r w:rsidRPr="00217E4C">
        <w:rPr>
          <w:lang w:val="en-GB"/>
        </w:rPr>
        <w:t>Luijben</w:t>
      </w:r>
      <w:proofErr w:type="spellEnd"/>
      <w:r w:rsidRPr="00217E4C">
        <w:rPr>
          <w:lang w:val="en-GB"/>
        </w:rPr>
        <w:t>, A. 2012. A bug’s life: large scale insect rearing in relation to animal welfare. Wageningen University and Research. Wageningen.</w:t>
      </w:r>
    </w:p>
    <w:p w14:paraId="04352176" w14:textId="738985A9" w:rsidR="00AA5AB1" w:rsidRPr="00C81090" w:rsidRDefault="00AA5AB1" w:rsidP="002513B9">
      <w:pPr>
        <w:spacing w:line="240" w:lineRule="auto"/>
        <w:ind w:left="567" w:hanging="567"/>
        <w:jc w:val="left"/>
        <w:rPr>
          <w:lang w:val="en-GB"/>
          <w:rPrChange w:id="1335" w:author="Elin Röös" w:date="2025-05-25T19:11:00Z" w16du:dateUtc="2025-05-25T17:11:00Z">
            <w:rPr>
              <w:lang w:val="en-US"/>
            </w:rPr>
          </w:rPrChange>
        </w:rPr>
      </w:pPr>
      <w:r w:rsidRPr="00217E4C">
        <w:rPr>
          <w:lang w:val="en-GB"/>
        </w:rPr>
        <w:t xml:space="preserve">ESVAC. 2023. </w:t>
      </w:r>
      <w:r w:rsidR="00CA02B4" w:rsidRPr="00217E4C">
        <w:rPr>
          <w:lang w:val="en-GB"/>
        </w:rPr>
        <w:t>European Surveillance of Veterinary Antimicrobial Consumption (ESVAC): 2009 – 2023. European Medicine</w:t>
      </w:r>
      <w:r w:rsidR="00DA6DD2" w:rsidRPr="00217E4C">
        <w:rPr>
          <w:lang w:val="en-GB"/>
        </w:rPr>
        <w:t>s</w:t>
      </w:r>
      <w:r w:rsidR="00CA02B4" w:rsidRPr="00217E4C">
        <w:rPr>
          <w:lang w:val="en-GB"/>
        </w:rPr>
        <w:t xml:space="preserve"> Agency</w:t>
      </w:r>
      <w:r w:rsidR="00DA6DD2" w:rsidRPr="00217E4C">
        <w:rPr>
          <w:lang w:val="en-GB"/>
        </w:rPr>
        <w:t xml:space="preserve">, Amsterdam. </w:t>
      </w:r>
      <w:r w:rsidR="00597BC9">
        <w:fldChar w:fldCharType="begin"/>
      </w:r>
      <w:r w:rsidR="00597BC9" w:rsidRPr="006F01FD">
        <w:rPr>
          <w:lang w:val="en-US"/>
          <w:rPrChange w:id="1336" w:author="Lotta Rydhmer" w:date="2025-05-16T01:40:00Z">
            <w:rPr/>
          </w:rPrChange>
        </w:rPr>
        <w:instrText xml:space="preserve"> HYPERLINK "https://www.ema.europa.eu/en/veterinary-regulatory-overview/antimicrobial-resistance-veterinary-medicine/european-surveillance-veterinary-antimicrobial-consumption-esvac-2009-2023" </w:instrText>
      </w:r>
      <w:r w:rsidR="00597BC9">
        <w:fldChar w:fldCharType="separate"/>
      </w:r>
      <w:r w:rsidR="00DA6DD2" w:rsidRPr="00C81090">
        <w:rPr>
          <w:rStyle w:val="Hyperlnk"/>
          <w:lang w:val="en-GB"/>
          <w:rPrChange w:id="1337" w:author="Elin Röös" w:date="2025-05-25T19:11:00Z" w16du:dateUtc="2025-05-25T17:11:00Z">
            <w:rPr>
              <w:rStyle w:val="Hyperlnk"/>
              <w:lang w:val="en-US"/>
            </w:rPr>
          </w:rPrChange>
        </w:rPr>
        <w:t>https://www.ema.europa.eu/en/veterinary-regulatory-overview/antimicrobial-resistance-veterinary-medicine/european-surveillance-veterinary-antimicrobial-consumption-esvac-2009-2023</w:t>
      </w:r>
      <w:r w:rsidR="00597BC9">
        <w:rPr>
          <w:rStyle w:val="Hyperlnk"/>
          <w:lang w:val="en-US"/>
        </w:rPr>
        <w:fldChar w:fldCharType="end"/>
      </w:r>
      <w:r w:rsidR="00DA6DD2" w:rsidRPr="00C81090">
        <w:rPr>
          <w:lang w:val="en-GB"/>
          <w:rPrChange w:id="1338" w:author="Elin Röös" w:date="2025-05-25T19:11:00Z" w16du:dateUtc="2025-05-25T17:11:00Z">
            <w:rPr>
              <w:lang w:val="en-US"/>
            </w:rPr>
          </w:rPrChange>
        </w:rPr>
        <w:t xml:space="preserve"> </w:t>
      </w:r>
    </w:p>
    <w:p w14:paraId="49EF8C1B" w14:textId="0BD93927" w:rsidR="00A52C29" w:rsidRPr="00915257" w:rsidRDefault="00A52C29" w:rsidP="002513B9">
      <w:pPr>
        <w:spacing w:line="240" w:lineRule="auto"/>
        <w:ind w:left="567" w:hanging="567"/>
        <w:jc w:val="left"/>
      </w:pPr>
      <w:proofErr w:type="spellStart"/>
      <w:r w:rsidRPr="00217E4C">
        <w:rPr>
          <w:lang w:val="en-GB"/>
        </w:rPr>
        <w:t>euromeat</w:t>
      </w:r>
      <w:proofErr w:type="spellEnd"/>
      <w:r w:rsidRPr="00217E4C">
        <w:rPr>
          <w:lang w:val="en-GB"/>
        </w:rPr>
        <w:t xml:space="preserve">. 2024. Czechs are the biggest consumers of rabbit meat in the EU. </w:t>
      </w:r>
      <w:r w:rsidR="00597BC9">
        <w:fldChar w:fldCharType="begin"/>
      </w:r>
      <w:r w:rsidR="00597BC9" w:rsidRPr="006F01FD">
        <w:rPr>
          <w:lang w:val="en-US"/>
          <w:rPrChange w:id="1339" w:author="Lotta Rydhmer" w:date="2025-05-16T01:40:00Z">
            <w:rPr/>
          </w:rPrChange>
        </w:rPr>
        <w:instrText xml:space="preserve"> HYPERLINK "https://www.euromeatnews.com/Article-Czechs-are-the-biggest-consumers-of-rabbit-meat-in-the-EU/4878" </w:instrText>
      </w:r>
      <w:r w:rsidR="00597BC9">
        <w:fldChar w:fldCharType="separate"/>
      </w:r>
      <w:r w:rsidRPr="00915257">
        <w:rPr>
          <w:rStyle w:val="Hyperlnk"/>
        </w:rPr>
        <w:t>https://www.euromeatnews.com/Article-Czechs-are-the-biggest-consumers-of-rabbit-meat-in-the-EU/4878</w:t>
      </w:r>
      <w:r w:rsidR="00597BC9">
        <w:rPr>
          <w:rStyle w:val="Hyperlnk"/>
        </w:rPr>
        <w:fldChar w:fldCharType="end"/>
      </w:r>
      <w:r w:rsidRPr="00915257">
        <w:t xml:space="preserve"> </w:t>
      </w:r>
    </w:p>
    <w:p w14:paraId="1FC6CE28" w14:textId="5C5F4B73" w:rsidR="00267429" w:rsidRPr="00217E4C" w:rsidRDefault="5B5A985F" w:rsidP="002513B9">
      <w:pPr>
        <w:spacing w:line="240" w:lineRule="auto"/>
        <w:ind w:left="567" w:hanging="567"/>
        <w:jc w:val="left"/>
        <w:rPr>
          <w:lang w:val="en-GB"/>
        </w:rPr>
      </w:pPr>
      <w:r w:rsidRPr="00217E4C">
        <w:rPr>
          <w:lang w:val="en-GB"/>
        </w:rPr>
        <w:t>EU</w:t>
      </w:r>
      <w:r w:rsidR="00325EFF">
        <w:rPr>
          <w:lang w:val="en-GB"/>
        </w:rPr>
        <w:t>.</w:t>
      </w:r>
      <w:r w:rsidR="00325EFF" w:rsidRPr="00217E4C">
        <w:rPr>
          <w:lang w:val="en-GB"/>
        </w:rPr>
        <w:t xml:space="preserve"> </w:t>
      </w:r>
      <w:r w:rsidRPr="00217E4C">
        <w:rPr>
          <w:lang w:val="en-GB"/>
        </w:rPr>
        <w:t xml:space="preserve">2021. Commission Delegated Regulation (EU) 2021/578 of 29 January 2021 supplementing Regulation (EU) 2019/6 of the European Parliament and of the Council with regard </w:t>
      </w:r>
      <w:proofErr w:type="gramStart"/>
      <w:r w:rsidRPr="00217E4C">
        <w:rPr>
          <w:lang w:val="en-GB"/>
        </w:rPr>
        <w:t>to  requirements</w:t>
      </w:r>
      <w:proofErr w:type="gramEnd"/>
      <w:r w:rsidRPr="00217E4C">
        <w:rPr>
          <w:lang w:val="en-GB"/>
        </w:rPr>
        <w:t xml:space="preserve"> for the collection of data on the volume of sales and on the use of antimicrobial medicinal products in animals. European Union. </w:t>
      </w:r>
      <w:r w:rsidR="00597BC9">
        <w:fldChar w:fldCharType="begin"/>
      </w:r>
      <w:r w:rsidR="00597BC9" w:rsidRPr="006F01FD">
        <w:rPr>
          <w:lang w:val="en-US"/>
          <w:rPrChange w:id="1340" w:author="Lotta Rydhmer" w:date="2025-05-16T01:40:00Z">
            <w:rPr/>
          </w:rPrChange>
        </w:rPr>
        <w:instrText xml:space="preserve"> HYPERLINK "https://eur-lex.europa.eu/eli/reg_del/2021/578/oj" \h </w:instrText>
      </w:r>
      <w:r w:rsidR="00597BC9">
        <w:fldChar w:fldCharType="separate"/>
      </w:r>
      <w:r w:rsidRPr="00217E4C">
        <w:rPr>
          <w:rStyle w:val="Hyperlnk"/>
          <w:lang w:val="en-GB"/>
        </w:rPr>
        <w:t>https://eur-lex.europa.eu/eli/reg_del/2021/578/oj</w:t>
      </w:r>
      <w:r w:rsidR="00597BC9">
        <w:rPr>
          <w:rStyle w:val="Hyperlnk"/>
          <w:lang w:val="en-GB"/>
        </w:rPr>
        <w:fldChar w:fldCharType="end"/>
      </w:r>
      <w:r w:rsidRPr="00217E4C">
        <w:rPr>
          <w:lang w:val="en-GB"/>
        </w:rPr>
        <w:t xml:space="preserve"> </w:t>
      </w:r>
    </w:p>
    <w:p w14:paraId="2679F4C2" w14:textId="4EDE6ACB" w:rsidR="00C41BBA" w:rsidRPr="00217E4C" w:rsidRDefault="5B5A985F" w:rsidP="002513B9">
      <w:pPr>
        <w:spacing w:line="240" w:lineRule="auto"/>
        <w:ind w:left="567" w:hanging="567"/>
        <w:jc w:val="left"/>
      </w:pPr>
      <w:r w:rsidRPr="00217E4C">
        <w:rPr>
          <w:lang w:val="en-GB"/>
        </w:rPr>
        <w:t>EU</w:t>
      </w:r>
      <w:r w:rsidR="00325EFF">
        <w:rPr>
          <w:lang w:val="en-GB"/>
        </w:rPr>
        <w:t>.</w:t>
      </w:r>
      <w:r w:rsidR="00325EFF" w:rsidRPr="00217E4C">
        <w:rPr>
          <w:lang w:val="en-GB"/>
        </w:rPr>
        <w:t xml:space="preserve"> </w:t>
      </w:r>
      <w:r w:rsidRPr="00217E4C">
        <w:rPr>
          <w:lang w:val="en-GB"/>
        </w:rPr>
        <w:t xml:space="preserve">2023. Attitudes of Europeans towards animal welfare. </w:t>
      </w:r>
      <w:r w:rsidRPr="00217E4C">
        <w:t>Eurobarometer. 2996 / SP533. https://europa.eu/eurobarometer/surveys/detail/2996</w:t>
      </w:r>
    </w:p>
    <w:p w14:paraId="54CFC2FC" w14:textId="45B3DCCA" w:rsidR="00C41BBA" w:rsidRPr="00217E4C" w:rsidRDefault="5B5A985F" w:rsidP="002513B9">
      <w:pPr>
        <w:spacing w:line="240" w:lineRule="auto"/>
        <w:ind w:left="567" w:hanging="567"/>
        <w:jc w:val="left"/>
        <w:rPr>
          <w:lang w:val="en-GB"/>
        </w:rPr>
      </w:pPr>
      <w:r w:rsidRPr="00217E4C">
        <w:rPr>
          <w:lang w:val="en-GB"/>
        </w:rPr>
        <w:t>EU Council</w:t>
      </w:r>
      <w:r w:rsidR="00325EFF">
        <w:rPr>
          <w:lang w:val="en-GB"/>
        </w:rPr>
        <w:t>.</w:t>
      </w:r>
      <w:r w:rsidR="00325EFF" w:rsidRPr="00217E4C">
        <w:rPr>
          <w:lang w:val="en-GB"/>
        </w:rPr>
        <w:t xml:space="preserve"> </w:t>
      </w:r>
      <w:r w:rsidRPr="00217E4C">
        <w:rPr>
          <w:lang w:val="en-GB"/>
        </w:rPr>
        <w:t xml:space="preserve">1998. Council Directive 98/58/EC of 20 July 1998 concerning the protection of animals kept for farming purposes, 8.8.1998. Council of the European Union. http://data.europa.eu/eli/dir/1998/58/oj </w:t>
      </w:r>
    </w:p>
    <w:p w14:paraId="30E59607" w14:textId="43545D6A" w:rsidR="00C41BBA" w:rsidRPr="00217E4C" w:rsidRDefault="5B5A985F" w:rsidP="002513B9">
      <w:pPr>
        <w:spacing w:line="240" w:lineRule="auto"/>
        <w:ind w:left="567" w:hanging="567"/>
        <w:jc w:val="left"/>
        <w:rPr>
          <w:lang w:val="en-GB"/>
        </w:rPr>
      </w:pPr>
      <w:proofErr w:type="spellStart"/>
      <w:r w:rsidRPr="00217E4C">
        <w:t>Eustachio</w:t>
      </w:r>
      <w:proofErr w:type="spellEnd"/>
      <w:r w:rsidRPr="00217E4C">
        <w:t xml:space="preserve"> Colombo, P., Elinder, L. S., Nykänen, E.-P. A., Patterson, E., Lindroos, A. K., </w:t>
      </w:r>
      <w:proofErr w:type="spellStart"/>
      <w:r w:rsidRPr="00217E4C">
        <w:t>Parlesak</w:t>
      </w:r>
      <w:proofErr w:type="spellEnd"/>
      <w:r w:rsidRPr="00217E4C">
        <w:t xml:space="preserve">, A. 2023. </w:t>
      </w:r>
      <w:r w:rsidRPr="00217E4C">
        <w:rPr>
          <w:lang w:val="en-GB"/>
        </w:rPr>
        <w:t xml:space="preserve">Developing a novel optimisation approach for keeping heterogeneous diets healthy and within planetary boundaries for climate change. </w:t>
      </w:r>
      <w:r w:rsidRPr="00217E4C">
        <w:rPr>
          <w:i/>
          <w:iCs/>
          <w:lang w:val="en-GB"/>
        </w:rPr>
        <w:t xml:space="preserve">European Journal of Clinical Nutrition </w:t>
      </w:r>
      <w:r w:rsidRPr="00217E4C">
        <w:rPr>
          <w:lang w:val="en-GB"/>
        </w:rPr>
        <w:t xml:space="preserve">78, 193–201. </w:t>
      </w:r>
      <w:r w:rsidR="00597BC9">
        <w:fldChar w:fldCharType="begin"/>
      </w:r>
      <w:r w:rsidR="00597BC9" w:rsidRPr="006F01FD">
        <w:rPr>
          <w:lang w:val="en-US"/>
          <w:rPrChange w:id="1341" w:author="Lotta Rydhmer" w:date="2025-05-16T01:40:00Z">
            <w:rPr/>
          </w:rPrChange>
        </w:rPr>
        <w:instrText xml:space="preserve"> HYPERLINK "https://doi.org/10.1038/s41430-%20023-01368-7" \h </w:instrText>
      </w:r>
      <w:r w:rsidR="00597BC9">
        <w:fldChar w:fldCharType="separate"/>
      </w:r>
      <w:r w:rsidRPr="00217E4C">
        <w:rPr>
          <w:rStyle w:val="Hyperlnk"/>
          <w:lang w:val="en-GB"/>
        </w:rPr>
        <w:t>https://doi.org/10.1038/s41430- 023-01368-7</w:t>
      </w:r>
      <w:r w:rsidR="00597BC9">
        <w:rPr>
          <w:rStyle w:val="Hyperlnk"/>
          <w:lang w:val="en-GB"/>
        </w:rPr>
        <w:fldChar w:fldCharType="end"/>
      </w:r>
      <w:r w:rsidRPr="00217E4C">
        <w:rPr>
          <w:lang w:val="en-GB"/>
        </w:rPr>
        <w:t xml:space="preserve"> </w:t>
      </w:r>
    </w:p>
    <w:p w14:paraId="33D56255" w14:textId="4DEA5D61" w:rsidR="006A7A39" w:rsidRPr="00DD3080" w:rsidRDefault="63BBD817" w:rsidP="002513B9">
      <w:pPr>
        <w:spacing w:line="240" w:lineRule="auto"/>
        <w:ind w:left="567" w:hanging="567"/>
        <w:jc w:val="left"/>
        <w:rPr>
          <w:lang w:val="en-US"/>
        </w:rPr>
      </w:pPr>
      <w:r w:rsidRPr="63BBD817">
        <w:rPr>
          <w:lang w:val="en-GB"/>
        </w:rPr>
        <w:t xml:space="preserve">FAO. 2023. FAOSTAT Food Balance Sheet. Food and Agricultural Organization of the United Nations. </w:t>
      </w:r>
      <w:r w:rsidR="00597BC9">
        <w:fldChar w:fldCharType="begin"/>
      </w:r>
      <w:r w:rsidR="00597BC9" w:rsidRPr="006F01FD">
        <w:rPr>
          <w:lang w:val="en-US"/>
          <w:rPrChange w:id="1342" w:author="Lotta Rydhmer" w:date="2025-05-16T01:40:00Z">
            <w:rPr/>
          </w:rPrChange>
        </w:rPr>
        <w:instrText xml:space="preserve"> HYPERLINK "https://www.fao.org/faostat/en/" \l "home" </w:instrText>
      </w:r>
      <w:r w:rsidR="00597BC9">
        <w:fldChar w:fldCharType="separate"/>
      </w:r>
      <w:r w:rsidRPr="00DD3080">
        <w:rPr>
          <w:rStyle w:val="Hyperlnk"/>
          <w:lang w:val="en-US"/>
        </w:rPr>
        <w:t>https://www.fao.org/faostat/en/#home</w:t>
      </w:r>
      <w:r w:rsidR="00597BC9">
        <w:rPr>
          <w:rStyle w:val="Hyperlnk"/>
          <w:lang w:val="en-US"/>
        </w:rPr>
        <w:fldChar w:fldCharType="end"/>
      </w:r>
      <w:r w:rsidRPr="00DD3080">
        <w:rPr>
          <w:lang w:val="en-US"/>
        </w:rPr>
        <w:t xml:space="preserve"> </w:t>
      </w:r>
    </w:p>
    <w:p w14:paraId="79FA33BA" w14:textId="3E8521FA" w:rsidR="63BBD817" w:rsidRPr="00DD3080" w:rsidRDefault="63BBD817" w:rsidP="63BBD817">
      <w:pPr>
        <w:spacing w:line="240" w:lineRule="auto"/>
        <w:ind w:left="567" w:hanging="567"/>
        <w:jc w:val="left"/>
        <w:rPr>
          <w:lang w:val="en-US"/>
        </w:rPr>
      </w:pPr>
      <w:r w:rsidRPr="00DD3080">
        <w:rPr>
          <w:lang w:val="en-US"/>
        </w:rPr>
        <w:t>FAWC. 2009. Farm Animal Welfare in Great Britain: Past, Present and Future. Farm Animal Welfare Council. London, UK. https://assets.publishing.service.gov.uk/media/5a7d89fe40f0b64fe6c24508/Farm_Animal_Welfare_in_Great_Britain_-_Past__Present_and_Future.pdf</w:t>
      </w:r>
    </w:p>
    <w:p w14:paraId="6713A19F" w14:textId="4793CD57" w:rsidR="00195653" w:rsidRDefault="00195653" w:rsidP="002513B9">
      <w:pPr>
        <w:spacing w:line="240" w:lineRule="auto"/>
        <w:ind w:left="567" w:hanging="567"/>
        <w:jc w:val="left"/>
        <w:rPr>
          <w:lang w:val="en-GB"/>
        </w:rPr>
      </w:pPr>
      <w:r w:rsidRPr="00915257">
        <w:rPr>
          <w:lang w:val="fr-FR"/>
        </w:rPr>
        <w:t>Ferroni L</w:t>
      </w:r>
      <w:r w:rsidR="00873938">
        <w:rPr>
          <w:lang w:val="fr-FR"/>
        </w:rPr>
        <w:t>.</w:t>
      </w:r>
      <w:r w:rsidRPr="00915257">
        <w:rPr>
          <w:lang w:val="fr-FR"/>
        </w:rPr>
        <w:t>, Lovito C</w:t>
      </w:r>
      <w:r w:rsidR="00873938">
        <w:rPr>
          <w:lang w:val="fr-FR"/>
        </w:rPr>
        <w:t>.</w:t>
      </w:r>
      <w:r w:rsidRPr="00915257">
        <w:rPr>
          <w:lang w:val="fr-FR"/>
        </w:rPr>
        <w:t>, Scoccia E</w:t>
      </w:r>
      <w:r w:rsidR="00873938">
        <w:rPr>
          <w:lang w:val="fr-FR"/>
        </w:rPr>
        <w:t>.</w:t>
      </w:r>
      <w:r w:rsidRPr="00915257">
        <w:rPr>
          <w:lang w:val="fr-FR"/>
        </w:rPr>
        <w:t>, Dalmonte G</w:t>
      </w:r>
      <w:r w:rsidR="00873938">
        <w:rPr>
          <w:lang w:val="fr-FR"/>
        </w:rPr>
        <w:t>.</w:t>
      </w:r>
      <w:r w:rsidRPr="00915257">
        <w:rPr>
          <w:lang w:val="fr-FR"/>
        </w:rPr>
        <w:t>, Sargenti M</w:t>
      </w:r>
      <w:r w:rsidR="00873938">
        <w:rPr>
          <w:lang w:val="fr-FR"/>
        </w:rPr>
        <w:t>.</w:t>
      </w:r>
      <w:r w:rsidRPr="00915257">
        <w:rPr>
          <w:lang w:val="fr-FR"/>
        </w:rPr>
        <w:t>, Pezzotti G</w:t>
      </w:r>
      <w:r w:rsidR="00873938">
        <w:rPr>
          <w:lang w:val="fr-FR"/>
        </w:rPr>
        <w:t>.</w:t>
      </w:r>
      <w:r w:rsidRPr="00915257">
        <w:rPr>
          <w:lang w:val="fr-FR"/>
        </w:rPr>
        <w:t>, Maresca C</w:t>
      </w:r>
      <w:r w:rsidR="00873938">
        <w:rPr>
          <w:lang w:val="fr-FR"/>
        </w:rPr>
        <w:t>.</w:t>
      </w:r>
      <w:r w:rsidRPr="00915257">
        <w:rPr>
          <w:lang w:val="fr-FR"/>
        </w:rPr>
        <w:t>, Forte C</w:t>
      </w:r>
      <w:r w:rsidR="00873938">
        <w:rPr>
          <w:lang w:val="fr-FR"/>
        </w:rPr>
        <w:t>.</w:t>
      </w:r>
      <w:r w:rsidRPr="00915257">
        <w:rPr>
          <w:lang w:val="fr-FR"/>
        </w:rPr>
        <w:t>, Magistrali C</w:t>
      </w:r>
      <w:r w:rsidR="00873938">
        <w:rPr>
          <w:lang w:val="fr-FR"/>
        </w:rPr>
        <w:t>.</w:t>
      </w:r>
      <w:r w:rsidRPr="00915257">
        <w:rPr>
          <w:lang w:val="fr-FR"/>
        </w:rPr>
        <w:t xml:space="preserve">F. </w:t>
      </w:r>
      <w:r>
        <w:rPr>
          <w:lang w:val="fr-FR"/>
        </w:rPr>
        <w:t xml:space="preserve">2020. </w:t>
      </w:r>
      <w:r w:rsidRPr="00195653">
        <w:rPr>
          <w:lang w:val="en-GB"/>
        </w:rPr>
        <w:t>Antibiotic Consumption on Dairy and Beef Cattle Farms of Central Italy Based on Paper Registers. Antibiotics 9</w:t>
      </w:r>
      <w:r>
        <w:rPr>
          <w:lang w:val="en-GB"/>
        </w:rPr>
        <w:t xml:space="preserve">, </w:t>
      </w:r>
      <w:r w:rsidRPr="00195653">
        <w:rPr>
          <w:lang w:val="en-GB"/>
        </w:rPr>
        <w:t xml:space="preserve">273. </w:t>
      </w:r>
      <w:proofErr w:type="spellStart"/>
      <w:r w:rsidRPr="00195653">
        <w:rPr>
          <w:lang w:val="en-GB"/>
        </w:rPr>
        <w:t>doi</w:t>
      </w:r>
      <w:proofErr w:type="spellEnd"/>
      <w:r w:rsidRPr="00195653">
        <w:rPr>
          <w:lang w:val="en-GB"/>
        </w:rPr>
        <w:t>: 10.3390/antibiotics9050273</w:t>
      </w:r>
    </w:p>
    <w:p w14:paraId="655A7D4F" w14:textId="48650901" w:rsidR="009419A5" w:rsidRPr="00217E4C" w:rsidRDefault="009419A5" w:rsidP="002513B9">
      <w:pPr>
        <w:spacing w:line="240" w:lineRule="auto"/>
        <w:ind w:left="567" w:hanging="567"/>
        <w:jc w:val="left"/>
        <w:rPr>
          <w:lang w:val="en-GB"/>
        </w:rPr>
      </w:pPr>
      <w:r w:rsidRPr="00217E4C">
        <w:rPr>
          <w:lang w:val="en-GB"/>
        </w:rPr>
        <w:t xml:space="preserve">Forster, P., </w:t>
      </w:r>
      <w:proofErr w:type="spellStart"/>
      <w:r w:rsidRPr="00217E4C">
        <w:rPr>
          <w:lang w:val="en-GB"/>
        </w:rPr>
        <w:t>Storelvmo</w:t>
      </w:r>
      <w:proofErr w:type="spellEnd"/>
      <w:r w:rsidRPr="00217E4C">
        <w:rPr>
          <w:lang w:val="en-GB"/>
        </w:rPr>
        <w:t xml:space="preserve">, </w:t>
      </w:r>
      <w:r w:rsidR="004A503E" w:rsidRPr="00217E4C">
        <w:rPr>
          <w:lang w:val="en-GB"/>
        </w:rPr>
        <w:t xml:space="preserve">T., </w:t>
      </w:r>
      <w:r w:rsidRPr="00217E4C">
        <w:rPr>
          <w:lang w:val="en-GB"/>
        </w:rPr>
        <w:t>Armour,</w:t>
      </w:r>
      <w:r w:rsidR="004A503E" w:rsidRPr="00217E4C">
        <w:rPr>
          <w:lang w:val="en-GB"/>
        </w:rPr>
        <w:t xml:space="preserve"> K., </w:t>
      </w:r>
      <w:r w:rsidRPr="00217E4C">
        <w:rPr>
          <w:lang w:val="en-GB"/>
        </w:rPr>
        <w:t>Collins,</w:t>
      </w:r>
      <w:r w:rsidR="004A503E" w:rsidRPr="00217E4C">
        <w:rPr>
          <w:lang w:val="en-GB"/>
        </w:rPr>
        <w:t xml:space="preserve"> W. </w:t>
      </w:r>
      <w:r w:rsidR="004726BA" w:rsidRPr="004726BA">
        <w:rPr>
          <w:i/>
          <w:lang w:val="en-GB"/>
        </w:rPr>
        <w:t>et al.</w:t>
      </w:r>
      <w:r w:rsidR="004A503E" w:rsidRPr="00217E4C">
        <w:rPr>
          <w:lang w:val="en-GB"/>
        </w:rPr>
        <w:t xml:space="preserve"> </w:t>
      </w:r>
      <w:r w:rsidRPr="00217E4C">
        <w:rPr>
          <w:lang w:val="en-GB"/>
        </w:rPr>
        <w:t>2021</w:t>
      </w:r>
      <w:r w:rsidR="00F431DD" w:rsidRPr="00217E4C">
        <w:rPr>
          <w:lang w:val="en-GB"/>
        </w:rPr>
        <w:t>.</w:t>
      </w:r>
      <w:r w:rsidRPr="00217E4C">
        <w:rPr>
          <w:lang w:val="en-GB"/>
        </w:rPr>
        <w:t xml:space="preserve"> The Earth’s Energy Budget, Climate Feedbacks, and Climate Sensitivity. In Climate Change 2021: The Physical Science Basis. Contribution of Working Group I to the Sixth Assessment Report of the Intergovernmental Panel on Climate Change [Masson-Delmotte, V., P. Zhai, A. Pirani, S.L. Connors, C. </w:t>
      </w:r>
      <w:proofErr w:type="spellStart"/>
      <w:r w:rsidRPr="00217E4C">
        <w:rPr>
          <w:lang w:val="en-GB"/>
        </w:rPr>
        <w:t>Péan</w:t>
      </w:r>
      <w:proofErr w:type="spellEnd"/>
      <w:r w:rsidRPr="00217E4C">
        <w:rPr>
          <w:lang w:val="en-GB"/>
        </w:rPr>
        <w:t xml:space="preserve">, S. Berger, N.  </w:t>
      </w:r>
      <w:proofErr w:type="spellStart"/>
      <w:r w:rsidRPr="00217E4C">
        <w:rPr>
          <w:lang w:val="en-GB"/>
        </w:rPr>
        <w:t>Caud</w:t>
      </w:r>
      <w:proofErr w:type="spellEnd"/>
      <w:r w:rsidRPr="00217E4C">
        <w:rPr>
          <w:lang w:val="en-GB"/>
        </w:rPr>
        <w:t xml:space="preserve">, Y. Chen, L. Goldfarb, M.I. Gomis, M. Huang, K. Leitzell, E. </w:t>
      </w:r>
      <w:proofErr w:type="spellStart"/>
      <w:r w:rsidRPr="00217E4C">
        <w:rPr>
          <w:lang w:val="en-GB"/>
        </w:rPr>
        <w:t>Lonnoy</w:t>
      </w:r>
      <w:proofErr w:type="spellEnd"/>
      <w:r w:rsidRPr="00217E4C">
        <w:rPr>
          <w:lang w:val="en-GB"/>
        </w:rPr>
        <w:t xml:space="preserve">, J.B.R. Matthews, T.K. Maycock, T. Waterfield, O. </w:t>
      </w:r>
      <w:proofErr w:type="spellStart"/>
      <w:r w:rsidRPr="00217E4C">
        <w:rPr>
          <w:lang w:val="en-GB"/>
        </w:rPr>
        <w:t>Yelekçi</w:t>
      </w:r>
      <w:proofErr w:type="spellEnd"/>
      <w:r w:rsidRPr="00217E4C">
        <w:rPr>
          <w:lang w:val="en-GB"/>
        </w:rPr>
        <w:t>, R. Yu, and B. Zhou (eds.)]. Cambridge University Press, Cambridge, United Kingdom and New York, NY, USA, pp. 923–1054</w:t>
      </w:r>
      <w:r w:rsidR="00F431DD" w:rsidRPr="00217E4C">
        <w:rPr>
          <w:lang w:val="en-GB"/>
        </w:rPr>
        <w:t>.</w:t>
      </w:r>
      <w:r w:rsidRPr="00217E4C">
        <w:rPr>
          <w:lang w:val="en-GB"/>
        </w:rPr>
        <w:t xml:space="preserve"> </w:t>
      </w:r>
      <w:r w:rsidR="00597BC9">
        <w:fldChar w:fldCharType="begin"/>
      </w:r>
      <w:r w:rsidR="00597BC9" w:rsidRPr="006F01FD">
        <w:rPr>
          <w:lang w:val="en-US"/>
          <w:rPrChange w:id="1343" w:author="Lotta Rydhmer" w:date="2025-05-16T01:40:00Z">
            <w:rPr/>
          </w:rPrChange>
        </w:rPr>
        <w:instrText xml:space="preserve"> HYPERLINK "https://doi.org/10.1017/9781009157896.009" </w:instrText>
      </w:r>
      <w:r w:rsidR="00597BC9">
        <w:fldChar w:fldCharType="separate"/>
      </w:r>
      <w:r w:rsidR="00F431DD" w:rsidRPr="00217E4C">
        <w:rPr>
          <w:rStyle w:val="Hyperlnk"/>
          <w:lang w:val="en-GB"/>
        </w:rPr>
        <w:t>https://doi.org/10.1017/9781009157896.009</w:t>
      </w:r>
      <w:r w:rsidR="00597BC9">
        <w:rPr>
          <w:rStyle w:val="Hyperlnk"/>
          <w:lang w:val="en-GB"/>
        </w:rPr>
        <w:fldChar w:fldCharType="end"/>
      </w:r>
      <w:r w:rsidR="00F431DD" w:rsidRPr="00217E4C">
        <w:rPr>
          <w:lang w:val="en-GB"/>
        </w:rPr>
        <w:t xml:space="preserve"> </w:t>
      </w:r>
    </w:p>
    <w:p w14:paraId="1198EDF7" w14:textId="202A1291" w:rsidR="00BB2FF1" w:rsidRPr="00217E4C" w:rsidRDefault="00BB2FF1" w:rsidP="002513B9">
      <w:pPr>
        <w:spacing w:line="240" w:lineRule="auto"/>
        <w:ind w:left="567" w:hanging="567"/>
        <w:jc w:val="left"/>
        <w:rPr>
          <w:lang w:val="en-GB"/>
        </w:rPr>
      </w:pPr>
      <w:r w:rsidRPr="00217E4C">
        <w:rPr>
          <w:lang w:val="en-GB"/>
        </w:rPr>
        <w:t xml:space="preserve">Francione, G.L. 2010. Animal </w:t>
      </w:r>
      <w:r w:rsidR="00417DB1" w:rsidRPr="00217E4C">
        <w:rPr>
          <w:lang w:val="en-GB"/>
        </w:rPr>
        <w:t>w</w:t>
      </w:r>
      <w:r w:rsidRPr="00217E4C">
        <w:rPr>
          <w:lang w:val="en-GB"/>
        </w:rPr>
        <w:t xml:space="preserve">elfare and the </w:t>
      </w:r>
      <w:r w:rsidR="00417DB1" w:rsidRPr="00217E4C">
        <w:rPr>
          <w:lang w:val="en-GB"/>
        </w:rPr>
        <w:t>m</w:t>
      </w:r>
      <w:r w:rsidRPr="00217E4C">
        <w:rPr>
          <w:lang w:val="en-GB"/>
        </w:rPr>
        <w:t xml:space="preserve">oral </w:t>
      </w:r>
      <w:r w:rsidR="00417DB1" w:rsidRPr="00217E4C">
        <w:rPr>
          <w:lang w:val="en-GB"/>
        </w:rPr>
        <w:t>v</w:t>
      </w:r>
      <w:r w:rsidRPr="00217E4C">
        <w:rPr>
          <w:lang w:val="en-GB"/>
        </w:rPr>
        <w:t xml:space="preserve">alue of </w:t>
      </w:r>
      <w:r w:rsidR="00417DB1" w:rsidRPr="00217E4C">
        <w:rPr>
          <w:lang w:val="en-GB"/>
        </w:rPr>
        <w:t>n</w:t>
      </w:r>
      <w:r w:rsidRPr="00217E4C">
        <w:rPr>
          <w:lang w:val="en-GB"/>
        </w:rPr>
        <w:t xml:space="preserve">onhuman </w:t>
      </w:r>
      <w:r w:rsidR="00417DB1" w:rsidRPr="00217E4C">
        <w:rPr>
          <w:lang w:val="en-GB"/>
        </w:rPr>
        <w:t>a</w:t>
      </w:r>
      <w:r w:rsidRPr="00217E4C">
        <w:rPr>
          <w:lang w:val="en-GB"/>
        </w:rPr>
        <w:t xml:space="preserve">nimals. </w:t>
      </w:r>
      <w:r w:rsidRPr="00217E4C">
        <w:rPr>
          <w:i/>
          <w:iCs/>
          <w:lang w:val="en-GB"/>
        </w:rPr>
        <w:t>Law, Culture and the Humanities</w:t>
      </w:r>
      <w:r w:rsidRPr="00217E4C">
        <w:rPr>
          <w:lang w:val="en-GB"/>
        </w:rPr>
        <w:t xml:space="preserve">, 6(1), 24-36. </w:t>
      </w:r>
      <w:r w:rsidR="00597BC9">
        <w:fldChar w:fldCharType="begin"/>
      </w:r>
      <w:r w:rsidR="00597BC9" w:rsidRPr="006F01FD">
        <w:rPr>
          <w:lang w:val="en-US"/>
          <w:rPrChange w:id="1344" w:author="Lotta Rydhmer" w:date="2025-05-16T01:40:00Z">
            <w:rPr/>
          </w:rPrChange>
        </w:rPr>
        <w:instrText xml:space="preserve"> HYPERLINK "https://doi.org/10.1177/1743872109348989" </w:instrText>
      </w:r>
      <w:r w:rsidR="00597BC9">
        <w:fldChar w:fldCharType="separate"/>
      </w:r>
      <w:r w:rsidRPr="00217E4C">
        <w:rPr>
          <w:rStyle w:val="Hyperlnk"/>
          <w:lang w:val="en-GB"/>
        </w:rPr>
        <w:t>https://doi.org/10.1177/1743872109348989</w:t>
      </w:r>
      <w:r w:rsidR="00597BC9">
        <w:rPr>
          <w:rStyle w:val="Hyperlnk"/>
          <w:lang w:val="en-GB"/>
        </w:rPr>
        <w:fldChar w:fldCharType="end"/>
      </w:r>
      <w:r w:rsidRPr="00217E4C">
        <w:rPr>
          <w:lang w:val="en-GB"/>
        </w:rPr>
        <w:t xml:space="preserve"> </w:t>
      </w:r>
    </w:p>
    <w:p w14:paraId="0A6AA7D2" w14:textId="1D2D9804" w:rsidR="00375670" w:rsidRPr="00217E4C" w:rsidRDefault="00375670" w:rsidP="002513B9">
      <w:pPr>
        <w:spacing w:line="240" w:lineRule="auto"/>
        <w:ind w:left="567" w:hanging="567"/>
        <w:jc w:val="left"/>
        <w:rPr>
          <w:lang w:val="en-GB"/>
        </w:rPr>
      </w:pPr>
      <w:r w:rsidRPr="00217E4C">
        <w:rPr>
          <w:lang w:val="en-GB"/>
        </w:rPr>
        <w:t>Gibbons, M., Crump, A., Barrett, M., Sarlak, S., Birch, J.</w:t>
      </w:r>
      <w:r w:rsidR="00C833A2" w:rsidRPr="00217E4C">
        <w:rPr>
          <w:lang w:val="en-GB"/>
        </w:rPr>
        <w:t xml:space="preserve">, </w:t>
      </w:r>
      <w:proofErr w:type="spellStart"/>
      <w:r w:rsidRPr="00217E4C">
        <w:rPr>
          <w:lang w:val="en-GB"/>
        </w:rPr>
        <w:t>Chittka</w:t>
      </w:r>
      <w:proofErr w:type="spellEnd"/>
      <w:r w:rsidRPr="00217E4C">
        <w:rPr>
          <w:lang w:val="en-GB"/>
        </w:rPr>
        <w:t xml:space="preserve">, L. 2022. Can insects feel pain? A review of the neural and behavioural evidence. </w:t>
      </w:r>
      <w:r w:rsidRPr="00217E4C">
        <w:rPr>
          <w:i/>
          <w:iCs/>
          <w:lang w:val="en-GB"/>
        </w:rPr>
        <w:t>Advances in Insect Physiology</w:t>
      </w:r>
      <w:r w:rsidRPr="00217E4C">
        <w:rPr>
          <w:lang w:val="en-GB"/>
        </w:rPr>
        <w:t xml:space="preserve"> 63</w:t>
      </w:r>
      <w:r w:rsidR="00272D50" w:rsidRPr="00217E4C">
        <w:rPr>
          <w:lang w:val="en-GB"/>
        </w:rPr>
        <w:t xml:space="preserve">, </w:t>
      </w:r>
      <w:r w:rsidRPr="00217E4C">
        <w:rPr>
          <w:lang w:val="en-GB"/>
        </w:rPr>
        <w:t>155–229.</w:t>
      </w:r>
      <w:r w:rsidR="00C833A2" w:rsidRPr="00217E4C">
        <w:rPr>
          <w:lang w:val="en-GB"/>
        </w:rPr>
        <w:t xml:space="preserve"> </w:t>
      </w:r>
      <w:r w:rsidR="00597BC9">
        <w:fldChar w:fldCharType="begin"/>
      </w:r>
      <w:r w:rsidR="00597BC9" w:rsidRPr="006F01FD">
        <w:rPr>
          <w:lang w:val="en-US"/>
          <w:rPrChange w:id="1345" w:author="Lotta Rydhmer" w:date="2025-05-16T01:40:00Z">
            <w:rPr/>
          </w:rPrChange>
        </w:rPr>
        <w:instrText xml:space="preserve"> HYPERLINK "https://doi.org/10.1016/bs.aiip.2022.10.001" \t "_blank" \o "Persistent link using digital object identifier" </w:instrText>
      </w:r>
      <w:r w:rsidR="00597BC9">
        <w:fldChar w:fldCharType="separate"/>
      </w:r>
      <w:r w:rsidR="00C833A2" w:rsidRPr="00217E4C">
        <w:rPr>
          <w:rStyle w:val="Hyperlnk"/>
          <w:lang w:val="en-GB"/>
        </w:rPr>
        <w:t>https://doi.org/10.1016/bs.aiip.2022.10.001</w:t>
      </w:r>
      <w:r w:rsidR="00597BC9">
        <w:rPr>
          <w:rStyle w:val="Hyperlnk"/>
          <w:lang w:val="en-GB"/>
        </w:rPr>
        <w:fldChar w:fldCharType="end"/>
      </w:r>
      <w:r w:rsidR="00C833A2" w:rsidRPr="00217E4C">
        <w:rPr>
          <w:lang w:val="en-GB"/>
        </w:rPr>
        <w:t xml:space="preserve"> </w:t>
      </w:r>
    </w:p>
    <w:p w14:paraId="095554DA" w14:textId="01077B44" w:rsidR="0046174B" w:rsidRDefault="0046174B" w:rsidP="0046174B">
      <w:pPr>
        <w:spacing w:line="240" w:lineRule="auto"/>
        <w:ind w:left="567" w:hanging="567"/>
        <w:jc w:val="left"/>
        <w:rPr>
          <w:ins w:id="1346" w:author="Lotta Rydhmer" w:date="2025-05-22T08:38:00Z"/>
          <w:lang w:val="en-GB"/>
        </w:rPr>
      </w:pPr>
      <w:ins w:id="1347" w:author="Lotta Rydhmer" w:date="2025-05-22T08:39:00Z">
        <w:r w:rsidRPr="0046174B">
          <w:rPr>
            <w:lang w:val="en-GB"/>
          </w:rPr>
          <w:t>Halloran</w:t>
        </w:r>
        <w:r>
          <w:rPr>
            <w:lang w:val="en-GB"/>
          </w:rPr>
          <w:t>,</w:t>
        </w:r>
        <w:r w:rsidRPr="0046174B">
          <w:rPr>
            <w:lang w:val="en-GB"/>
          </w:rPr>
          <w:t xml:space="preserve"> A</w:t>
        </w:r>
        <w:r>
          <w:rPr>
            <w:lang w:val="en-GB"/>
          </w:rPr>
          <w:t>.</w:t>
        </w:r>
        <w:r w:rsidRPr="0046174B">
          <w:rPr>
            <w:lang w:val="en-GB"/>
          </w:rPr>
          <w:t>, Roos</w:t>
        </w:r>
        <w:r>
          <w:rPr>
            <w:lang w:val="en-GB"/>
          </w:rPr>
          <w:t>,</w:t>
        </w:r>
        <w:r w:rsidRPr="0046174B">
          <w:rPr>
            <w:lang w:val="en-GB"/>
          </w:rPr>
          <w:t xml:space="preserve"> N</w:t>
        </w:r>
        <w:r>
          <w:rPr>
            <w:lang w:val="en-GB"/>
          </w:rPr>
          <w:t>.</w:t>
        </w:r>
        <w:r w:rsidRPr="0046174B">
          <w:rPr>
            <w:lang w:val="en-GB"/>
          </w:rPr>
          <w:t>, Eilenberg</w:t>
        </w:r>
        <w:r>
          <w:rPr>
            <w:lang w:val="en-GB"/>
          </w:rPr>
          <w:t>,</w:t>
        </w:r>
        <w:r w:rsidRPr="0046174B">
          <w:rPr>
            <w:lang w:val="en-GB"/>
          </w:rPr>
          <w:t xml:space="preserve"> J</w:t>
        </w:r>
        <w:r>
          <w:rPr>
            <w:lang w:val="en-GB"/>
          </w:rPr>
          <w:t>.</w:t>
        </w:r>
        <w:r w:rsidRPr="0046174B">
          <w:rPr>
            <w:lang w:val="en-GB"/>
          </w:rPr>
          <w:t>, Cerutti</w:t>
        </w:r>
        <w:r>
          <w:rPr>
            <w:lang w:val="en-GB"/>
          </w:rPr>
          <w:t>,</w:t>
        </w:r>
        <w:r w:rsidRPr="0046174B">
          <w:rPr>
            <w:lang w:val="en-GB"/>
          </w:rPr>
          <w:t xml:space="preserve"> A</w:t>
        </w:r>
        <w:r>
          <w:rPr>
            <w:lang w:val="en-GB"/>
          </w:rPr>
          <w:t>.</w:t>
        </w:r>
        <w:r w:rsidRPr="0046174B">
          <w:rPr>
            <w:lang w:val="en-GB"/>
          </w:rPr>
          <w:t>, Bruun</w:t>
        </w:r>
        <w:r>
          <w:rPr>
            <w:lang w:val="en-GB"/>
          </w:rPr>
          <w:t>,</w:t>
        </w:r>
        <w:r w:rsidRPr="0046174B">
          <w:rPr>
            <w:lang w:val="en-GB"/>
          </w:rPr>
          <w:t xml:space="preserve"> S. </w:t>
        </w:r>
        <w:r>
          <w:rPr>
            <w:lang w:val="en-GB"/>
          </w:rPr>
          <w:t xml:space="preserve">2026. </w:t>
        </w:r>
        <w:r w:rsidRPr="0046174B">
          <w:rPr>
            <w:lang w:val="en-GB"/>
          </w:rPr>
          <w:t xml:space="preserve">Life cycle assessment of edible insects for food protein: a review. </w:t>
        </w:r>
      </w:ins>
      <w:ins w:id="1348" w:author="Lotta Rydhmer" w:date="2025-05-22T08:41:00Z">
        <w:r w:rsidR="00135990" w:rsidRPr="00135990">
          <w:rPr>
            <w:lang w:val="en-GB"/>
          </w:rPr>
          <w:t>Agronomy for Sustainable Development</w:t>
        </w:r>
      </w:ins>
      <w:ins w:id="1349" w:author="Lotta Rydhmer" w:date="2025-05-22T08:39:00Z">
        <w:r w:rsidRPr="0046174B">
          <w:rPr>
            <w:lang w:val="en-GB"/>
          </w:rPr>
          <w:t xml:space="preserve"> 36</w:t>
        </w:r>
        <w:r w:rsidR="00135990">
          <w:rPr>
            <w:lang w:val="en-GB"/>
          </w:rPr>
          <w:t xml:space="preserve">, </w:t>
        </w:r>
        <w:r w:rsidRPr="0046174B">
          <w:rPr>
            <w:lang w:val="en-GB"/>
          </w:rPr>
          <w:t xml:space="preserve">57. </w:t>
        </w:r>
        <w:proofErr w:type="spellStart"/>
        <w:r w:rsidRPr="0046174B">
          <w:rPr>
            <w:lang w:val="en-GB"/>
          </w:rPr>
          <w:t>doi</w:t>
        </w:r>
        <w:proofErr w:type="spellEnd"/>
        <w:r w:rsidRPr="0046174B">
          <w:rPr>
            <w:lang w:val="en-GB"/>
          </w:rPr>
          <w:t xml:space="preserve">: 10.1007/s13593-016-0392-8. </w:t>
        </w:r>
      </w:ins>
    </w:p>
    <w:p w14:paraId="77BAC7D5" w14:textId="724CDA08" w:rsidR="00905B9E" w:rsidRPr="00217E4C" w:rsidRDefault="00905B9E" w:rsidP="002513B9">
      <w:pPr>
        <w:spacing w:line="240" w:lineRule="auto"/>
        <w:ind w:left="567" w:hanging="567"/>
        <w:jc w:val="left"/>
        <w:rPr>
          <w:lang w:val="en-GB"/>
        </w:rPr>
      </w:pPr>
      <w:r w:rsidRPr="00217E4C">
        <w:rPr>
          <w:lang w:val="en-GB"/>
        </w:rPr>
        <w:t xml:space="preserve">Hampton, J.O., Hyndman, T.H., Allen, B.L., Fischer, B. 2021 Animal Harms and Food Production: Informing Ethical Choices. </w:t>
      </w:r>
      <w:r w:rsidRPr="00217E4C">
        <w:rPr>
          <w:i/>
          <w:iCs/>
          <w:lang w:val="en-GB"/>
        </w:rPr>
        <w:t>Animals (Basel)</w:t>
      </w:r>
      <w:r w:rsidR="00A94F21" w:rsidRPr="00217E4C">
        <w:rPr>
          <w:i/>
          <w:iCs/>
          <w:lang w:val="en-GB"/>
        </w:rPr>
        <w:t xml:space="preserve"> </w:t>
      </w:r>
      <w:r w:rsidRPr="00217E4C">
        <w:rPr>
          <w:lang w:val="en-GB"/>
        </w:rPr>
        <w:t xml:space="preserve">11(5):1225. </w:t>
      </w:r>
      <w:r w:rsidR="00597BC9">
        <w:fldChar w:fldCharType="begin"/>
      </w:r>
      <w:r w:rsidR="00597BC9" w:rsidRPr="006F01FD">
        <w:rPr>
          <w:lang w:val="en-US"/>
          <w:rPrChange w:id="1350" w:author="Lotta Rydhmer" w:date="2025-05-16T01:40:00Z">
            <w:rPr/>
          </w:rPrChange>
        </w:rPr>
        <w:instrText xml:space="preserve"> HYPERLINK "https://doi.org/10.3390/ani11051225" </w:instrText>
      </w:r>
      <w:r w:rsidR="00597BC9">
        <w:fldChar w:fldCharType="separate"/>
      </w:r>
      <w:r w:rsidR="00A94F21" w:rsidRPr="00217E4C">
        <w:rPr>
          <w:rStyle w:val="Hyperlnk"/>
          <w:lang w:val="en-GB"/>
        </w:rPr>
        <w:t>https://doi.org/10.3390/ani11051225</w:t>
      </w:r>
      <w:r w:rsidR="00597BC9">
        <w:rPr>
          <w:rStyle w:val="Hyperlnk"/>
          <w:lang w:val="en-GB"/>
        </w:rPr>
        <w:fldChar w:fldCharType="end"/>
      </w:r>
      <w:r w:rsidR="00A94F21" w:rsidRPr="00217E4C">
        <w:rPr>
          <w:lang w:val="en-GB"/>
        </w:rPr>
        <w:t xml:space="preserve"> </w:t>
      </w:r>
    </w:p>
    <w:p w14:paraId="1AD9E65A" w14:textId="549BFAE9" w:rsidR="00B735CC" w:rsidRPr="002513B9" w:rsidRDefault="00B735CC" w:rsidP="002513B9">
      <w:pPr>
        <w:spacing w:line="240" w:lineRule="auto"/>
        <w:ind w:left="567" w:hanging="567"/>
        <w:jc w:val="left"/>
      </w:pPr>
      <w:r w:rsidRPr="00217E4C">
        <w:rPr>
          <w:lang w:val="en-GB"/>
        </w:rPr>
        <w:t>Harrison</w:t>
      </w:r>
      <w:r w:rsidR="00BA2162" w:rsidRPr="00217E4C">
        <w:rPr>
          <w:lang w:val="en-GB"/>
        </w:rPr>
        <w:t>,</w:t>
      </w:r>
      <w:r w:rsidRPr="00217E4C">
        <w:rPr>
          <w:lang w:val="en-GB"/>
        </w:rPr>
        <w:t xml:space="preserve"> M</w:t>
      </w:r>
      <w:r w:rsidR="00BA2162" w:rsidRPr="00217E4C">
        <w:rPr>
          <w:lang w:val="en-GB"/>
        </w:rPr>
        <w:t>.</w:t>
      </w:r>
      <w:r w:rsidRPr="00217E4C">
        <w:rPr>
          <w:lang w:val="en-GB"/>
        </w:rPr>
        <w:t>R</w:t>
      </w:r>
      <w:r w:rsidR="00BA2162" w:rsidRPr="00217E4C">
        <w:rPr>
          <w:lang w:val="en-GB"/>
        </w:rPr>
        <w:t>.</w:t>
      </w:r>
      <w:r w:rsidRPr="00217E4C">
        <w:rPr>
          <w:lang w:val="en-GB"/>
        </w:rPr>
        <w:t>, Palma</w:t>
      </w:r>
      <w:r w:rsidR="00BA2162" w:rsidRPr="00217E4C">
        <w:rPr>
          <w:lang w:val="en-GB"/>
        </w:rPr>
        <w:t>,</w:t>
      </w:r>
      <w:r w:rsidRPr="00217E4C">
        <w:rPr>
          <w:lang w:val="en-GB"/>
        </w:rPr>
        <w:t xml:space="preserve"> G</w:t>
      </w:r>
      <w:r w:rsidR="00BA2162" w:rsidRPr="00217E4C">
        <w:rPr>
          <w:lang w:val="en-GB"/>
        </w:rPr>
        <w:t>.</w:t>
      </w:r>
      <w:r w:rsidRPr="00217E4C">
        <w:rPr>
          <w:lang w:val="en-GB"/>
        </w:rPr>
        <w:t>, Buendia</w:t>
      </w:r>
      <w:r w:rsidR="00BA2162" w:rsidRPr="00217E4C">
        <w:rPr>
          <w:lang w:val="en-GB"/>
        </w:rPr>
        <w:t>,</w:t>
      </w:r>
      <w:r w:rsidRPr="00217E4C">
        <w:rPr>
          <w:lang w:val="en-GB"/>
        </w:rPr>
        <w:t xml:space="preserve"> T</w:t>
      </w:r>
      <w:r w:rsidR="00BA2162" w:rsidRPr="00217E4C">
        <w:rPr>
          <w:lang w:val="en-GB"/>
        </w:rPr>
        <w:t>.</w:t>
      </w:r>
      <w:r w:rsidRPr="00217E4C">
        <w:rPr>
          <w:lang w:val="en-GB"/>
        </w:rPr>
        <w:t>, Bueno-</w:t>
      </w:r>
      <w:proofErr w:type="spellStart"/>
      <w:r w:rsidRPr="00217E4C">
        <w:rPr>
          <w:lang w:val="en-GB"/>
        </w:rPr>
        <w:t>Tarodo</w:t>
      </w:r>
      <w:proofErr w:type="spellEnd"/>
      <w:r w:rsidR="00BA2162" w:rsidRPr="00217E4C">
        <w:rPr>
          <w:lang w:val="en-GB"/>
        </w:rPr>
        <w:t>,</w:t>
      </w:r>
      <w:r w:rsidRPr="00217E4C">
        <w:rPr>
          <w:lang w:val="en-GB"/>
        </w:rPr>
        <w:t xml:space="preserve"> M</w:t>
      </w:r>
      <w:r w:rsidR="00BA2162" w:rsidRPr="00217E4C">
        <w:rPr>
          <w:lang w:val="en-GB"/>
        </w:rPr>
        <w:t>.</w:t>
      </w:r>
      <w:r w:rsidRPr="00217E4C">
        <w:rPr>
          <w:lang w:val="en-GB"/>
        </w:rPr>
        <w:t>, Quell</w:t>
      </w:r>
      <w:r w:rsidR="00BA2162" w:rsidRPr="00217E4C">
        <w:rPr>
          <w:lang w:val="en-GB"/>
        </w:rPr>
        <w:t>,</w:t>
      </w:r>
      <w:r w:rsidRPr="00217E4C">
        <w:rPr>
          <w:lang w:val="en-GB"/>
        </w:rPr>
        <w:t xml:space="preserve"> D</w:t>
      </w:r>
      <w:r w:rsidR="00BA2162" w:rsidRPr="00217E4C">
        <w:rPr>
          <w:lang w:val="en-GB"/>
        </w:rPr>
        <w:t>.</w:t>
      </w:r>
      <w:r w:rsidRPr="00217E4C">
        <w:rPr>
          <w:lang w:val="en-GB"/>
        </w:rPr>
        <w:t>, Hachem</w:t>
      </w:r>
      <w:r w:rsidR="00BA2162" w:rsidRPr="00217E4C">
        <w:rPr>
          <w:lang w:val="en-GB"/>
        </w:rPr>
        <w:t>,</w:t>
      </w:r>
      <w:r w:rsidRPr="00217E4C">
        <w:rPr>
          <w:lang w:val="en-GB"/>
        </w:rPr>
        <w:t xml:space="preserve"> F. </w:t>
      </w:r>
      <w:r w:rsidR="00BA2162" w:rsidRPr="00217E4C">
        <w:rPr>
          <w:lang w:val="en-GB"/>
        </w:rPr>
        <w:t>2022</w:t>
      </w:r>
      <w:r w:rsidR="00325EFF">
        <w:rPr>
          <w:lang w:val="en-GB"/>
        </w:rPr>
        <w:t>.</w:t>
      </w:r>
      <w:r w:rsidR="00BA2162" w:rsidRPr="00217E4C">
        <w:rPr>
          <w:lang w:val="en-GB"/>
        </w:rPr>
        <w:t xml:space="preserve"> </w:t>
      </w:r>
      <w:r w:rsidRPr="00217E4C">
        <w:rPr>
          <w:lang w:val="en-GB"/>
        </w:rPr>
        <w:t xml:space="preserve">A scoping review of indicators for sustainable healthy diets. </w:t>
      </w:r>
      <w:r w:rsidRPr="00217E4C">
        <w:rPr>
          <w:i/>
          <w:lang w:val="en-GB"/>
        </w:rPr>
        <w:t>Front</w:t>
      </w:r>
      <w:r w:rsidR="00311148" w:rsidRPr="00217E4C">
        <w:rPr>
          <w:i/>
          <w:lang w:val="en-GB"/>
        </w:rPr>
        <w:t>ier in</w:t>
      </w:r>
      <w:r w:rsidRPr="00217E4C">
        <w:rPr>
          <w:i/>
          <w:lang w:val="en-GB"/>
        </w:rPr>
        <w:t xml:space="preserve"> Sustain</w:t>
      </w:r>
      <w:r w:rsidR="00311148" w:rsidRPr="00217E4C">
        <w:rPr>
          <w:i/>
          <w:lang w:val="en-GB"/>
        </w:rPr>
        <w:t>able</w:t>
      </w:r>
      <w:r w:rsidRPr="00217E4C">
        <w:rPr>
          <w:i/>
          <w:lang w:val="en-GB"/>
        </w:rPr>
        <w:t xml:space="preserve"> Food Syst</w:t>
      </w:r>
      <w:r w:rsidR="00311148" w:rsidRPr="00217E4C">
        <w:rPr>
          <w:i/>
          <w:lang w:val="en-GB"/>
        </w:rPr>
        <w:t>ems</w:t>
      </w:r>
      <w:r w:rsidRPr="00217E4C">
        <w:rPr>
          <w:lang w:val="en-GB"/>
        </w:rPr>
        <w:t xml:space="preserve"> 5: 822263</w:t>
      </w:r>
      <w:r w:rsidR="00311148" w:rsidRPr="00217E4C">
        <w:rPr>
          <w:lang w:val="en-GB"/>
        </w:rPr>
        <w:t xml:space="preserve">. </w:t>
      </w:r>
      <w:r w:rsidR="00597BC9">
        <w:fldChar w:fldCharType="begin"/>
      </w:r>
      <w:r w:rsidR="00597BC9" w:rsidRPr="006F01FD">
        <w:rPr>
          <w:lang w:val="en-US"/>
          <w:rPrChange w:id="1351" w:author="Lotta Rydhmer" w:date="2025-05-16T01:40:00Z">
            <w:rPr/>
          </w:rPrChange>
        </w:rPr>
        <w:instrText xml:space="preserve"> HYPERLINK "https://doi.org/10.3389/fsufs.2021.822263" </w:instrText>
      </w:r>
      <w:r w:rsidR="00597BC9">
        <w:fldChar w:fldCharType="separate"/>
      </w:r>
      <w:r w:rsidR="00E7786C" w:rsidRPr="002513B9">
        <w:rPr>
          <w:rStyle w:val="Hyperlnk"/>
        </w:rPr>
        <w:t>https://doi.org/10.3389/fsufs.2021.822263</w:t>
      </w:r>
      <w:r w:rsidR="00597BC9">
        <w:rPr>
          <w:rStyle w:val="Hyperlnk"/>
        </w:rPr>
        <w:fldChar w:fldCharType="end"/>
      </w:r>
      <w:r w:rsidR="00E7786C" w:rsidRPr="002513B9">
        <w:t xml:space="preserve"> </w:t>
      </w:r>
    </w:p>
    <w:p w14:paraId="17AFD399" w14:textId="5BE4AA17" w:rsidR="00C727E9" w:rsidRPr="00217E4C" w:rsidRDefault="00071AF5" w:rsidP="002513B9">
      <w:pPr>
        <w:spacing w:line="240" w:lineRule="auto"/>
        <w:ind w:left="567" w:hanging="567"/>
        <w:jc w:val="left"/>
        <w:rPr>
          <w:lang w:val="en-GB"/>
        </w:rPr>
      </w:pPr>
      <w:proofErr w:type="spellStart"/>
      <w:r w:rsidRPr="002513B9">
        <w:t>Hebinck</w:t>
      </w:r>
      <w:proofErr w:type="spellEnd"/>
      <w:r w:rsidRPr="002513B9">
        <w:t xml:space="preserve">, A., </w:t>
      </w:r>
      <w:proofErr w:type="spellStart"/>
      <w:r w:rsidRPr="002513B9">
        <w:t>Zurek</w:t>
      </w:r>
      <w:proofErr w:type="spellEnd"/>
      <w:r w:rsidRPr="002513B9">
        <w:t>,</w:t>
      </w:r>
      <w:r w:rsidR="003349A7" w:rsidRPr="002513B9">
        <w:t xml:space="preserve"> M.,</w:t>
      </w:r>
      <w:r w:rsidRPr="002513B9">
        <w:t xml:space="preserve"> </w:t>
      </w:r>
      <w:proofErr w:type="spellStart"/>
      <w:r w:rsidRPr="002513B9">
        <w:t>Achterbosch</w:t>
      </w:r>
      <w:proofErr w:type="spellEnd"/>
      <w:r w:rsidRPr="002513B9">
        <w:t xml:space="preserve">, </w:t>
      </w:r>
      <w:r w:rsidR="003349A7" w:rsidRPr="002513B9">
        <w:t xml:space="preserve">T., </w:t>
      </w:r>
      <w:r w:rsidRPr="002513B9">
        <w:t>Forkman,</w:t>
      </w:r>
      <w:r w:rsidR="003349A7" w:rsidRPr="002513B9">
        <w:t xml:space="preserve"> B.,</w:t>
      </w:r>
      <w:r w:rsidRPr="002513B9">
        <w:t xml:space="preserve"> </w:t>
      </w:r>
      <w:proofErr w:type="spellStart"/>
      <w:r w:rsidRPr="002513B9">
        <w:t>Kuijsten</w:t>
      </w:r>
      <w:proofErr w:type="spellEnd"/>
      <w:r w:rsidRPr="002513B9">
        <w:t>,</w:t>
      </w:r>
      <w:r w:rsidR="003349A7" w:rsidRPr="002513B9">
        <w:t xml:space="preserve"> A.,</w:t>
      </w:r>
      <w:r w:rsidRPr="002513B9">
        <w:t xml:space="preserve"> Kuiper,</w:t>
      </w:r>
      <w:r w:rsidR="003349A7" w:rsidRPr="002513B9">
        <w:t xml:space="preserve"> M.,</w:t>
      </w:r>
      <w:r w:rsidRPr="002513B9">
        <w:t xml:space="preserve"> </w:t>
      </w:r>
      <w:proofErr w:type="spellStart"/>
      <w:r w:rsidRPr="002513B9">
        <w:t>Nørrung</w:t>
      </w:r>
      <w:proofErr w:type="spellEnd"/>
      <w:r w:rsidRPr="002513B9">
        <w:t>,</w:t>
      </w:r>
      <w:r w:rsidR="003349A7" w:rsidRPr="002513B9">
        <w:t xml:space="preserve"> B.,</w:t>
      </w:r>
      <w:r w:rsidRPr="002513B9">
        <w:t xml:space="preserve">  </w:t>
      </w:r>
      <w:proofErr w:type="spellStart"/>
      <w:r w:rsidRPr="002513B9">
        <w:t>van’t</w:t>
      </w:r>
      <w:proofErr w:type="spellEnd"/>
      <w:r w:rsidRPr="002513B9">
        <w:t xml:space="preserve"> </w:t>
      </w:r>
      <w:proofErr w:type="spellStart"/>
      <w:r w:rsidRPr="002513B9">
        <w:t>Veer</w:t>
      </w:r>
      <w:proofErr w:type="spellEnd"/>
      <w:r w:rsidRPr="002513B9">
        <w:t>,</w:t>
      </w:r>
      <w:r w:rsidR="003349A7" w:rsidRPr="002513B9">
        <w:t xml:space="preserve"> P.,</w:t>
      </w:r>
      <w:r w:rsidRPr="002513B9">
        <w:t xml:space="preserve"> </w:t>
      </w:r>
      <w:proofErr w:type="spellStart"/>
      <w:r w:rsidR="003349A7" w:rsidRPr="002513B9">
        <w:t>L</w:t>
      </w:r>
      <w:r w:rsidRPr="002513B9">
        <w:t>eip</w:t>
      </w:r>
      <w:proofErr w:type="spellEnd"/>
      <w:r w:rsidRPr="002513B9">
        <w:t>,</w:t>
      </w:r>
      <w:r w:rsidR="003349A7" w:rsidRPr="002513B9">
        <w:t xml:space="preserve"> A. 2021. </w:t>
      </w:r>
      <w:r w:rsidRPr="00217E4C">
        <w:rPr>
          <w:lang w:val="en-GB"/>
        </w:rPr>
        <w:t>A Sustainability Compass for policy navigation to sustainable food systems</w:t>
      </w:r>
      <w:r w:rsidR="003349A7" w:rsidRPr="00217E4C">
        <w:rPr>
          <w:lang w:val="en-GB"/>
        </w:rPr>
        <w:t xml:space="preserve">. </w:t>
      </w:r>
      <w:r w:rsidR="003349A7" w:rsidRPr="00217E4C">
        <w:rPr>
          <w:i/>
          <w:lang w:val="en-GB"/>
        </w:rPr>
        <w:t>Gl</w:t>
      </w:r>
      <w:r w:rsidRPr="00217E4C">
        <w:rPr>
          <w:i/>
          <w:lang w:val="en-GB"/>
        </w:rPr>
        <w:t>obal Food Security</w:t>
      </w:r>
      <w:r w:rsidRPr="00217E4C">
        <w:rPr>
          <w:lang w:val="en-GB"/>
        </w:rPr>
        <w:t xml:space="preserve"> 29,</w:t>
      </w:r>
      <w:r w:rsidR="003349A7" w:rsidRPr="00217E4C">
        <w:rPr>
          <w:lang w:val="en-GB"/>
        </w:rPr>
        <w:t xml:space="preserve"> </w:t>
      </w:r>
      <w:r w:rsidRPr="00217E4C">
        <w:rPr>
          <w:lang w:val="en-GB"/>
        </w:rPr>
        <w:t>100546</w:t>
      </w:r>
      <w:r w:rsidR="003349A7" w:rsidRPr="00217E4C">
        <w:rPr>
          <w:lang w:val="en-GB"/>
        </w:rPr>
        <w:t xml:space="preserve">. </w:t>
      </w:r>
      <w:r w:rsidR="00597BC9">
        <w:fldChar w:fldCharType="begin"/>
      </w:r>
      <w:r w:rsidR="00597BC9" w:rsidRPr="006F01FD">
        <w:rPr>
          <w:lang w:val="en-US"/>
          <w:rPrChange w:id="1352" w:author="Lotta Rydhmer" w:date="2025-05-16T01:40:00Z">
            <w:rPr/>
          </w:rPrChange>
        </w:rPr>
        <w:instrText xml:space="preserve"> HYPERLINK "https://doi.org/10.1016/j.gfs.2021.100546" </w:instrText>
      </w:r>
      <w:r w:rsidR="00597BC9">
        <w:fldChar w:fldCharType="separate"/>
      </w:r>
      <w:r w:rsidR="003349A7" w:rsidRPr="00217E4C">
        <w:rPr>
          <w:rStyle w:val="Hyperlnk"/>
          <w:lang w:val="en-GB"/>
        </w:rPr>
        <w:t>https://doi.org/10.1016/j.gfs.2021.100546</w:t>
      </w:r>
      <w:r w:rsidR="00597BC9">
        <w:rPr>
          <w:rStyle w:val="Hyperlnk"/>
          <w:lang w:val="en-GB"/>
        </w:rPr>
        <w:fldChar w:fldCharType="end"/>
      </w:r>
      <w:r w:rsidR="003349A7" w:rsidRPr="00217E4C">
        <w:rPr>
          <w:lang w:val="en-GB"/>
        </w:rPr>
        <w:t xml:space="preserve"> </w:t>
      </w:r>
    </w:p>
    <w:p w14:paraId="7B56DCF6" w14:textId="5C55397E" w:rsidR="003F3619" w:rsidRPr="00217E4C" w:rsidRDefault="003F3619" w:rsidP="002513B9">
      <w:pPr>
        <w:spacing w:line="240" w:lineRule="auto"/>
        <w:ind w:left="567" w:hanging="567"/>
        <w:jc w:val="left"/>
        <w:rPr>
          <w:lang w:val="fr-FR"/>
        </w:rPr>
      </w:pPr>
      <w:r w:rsidRPr="00387946">
        <w:rPr>
          <w:lang w:val="en-GB"/>
        </w:rPr>
        <w:t>Herculano-</w:t>
      </w:r>
      <w:proofErr w:type="spellStart"/>
      <w:r w:rsidRPr="00387946">
        <w:rPr>
          <w:lang w:val="en-GB"/>
        </w:rPr>
        <w:t>Houzel</w:t>
      </w:r>
      <w:proofErr w:type="spellEnd"/>
      <w:r w:rsidR="001D15E3" w:rsidRPr="00387946">
        <w:rPr>
          <w:lang w:val="en-GB"/>
        </w:rPr>
        <w:t>, S. 2012. The remarkable, yet not extraordinary, human brain as a scaled-up primate brain and its associated cost</w:t>
      </w:r>
      <w:r w:rsidR="002C436D" w:rsidRPr="00387946">
        <w:rPr>
          <w:lang w:val="en-GB"/>
        </w:rPr>
        <w:t xml:space="preserve">. </w:t>
      </w:r>
      <w:r w:rsidR="002C436D" w:rsidRPr="00217E4C">
        <w:rPr>
          <w:i/>
          <w:iCs/>
          <w:lang w:val="fr-FR"/>
        </w:rPr>
        <w:t xml:space="preserve">PNAS </w:t>
      </w:r>
      <w:r w:rsidR="002C436D" w:rsidRPr="00217E4C">
        <w:rPr>
          <w:lang w:val="fr-FR"/>
        </w:rPr>
        <w:t xml:space="preserve">109 (supplement_1) 10661-10668. </w:t>
      </w:r>
      <w:r w:rsidR="00597BC9">
        <w:fldChar w:fldCharType="begin"/>
      </w:r>
      <w:r w:rsidR="00597BC9" w:rsidRPr="006F01FD">
        <w:rPr>
          <w:lang w:val="fr-FR"/>
          <w:rPrChange w:id="1353" w:author="Lotta Rydhmer" w:date="2025-05-16T01:40:00Z">
            <w:rPr/>
          </w:rPrChange>
        </w:rPr>
        <w:instrText xml:space="preserve"> HYPERLINK "https://doi.org/10.1073/pnas.1201895109" </w:instrText>
      </w:r>
      <w:r w:rsidR="00597BC9">
        <w:fldChar w:fldCharType="separate"/>
      </w:r>
      <w:r w:rsidR="002C436D" w:rsidRPr="00217E4C">
        <w:rPr>
          <w:rStyle w:val="Hyperlnk"/>
          <w:lang w:val="fr-FR"/>
        </w:rPr>
        <w:t>https://doi.org/10.1073/pnas.1201895109</w:t>
      </w:r>
      <w:r w:rsidR="00597BC9">
        <w:rPr>
          <w:rStyle w:val="Hyperlnk"/>
          <w:lang w:val="fr-FR"/>
        </w:rPr>
        <w:fldChar w:fldCharType="end"/>
      </w:r>
      <w:r w:rsidR="002C436D" w:rsidRPr="00217E4C">
        <w:rPr>
          <w:lang w:val="fr-FR"/>
        </w:rPr>
        <w:t xml:space="preserve"> </w:t>
      </w:r>
    </w:p>
    <w:p w14:paraId="0436581A" w14:textId="03BDE272" w:rsidR="00D6126E" w:rsidRPr="00217E4C" w:rsidRDefault="00D6126E" w:rsidP="002513B9">
      <w:pPr>
        <w:spacing w:line="240" w:lineRule="auto"/>
        <w:ind w:left="567" w:hanging="567"/>
        <w:jc w:val="left"/>
      </w:pPr>
      <w:r w:rsidRPr="00217E4C">
        <w:rPr>
          <w:lang w:val="fr-FR"/>
        </w:rPr>
        <w:t>Humphry</w:t>
      </w:r>
      <w:r w:rsidR="003A18BB" w:rsidRPr="00217E4C">
        <w:rPr>
          <w:lang w:val="fr-FR"/>
        </w:rPr>
        <w:t>,</w:t>
      </w:r>
      <w:r w:rsidRPr="00217E4C">
        <w:rPr>
          <w:lang w:val="fr-FR"/>
        </w:rPr>
        <w:t xml:space="preserve"> R</w:t>
      </w:r>
      <w:r w:rsidR="003A18BB" w:rsidRPr="00217E4C">
        <w:rPr>
          <w:lang w:val="fr-FR"/>
        </w:rPr>
        <w:t>.</w:t>
      </w:r>
      <w:r w:rsidRPr="00217E4C">
        <w:rPr>
          <w:lang w:val="fr-FR"/>
        </w:rPr>
        <w:t>W</w:t>
      </w:r>
      <w:r w:rsidR="003A18BB" w:rsidRPr="00217E4C">
        <w:rPr>
          <w:lang w:val="fr-FR"/>
        </w:rPr>
        <w:t>.</w:t>
      </w:r>
      <w:r w:rsidRPr="00217E4C">
        <w:rPr>
          <w:lang w:val="fr-FR"/>
        </w:rPr>
        <w:t>, Henry</w:t>
      </w:r>
      <w:r w:rsidR="003A18BB" w:rsidRPr="00217E4C">
        <w:rPr>
          <w:lang w:val="fr-FR"/>
        </w:rPr>
        <w:t>,</w:t>
      </w:r>
      <w:r w:rsidRPr="00217E4C">
        <w:rPr>
          <w:lang w:val="fr-FR"/>
        </w:rPr>
        <w:t xml:space="preserve"> M</w:t>
      </w:r>
      <w:r w:rsidR="003A18BB" w:rsidRPr="00217E4C">
        <w:rPr>
          <w:lang w:val="fr-FR"/>
        </w:rPr>
        <w:t>.</w:t>
      </w:r>
      <w:r w:rsidRPr="00217E4C">
        <w:rPr>
          <w:lang w:val="fr-FR"/>
        </w:rPr>
        <w:t>K</w:t>
      </w:r>
      <w:r w:rsidR="003A18BB" w:rsidRPr="00217E4C">
        <w:rPr>
          <w:lang w:val="fr-FR"/>
        </w:rPr>
        <w:t>.</w:t>
      </w:r>
      <w:r w:rsidRPr="00217E4C">
        <w:rPr>
          <w:lang w:val="fr-FR"/>
        </w:rPr>
        <w:t>, Reeves</w:t>
      </w:r>
      <w:r w:rsidR="003A18BB" w:rsidRPr="00217E4C">
        <w:rPr>
          <w:lang w:val="fr-FR"/>
        </w:rPr>
        <w:t>,</w:t>
      </w:r>
      <w:r w:rsidRPr="00217E4C">
        <w:rPr>
          <w:lang w:val="fr-FR"/>
        </w:rPr>
        <w:t xml:space="preserve"> A</w:t>
      </w:r>
      <w:r w:rsidR="003A18BB" w:rsidRPr="00217E4C">
        <w:rPr>
          <w:lang w:val="fr-FR"/>
        </w:rPr>
        <w:t>.</w:t>
      </w:r>
      <w:r w:rsidRPr="00217E4C">
        <w:rPr>
          <w:lang w:val="fr-FR"/>
        </w:rPr>
        <w:t xml:space="preserve"> </w:t>
      </w:r>
      <w:r w:rsidR="004726BA" w:rsidRPr="004726BA">
        <w:rPr>
          <w:i/>
          <w:lang w:val="fr-FR"/>
        </w:rPr>
        <w:t>et al.</w:t>
      </w:r>
      <w:r w:rsidRPr="00217E4C">
        <w:rPr>
          <w:lang w:val="fr-FR"/>
        </w:rPr>
        <w:t xml:space="preserve"> 2021. </w:t>
      </w:r>
      <w:r w:rsidRPr="00217E4C">
        <w:rPr>
          <w:lang w:val="en-GB"/>
        </w:rPr>
        <w:t xml:space="preserve">Estimating antimicrobial usage based on sales to beef and dairy farms from UK veterinary practices. </w:t>
      </w:r>
      <w:r w:rsidRPr="00620F46">
        <w:rPr>
          <w:i/>
          <w:iCs/>
        </w:rPr>
        <w:t>Vet Rec</w:t>
      </w:r>
      <w:r w:rsidR="00BF1645" w:rsidRPr="00620F46">
        <w:rPr>
          <w:i/>
          <w:iCs/>
        </w:rPr>
        <w:t>ord</w:t>
      </w:r>
      <w:r w:rsidR="00BF1645" w:rsidRPr="00620F46">
        <w:t xml:space="preserve"> </w:t>
      </w:r>
      <w:r w:rsidR="003A18BB" w:rsidRPr="00620F46">
        <w:t xml:space="preserve">189(1), </w:t>
      </w:r>
      <w:r w:rsidRPr="00620F46">
        <w:t xml:space="preserve">e28. </w:t>
      </w:r>
      <w:hyperlink r:id="rId24" w:history="1">
        <w:r w:rsidR="00FD4408" w:rsidRPr="00217E4C">
          <w:rPr>
            <w:rStyle w:val="Hyperlnk"/>
          </w:rPr>
          <w:t>https://doi.org/10.1002/vetr.28</w:t>
        </w:r>
      </w:hyperlink>
      <w:r w:rsidR="00FD4408" w:rsidRPr="00217E4C">
        <w:t xml:space="preserve"> </w:t>
      </w:r>
    </w:p>
    <w:p w14:paraId="6C388988" w14:textId="2156EA50" w:rsidR="001A1811" w:rsidRPr="00217E4C" w:rsidRDefault="001A1811" w:rsidP="002513B9">
      <w:pPr>
        <w:spacing w:line="240" w:lineRule="auto"/>
        <w:ind w:left="567" w:hanging="567"/>
        <w:jc w:val="left"/>
        <w:rPr>
          <w:lang w:val="en-GB"/>
        </w:rPr>
      </w:pPr>
      <w:r w:rsidRPr="00217E4C">
        <w:t xml:space="preserve">Karlsson-Potter, H., Röös, E. </w:t>
      </w:r>
      <w:r w:rsidR="00036810" w:rsidRPr="00217E4C">
        <w:t xml:space="preserve">2021. </w:t>
      </w:r>
      <w:r w:rsidR="00036810" w:rsidRPr="00217E4C">
        <w:rPr>
          <w:lang w:val="en-GB"/>
        </w:rPr>
        <w:t>Multi-criteria evaluation of plant-based foods –use of environmental footprint and LCA data for consumer guidance</w:t>
      </w:r>
      <w:r w:rsidR="0066276A" w:rsidRPr="00217E4C">
        <w:rPr>
          <w:i/>
          <w:iCs/>
          <w:lang w:val="en-GB"/>
        </w:rPr>
        <w:t xml:space="preserve">. Journal of Cleaner Production </w:t>
      </w:r>
      <w:r w:rsidR="0066276A" w:rsidRPr="00217E4C">
        <w:rPr>
          <w:lang w:val="en-GB"/>
        </w:rPr>
        <w:t>280(1), 124721.</w:t>
      </w:r>
      <w:r w:rsidR="00916CED" w:rsidRPr="00217E4C">
        <w:rPr>
          <w:lang w:val="en-GB"/>
        </w:rPr>
        <w:t xml:space="preserve"> </w:t>
      </w:r>
      <w:r w:rsidR="00597BC9">
        <w:fldChar w:fldCharType="begin"/>
      </w:r>
      <w:r w:rsidR="00597BC9" w:rsidRPr="006F01FD">
        <w:rPr>
          <w:lang w:val="en-US"/>
          <w:rPrChange w:id="1354" w:author="Lotta Rydhmer" w:date="2025-05-16T01:40:00Z">
            <w:rPr/>
          </w:rPrChange>
        </w:rPr>
        <w:instrText xml:space="preserve"> HYPERLINK "https://doi.org/10.1016/j.jclepro.2020.124721" </w:instrText>
      </w:r>
      <w:r w:rsidR="00597BC9">
        <w:fldChar w:fldCharType="separate"/>
      </w:r>
      <w:r w:rsidR="00916CED" w:rsidRPr="00217E4C">
        <w:rPr>
          <w:rStyle w:val="Hyperlnk"/>
          <w:lang w:val="en-GB"/>
        </w:rPr>
        <w:t>https://doi.org/10.1016/j.jclepro.2020.124721</w:t>
      </w:r>
      <w:r w:rsidR="00597BC9">
        <w:rPr>
          <w:rStyle w:val="Hyperlnk"/>
          <w:lang w:val="en-GB"/>
        </w:rPr>
        <w:fldChar w:fldCharType="end"/>
      </w:r>
      <w:r w:rsidR="00916CED" w:rsidRPr="00217E4C">
        <w:rPr>
          <w:lang w:val="en-GB"/>
        </w:rPr>
        <w:t xml:space="preserve"> </w:t>
      </w:r>
    </w:p>
    <w:p w14:paraId="06B7E93B" w14:textId="72BDF3A2" w:rsidR="00161F12" w:rsidRPr="00217E4C" w:rsidRDefault="00161F12" w:rsidP="002513B9">
      <w:pPr>
        <w:spacing w:line="240" w:lineRule="auto"/>
        <w:ind w:left="567" w:hanging="567"/>
        <w:jc w:val="left"/>
        <w:rPr>
          <w:lang w:val="en-GB"/>
        </w:rPr>
      </w:pPr>
      <w:r w:rsidRPr="00217E4C">
        <w:rPr>
          <w:lang w:val="en-GB"/>
        </w:rPr>
        <w:t xml:space="preserve">Keeling, L. 2005. Healthy and Happy: Animal Welfare as an Integral Part of Sustainable Agriculture. </w:t>
      </w:r>
      <w:r w:rsidRPr="00217E4C">
        <w:rPr>
          <w:i/>
          <w:iCs/>
          <w:lang w:val="en-GB"/>
        </w:rPr>
        <w:t xml:space="preserve">AMBIO: A Journal of the Human Environment </w:t>
      </w:r>
      <w:r w:rsidRPr="00217E4C">
        <w:rPr>
          <w:lang w:val="en-GB"/>
        </w:rPr>
        <w:t xml:space="preserve">34(4), 316-319. </w:t>
      </w:r>
      <w:r w:rsidR="00597BC9">
        <w:fldChar w:fldCharType="begin"/>
      </w:r>
      <w:r w:rsidR="00597BC9" w:rsidRPr="006F01FD">
        <w:rPr>
          <w:lang w:val="en-US"/>
          <w:rPrChange w:id="1355" w:author="Lotta Rydhmer" w:date="2025-05-16T01:40:00Z">
            <w:rPr/>
          </w:rPrChange>
        </w:rPr>
        <w:instrText xml:space="preserve"> HYPERLINK "https://doi.org/10.1579/0044-7447-34.4.316" </w:instrText>
      </w:r>
      <w:r w:rsidR="00597BC9">
        <w:fldChar w:fldCharType="separate"/>
      </w:r>
      <w:r w:rsidRPr="00217E4C">
        <w:rPr>
          <w:rStyle w:val="Hyperlnk"/>
          <w:lang w:val="en-GB"/>
        </w:rPr>
        <w:t>https://doi.org/10.1579/0044-7447-34.4.316</w:t>
      </w:r>
      <w:r w:rsidR="00597BC9">
        <w:rPr>
          <w:rStyle w:val="Hyperlnk"/>
          <w:lang w:val="en-GB"/>
        </w:rPr>
        <w:fldChar w:fldCharType="end"/>
      </w:r>
      <w:r w:rsidRPr="00217E4C">
        <w:rPr>
          <w:lang w:val="en-GB"/>
        </w:rPr>
        <w:t xml:space="preserve"> </w:t>
      </w:r>
    </w:p>
    <w:p w14:paraId="360B5652" w14:textId="1D31270E" w:rsidR="00C56B82" w:rsidRPr="00217E4C" w:rsidRDefault="00C56B82" w:rsidP="002513B9">
      <w:pPr>
        <w:spacing w:line="240" w:lineRule="auto"/>
        <w:ind w:left="567" w:hanging="567"/>
        <w:jc w:val="left"/>
        <w:rPr>
          <w:lang w:val="en-GB"/>
        </w:rPr>
      </w:pPr>
      <w:r w:rsidRPr="00217E4C">
        <w:rPr>
          <w:lang w:val="en-GB"/>
        </w:rPr>
        <w:t>Keeling, L.</w:t>
      </w:r>
      <w:r w:rsidR="00EB7A8C" w:rsidRPr="00217E4C">
        <w:rPr>
          <w:lang w:val="en-GB"/>
        </w:rPr>
        <w:t xml:space="preserve">, </w:t>
      </w:r>
      <w:proofErr w:type="spellStart"/>
      <w:r w:rsidR="003B0EF9" w:rsidRPr="00217E4C">
        <w:rPr>
          <w:lang w:val="en-GB"/>
        </w:rPr>
        <w:t>Tunón</w:t>
      </w:r>
      <w:proofErr w:type="spellEnd"/>
      <w:r w:rsidR="00EB7A8C" w:rsidRPr="00217E4C">
        <w:rPr>
          <w:lang w:val="en-GB"/>
        </w:rPr>
        <w:t>,</w:t>
      </w:r>
      <w:r w:rsidR="003B0EF9" w:rsidRPr="00217E4C">
        <w:rPr>
          <w:lang w:val="en-GB"/>
        </w:rPr>
        <w:t xml:space="preserve"> H</w:t>
      </w:r>
      <w:r w:rsidR="00EB7A8C" w:rsidRPr="00217E4C">
        <w:rPr>
          <w:lang w:val="en-GB"/>
        </w:rPr>
        <w:t>.</w:t>
      </w:r>
      <w:r w:rsidR="003B0EF9" w:rsidRPr="00217E4C">
        <w:rPr>
          <w:lang w:val="en-GB"/>
        </w:rPr>
        <w:t>, Olmos Antillón</w:t>
      </w:r>
      <w:r w:rsidR="00435A94" w:rsidRPr="00217E4C">
        <w:rPr>
          <w:lang w:val="en-GB"/>
        </w:rPr>
        <w:t>,</w:t>
      </w:r>
      <w:r w:rsidR="003B0EF9" w:rsidRPr="00217E4C">
        <w:rPr>
          <w:lang w:val="en-GB"/>
        </w:rPr>
        <w:t xml:space="preserve"> G</w:t>
      </w:r>
      <w:r w:rsidR="00435A94" w:rsidRPr="00217E4C">
        <w:rPr>
          <w:lang w:val="en-GB"/>
        </w:rPr>
        <w:t>.</w:t>
      </w:r>
      <w:r w:rsidR="003B0EF9" w:rsidRPr="00217E4C">
        <w:rPr>
          <w:lang w:val="en-GB"/>
        </w:rPr>
        <w:t>, Berg</w:t>
      </w:r>
      <w:r w:rsidR="00435A94" w:rsidRPr="00217E4C">
        <w:rPr>
          <w:lang w:val="en-GB"/>
        </w:rPr>
        <w:t>, C.</w:t>
      </w:r>
      <w:r w:rsidR="003B0EF9" w:rsidRPr="00217E4C">
        <w:rPr>
          <w:lang w:val="en-GB"/>
        </w:rPr>
        <w:t>, Jones</w:t>
      </w:r>
      <w:r w:rsidR="00544A11" w:rsidRPr="00217E4C">
        <w:rPr>
          <w:lang w:val="en-GB"/>
        </w:rPr>
        <w:t>,</w:t>
      </w:r>
      <w:r w:rsidR="003B0EF9" w:rsidRPr="00217E4C">
        <w:rPr>
          <w:lang w:val="en-GB"/>
        </w:rPr>
        <w:t xml:space="preserve"> M</w:t>
      </w:r>
      <w:r w:rsidR="00544A11" w:rsidRPr="00217E4C">
        <w:rPr>
          <w:lang w:val="en-GB"/>
        </w:rPr>
        <w:t>.</w:t>
      </w:r>
      <w:r w:rsidR="00BE3416" w:rsidRPr="00217E4C">
        <w:rPr>
          <w:lang w:val="en-GB"/>
        </w:rPr>
        <w:t xml:space="preserve"> </w:t>
      </w:r>
      <w:r w:rsidR="004726BA" w:rsidRPr="004726BA">
        <w:rPr>
          <w:i/>
          <w:lang w:val="en-GB"/>
        </w:rPr>
        <w:t>et al.</w:t>
      </w:r>
      <w:r w:rsidR="00BE3416" w:rsidRPr="00217E4C">
        <w:rPr>
          <w:lang w:val="en-GB"/>
        </w:rPr>
        <w:t xml:space="preserve"> 2019. A</w:t>
      </w:r>
      <w:r w:rsidR="003B0EF9" w:rsidRPr="00217E4C">
        <w:rPr>
          <w:lang w:val="en-GB"/>
        </w:rPr>
        <w:t xml:space="preserve">nimal </w:t>
      </w:r>
      <w:r w:rsidR="00066E27" w:rsidRPr="00217E4C">
        <w:rPr>
          <w:lang w:val="en-GB"/>
        </w:rPr>
        <w:t>w</w:t>
      </w:r>
      <w:r w:rsidR="003B0EF9" w:rsidRPr="00217E4C">
        <w:rPr>
          <w:lang w:val="en-GB"/>
        </w:rPr>
        <w:t xml:space="preserve">elfare and the </w:t>
      </w:r>
      <w:r w:rsidR="00020FB4" w:rsidRPr="00217E4C">
        <w:rPr>
          <w:lang w:val="en-GB"/>
        </w:rPr>
        <w:t>United Nations</w:t>
      </w:r>
      <w:r w:rsidR="003B0EF9" w:rsidRPr="00217E4C">
        <w:rPr>
          <w:lang w:val="en-GB"/>
        </w:rPr>
        <w:t xml:space="preserve"> </w:t>
      </w:r>
      <w:r w:rsidR="00066E27" w:rsidRPr="00217E4C">
        <w:rPr>
          <w:lang w:val="en-GB"/>
        </w:rPr>
        <w:t>s</w:t>
      </w:r>
      <w:r w:rsidR="003B0EF9" w:rsidRPr="00217E4C">
        <w:rPr>
          <w:lang w:val="en-GB"/>
        </w:rPr>
        <w:t xml:space="preserve">ustainable </w:t>
      </w:r>
      <w:r w:rsidR="00066E27" w:rsidRPr="00217E4C">
        <w:rPr>
          <w:lang w:val="en-GB"/>
        </w:rPr>
        <w:t>d</w:t>
      </w:r>
      <w:r w:rsidR="003B0EF9" w:rsidRPr="00217E4C">
        <w:rPr>
          <w:lang w:val="en-GB"/>
        </w:rPr>
        <w:t xml:space="preserve">evelopment </w:t>
      </w:r>
      <w:r w:rsidR="00066E27" w:rsidRPr="00217E4C">
        <w:rPr>
          <w:lang w:val="en-GB"/>
        </w:rPr>
        <w:t>g</w:t>
      </w:r>
      <w:r w:rsidR="003B0EF9" w:rsidRPr="00217E4C">
        <w:rPr>
          <w:lang w:val="en-GB"/>
        </w:rPr>
        <w:t>oals</w:t>
      </w:r>
      <w:r w:rsidR="009F7508" w:rsidRPr="00217E4C">
        <w:rPr>
          <w:lang w:val="en-GB"/>
        </w:rPr>
        <w:t xml:space="preserve">. </w:t>
      </w:r>
      <w:r w:rsidR="003B0EF9" w:rsidRPr="00217E4C">
        <w:rPr>
          <w:i/>
          <w:iCs/>
          <w:lang w:val="en-GB"/>
        </w:rPr>
        <w:t>Frontiers in Veterinary Science</w:t>
      </w:r>
      <w:r w:rsidR="00066E27" w:rsidRPr="00217E4C">
        <w:rPr>
          <w:i/>
          <w:iCs/>
          <w:lang w:val="en-GB"/>
        </w:rPr>
        <w:t xml:space="preserve"> </w:t>
      </w:r>
      <w:r w:rsidR="003B0EF9" w:rsidRPr="00217E4C">
        <w:rPr>
          <w:lang w:val="en-GB"/>
        </w:rPr>
        <w:t>6</w:t>
      </w:r>
      <w:r w:rsidR="00807C68" w:rsidRPr="00217E4C">
        <w:rPr>
          <w:lang w:val="en-GB"/>
        </w:rPr>
        <w:t>, 336</w:t>
      </w:r>
      <w:r w:rsidR="002A7630" w:rsidRPr="00217E4C">
        <w:rPr>
          <w:lang w:val="en-GB"/>
        </w:rPr>
        <w:t xml:space="preserve">. </w:t>
      </w:r>
      <w:r w:rsidR="00597BC9">
        <w:fldChar w:fldCharType="begin"/>
      </w:r>
      <w:r w:rsidR="00597BC9" w:rsidRPr="006F01FD">
        <w:rPr>
          <w:lang w:val="en-US"/>
          <w:rPrChange w:id="1356" w:author="Lotta Rydhmer" w:date="2025-05-16T01:40:00Z">
            <w:rPr/>
          </w:rPrChange>
        </w:rPr>
        <w:instrText xml:space="preserve"> HYPERLINK "https://doi.org/10.3389/fvets.2019.00336" </w:instrText>
      </w:r>
      <w:r w:rsidR="00597BC9">
        <w:fldChar w:fldCharType="separate"/>
      </w:r>
      <w:r w:rsidR="00020FB4" w:rsidRPr="00217E4C">
        <w:rPr>
          <w:rStyle w:val="Hyperlnk"/>
          <w:lang w:val="en-GB"/>
        </w:rPr>
        <w:t>https://doi.org/10.3389/fvets.2019.00336</w:t>
      </w:r>
      <w:r w:rsidR="00597BC9">
        <w:rPr>
          <w:rStyle w:val="Hyperlnk"/>
          <w:lang w:val="en-GB"/>
        </w:rPr>
        <w:fldChar w:fldCharType="end"/>
      </w:r>
      <w:r w:rsidR="00020FB4" w:rsidRPr="00217E4C">
        <w:rPr>
          <w:lang w:val="en-GB"/>
        </w:rPr>
        <w:t xml:space="preserve"> </w:t>
      </w:r>
    </w:p>
    <w:p w14:paraId="3DBC2F93" w14:textId="746BB019" w:rsidR="00F97B7A" w:rsidRPr="00217E4C" w:rsidRDefault="00F97B7A" w:rsidP="002513B9">
      <w:pPr>
        <w:spacing w:line="240" w:lineRule="auto"/>
        <w:ind w:left="567" w:hanging="567"/>
        <w:jc w:val="left"/>
        <w:rPr>
          <w:lang w:val="fr-FR"/>
        </w:rPr>
      </w:pPr>
      <w:r w:rsidRPr="0032279E">
        <w:rPr>
          <w:lang w:val="en-US"/>
        </w:rPr>
        <w:t>Lanzoni, L.</w:t>
      </w:r>
      <w:r w:rsidR="00CD5799" w:rsidRPr="0032279E">
        <w:rPr>
          <w:lang w:val="en-US"/>
        </w:rPr>
        <w:t>,</w:t>
      </w:r>
      <w:r w:rsidRPr="0032279E">
        <w:rPr>
          <w:lang w:val="en-US"/>
        </w:rPr>
        <w:t xml:space="preserve"> </w:t>
      </w:r>
      <w:proofErr w:type="spellStart"/>
      <w:r w:rsidRPr="0032279E">
        <w:rPr>
          <w:lang w:val="en-US"/>
        </w:rPr>
        <w:t>Whatford</w:t>
      </w:r>
      <w:proofErr w:type="spellEnd"/>
      <w:r w:rsidRPr="0032279E">
        <w:rPr>
          <w:lang w:val="en-US"/>
        </w:rPr>
        <w:t xml:space="preserve">, </w:t>
      </w:r>
      <w:r w:rsidR="00CD5799" w:rsidRPr="0032279E">
        <w:rPr>
          <w:lang w:val="en-US"/>
        </w:rPr>
        <w:t xml:space="preserve">L., </w:t>
      </w:r>
      <w:r w:rsidRPr="0032279E">
        <w:rPr>
          <w:lang w:val="en-US"/>
        </w:rPr>
        <w:t xml:space="preserve">Atzori, </w:t>
      </w:r>
      <w:r w:rsidR="00CD5799" w:rsidRPr="0032279E">
        <w:rPr>
          <w:lang w:val="en-US"/>
        </w:rPr>
        <w:t xml:space="preserve">A.S. </w:t>
      </w:r>
      <w:r w:rsidR="004726BA" w:rsidRPr="0032279E">
        <w:rPr>
          <w:i/>
          <w:lang w:val="en-US"/>
        </w:rPr>
        <w:t>et al.</w:t>
      </w:r>
      <w:r w:rsidR="00CD5799" w:rsidRPr="0032279E">
        <w:rPr>
          <w:lang w:val="en-US"/>
        </w:rPr>
        <w:t xml:space="preserve"> 2023. </w:t>
      </w:r>
      <w:r w:rsidR="00CD5799" w:rsidRPr="00217E4C">
        <w:rPr>
          <w:lang w:val="en-GB"/>
        </w:rPr>
        <w:t>R</w:t>
      </w:r>
      <w:r w:rsidRPr="00217E4C">
        <w:rPr>
          <w:lang w:val="en-GB"/>
        </w:rPr>
        <w:t>eview: The challenge to integrate animal welfare indicators into the Life Cycle Assessment</w:t>
      </w:r>
      <w:r w:rsidR="00CD5799" w:rsidRPr="00217E4C">
        <w:rPr>
          <w:lang w:val="en-GB"/>
        </w:rPr>
        <w:t xml:space="preserve">. </w:t>
      </w:r>
      <w:r w:rsidRPr="00217E4C">
        <w:rPr>
          <w:i/>
          <w:iCs/>
          <w:lang w:val="en-GB"/>
        </w:rPr>
        <w:t>animal</w:t>
      </w:r>
      <w:r w:rsidRPr="00217E4C">
        <w:rPr>
          <w:lang w:val="en-GB"/>
        </w:rPr>
        <w:t xml:space="preserve"> 17</w:t>
      </w:r>
      <w:r w:rsidR="00CD5799" w:rsidRPr="00217E4C">
        <w:rPr>
          <w:lang w:val="en-GB"/>
        </w:rPr>
        <w:t>(5)</w:t>
      </w:r>
      <w:r w:rsidRPr="00217E4C">
        <w:rPr>
          <w:lang w:val="en-GB"/>
        </w:rPr>
        <w:t>,</w:t>
      </w:r>
      <w:r w:rsidR="00CD5799" w:rsidRPr="00217E4C">
        <w:rPr>
          <w:lang w:val="en-GB"/>
        </w:rPr>
        <w:t xml:space="preserve"> </w:t>
      </w:r>
      <w:r w:rsidRPr="00217E4C">
        <w:rPr>
          <w:lang w:val="en-GB"/>
        </w:rPr>
        <w:t>100794</w:t>
      </w:r>
      <w:r w:rsidR="00CD5799" w:rsidRPr="00217E4C">
        <w:rPr>
          <w:lang w:val="en-GB"/>
        </w:rPr>
        <w:t xml:space="preserve">. </w:t>
      </w:r>
      <w:r w:rsidR="00597BC9">
        <w:fldChar w:fldCharType="begin"/>
      </w:r>
      <w:r w:rsidR="00597BC9" w:rsidRPr="006F01FD">
        <w:rPr>
          <w:lang w:val="en-US"/>
          <w:rPrChange w:id="1357" w:author="Lotta Rydhmer" w:date="2025-05-16T01:40:00Z">
            <w:rPr/>
          </w:rPrChange>
        </w:rPr>
        <w:instrText xml:space="preserve"> HYPERLINK "https://doi.org/10.1016/j.animal.2023.100794" </w:instrText>
      </w:r>
      <w:r w:rsidR="00597BC9">
        <w:fldChar w:fldCharType="separate"/>
      </w:r>
      <w:r w:rsidR="00CD5799" w:rsidRPr="00217E4C">
        <w:rPr>
          <w:rStyle w:val="Hyperlnk"/>
          <w:lang w:val="fr-FR"/>
        </w:rPr>
        <w:t>https://doi.org/10.1016/j.animal.2023.100794</w:t>
      </w:r>
      <w:r w:rsidR="00597BC9">
        <w:rPr>
          <w:rStyle w:val="Hyperlnk"/>
          <w:lang w:val="fr-FR"/>
        </w:rPr>
        <w:fldChar w:fldCharType="end"/>
      </w:r>
      <w:r w:rsidR="00CD5799" w:rsidRPr="00217E4C">
        <w:rPr>
          <w:lang w:val="fr-FR"/>
        </w:rPr>
        <w:t xml:space="preserve"> </w:t>
      </w:r>
    </w:p>
    <w:p w14:paraId="21A47243" w14:textId="654DDF92" w:rsidR="007C1260" w:rsidRPr="00217E4C" w:rsidRDefault="007C1260" w:rsidP="002513B9">
      <w:pPr>
        <w:spacing w:line="240" w:lineRule="auto"/>
        <w:ind w:left="567" w:hanging="567"/>
        <w:jc w:val="left"/>
        <w:rPr>
          <w:lang w:val="en-GB"/>
        </w:rPr>
      </w:pPr>
      <w:r w:rsidRPr="00217E4C">
        <w:rPr>
          <w:lang w:val="fr-FR"/>
        </w:rPr>
        <w:t xml:space="preserve">Lima, T., Dominques, S., </w:t>
      </w:r>
      <w:r w:rsidR="00EE641E" w:rsidRPr="00217E4C">
        <w:rPr>
          <w:lang w:val="fr-FR"/>
        </w:rPr>
        <w:t xml:space="preserve">Jorge </w:t>
      </w:r>
      <w:r w:rsidRPr="00217E4C">
        <w:rPr>
          <w:lang w:val="fr-FR"/>
        </w:rPr>
        <w:t>Da Silv</w:t>
      </w:r>
      <w:r w:rsidR="00EE641E" w:rsidRPr="00217E4C">
        <w:rPr>
          <w:lang w:val="fr-FR"/>
        </w:rPr>
        <w:t xml:space="preserve">a, G. 2020. </w:t>
      </w:r>
      <w:r w:rsidR="00EE641E" w:rsidRPr="00217E4C">
        <w:rPr>
          <w:lang w:val="en-GB"/>
        </w:rPr>
        <w:t xml:space="preserve">Manure as a </w:t>
      </w:r>
      <w:r w:rsidR="00E32B36" w:rsidRPr="00217E4C">
        <w:rPr>
          <w:lang w:val="en-GB"/>
        </w:rPr>
        <w:t>p</w:t>
      </w:r>
      <w:r w:rsidR="00EE641E" w:rsidRPr="00217E4C">
        <w:rPr>
          <w:lang w:val="en-GB"/>
        </w:rPr>
        <w:t xml:space="preserve">otential </w:t>
      </w:r>
      <w:r w:rsidR="00E32B36" w:rsidRPr="00217E4C">
        <w:rPr>
          <w:lang w:val="en-GB"/>
        </w:rPr>
        <w:t>h</w:t>
      </w:r>
      <w:r w:rsidR="00EE641E" w:rsidRPr="00217E4C">
        <w:rPr>
          <w:lang w:val="en-GB"/>
        </w:rPr>
        <w:t xml:space="preserve">otspot for </w:t>
      </w:r>
      <w:r w:rsidR="00E32B36" w:rsidRPr="00217E4C">
        <w:rPr>
          <w:lang w:val="en-GB"/>
        </w:rPr>
        <w:t>a</w:t>
      </w:r>
      <w:r w:rsidR="00EE641E" w:rsidRPr="00217E4C">
        <w:rPr>
          <w:lang w:val="en-GB"/>
        </w:rPr>
        <w:t xml:space="preserve">ntibiotic </w:t>
      </w:r>
      <w:r w:rsidR="00E32B36" w:rsidRPr="00217E4C">
        <w:rPr>
          <w:lang w:val="en-GB"/>
        </w:rPr>
        <w:t>r</w:t>
      </w:r>
      <w:r w:rsidR="00EE641E" w:rsidRPr="00217E4C">
        <w:rPr>
          <w:lang w:val="en-GB"/>
        </w:rPr>
        <w:t xml:space="preserve">esistance </w:t>
      </w:r>
      <w:r w:rsidR="00E32B36" w:rsidRPr="00217E4C">
        <w:rPr>
          <w:lang w:val="en-GB"/>
        </w:rPr>
        <w:t>d</w:t>
      </w:r>
      <w:r w:rsidR="00EE641E" w:rsidRPr="00217E4C">
        <w:rPr>
          <w:lang w:val="en-GB"/>
        </w:rPr>
        <w:t xml:space="preserve">issemination by </w:t>
      </w:r>
      <w:r w:rsidR="00E32B36" w:rsidRPr="00217E4C">
        <w:rPr>
          <w:lang w:val="en-GB"/>
        </w:rPr>
        <w:t>h</w:t>
      </w:r>
      <w:r w:rsidR="00EE641E" w:rsidRPr="00217E4C">
        <w:rPr>
          <w:lang w:val="en-GB"/>
        </w:rPr>
        <w:t xml:space="preserve">orizontal </w:t>
      </w:r>
      <w:r w:rsidR="00E32B36" w:rsidRPr="00217E4C">
        <w:rPr>
          <w:lang w:val="en-GB"/>
        </w:rPr>
        <w:t>g</w:t>
      </w:r>
      <w:r w:rsidR="00EE641E" w:rsidRPr="00217E4C">
        <w:rPr>
          <w:lang w:val="en-GB"/>
        </w:rPr>
        <w:t xml:space="preserve">ene </w:t>
      </w:r>
      <w:r w:rsidR="00E32B36" w:rsidRPr="00217E4C">
        <w:rPr>
          <w:lang w:val="en-GB"/>
        </w:rPr>
        <w:t>t</w:t>
      </w:r>
      <w:r w:rsidR="00EE641E" w:rsidRPr="00217E4C">
        <w:rPr>
          <w:lang w:val="en-GB"/>
        </w:rPr>
        <w:t xml:space="preserve">ransfer </w:t>
      </w:r>
      <w:r w:rsidR="00E32B36" w:rsidRPr="00217E4C">
        <w:rPr>
          <w:lang w:val="en-GB"/>
        </w:rPr>
        <w:t>e</w:t>
      </w:r>
      <w:r w:rsidR="00EE641E" w:rsidRPr="00217E4C">
        <w:rPr>
          <w:lang w:val="en-GB"/>
        </w:rPr>
        <w:t xml:space="preserve">vents. </w:t>
      </w:r>
      <w:r w:rsidR="00E32B36" w:rsidRPr="00217E4C">
        <w:rPr>
          <w:i/>
          <w:iCs/>
          <w:lang w:val="en-GB"/>
        </w:rPr>
        <w:t>Veterinary Sciences</w:t>
      </w:r>
      <w:r w:rsidR="00E32B36" w:rsidRPr="00217E4C">
        <w:rPr>
          <w:lang w:val="en-GB"/>
        </w:rPr>
        <w:t xml:space="preserve"> 7, 110. </w:t>
      </w:r>
      <w:r w:rsidR="00597BC9">
        <w:fldChar w:fldCharType="begin"/>
      </w:r>
      <w:r w:rsidR="00597BC9" w:rsidRPr="006F01FD">
        <w:rPr>
          <w:lang w:val="en-US"/>
          <w:rPrChange w:id="1358" w:author="Lotta Rydhmer" w:date="2025-05-16T01:40:00Z">
            <w:rPr/>
          </w:rPrChange>
        </w:rPr>
        <w:instrText xml:space="preserve"> HYPERLINK "https://doi.org/10.3390/vetsci7030110" </w:instrText>
      </w:r>
      <w:r w:rsidR="00597BC9">
        <w:fldChar w:fldCharType="separate"/>
      </w:r>
      <w:r w:rsidR="00E32B36" w:rsidRPr="00217E4C">
        <w:rPr>
          <w:rStyle w:val="Hyperlnk"/>
          <w:lang w:val="en-GB"/>
        </w:rPr>
        <w:t>https://doi.org/10.3390/vetsci7030110</w:t>
      </w:r>
      <w:r w:rsidR="00597BC9">
        <w:rPr>
          <w:rStyle w:val="Hyperlnk"/>
          <w:lang w:val="en-GB"/>
        </w:rPr>
        <w:fldChar w:fldCharType="end"/>
      </w:r>
      <w:r w:rsidR="00E32B36" w:rsidRPr="00217E4C">
        <w:rPr>
          <w:lang w:val="en-GB"/>
        </w:rPr>
        <w:t xml:space="preserve"> </w:t>
      </w:r>
      <w:r w:rsidRPr="00217E4C">
        <w:rPr>
          <w:lang w:val="en-GB"/>
        </w:rPr>
        <w:t xml:space="preserve"> </w:t>
      </w:r>
    </w:p>
    <w:p w14:paraId="79E27B66" w14:textId="58646EBE" w:rsidR="00174177" w:rsidRPr="00217E4C" w:rsidRDefault="00174177" w:rsidP="002513B9">
      <w:pPr>
        <w:spacing w:line="240" w:lineRule="auto"/>
        <w:ind w:left="567" w:hanging="567"/>
        <w:jc w:val="left"/>
      </w:pPr>
      <w:r w:rsidRPr="00217E4C">
        <w:rPr>
          <w:lang w:val="en-GB"/>
        </w:rPr>
        <w:t>Maes, D.</w:t>
      </w:r>
      <w:r w:rsidR="00461728" w:rsidRPr="00217E4C">
        <w:rPr>
          <w:lang w:val="en-GB"/>
        </w:rPr>
        <w:t>G.D.</w:t>
      </w:r>
      <w:r w:rsidRPr="00217E4C">
        <w:rPr>
          <w:lang w:val="en-GB"/>
        </w:rPr>
        <w:t>, Dewulf,</w:t>
      </w:r>
      <w:r w:rsidR="00461728" w:rsidRPr="00217E4C">
        <w:rPr>
          <w:lang w:val="en-GB"/>
        </w:rPr>
        <w:t xml:space="preserve"> J.,</w:t>
      </w:r>
      <w:r w:rsidRPr="00217E4C">
        <w:rPr>
          <w:lang w:val="en-GB"/>
        </w:rPr>
        <w:t xml:space="preserve"> Piñeiro,</w:t>
      </w:r>
      <w:r w:rsidR="00461728" w:rsidRPr="00217E4C">
        <w:rPr>
          <w:lang w:val="en-GB"/>
        </w:rPr>
        <w:t xml:space="preserve"> C.,</w:t>
      </w:r>
      <w:r w:rsidRPr="00217E4C">
        <w:rPr>
          <w:lang w:val="en-GB"/>
        </w:rPr>
        <w:t xml:space="preserve"> Edwards, </w:t>
      </w:r>
      <w:r w:rsidR="00461728" w:rsidRPr="00217E4C">
        <w:rPr>
          <w:lang w:val="en-GB"/>
        </w:rPr>
        <w:t xml:space="preserve">S., </w:t>
      </w:r>
      <w:r w:rsidRPr="00217E4C">
        <w:rPr>
          <w:lang w:val="en-GB"/>
        </w:rPr>
        <w:t>Kyriazakis</w:t>
      </w:r>
      <w:r w:rsidR="00461728" w:rsidRPr="00217E4C">
        <w:rPr>
          <w:lang w:val="en-GB"/>
        </w:rPr>
        <w:t>, I. 2020.</w:t>
      </w:r>
      <w:r w:rsidRPr="00217E4C">
        <w:rPr>
          <w:lang w:val="en-GB"/>
        </w:rPr>
        <w:t xml:space="preserve"> A critical reflection on intensive pork production with an emphasis on animal health and welfare, </w:t>
      </w:r>
      <w:r w:rsidRPr="00217E4C">
        <w:rPr>
          <w:i/>
          <w:iCs/>
          <w:lang w:val="en-GB"/>
        </w:rPr>
        <w:t>Journal of Animal Science</w:t>
      </w:r>
      <w:r w:rsidRPr="00217E4C">
        <w:rPr>
          <w:lang w:val="en-GB"/>
        </w:rPr>
        <w:t xml:space="preserve"> 98</w:t>
      </w:r>
      <w:r w:rsidR="00953538" w:rsidRPr="00217E4C">
        <w:rPr>
          <w:lang w:val="en-GB"/>
        </w:rPr>
        <w:t>,</w:t>
      </w:r>
      <w:r w:rsidRPr="00217E4C">
        <w:rPr>
          <w:lang w:val="en-GB"/>
        </w:rPr>
        <w:t xml:space="preserve"> S15–S26</w:t>
      </w:r>
      <w:r w:rsidR="00953538" w:rsidRPr="00217E4C">
        <w:rPr>
          <w:lang w:val="en-GB"/>
        </w:rPr>
        <w:t>.</w:t>
      </w:r>
      <w:r w:rsidRPr="00217E4C">
        <w:rPr>
          <w:lang w:val="en-GB"/>
        </w:rPr>
        <w:t> </w:t>
      </w:r>
      <w:r w:rsidR="00597BC9">
        <w:fldChar w:fldCharType="begin"/>
      </w:r>
      <w:r w:rsidR="00597BC9" w:rsidRPr="006F01FD">
        <w:rPr>
          <w:lang w:val="en-US"/>
          <w:rPrChange w:id="1359" w:author="Lotta Rydhmer" w:date="2025-05-16T01:40:00Z">
            <w:rPr/>
          </w:rPrChange>
        </w:rPr>
        <w:instrText xml:space="preserve"> HYPERLINK "https://doi.org/10.1093/jas/skz362" </w:instrText>
      </w:r>
      <w:r w:rsidR="00597BC9">
        <w:fldChar w:fldCharType="separate"/>
      </w:r>
      <w:r w:rsidRPr="00217E4C">
        <w:rPr>
          <w:rStyle w:val="Hyperlnk"/>
        </w:rPr>
        <w:t>https://doi.org/10.1093/jas/skz362</w:t>
      </w:r>
      <w:r w:rsidR="00597BC9">
        <w:rPr>
          <w:rStyle w:val="Hyperlnk"/>
        </w:rPr>
        <w:fldChar w:fldCharType="end"/>
      </w:r>
    </w:p>
    <w:p w14:paraId="2D692A5C" w14:textId="1A7FC037" w:rsidR="0094155B" w:rsidRPr="00217E4C" w:rsidRDefault="5B5A985F" w:rsidP="002513B9">
      <w:pPr>
        <w:spacing w:line="240" w:lineRule="auto"/>
        <w:ind w:left="567" w:hanging="567"/>
        <w:jc w:val="left"/>
        <w:rPr>
          <w:lang w:val="en-GB"/>
        </w:rPr>
      </w:pPr>
      <w:r w:rsidRPr="00217E4C">
        <w:t xml:space="preserve">Magnusson, U., Sternberg, S., Eklund, G., </w:t>
      </w:r>
      <w:proofErr w:type="spellStart"/>
      <w:r w:rsidRPr="00217E4C">
        <w:t>Rozstalnyy</w:t>
      </w:r>
      <w:proofErr w:type="spellEnd"/>
      <w:r w:rsidRPr="00217E4C">
        <w:t xml:space="preserve">, A. 2019. </w:t>
      </w:r>
      <w:r w:rsidRPr="00217E4C">
        <w:rPr>
          <w:lang w:val="en-GB"/>
        </w:rPr>
        <w:t>Prudent and efficient use of antimicrobials in pigs and poultry. FAO Animal Production and Health Manual 23. FAO, Rome, Italy.</w:t>
      </w:r>
    </w:p>
    <w:p w14:paraId="362D57AC" w14:textId="377143F1" w:rsidR="008F689A" w:rsidRDefault="008F689A" w:rsidP="002513B9">
      <w:pPr>
        <w:shd w:val="clear" w:color="auto" w:fill="FFFFFF" w:themeFill="background1"/>
        <w:spacing w:after="0" w:line="240" w:lineRule="auto"/>
        <w:ind w:left="567" w:hanging="567"/>
        <w:jc w:val="left"/>
        <w:rPr>
          <w:rFonts w:eastAsia="Times New Roman" w:cs="Times New Roman"/>
          <w:color w:val="333333"/>
          <w:szCs w:val="24"/>
          <w:lang w:val="en-GB"/>
        </w:rPr>
      </w:pPr>
      <w:r w:rsidRPr="00217E4C">
        <w:rPr>
          <w:rFonts w:eastAsia="Times New Roman" w:cs="Times New Roman"/>
          <w:color w:val="333333"/>
          <w:szCs w:val="24"/>
          <w:lang w:val="en-US"/>
        </w:rPr>
        <w:t xml:space="preserve">Mattiello, S., </w:t>
      </w:r>
      <w:proofErr w:type="spellStart"/>
      <w:r w:rsidRPr="00217E4C">
        <w:rPr>
          <w:rFonts w:eastAsia="Times New Roman" w:cs="Times New Roman"/>
          <w:color w:val="333333"/>
          <w:szCs w:val="24"/>
          <w:lang w:val="en-US"/>
        </w:rPr>
        <w:t>Battini</w:t>
      </w:r>
      <w:proofErr w:type="spellEnd"/>
      <w:r w:rsidRPr="00217E4C">
        <w:rPr>
          <w:rFonts w:eastAsia="Times New Roman" w:cs="Times New Roman"/>
          <w:color w:val="333333"/>
          <w:szCs w:val="24"/>
          <w:lang w:val="en-US"/>
        </w:rPr>
        <w:t xml:space="preserve">, M., De Rosa, G., Napolitano, F., Dwyer, C. 2019. </w:t>
      </w:r>
      <w:r w:rsidRPr="008F689A">
        <w:rPr>
          <w:rFonts w:eastAsia="Times New Roman" w:cs="Times New Roman"/>
          <w:color w:val="333333"/>
          <w:szCs w:val="24"/>
          <w:lang w:val="en-GB"/>
        </w:rPr>
        <w:t xml:space="preserve">How </w:t>
      </w:r>
      <w:r>
        <w:rPr>
          <w:rFonts w:eastAsia="Times New Roman" w:cs="Times New Roman"/>
          <w:color w:val="333333"/>
          <w:szCs w:val="24"/>
          <w:lang w:val="en-GB"/>
        </w:rPr>
        <w:t>c</w:t>
      </w:r>
      <w:r w:rsidRPr="008F689A">
        <w:rPr>
          <w:rFonts w:eastAsia="Times New Roman" w:cs="Times New Roman"/>
          <w:color w:val="333333"/>
          <w:szCs w:val="24"/>
          <w:lang w:val="en-GB"/>
        </w:rPr>
        <w:t xml:space="preserve">an </w:t>
      </w:r>
      <w:r>
        <w:rPr>
          <w:rFonts w:eastAsia="Times New Roman" w:cs="Times New Roman"/>
          <w:color w:val="333333"/>
          <w:szCs w:val="24"/>
          <w:lang w:val="en-GB"/>
        </w:rPr>
        <w:t>w</w:t>
      </w:r>
      <w:r w:rsidRPr="008F689A">
        <w:rPr>
          <w:rFonts w:eastAsia="Times New Roman" w:cs="Times New Roman"/>
          <w:color w:val="333333"/>
          <w:szCs w:val="24"/>
          <w:lang w:val="en-GB"/>
        </w:rPr>
        <w:t xml:space="preserve">e </w:t>
      </w:r>
      <w:r>
        <w:rPr>
          <w:rFonts w:eastAsia="Times New Roman" w:cs="Times New Roman"/>
          <w:color w:val="333333"/>
          <w:szCs w:val="24"/>
          <w:lang w:val="en-GB"/>
        </w:rPr>
        <w:t>a</w:t>
      </w:r>
      <w:r w:rsidRPr="008F689A">
        <w:rPr>
          <w:rFonts w:eastAsia="Times New Roman" w:cs="Times New Roman"/>
          <w:color w:val="333333"/>
          <w:szCs w:val="24"/>
          <w:lang w:val="en-GB"/>
        </w:rPr>
        <w:t xml:space="preserve">ssess </w:t>
      </w:r>
      <w:r>
        <w:rPr>
          <w:rFonts w:eastAsia="Times New Roman" w:cs="Times New Roman"/>
          <w:color w:val="333333"/>
          <w:szCs w:val="24"/>
          <w:lang w:val="en-GB"/>
        </w:rPr>
        <w:t>p</w:t>
      </w:r>
      <w:r w:rsidRPr="008F689A">
        <w:rPr>
          <w:rFonts w:eastAsia="Times New Roman" w:cs="Times New Roman"/>
          <w:color w:val="333333"/>
          <w:szCs w:val="24"/>
          <w:lang w:val="en-GB"/>
        </w:rPr>
        <w:t xml:space="preserve">ositive </w:t>
      </w:r>
      <w:r>
        <w:rPr>
          <w:rFonts w:eastAsia="Times New Roman" w:cs="Times New Roman"/>
          <w:color w:val="333333"/>
          <w:szCs w:val="24"/>
          <w:lang w:val="en-GB"/>
        </w:rPr>
        <w:t>w</w:t>
      </w:r>
      <w:r w:rsidRPr="008F689A">
        <w:rPr>
          <w:rFonts w:eastAsia="Times New Roman" w:cs="Times New Roman"/>
          <w:color w:val="333333"/>
          <w:szCs w:val="24"/>
          <w:lang w:val="en-GB"/>
        </w:rPr>
        <w:t xml:space="preserve">elfare in </w:t>
      </w:r>
      <w:r>
        <w:rPr>
          <w:rFonts w:eastAsia="Times New Roman" w:cs="Times New Roman"/>
          <w:color w:val="333333"/>
          <w:szCs w:val="24"/>
          <w:lang w:val="en-GB"/>
        </w:rPr>
        <w:t>r</w:t>
      </w:r>
      <w:r w:rsidRPr="008F689A">
        <w:rPr>
          <w:rFonts w:eastAsia="Times New Roman" w:cs="Times New Roman"/>
          <w:color w:val="333333"/>
          <w:szCs w:val="24"/>
          <w:lang w:val="en-GB"/>
        </w:rPr>
        <w:t>uminants? Animals 2019, 9, 758. https://doi.org/10.3390/ani9100758</w:t>
      </w:r>
    </w:p>
    <w:p w14:paraId="7E5F873C" w14:textId="22781510" w:rsidR="00873938" w:rsidRDefault="5B5A985F" w:rsidP="00016814">
      <w:pPr>
        <w:shd w:val="clear" w:color="auto" w:fill="FFFFFF" w:themeFill="background1"/>
        <w:spacing w:after="0" w:line="240" w:lineRule="auto"/>
        <w:ind w:left="1304" w:hanging="1304"/>
        <w:jc w:val="left"/>
        <w:rPr>
          <w:rStyle w:val="Hyperlnk"/>
          <w:rFonts w:eastAsia="Times New Roman" w:cs="Times New Roman"/>
          <w:szCs w:val="24"/>
          <w:lang w:val="en-GB"/>
        </w:rPr>
      </w:pPr>
      <w:r w:rsidRPr="00217E4C">
        <w:rPr>
          <w:rFonts w:eastAsia="Times New Roman" w:cs="Times New Roman"/>
          <w:color w:val="333333"/>
          <w:szCs w:val="24"/>
          <w:lang w:val="en-GB"/>
        </w:rPr>
        <w:t>Mestrovic, T</w:t>
      </w:r>
      <w:r w:rsidR="00873938">
        <w:rPr>
          <w:rFonts w:eastAsia="Times New Roman" w:cs="Times New Roman"/>
          <w:color w:val="333333"/>
          <w:szCs w:val="24"/>
          <w:lang w:val="en-GB"/>
        </w:rPr>
        <w:t>.</w:t>
      </w:r>
      <w:r w:rsidRPr="00217E4C">
        <w:rPr>
          <w:rFonts w:eastAsia="Times New Roman" w:cs="Times New Roman"/>
          <w:color w:val="333333"/>
          <w:szCs w:val="24"/>
          <w:lang w:val="en-GB"/>
        </w:rPr>
        <w:t xml:space="preserve"> </w:t>
      </w:r>
      <w:r w:rsidR="004726BA" w:rsidRPr="004726BA">
        <w:rPr>
          <w:rFonts w:eastAsia="Times New Roman" w:cs="Times New Roman"/>
          <w:i/>
          <w:color w:val="333333"/>
          <w:szCs w:val="24"/>
          <w:lang w:val="en-GB"/>
        </w:rPr>
        <w:t>et al.</w:t>
      </w:r>
      <w:r w:rsidRPr="00217E4C">
        <w:rPr>
          <w:rFonts w:eastAsia="Times New Roman" w:cs="Times New Roman"/>
          <w:color w:val="333333"/>
          <w:szCs w:val="24"/>
          <w:lang w:val="en-GB"/>
        </w:rPr>
        <w:t xml:space="preserve"> 2022. The burden of bacterial antimicrobial resistance in the WHO European region in 2019: a cross-country systematic analysis. </w:t>
      </w:r>
      <w:r w:rsidR="00873938" w:rsidRPr="00873938">
        <w:rPr>
          <w:rFonts w:eastAsia="Times New Roman" w:cs="Times New Roman"/>
          <w:color w:val="333333"/>
          <w:szCs w:val="24"/>
          <w:lang w:val="en-GB"/>
        </w:rPr>
        <w:t>Lancet Public Health 7: e897–913</w:t>
      </w:r>
      <w:r w:rsidR="00873938">
        <w:rPr>
          <w:rFonts w:eastAsia="Times New Roman" w:cs="Times New Roman"/>
          <w:color w:val="333333"/>
          <w:szCs w:val="24"/>
          <w:lang w:val="en-GB"/>
        </w:rPr>
        <w:t xml:space="preserve">. </w:t>
      </w:r>
      <w:r w:rsidR="00873938">
        <w:fldChar w:fldCharType="begin"/>
      </w:r>
      <w:r w:rsidR="00873938" w:rsidRPr="00290172">
        <w:rPr>
          <w:lang w:val="en-GB"/>
          <w:rPrChange w:id="1360" w:author="Elin Röös" w:date="2025-05-18T08:28:00Z">
            <w:rPr/>
          </w:rPrChange>
        </w:rPr>
        <w:instrText>HYPERLINK "https://doi.org/10.1016/S2468-2667(22)00225-0"</w:instrText>
      </w:r>
      <w:r w:rsidR="00873938">
        <w:fldChar w:fldCharType="separate"/>
      </w:r>
      <w:r w:rsidR="00873938" w:rsidRPr="00016814">
        <w:rPr>
          <w:rStyle w:val="Hyperlnk"/>
          <w:lang w:val="en-US"/>
        </w:rPr>
        <w:t>https://doi.org/10.1016/S2468-2667(22)00225-0</w:t>
      </w:r>
      <w:r w:rsidR="00873938">
        <w:fldChar w:fldCharType="end"/>
      </w:r>
    </w:p>
    <w:p w14:paraId="555E9D5D" w14:textId="15746ED8" w:rsidR="004859A4" w:rsidRDefault="004859A4" w:rsidP="004859A4">
      <w:pPr>
        <w:shd w:val="clear" w:color="auto" w:fill="FFFFFF" w:themeFill="background1"/>
        <w:spacing w:after="0" w:line="240" w:lineRule="auto"/>
        <w:ind w:left="567" w:hanging="567"/>
        <w:jc w:val="left"/>
        <w:rPr>
          <w:ins w:id="1361" w:author="Lotta Rydhmer" w:date="2025-05-15T15:55:00Z"/>
          <w:lang w:val="en-US"/>
        </w:rPr>
      </w:pPr>
      <w:ins w:id="1362" w:author="Lotta Rydhmer" w:date="2025-05-15T15:51:00Z">
        <w:r w:rsidRPr="004859A4">
          <w:rPr>
            <w:lang w:val="en-US"/>
          </w:rPr>
          <w:t>Miller, V</w:t>
        </w:r>
        <w:r>
          <w:rPr>
            <w:lang w:val="en-US"/>
          </w:rPr>
          <w:t xml:space="preserve">., </w:t>
        </w:r>
      </w:ins>
      <w:ins w:id="1363" w:author="Lotta Rydhmer" w:date="2025-05-15T15:52:00Z">
        <w:r w:rsidRPr="004859A4">
          <w:rPr>
            <w:lang w:val="en-US"/>
          </w:rPr>
          <w:t xml:space="preserve">Reedy, </w:t>
        </w:r>
      </w:ins>
      <w:ins w:id="1364" w:author="Lotta Rydhmer" w:date="2025-05-15T15:53:00Z">
        <w:r>
          <w:rPr>
            <w:lang w:val="en-US"/>
          </w:rPr>
          <w:t xml:space="preserve">J., </w:t>
        </w:r>
      </w:ins>
      <w:proofErr w:type="spellStart"/>
      <w:ins w:id="1365" w:author="Lotta Rydhmer" w:date="2025-05-15T15:52:00Z">
        <w:r w:rsidRPr="004859A4">
          <w:rPr>
            <w:lang w:val="en-US"/>
          </w:rPr>
          <w:t>Cudhea</w:t>
        </w:r>
        <w:proofErr w:type="spellEnd"/>
        <w:r w:rsidRPr="004859A4">
          <w:rPr>
            <w:lang w:val="en-US"/>
          </w:rPr>
          <w:t xml:space="preserve">, </w:t>
        </w:r>
      </w:ins>
      <w:ins w:id="1366" w:author="Lotta Rydhmer" w:date="2025-05-15T15:53:00Z">
        <w:r>
          <w:rPr>
            <w:lang w:val="en-US"/>
          </w:rPr>
          <w:t xml:space="preserve">F., </w:t>
        </w:r>
      </w:ins>
      <w:ins w:id="1367" w:author="Lotta Rydhmer" w:date="2025-05-15T15:52:00Z">
        <w:r w:rsidRPr="004859A4">
          <w:rPr>
            <w:lang w:val="en-US"/>
          </w:rPr>
          <w:t xml:space="preserve">Zhang, </w:t>
        </w:r>
      </w:ins>
      <w:ins w:id="1368" w:author="Lotta Rydhmer" w:date="2025-05-15T15:53:00Z">
        <w:r>
          <w:rPr>
            <w:lang w:val="en-US"/>
          </w:rPr>
          <w:t>J., S</w:t>
        </w:r>
      </w:ins>
      <w:ins w:id="1369" w:author="Lotta Rydhmer" w:date="2025-05-15T15:52:00Z">
        <w:r w:rsidRPr="004859A4">
          <w:rPr>
            <w:lang w:val="en-US"/>
          </w:rPr>
          <w:t xml:space="preserve">hi, </w:t>
        </w:r>
      </w:ins>
      <w:ins w:id="1370" w:author="Lotta Rydhmer" w:date="2025-05-15T15:53:00Z">
        <w:r>
          <w:rPr>
            <w:lang w:val="en-US"/>
          </w:rPr>
          <w:t xml:space="preserve">P., </w:t>
        </w:r>
      </w:ins>
      <w:ins w:id="1371" w:author="Lotta Rydhmer" w:date="2025-05-15T15:52:00Z">
        <w:r w:rsidRPr="004859A4">
          <w:rPr>
            <w:lang w:val="en-US"/>
          </w:rPr>
          <w:t>Erndt-Marino, J</w:t>
        </w:r>
      </w:ins>
      <w:ins w:id="1372" w:author="Lotta Rydhmer" w:date="2025-05-15T15:53:00Z">
        <w:r>
          <w:rPr>
            <w:lang w:val="en-US"/>
          </w:rPr>
          <w:t>.,</w:t>
        </w:r>
      </w:ins>
      <w:ins w:id="1373" w:author="Lotta Rydhmer" w:date="2025-05-15T15:54:00Z">
        <w:r>
          <w:rPr>
            <w:lang w:val="en-US"/>
          </w:rPr>
          <w:t xml:space="preserve"> </w:t>
        </w:r>
      </w:ins>
      <w:ins w:id="1374" w:author="Lotta Rydhmer" w:date="2025-05-15T15:52:00Z">
        <w:r w:rsidRPr="004859A4">
          <w:rPr>
            <w:lang w:val="en-US"/>
          </w:rPr>
          <w:t xml:space="preserve">Coates, </w:t>
        </w:r>
      </w:ins>
      <w:ins w:id="1375" w:author="Lotta Rydhmer" w:date="2025-05-15T15:54:00Z">
        <w:r>
          <w:rPr>
            <w:lang w:val="en-US"/>
          </w:rPr>
          <w:t xml:space="preserve">J., </w:t>
        </w:r>
      </w:ins>
      <w:ins w:id="1376" w:author="Lotta Rydhmer" w:date="2025-05-15T15:52:00Z">
        <w:r w:rsidRPr="004859A4">
          <w:rPr>
            <w:lang w:val="en-US"/>
          </w:rPr>
          <w:t xml:space="preserve">Micha, </w:t>
        </w:r>
      </w:ins>
      <w:ins w:id="1377" w:author="Lotta Rydhmer" w:date="2025-05-15T15:54:00Z">
        <w:r>
          <w:rPr>
            <w:lang w:val="en-US"/>
          </w:rPr>
          <w:t xml:space="preserve">R., </w:t>
        </w:r>
      </w:ins>
      <w:ins w:id="1378" w:author="Lotta Rydhmer" w:date="2025-05-15T15:52:00Z">
        <w:r w:rsidRPr="004859A4">
          <w:rPr>
            <w:lang w:val="en-US"/>
          </w:rPr>
          <w:t>Webb,</w:t>
        </w:r>
      </w:ins>
      <w:ins w:id="1379" w:author="Lotta Rydhmer" w:date="2025-05-15T15:53:00Z">
        <w:r>
          <w:rPr>
            <w:lang w:val="en-US"/>
          </w:rPr>
          <w:t xml:space="preserve"> </w:t>
        </w:r>
      </w:ins>
      <w:ins w:id="1380" w:author="Lotta Rydhmer" w:date="2025-05-15T15:54:00Z">
        <w:r>
          <w:rPr>
            <w:lang w:val="en-US"/>
          </w:rPr>
          <w:t xml:space="preserve">P., </w:t>
        </w:r>
      </w:ins>
      <w:proofErr w:type="spellStart"/>
      <w:ins w:id="1381" w:author="Lotta Rydhmer" w:date="2025-05-15T15:52:00Z">
        <w:r w:rsidRPr="004859A4">
          <w:rPr>
            <w:lang w:val="en-US"/>
          </w:rPr>
          <w:t>Mozaffarian</w:t>
        </w:r>
      </w:ins>
      <w:proofErr w:type="spellEnd"/>
      <w:ins w:id="1382" w:author="Lotta Rydhmer" w:date="2025-05-15T15:54:00Z">
        <w:r>
          <w:rPr>
            <w:lang w:val="en-US"/>
          </w:rPr>
          <w:t>, D</w:t>
        </w:r>
      </w:ins>
      <w:ins w:id="1383" w:author="Lotta Rydhmer" w:date="2025-05-15T15:53:00Z">
        <w:r>
          <w:rPr>
            <w:lang w:val="en-US"/>
          </w:rPr>
          <w:t xml:space="preserve">. </w:t>
        </w:r>
      </w:ins>
      <w:ins w:id="1384" w:author="Lotta Rydhmer" w:date="2025-05-15T15:51:00Z">
        <w:r>
          <w:rPr>
            <w:lang w:val="en-US"/>
          </w:rPr>
          <w:t xml:space="preserve">2022. </w:t>
        </w:r>
        <w:r w:rsidRPr="004859A4">
          <w:rPr>
            <w:lang w:val="en-US"/>
          </w:rPr>
          <w:t>Global, regional, and national consumption of animal-source foods between 1990 and 2018: findings from the Global Dietary Database</w:t>
        </w:r>
        <w:r>
          <w:rPr>
            <w:lang w:val="en-US"/>
          </w:rPr>
          <w:t xml:space="preserve">. </w:t>
        </w:r>
        <w:r w:rsidRPr="004859A4">
          <w:rPr>
            <w:lang w:val="en-US"/>
          </w:rPr>
          <w:t>The Lancet Planetary Health, Volume 6, Issue 3, e243 - e256</w:t>
        </w:r>
      </w:ins>
      <w:ins w:id="1385" w:author="Lotta Rydhmer" w:date="2025-05-15T15:55:00Z">
        <w:r w:rsidRPr="004859A4">
          <w:rPr>
            <w:lang w:val="en-US"/>
            <w:rPrChange w:id="1386" w:author="Lotta Rydhmer" w:date="2025-05-15T15:55:00Z">
              <w:rPr/>
            </w:rPrChange>
          </w:rPr>
          <w:t xml:space="preserve"> </w:t>
        </w:r>
        <w:r>
          <w:rPr>
            <w:lang w:val="en-US"/>
          </w:rPr>
          <w:fldChar w:fldCharType="begin"/>
        </w:r>
        <w:r>
          <w:rPr>
            <w:lang w:val="en-US"/>
          </w:rPr>
          <w:instrText xml:space="preserve"> HYPERLINK "</w:instrText>
        </w:r>
        <w:r w:rsidRPr="004859A4">
          <w:rPr>
            <w:lang w:val="en-US"/>
          </w:rPr>
          <w:instrText>https://doi.org/10.1016/S2542-5196(21)00352-1</w:instrText>
        </w:r>
        <w:r>
          <w:rPr>
            <w:lang w:val="en-US"/>
          </w:rPr>
          <w:instrText xml:space="preserve">" </w:instrText>
        </w:r>
        <w:r>
          <w:rPr>
            <w:lang w:val="en-US"/>
          </w:rPr>
        </w:r>
        <w:r>
          <w:rPr>
            <w:lang w:val="en-US"/>
          </w:rPr>
          <w:fldChar w:fldCharType="separate"/>
        </w:r>
        <w:r w:rsidRPr="00A44D27">
          <w:rPr>
            <w:rStyle w:val="Hyperlnk"/>
            <w:lang w:val="en-US"/>
          </w:rPr>
          <w:t>https://doi.org/10.1016/S2542-5196(21)00352-1</w:t>
        </w:r>
        <w:r>
          <w:rPr>
            <w:lang w:val="en-US"/>
          </w:rPr>
          <w:fldChar w:fldCharType="end"/>
        </w:r>
      </w:ins>
    </w:p>
    <w:p w14:paraId="55FA56C6" w14:textId="4410D8EC" w:rsidR="00354BCB" w:rsidRPr="00217E4C" w:rsidRDefault="5B5A985F" w:rsidP="00873938">
      <w:pPr>
        <w:shd w:val="clear" w:color="auto" w:fill="FFFFFF" w:themeFill="background1"/>
        <w:spacing w:after="0" w:line="240" w:lineRule="auto"/>
        <w:ind w:left="567" w:hanging="567"/>
        <w:jc w:val="left"/>
        <w:rPr>
          <w:lang w:val="en-GB"/>
        </w:rPr>
      </w:pPr>
      <w:r w:rsidRPr="004859A4">
        <w:rPr>
          <w:rPrChange w:id="1387" w:author="Lotta Rydhmer" w:date="2025-05-15T15:56:00Z">
            <w:rPr>
              <w:lang w:val="en-US"/>
            </w:rPr>
          </w:rPrChange>
        </w:rPr>
        <w:t xml:space="preserve">Moberg, E., Karlsson Potter, H., Wood, A., Hansson, P.A., Röös, E. </w:t>
      </w:r>
      <w:r w:rsidRPr="004859A4">
        <w:rPr>
          <w:rPrChange w:id="1388" w:author="Lotta Rydhmer" w:date="2025-05-15T15:50:00Z">
            <w:rPr>
              <w:lang w:val="en-US"/>
            </w:rPr>
          </w:rPrChange>
        </w:rPr>
        <w:t xml:space="preserve">2020. </w:t>
      </w:r>
      <w:r w:rsidRPr="00217E4C">
        <w:rPr>
          <w:lang w:val="en-GB"/>
        </w:rPr>
        <w:t>Benchmarking the Swedish Diet Relative to Global and National Environmental Targets—Identification of Indicator Limitations and Data Gaps. Sustainability 12, 1407. </w:t>
      </w:r>
      <w:r>
        <w:fldChar w:fldCharType="begin"/>
      </w:r>
      <w:r w:rsidRPr="00290172">
        <w:rPr>
          <w:lang w:val="en-GB"/>
          <w:rPrChange w:id="1389" w:author="Elin Röös" w:date="2025-05-18T08:28:00Z">
            <w:rPr/>
          </w:rPrChange>
        </w:rPr>
        <w:instrText>HYPERLINK "https://doi.org/10.3390/su12041407" \h</w:instrText>
      </w:r>
      <w:r>
        <w:fldChar w:fldCharType="separate"/>
      </w:r>
      <w:r w:rsidRPr="00217E4C">
        <w:rPr>
          <w:rStyle w:val="Hyperlnk"/>
          <w:lang w:val="en-GB"/>
        </w:rPr>
        <w:t>https://doi.org/10.3390/su12041407</w:t>
      </w:r>
      <w:r>
        <w:fldChar w:fldCharType="end"/>
      </w:r>
    </w:p>
    <w:p w14:paraId="7E998F08" w14:textId="0675374C" w:rsidR="001E7A60" w:rsidRPr="006F01FD" w:rsidRDefault="001E7A60" w:rsidP="001E7A60">
      <w:pPr>
        <w:spacing w:line="240" w:lineRule="auto"/>
        <w:ind w:left="567" w:hanging="567"/>
        <w:jc w:val="left"/>
        <w:rPr>
          <w:ins w:id="1390" w:author="Lotta Rydhmer" w:date="2025-05-16T00:17:00Z"/>
          <w:lang w:val="en-US"/>
          <w:rPrChange w:id="1391" w:author="Lotta Rydhmer" w:date="2025-05-16T01:39:00Z">
            <w:rPr>
              <w:ins w:id="1392" w:author="Lotta Rydhmer" w:date="2025-05-16T00:17:00Z"/>
              <w:lang w:val="fr-FR"/>
            </w:rPr>
          </w:rPrChange>
        </w:rPr>
      </w:pPr>
      <w:ins w:id="1393" w:author="Lotta Rydhmer" w:date="2025-05-16T00:16:00Z">
        <w:r w:rsidRPr="001E7A60">
          <w:rPr>
            <w:lang w:val="en-US"/>
          </w:rPr>
          <w:t>Mood</w:t>
        </w:r>
        <w:r>
          <w:rPr>
            <w:lang w:val="en-US"/>
          </w:rPr>
          <w:t>,</w:t>
        </w:r>
        <w:r w:rsidRPr="001E7A60">
          <w:rPr>
            <w:lang w:val="en-US"/>
          </w:rPr>
          <w:t xml:space="preserve"> A</w:t>
        </w:r>
        <w:r>
          <w:rPr>
            <w:lang w:val="en-US"/>
          </w:rPr>
          <w:t>.</w:t>
        </w:r>
        <w:r w:rsidRPr="001E7A60">
          <w:rPr>
            <w:lang w:val="en-US"/>
          </w:rPr>
          <w:t>, Lara</w:t>
        </w:r>
        <w:r>
          <w:rPr>
            <w:lang w:val="en-US"/>
          </w:rPr>
          <w:t>,</w:t>
        </w:r>
        <w:r w:rsidRPr="001E7A60">
          <w:rPr>
            <w:lang w:val="en-US"/>
          </w:rPr>
          <w:t xml:space="preserve"> E</w:t>
        </w:r>
        <w:r>
          <w:rPr>
            <w:lang w:val="en-US"/>
          </w:rPr>
          <w:t>.</w:t>
        </w:r>
        <w:r w:rsidRPr="001E7A60">
          <w:rPr>
            <w:lang w:val="en-US"/>
          </w:rPr>
          <w:t>, Boyland</w:t>
        </w:r>
        <w:r>
          <w:rPr>
            <w:lang w:val="en-US"/>
          </w:rPr>
          <w:t>,</w:t>
        </w:r>
        <w:r w:rsidRPr="001E7A60">
          <w:rPr>
            <w:lang w:val="en-US"/>
          </w:rPr>
          <w:t xml:space="preserve"> N</w:t>
        </w:r>
        <w:r>
          <w:rPr>
            <w:lang w:val="en-US"/>
          </w:rPr>
          <w:t>.</w:t>
        </w:r>
        <w:r w:rsidRPr="001E7A60">
          <w:rPr>
            <w:lang w:val="en-US"/>
          </w:rPr>
          <w:t>K</w:t>
        </w:r>
        <w:r>
          <w:rPr>
            <w:lang w:val="en-US"/>
          </w:rPr>
          <w:t>.,</w:t>
        </w:r>
      </w:ins>
      <w:ins w:id="1394" w:author="Lotta Rydhmer" w:date="2025-05-16T00:17:00Z">
        <w:r>
          <w:rPr>
            <w:lang w:val="en-US"/>
          </w:rPr>
          <w:t xml:space="preserve"> </w:t>
        </w:r>
      </w:ins>
      <w:ins w:id="1395" w:author="Lotta Rydhmer" w:date="2025-05-16T00:16:00Z">
        <w:r w:rsidRPr="001E7A60">
          <w:rPr>
            <w:lang w:val="en-US"/>
          </w:rPr>
          <w:t>Brooke</w:t>
        </w:r>
      </w:ins>
      <w:ins w:id="1396" w:author="Lotta Rydhmer" w:date="2025-05-16T00:17:00Z">
        <w:r>
          <w:rPr>
            <w:lang w:val="en-US"/>
          </w:rPr>
          <w:t>,</w:t>
        </w:r>
      </w:ins>
      <w:ins w:id="1397" w:author="Lotta Rydhmer" w:date="2025-05-16T00:16:00Z">
        <w:r w:rsidRPr="001E7A60">
          <w:rPr>
            <w:lang w:val="en-US"/>
          </w:rPr>
          <w:t xml:space="preserve"> P</w:t>
        </w:r>
      </w:ins>
      <w:ins w:id="1398" w:author="Lotta Rydhmer" w:date="2025-05-16T00:17:00Z">
        <w:r>
          <w:rPr>
            <w:lang w:val="en-US"/>
          </w:rPr>
          <w:t>.</w:t>
        </w:r>
      </w:ins>
      <w:ins w:id="1399" w:author="Lotta Rydhmer" w:date="2025-05-16T00:16:00Z">
        <w:r w:rsidRPr="001E7A60">
          <w:rPr>
            <w:lang w:val="en-US"/>
          </w:rPr>
          <w:t xml:space="preserve"> 2023. Estimating </w:t>
        </w:r>
        <w:proofErr w:type="spellStart"/>
        <w:proofErr w:type="gramStart"/>
        <w:r w:rsidRPr="001E7A60">
          <w:rPr>
            <w:lang w:val="en-US"/>
          </w:rPr>
          <w:t>global</w:t>
        </w:r>
      </w:ins>
      <w:ins w:id="1400" w:author="Lotta Rydhmer" w:date="2025-05-16T00:17:00Z">
        <w:r>
          <w:rPr>
            <w:lang w:val="en-US"/>
          </w:rPr>
          <w:t>.</w:t>
        </w:r>
      </w:ins>
      <w:ins w:id="1401" w:author="Lotta Rydhmer" w:date="2025-05-16T00:16:00Z">
        <w:r w:rsidRPr="001E7A60">
          <w:rPr>
            <w:lang w:val="en-US"/>
          </w:rPr>
          <w:t>numbers</w:t>
        </w:r>
        <w:proofErr w:type="spellEnd"/>
        <w:proofErr w:type="gramEnd"/>
        <w:r w:rsidRPr="001E7A60">
          <w:rPr>
            <w:lang w:val="en-US"/>
          </w:rPr>
          <w:t xml:space="preserve"> of farmed fishes killed for </w:t>
        </w:r>
        <w:proofErr w:type="spellStart"/>
        <w:proofErr w:type="gramStart"/>
        <w:r w:rsidRPr="001E7A60">
          <w:rPr>
            <w:lang w:val="en-US"/>
          </w:rPr>
          <w:t>food</w:t>
        </w:r>
      </w:ins>
      <w:ins w:id="1402" w:author="Lotta Rydhmer" w:date="2025-05-16T00:17:00Z">
        <w:r>
          <w:rPr>
            <w:lang w:val="en-US"/>
          </w:rPr>
          <w:t>.</w:t>
        </w:r>
      </w:ins>
      <w:ins w:id="1403" w:author="Lotta Rydhmer" w:date="2025-05-16T00:16:00Z">
        <w:r w:rsidRPr="001E7A60">
          <w:rPr>
            <w:lang w:val="en-US"/>
          </w:rPr>
          <w:t>annually</w:t>
        </w:r>
        <w:proofErr w:type="spellEnd"/>
        <w:proofErr w:type="gramEnd"/>
        <w:r w:rsidRPr="001E7A60">
          <w:rPr>
            <w:lang w:val="en-US"/>
          </w:rPr>
          <w:t xml:space="preserve"> from 1990 to 2019. Animal Welfare,</w:t>
        </w:r>
      </w:ins>
      <w:ins w:id="1404" w:author="Lotta Rydhmer" w:date="2025-05-16T00:17:00Z">
        <w:r>
          <w:rPr>
            <w:lang w:val="en-US"/>
          </w:rPr>
          <w:t>.</w:t>
        </w:r>
      </w:ins>
      <w:ins w:id="1405" w:author="Lotta Rydhmer" w:date="2025-05-16T00:16:00Z">
        <w:r w:rsidRPr="001E7A60">
          <w:rPr>
            <w:lang w:val="en-US"/>
          </w:rPr>
          <w:t>32, e12, 1–16</w:t>
        </w:r>
      </w:ins>
      <w:ins w:id="1406" w:author="Lotta Rydhmer" w:date="2025-05-16T00:17:00Z">
        <w:r>
          <w:rPr>
            <w:lang w:val="en-US"/>
          </w:rPr>
          <w:t xml:space="preserve">. </w:t>
        </w:r>
        <w:r>
          <w:rPr>
            <w:lang w:val="en-US"/>
          </w:rPr>
          <w:fldChar w:fldCharType="begin"/>
        </w:r>
        <w:r>
          <w:rPr>
            <w:lang w:val="en-US"/>
          </w:rPr>
          <w:instrText xml:space="preserve"> HYPERLINK "h</w:instrText>
        </w:r>
      </w:ins>
      <w:ins w:id="1407" w:author="Lotta Rydhmer" w:date="2025-05-16T00:16:00Z">
        <w:r w:rsidRPr="006F01FD">
          <w:rPr>
            <w:lang w:val="en-US"/>
          </w:rPr>
          <w:instrText>ttps://doi.org/10.1017/awf.2023.4</w:instrText>
        </w:r>
      </w:ins>
      <w:ins w:id="1408" w:author="Lotta Rydhmer" w:date="2025-05-16T00:17:00Z">
        <w:r>
          <w:rPr>
            <w:lang w:val="en-US"/>
          </w:rPr>
          <w:instrText xml:space="preserve">" </w:instrText>
        </w:r>
        <w:r>
          <w:rPr>
            <w:lang w:val="en-US"/>
          </w:rPr>
        </w:r>
        <w:r>
          <w:rPr>
            <w:lang w:val="en-US"/>
          </w:rPr>
          <w:fldChar w:fldCharType="separate"/>
        </w:r>
        <w:r w:rsidRPr="006F01FD">
          <w:rPr>
            <w:rStyle w:val="Hyperlnk"/>
            <w:lang w:val="en-US"/>
          </w:rPr>
          <w:t>h</w:t>
        </w:r>
      </w:ins>
      <w:ins w:id="1409" w:author="Lotta Rydhmer" w:date="2025-05-16T00:16:00Z">
        <w:r w:rsidRPr="009A6CF5">
          <w:rPr>
            <w:rStyle w:val="Hyperlnk"/>
            <w:lang w:val="en-GB"/>
            <w:rPrChange w:id="1410" w:author="Elin Röös" w:date="2025-05-18T08:24:00Z">
              <w:rPr>
                <w:lang w:val="en-US"/>
              </w:rPr>
            </w:rPrChange>
          </w:rPr>
          <w:t>ttps://doi.org/10.1017/awf.2023.4</w:t>
        </w:r>
      </w:ins>
      <w:ins w:id="1411" w:author="Lotta Rydhmer" w:date="2025-05-16T00:17:00Z">
        <w:r>
          <w:rPr>
            <w:lang w:val="en-US"/>
          </w:rPr>
          <w:fldChar w:fldCharType="end"/>
        </w:r>
      </w:ins>
    </w:p>
    <w:p w14:paraId="254FA766" w14:textId="4CCD649C" w:rsidR="000A35E5" w:rsidRDefault="000A35E5" w:rsidP="001E7A60">
      <w:pPr>
        <w:spacing w:line="240" w:lineRule="auto"/>
        <w:ind w:left="567" w:hanging="567"/>
        <w:jc w:val="left"/>
        <w:rPr>
          <w:lang w:val="en-GB"/>
        </w:rPr>
      </w:pPr>
      <w:r w:rsidRPr="006F01FD">
        <w:rPr>
          <w:lang w:val="en-US"/>
        </w:rPr>
        <w:t xml:space="preserve">Murray, </w:t>
      </w:r>
      <w:r w:rsidR="00873938" w:rsidRPr="006F01FD">
        <w:rPr>
          <w:lang w:val="en-US"/>
        </w:rPr>
        <w:t xml:space="preserve">C.J.L. </w:t>
      </w:r>
      <w:r w:rsidR="004726BA" w:rsidRPr="006F01FD">
        <w:rPr>
          <w:i/>
          <w:lang w:val="en-US"/>
        </w:rPr>
        <w:t>et al.</w:t>
      </w:r>
      <w:r w:rsidR="00873938" w:rsidRPr="006F01FD">
        <w:rPr>
          <w:lang w:val="en-US"/>
        </w:rPr>
        <w:t xml:space="preserve"> 2022. </w:t>
      </w:r>
      <w:r w:rsidR="00873938" w:rsidRPr="00873938">
        <w:rPr>
          <w:lang w:val="en-GB"/>
        </w:rPr>
        <w:t>Global burden of bacterial antimicrobial resistance in 2019:</w:t>
      </w:r>
      <w:r w:rsidR="00873938">
        <w:rPr>
          <w:lang w:val="en-GB"/>
        </w:rPr>
        <w:t xml:space="preserve"> </w:t>
      </w:r>
      <w:r w:rsidR="00873938" w:rsidRPr="00873938">
        <w:rPr>
          <w:lang w:val="en-GB"/>
        </w:rPr>
        <w:t>a systematic analysis</w:t>
      </w:r>
      <w:r w:rsidR="00873938">
        <w:rPr>
          <w:lang w:val="en-GB"/>
        </w:rPr>
        <w:t xml:space="preserve">. The </w:t>
      </w:r>
      <w:r w:rsidR="00873938" w:rsidRPr="00873938">
        <w:rPr>
          <w:lang w:val="en-GB"/>
        </w:rPr>
        <w:t>Lancet 399: 629–55</w:t>
      </w:r>
      <w:r w:rsidR="00873938">
        <w:rPr>
          <w:lang w:val="en-GB"/>
        </w:rPr>
        <w:t xml:space="preserve">. </w:t>
      </w:r>
      <w:r w:rsidRPr="000A35E5">
        <w:rPr>
          <w:lang w:val="en-GB"/>
        </w:rPr>
        <w:t>https://doi.org/10.1016/S0140-6736(21)02724-0</w:t>
      </w:r>
    </w:p>
    <w:p w14:paraId="2113786A" w14:textId="4F75DB46" w:rsidR="004B27EE" w:rsidRPr="00217E4C" w:rsidRDefault="00006162" w:rsidP="002513B9">
      <w:pPr>
        <w:spacing w:line="240" w:lineRule="auto"/>
        <w:ind w:left="567" w:hanging="567"/>
        <w:jc w:val="left"/>
        <w:rPr>
          <w:lang w:val="en-GB"/>
        </w:rPr>
      </w:pPr>
      <w:r w:rsidRPr="00217E4C">
        <w:rPr>
          <w:lang w:val="en-GB"/>
        </w:rPr>
        <w:t>Naranj</w:t>
      </w:r>
      <w:r>
        <w:rPr>
          <w:lang w:val="en-GB"/>
        </w:rPr>
        <w:t>o</w:t>
      </w:r>
      <w:r w:rsidR="004B27EE" w:rsidRPr="00217E4C">
        <w:rPr>
          <w:lang w:val="en-GB"/>
        </w:rPr>
        <w:t xml:space="preserve">, A., </w:t>
      </w:r>
      <w:r w:rsidR="003B7909" w:rsidRPr="00217E4C">
        <w:rPr>
          <w:lang w:val="en-GB"/>
        </w:rPr>
        <w:t xml:space="preserve">Johnson, A., Rossow, H., Kebreab, E. 2020. </w:t>
      </w:r>
      <w:r w:rsidR="004B27EE" w:rsidRPr="00217E4C">
        <w:rPr>
          <w:lang w:val="en-GB"/>
        </w:rPr>
        <w:t>Greenhouse gas, water, and land footprint per unit of production of the California dairy industry over 50 years</w:t>
      </w:r>
      <w:r w:rsidR="003B7909" w:rsidRPr="00217E4C">
        <w:rPr>
          <w:lang w:val="en-GB"/>
        </w:rPr>
        <w:t xml:space="preserve">. </w:t>
      </w:r>
      <w:r w:rsidR="004B27EE" w:rsidRPr="00217E4C">
        <w:rPr>
          <w:i/>
          <w:iCs/>
          <w:lang w:val="en-GB"/>
        </w:rPr>
        <w:t>Journal of Dairy Science</w:t>
      </w:r>
      <w:r w:rsidR="004B27EE" w:rsidRPr="00217E4C">
        <w:rPr>
          <w:lang w:val="en-GB"/>
        </w:rPr>
        <w:t xml:space="preserve"> 103</w:t>
      </w:r>
      <w:r w:rsidR="003B7909" w:rsidRPr="00217E4C">
        <w:rPr>
          <w:lang w:val="en-GB"/>
        </w:rPr>
        <w:t>(</w:t>
      </w:r>
      <w:r w:rsidR="004B27EE" w:rsidRPr="00217E4C">
        <w:rPr>
          <w:lang w:val="en-GB"/>
        </w:rPr>
        <w:t>4</w:t>
      </w:r>
      <w:r w:rsidR="003B7909" w:rsidRPr="00217E4C">
        <w:rPr>
          <w:lang w:val="en-GB"/>
        </w:rPr>
        <w:t>)</w:t>
      </w:r>
      <w:r w:rsidR="004B27EE" w:rsidRPr="00217E4C">
        <w:rPr>
          <w:lang w:val="en-GB"/>
        </w:rPr>
        <w:t xml:space="preserve">, 3760 </w:t>
      </w:r>
      <w:r w:rsidR="003B7909" w:rsidRPr="00217E4C">
        <w:rPr>
          <w:lang w:val="en-GB"/>
        </w:rPr>
        <w:t>–</w:t>
      </w:r>
      <w:r w:rsidR="004B27EE" w:rsidRPr="00217E4C">
        <w:rPr>
          <w:lang w:val="en-GB"/>
        </w:rPr>
        <w:t xml:space="preserve"> 3773</w:t>
      </w:r>
      <w:r w:rsidR="003B7909" w:rsidRPr="00217E4C">
        <w:rPr>
          <w:lang w:val="en-GB"/>
        </w:rPr>
        <w:t>.</w:t>
      </w:r>
      <w:r w:rsidR="000934E8" w:rsidRPr="00217E4C">
        <w:rPr>
          <w:lang w:val="en-GB"/>
        </w:rPr>
        <w:t xml:space="preserve"> </w:t>
      </w:r>
      <w:r w:rsidR="00597BC9">
        <w:fldChar w:fldCharType="begin"/>
      </w:r>
      <w:r w:rsidR="00597BC9" w:rsidRPr="006F01FD">
        <w:rPr>
          <w:lang w:val="en-US"/>
          <w:rPrChange w:id="1412" w:author="Lotta Rydhmer" w:date="2025-05-16T01:40:00Z">
            <w:rPr/>
          </w:rPrChange>
        </w:rPr>
        <w:instrText xml:space="preserve"> HYPERLINK "https://doi.org/10.3168/jds.2019-16576" </w:instrText>
      </w:r>
      <w:r w:rsidR="00597BC9">
        <w:fldChar w:fldCharType="separate"/>
      </w:r>
      <w:r w:rsidR="00A63495" w:rsidRPr="00217E4C">
        <w:rPr>
          <w:rStyle w:val="Hyperlnk"/>
          <w:lang w:val="en-GB"/>
        </w:rPr>
        <w:t>https://doi.org/10.3168/jds.2019-16576</w:t>
      </w:r>
      <w:r w:rsidR="00597BC9">
        <w:rPr>
          <w:rStyle w:val="Hyperlnk"/>
          <w:lang w:val="en-GB"/>
        </w:rPr>
        <w:fldChar w:fldCharType="end"/>
      </w:r>
      <w:r w:rsidR="00A63495" w:rsidRPr="00217E4C">
        <w:rPr>
          <w:lang w:val="en-GB"/>
        </w:rPr>
        <w:t xml:space="preserve"> </w:t>
      </w:r>
    </w:p>
    <w:p w14:paraId="487D0130" w14:textId="09A512BF" w:rsidR="000A35E5" w:rsidRPr="0032279E" w:rsidRDefault="000A35E5" w:rsidP="002513B9">
      <w:pPr>
        <w:spacing w:line="240" w:lineRule="auto"/>
        <w:ind w:left="567" w:hanging="567"/>
        <w:jc w:val="left"/>
      </w:pPr>
      <w:r w:rsidRPr="000A35E5">
        <w:rPr>
          <w:lang w:val="en-GB"/>
        </w:rPr>
        <w:t xml:space="preserve">NORM-VET, 2022. Usage of Antimicrobial Agents and Occurrence of Antimicrobial Resistance in Norway. </w:t>
      </w:r>
      <w:r w:rsidRPr="0032279E">
        <w:t>NORM/NORM-VET 2021. Tromsø, Oslo. ISSN: 1890-9965. www.vetinst.no</w:t>
      </w:r>
    </w:p>
    <w:p w14:paraId="7AA1A1AD" w14:textId="723A7A91" w:rsidR="00AA3A3E" w:rsidRPr="00620F46" w:rsidRDefault="00AA3A3E" w:rsidP="002513B9">
      <w:pPr>
        <w:spacing w:line="240" w:lineRule="auto"/>
        <w:ind w:left="567" w:hanging="567"/>
        <w:jc w:val="left"/>
        <w:rPr>
          <w:lang w:val="en-US"/>
        </w:rPr>
      </w:pPr>
      <w:r w:rsidRPr="00C81090">
        <w:rPr>
          <w:lang w:val="en-GB"/>
          <w:rPrChange w:id="1413" w:author="Elin Röös" w:date="2025-05-25T19:11:00Z" w16du:dateUtc="2025-05-25T17:11:00Z">
            <w:rPr/>
          </w:rPrChange>
        </w:rPr>
        <w:t xml:space="preserve">Nunan, C. 2022. </w:t>
      </w:r>
      <w:r w:rsidRPr="00387946">
        <w:rPr>
          <w:lang w:val="en-GB"/>
        </w:rPr>
        <w:t>Ending routine farm antibiotic use in Europe. Achieving responsible farm antibiotic use through improving animal health and welfare in pig and poultry production. European Public Health Alliance (EPHA)</w:t>
      </w:r>
      <w:r w:rsidR="00031E94" w:rsidRPr="00387946">
        <w:rPr>
          <w:lang w:val="en-GB"/>
        </w:rPr>
        <w:t>, Brussels.</w:t>
      </w:r>
      <w:r w:rsidR="0065725C" w:rsidRPr="00217E4C">
        <w:rPr>
          <w:lang w:val="en-GB"/>
        </w:rPr>
        <w:t xml:space="preserve"> </w:t>
      </w:r>
      <w:r w:rsidR="00597BC9">
        <w:fldChar w:fldCharType="begin"/>
      </w:r>
      <w:r w:rsidR="00597BC9" w:rsidRPr="006F01FD">
        <w:rPr>
          <w:lang w:val="en-US"/>
          <w:rPrChange w:id="1414" w:author="Lotta Rydhmer" w:date="2025-05-16T01:40:00Z">
            <w:rPr/>
          </w:rPrChange>
        </w:rPr>
        <w:instrText xml:space="preserve"> HYPERLINK "https://epha.org/wp-content/uploads/2022/02/report-ending-routine-farm-antibiotic-use-in-europe-final-2022.pdf" </w:instrText>
      </w:r>
      <w:r w:rsidR="00597BC9">
        <w:fldChar w:fldCharType="separate"/>
      </w:r>
      <w:r w:rsidR="0065725C" w:rsidRPr="00620F46">
        <w:rPr>
          <w:rStyle w:val="Hyperlnk"/>
          <w:lang w:val="en-US"/>
        </w:rPr>
        <w:t>https://epha.org/wp-content/uploads/2022/02/report-ending-routine-farm-antibiotic-use-in-europe-final-2022.pdf</w:t>
      </w:r>
      <w:r w:rsidR="00597BC9">
        <w:rPr>
          <w:rStyle w:val="Hyperlnk"/>
          <w:lang w:val="en-US"/>
        </w:rPr>
        <w:fldChar w:fldCharType="end"/>
      </w:r>
      <w:r w:rsidR="0065725C" w:rsidRPr="00620F46">
        <w:rPr>
          <w:lang w:val="en-US"/>
        </w:rPr>
        <w:t xml:space="preserve"> </w:t>
      </w:r>
    </w:p>
    <w:p w14:paraId="10BB518A" w14:textId="054DFD03" w:rsidR="00D027B8" w:rsidRPr="00217E4C" w:rsidRDefault="00D027B8" w:rsidP="002513B9">
      <w:pPr>
        <w:spacing w:line="240" w:lineRule="auto"/>
        <w:ind w:left="567" w:hanging="567"/>
        <w:jc w:val="left"/>
        <w:rPr>
          <w:lang w:val="en-GB"/>
        </w:rPr>
      </w:pPr>
      <w:r w:rsidRPr="00C81090">
        <w:rPr>
          <w:rPrChange w:id="1415" w:author="Elin Röös" w:date="2025-05-25T19:11:00Z" w16du:dateUtc="2025-05-25T17:11:00Z">
            <w:rPr>
              <w:lang w:val="en-US"/>
            </w:rPr>
          </w:rPrChange>
        </w:rPr>
        <w:t xml:space="preserve">Nyberg, O., Rico, A., </w:t>
      </w:r>
      <w:proofErr w:type="spellStart"/>
      <w:r w:rsidRPr="00C81090">
        <w:rPr>
          <w:rPrChange w:id="1416" w:author="Elin Röös" w:date="2025-05-25T19:11:00Z" w16du:dateUtc="2025-05-25T17:11:00Z">
            <w:rPr>
              <w:lang w:val="en-US"/>
            </w:rPr>
          </w:rPrChange>
        </w:rPr>
        <w:t>Guinée</w:t>
      </w:r>
      <w:proofErr w:type="spellEnd"/>
      <w:r w:rsidRPr="00C81090">
        <w:rPr>
          <w:rPrChange w:id="1417" w:author="Elin Röös" w:date="2025-05-25T19:11:00Z" w16du:dateUtc="2025-05-25T17:11:00Z">
            <w:rPr>
              <w:lang w:val="en-US"/>
            </w:rPr>
          </w:rPrChange>
        </w:rPr>
        <w:t>, J.B.</w:t>
      </w:r>
      <w:r w:rsidR="00DE6A8B" w:rsidRPr="00C81090">
        <w:rPr>
          <w:rPrChange w:id="1418" w:author="Elin Röös" w:date="2025-05-25T19:11:00Z" w16du:dateUtc="2025-05-25T17:11:00Z">
            <w:rPr>
              <w:lang w:val="en-US"/>
            </w:rPr>
          </w:rPrChange>
        </w:rPr>
        <w:t>, Henriksson, P. 2021.</w:t>
      </w:r>
      <w:r w:rsidRPr="00C81090">
        <w:rPr>
          <w:rPrChange w:id="1419" w:author="Elin Röös" w:date="2025-05-25T19:11:00Z" w16du:dateUtc="2025-05-25T17:11:00Z">
            <w:rPr>
              <w:lang w:val="en-US"/>
            </w:rPr>
          </w:rPrChange>
        </w:rPr>
        <w:t xml:space="preserve"> </w:t>
      </w:r>
      <w:r w:rsidRPr="00217E4C">
        <w:rPr>
          <w:lang w:val="en-GB"/>
        </w:rPr>
        <w:t xml:space="preserve">Characterizing antibiotics in LCA—a review of current practices and proposed novel approaches for including resistance. </w:t>
      </w:r>
      <w:r w:rsidRPr="00217E4C">
        <w:rPr>
          <w:i/>
          <w:iCs/>
          <w:lang w:val="en-GB"/>
        </w:rPr>
        <w:t>International Journal of Life Cycle Assessment</w:t>
      </w:r>
      <w:r w:rsidRPr="00217E4C">
        <w:rPr>
          <w:lang w:val="en-GB"/>
        </w:rPr>
        <w:t xml:space="preserve"> 26, 1816–1831. </w:t>
      </w:r>
      <w:r w:rsidR="00597BC9">
        <w:fldChar w:fldCharType="begin"/>
      </w:r>
      <w:r w:rsidR="00597BC9" w:rsidRPr="006F01FD">
        <w:rPr>
          <w:lang w:val="en-US"/>
          <w:rPrChange w:id="1420" w:author="Lotta Rydhmer" w:date="2025-05-16T01:40:00Z">
            <w:rPr/>
          </w:rPrChange>
        </w:rPr>
        <w:instrText xml:space="preserve"> HYPERLINK "https://doi.org/10.1007/s11367-021-01908-y" </w:instrText>
      </w:r>
      <w:r w:rsidR="00597BC9">
        <w:fldChar w:fldCharType="separate"/>
      </w:r>
      <w:r w:rsidRPr="00217E4C">
        <w:rPr>
          <w:rStyle w:val="Hyperlnk"/>
          <w:lang w:val="en-GB"/>
        </w:rPr>
        <w:t>https://doi.org/10.1007/s11367-021-01908-y</w:t>
      </w:r>
      <w:r w:rsidR="00597BC9">
        <w:rPr>
          <w:rStyle w:val="Hyperlnk"/>
          <w:lang w:val="en-GB"/>
        </w:rPr>
        <w:fldChar w:fldCharType="end"/>
      </w:r>
      <w:r w:rsidRPr="00217E4C">
        <w:rPr>
          <w:lang w:val="en-GB"/>
        </w:rPr>
        <w:t xml:space="preserve"> </w:t>
      </w:r>
    </w:p>
    <w:p w14:paraId="4331D138" w14:textId="325DD965" w:rsidR="007E4BDF" w:rsidRPr="00217E4C" w:rsidRDefault="007E4BDF" w:rsidP="002513B9">
      <w:pPr>
        <w:spacing w:line="240" w:lineRule="auto"/>
        <w:ind w:left="567" w:hanging="567"/>
        <w:jc w:val="left"/>
        <w:rPr>
          <w:lang w:val="en-GB"/>
        </w:rPr>
      </w:pPr>
      <w:r w:rsidRPr="00217E4C">
        <w:rPr>
          <w:lang w:val="en-GB"/>
        </w:rPr>
        <w:t>Palmer, C., Sandøe, P. 2011. Animal ethics. In M. C. Appleby, J. A. Mench, I. A. S. Olsson, B. O. Hughes (Eds.), Animal welfare (2. ed., pp. 1-12). CABI Publishing</w:t>
      </w:r>
    </w:p>
    <w:p w14:paraId="0599896C" w14:textId="2723674E" w:rsidR="00E37D8D" w:rsidRPr="00217E4C" w:rsidRDefault="5B5A985F" w:rsidP="002513B9">
      <w:pPr>
        <w:spacing w:line="240" w:lineRule="auto"/>
        <w:ind w:left="567" w:hanging="567"/>
        <w:jc w:val="left"/>
        <w:rPr>
          <w:lang w:val="en-GB"/>
        </w:rPr>
      </w:pPr>
      <w:r w:rsidRPr="00C81090">
        <w:rPr>
          <w:rPrChange w:id="1421" w:author="Elin Röös" w:date="2025-05-25T19:11:00Z" w16du:dateUtc="2025-05-25T17:11:00Z">
            <w:rPr>
              <w:lang w:val="en-US"/>
            </w:rPr>
          </w:rPrChange>
        </w:rPr>
        <w:t xml:space="preserve">Paris, J., Falkenberg, T., </w:t>
      </w:r>
      <w:proofErr w:type="spellStart"/>
      <w:r w:rsidRPr="00C81090">
        <w:rPr>
          <w:rPrChange w:id="1422" w:author="Elin Röös" w:date="2025-05-25T19:11:00Z" w16du:dateUtc="2025-05-25T17:11:00Z">
            <w:rPr>
              <w:lang w:val="en-US"/>
            </w:rPr>
          </w:rPrChange>
        </w:rPr>
        <w:t>Nöthlings</w:t>
      </w:r>
      <w:proofErr w:type="spellEnd"/>
      <w:r w:rsidRPr="00C81090">
        <w:rPr>
          <w:rPrChange w:id="1423" w:author="Elin Röös" w:date="2025-05-25T19:11:00Z" w16du:dateUtc="2025-05-25T17:11:00Z">
            <w:rPr>
              <w:lang w:val="en-US"/>
            </w:rPr>
          </w:rPrChange>
        </w:rPr>
        <w:t xml:space="preserve">, U., </w:t>
      </w:r>
      <w:r w:rsidR="004726BA" w:rsidRPr="00C81090">
        <w:rPr>
          <w:i/>
          <w:iCs/>
          <w:rPrChange w:id="1424" w:author="Elin Röös" w:date="2025-05-25T19:11:00Z" w16du:dateUtc="2025-05-25T17:11:00Z">
            <w:rPr>
              <w:i/>
              <w:iCs/>
              <w:lang w:val="en-US"/>
            </w:rPr>
          </w:rPrChange>
        </w:rPr>
        <w:t>et al.</w:t>
      </w:r>
      <w:r w:rsidRPr="00C81090">
        <w:rPr>
          <w:rPrChange w:id="1425" w:author="Elin Röös" w:date="2025-05-25T19:11:00Z" w16du:dateUtc="2025-05-25T17:11:00Z">
            <w:rPr>
              <w:lang w:val="en-US"/>
            </w:rPr>
          </w:rPrChange>
        </w:rPr>
        <w:t xml:space="preserve"> 2022. </w:t>
      </w:r>
      <w:r w:rsidRPr="00217E4C">
        <w:rPr>
          <w:lang w:val="en-GB"/>
        </w:rPr>
        <w:t xml:space="preserve">Changing dietary patterns is necessary to improve the sustainability of Western diets from a One Health perspective. </w:t>
      </w:r>
      <w:r w:rsidRPr="00217E4C">
        <w:rPr>
          <w:i/>
          <w:iCs/>
          <w:lang w:val="en-GB"/>
        </w:rPr>
        <w:t>Science of The Total Environment</w:t>
      </w:r>
      <w:r w:rsidRPr="00217E4C">
        <w:rPr>
          <w:lang w:val="en-GB"/>
        </w:rPr>
        <w:t xml:space="preserve"> 811:151437. </w:t>
      </w:r>
      <w:r w:rsidR="00597BC9">
        <w:fldChar w:fldCharType="begin"/>
      </w:r>
      <w:r w:rsidR="00597BC9" w:rsidRPr="006F01FD">
        <w:rPr>
          <w:lang w:val="en-US"/>
          <w:rPrChange w:id="1426" w:author="Lotta Rydhmer" w:date="2025-05-16T01:40:00Z">
            <w:rPr/>
          </w:rPrChange>
        </w:rPr>
        <w:instrText xml:space="preserve"> HYPERLINK "https://doi.org/10.1016/j.scitotenv.2021.151437" \h </w:instrText>
      </w:r>
      <w:r w:rsidR="00597BC9">
        <w:fldChar w:fldCharType="separate"/>
      </w:r>
      <w:r w:rsidRPr="00217E4C">
        <w:rPr>
          <w:rStyle w:val="Hyperlnk"/>
          <w:lang w:val="en-GB"/>
        </w:rPr>
        <w:t>https://doi.org/10.1016/j.scitotenv.2021.151437</w:t>
      </w:r>
      <w:r w:rsidR="00597BC9">
        <w:rPr>
          <w:rStyle w:val="Hyperlnk"/>
          <w:lang w:val="en-GB"/>
        </w:rPr>
        <w:fldChar w:fldCharType="end"/>
      </w:r>
      <w:r w:rsidRPr="00217E4C">
        <w:rPr>
          <w:lang w:val="en-GB"/>
        </w:rPr>
        <w:t xml:space="preserve"> </w:t>
      </w:r>
    </w:p>
    <w:p w14:paraId="0AD22B9C" w14:textId="766D056B" w:rsidR="00DA4FA1" w:rsidRPr="00217E4C" w:rsidRDefault="00DA4FA1" w:rsidP="002513B9">
      <w:pPr>
        <w:spacing w:line="240" w:lineRule="auto"/>
        <w:ind w:left="567" w:hanging="567"/>
        <w:jc w:val="left"/>
        <w:rPr>
          <w:rFonts w:eastAsia="Times New Roman" w:cs="Times New Roman"/>
          <w:szCs w:val="24"/>
          <w:lang w:val="en-US"/>
        </w:rPr>
      </w:pPr>
    </w:p>
    <w:p w14:paraId="0012F701" w14:textId="51ED9879" w:rsidR="5B5A985F" w:rsidRPr="00217E4C" w:rsidRDefault="5B5A985F" w:rsidP="002513B9">
      <w:pPr>
        <w:spacing w:line="240" w:lineRule="auto"/>
        <w:ind w:left="567" w:hanging="567"/>
        <w:jc w:val="left"/>
        <w:rPr>
          <w:lang w:val="en-GB"/>
        </w:rPr>
      </w:pPr>
      <w:r w:rsidRPr="00DF7C87">
        <w:rPr>
          <w:rFonts w:eastAsia="Times New Roman" w:cs="Times New Roman"/>
          <w:szCs w:val="24"/>
          <w:lang w:val="en-GB"/>
          <w:rPrChange w:id="1427" w:author="Elin Röös" w:date="2025-05-25T19:28:00Z" w16du:dateUtc="2025-05-25T17:28:00Z">
            <w:rPr>
              <w:rFonts w:eastAsia="Times New Roman" w:cs="Times New Roman"/>
              <w:szCs w:val="24"/>
            </w:rPr>
          </w:rPrChange>
        </w:rPr>
        <w:t xml:space="preserve">Rauw, W. M., Kanis, E., </w:t>
      </w:r>
      <w:proofErr w:type="spellStart"/>
      <w:r w:rsidRPr="00DF7C87">
        <w:rPr>
          <w:rFonts w:eastAsia="Times New Roman" w:cs="Times New Roman"/>
          <w:szCs w:val="24"/>
          <w:lang w:val="en-GB"/>
          <w:rPrChange w:id="1428" w:author="Elin Röös" w:date="2025-05-25T19:28:00Z" w16du:dateUtc="2025-05-25T17:28:00Z">
            <w:rPr>
              <w:rFonts w:eastAsia="Times New Roman" w:cs="Times New Roman"/>
              <w:szCs w:val="24"/>
            </w:rPr>
          </w:rPrChange>
        </w:rPr>
        <w:t>Noordhuizen</w:t>
      </w:r>
      <w:proofErr w:type="spellEnd"/>
      <w:r w:rsidRPr="00DF7C87">
        <w:rPr>
          <w:rFonts w:eastAsia="Times New Roman" w:cs="Times New Roman"/>
          <w:szCs w:val="24"/>
          <w:lang w:val="en-GB"/>
          <w:rPrChange w:id="1429" w:author="Elin Röös" w:date="2025-05-25T19:28:00Z" w16du:dateUtc="2025-05-25T17:28:00Z">
            <w:rPr>
              <w:rFonts w:eastAsia="Times New Roman" w:cs="Times New Roman"/>
              <w:szCs w:val="24"/>
            </w:rPr>
          </w:rPrChange>
        </w:rPr>
        <w:t xml:space="preserve">-Stassen, E.N., </w:t>
      </w:r>
      <w:proofErr w:type="spellStart"/>
      <w:r w:rsidRPr="00DF7C87">
        <w:rPr>
          <w:rFonts w:eastAsia="Times New Roman" w:cs="Times New Roman"/>
          <w:szCs w:val="24"/>
          <w:lang w:val="en-GB"/>
          <w:rPrChange w:id="1430" w:author="Elin Röös" w:date="2025-05-25T19:28:00Z" w16du:dateUtc="2025-05-25T17:28:00Z">
            <w:rPr>
              <w:rFonts w:eastAsia="Times New Roman" w:cs="Times New Roman"/>
              <w:szCs w:val="24"/>
            </w:rPr>
          </w:rPrChange>
        </w:rPr>
        <w:t>Grommers</w:t>
      </w:r>
      <w:proofErr w:type="spellEnd"/>
      <w:r w:rsidRPr="00DF7C87">
        <w:rPr>
          <w:rFonts w:eastAsia="Times New Roman" w:cs="Times New Roman"/>
          <w:szCs w:val="24"/>
          <w:lang w:val="en-GB"/>
          <w:rPrChange w:id="1431" w:author="Elin Röös" w:date="2025-05-25T19:28:00Z" w16du:dateUtc="2025-05-25T17:28:00Z">
            <w:rPr>
              <w:rFonts w:eastAsia="Times New Roman" w:cs="Times New Roman"/>
              <w:szCs w:val="24"/>
            </w:rPr>
          </w:rPrChange>
        </w:rPr>
        <w:t xml:space="preserve">, F.J. 1998. </w:t>
      </w:r>
      <w:r w:rsidRPr="00217E4C">
        <w:rPr>
          <w:rFonts w:eastAsia="Times New Roman" w:cs="Times New Roman"/>
          <w:szCs w:val="24"/>
          <w:lang w:val="en-GB"/>
        </w:rPr>
        <w:t>Undesirable side effects of selection for high production efficiency in farm animals: A review. Livestock Production Science 56, 15–33.</w:t>
      </w:r>
    </w:p>
    <w:p w14:paraId="44869507" w14:textId="3844DFBF" w:rsidR="0055402F" w:rsidRDefault="5B5A985F" w:rsidP="002513B9">
      <w:pPr>
        <w:spacing w:line="240" w:lineRule="auto"/>
        <w:ind w:left="567" w:hanging="567"/>
        <w:jc w:val="left"/>
        <w:rPr>
          <w:lang w:val="en-GB"/>
        </w:rPr>
      </w:pPr>
      <w:r w:rsidRPr="00217E4C">
        <w:rPr>
          <w:lang w:val="en-GB"/>
        </w:rPr>
        <w:t>Regan, T. 1985. The case for animal rights. University of California Press, Oakland.</w:t>
      </w:r>
    </w:p>
    <w:p w14:paraId="5D290238" w14:textId="06F191CB" w:rsidR="002D77EA" w:rsidRPr="00217E4C" w:rsidRDefault="002D77EA" w:rsidP="002D77EA">
      <w:pPr>
        <w:spacing w:line="240" w:lineRule="auto"/>
        <w:ind w:left="567" w:hanging="567"/>
        <w:jc w:val="left"/>
        <w:rPr>
          <w:lang w:val="en-GB"/>
        </w:rPr>
      </w:pPr>
      <w:r w:rsidRPr="002D77EA">
        <w:rPr>
          <w:lang w:val="en-GB"/>
        </w:rPr>
        <w:t>Richter,</w:t>
      </w:r>
      <w:r>
        <w:rPr>
          <w:lang w:val="en-GB"/>
        </w:rPr>
        <w:t xml:space="preserve"> S., S</w:t>
      </w:r>
      <w:r w:rsidRPr="002D77EA">
        <w:rPr>
          <w:lang w:val="en-GB"/>
        </w:rPr>
        <w:t>cherer,</w:t>
      </w:r>
      <w:r>
        <w:rPr>
          <w:lang w:val="en-GB"/>
        </w:rPr>
        <w:t xml:space="preserve"> L., </w:t>
      </w:r>
      <w:r w:rsidRPr="002D77EA">
        <w:rPr>
          <w:lang w:val="en-GB"/>
        </w:rPr>
        <w:t xml:space="preserve">Hegwood, </w:t>
      </w:r>
      <w:r>
        <w:rPr>
          <w:lang w:val="en-GB"/>
        </w:rPr>
        <w:t xml:space="preserve">M., </w:t>
      </w:r>
      <w:r w:rsidRPr="002D77EA">
        <w:rPr>
          <w:lang w:val="en-GB"/>
        </w:rPr>
        <w:t>Bartlett,</w:t>
      </w:r>
      <w:r>
        <w:rPr>
          <w:lang w:val="en-GB"/>
        </w:rPr>
        <w:t xml:space="preserve"> H., </w:t>
      </w:r>
      <w:r w:rsidRPr="002D77EA">
        <w:rPr>
          <w:lang w:val="en-GB"/>
        </w:rPr>
        <w:t xml:space="preserve">Bossert, </w:t>
      </w:r>
      <w:r>
        <w:rPr>
          <w:lang w:val="en-GB"/>
        </w:rPr>
        <w:t xml:space="preserve">L.N., </w:t>
      </w:r>
      <w:r w:rsidRPr="002D77EA">
        <w:rPr>
          <w:lang w:val="en-GB"/>
        </w:rPr>
        <w:t>Frehner,</w:t>
      </w:r>
      <w:r>
        <w:rPr>
          <w:lang w:val="en-GB"/>
        </w:rPr>
        <w:t xml:space="preserve"> A.,</w:t>
      </w:r>
      <w:r w:rsidRPr="002D77EA">
        <w:rPr>
          <w:lang w:val="en-GB"/>
        </w:rPr>
        <w:t xml:space="preserve"> Schader,</w:t>
      </w:r>
      <w:r>
        <w:rPr>
          <w:lang w:val="en-GB"/>
        </w:rPr>
        <w:t xml:space="preserve"> C. 20</w:t>
      </w:r>
      <w:r w:rsidR="004E2B0F">
        <w:rPr>
          <w:lang w:val="en-GB"/>
        </w:rPr>
        <w:t xml:space="preserve">24. </w:t>
      </w:r>
      <w:r w:rsidRPr="002D77EA">
        <w:rPr>
          <w:lang w:val="en-GB"/>
        </w:rPr>
        <w:t>Conceptual framework for considering animal welfare in sustainability assessments of foods</w:t>
      </w:r>
      <w:r w:rsidR="004E2B0F">
        <w:rPr>
          <w:lang w:val="en-GB"/>
        </w:rPr>
        <w:t xml:space="preserve">. </w:t>
      </w:r>
      <w:r w:rsidR="004E2B0F" w:rsidRPr="009322B8">
        <w:rPr>
          <w:i/>
          <w:iCs/>
          <w:lang w:val="en-GB"/>
        </w:rPr>
        <w:t>S</w:t>
      </w:r>
      <w:r w:rsidRPr="009322B8">
        <w:rPr>
          <w:i/>
          <w:iCs/>
          <w:lang w:val="en-GB"/>
        </w:rPr>
        <w:t>ustainable Production and Consumption</w:t>
      </w:r>
      <w:r w:rsidRPr="002D77EA">
        <w:rPr>
          <w:lang w:val="en-GB"/>
        </w:rPr>
        <w:t xml:space="preserve"> 52,</w:t>
      </w:r>
      <w:r w:rsidR="004E2B0F">
        <w:rPr>
          <w:lang w:val="en-GB"/>
        </w:rPr>
        <w:t xml:space="preserve"> </w:t>
      </w:r>
      <w:r w:rsidRPr="002D77EA">
        <w:rPr>
          <w:lang w:val="en-GB"/>
        </w:rPr>
        <w:t>179-209</w:t>
      </w:r>
      <w:r w:rsidR="004E2B0F">
        <w:rPr>
          <w:lang w:val="en-GB"/>
        </w:rPr>
        <w:t xml:space="preserve">. </w:t>
      </w:r>
      <w:r w:rsidRPr="002D77EA">
        <w:rPr>
          <w:lang w:val="en-GB"/>
        </w:rPr>
        <w:t>https://doi.org/10.1016/j.spc.2024.10.004.</w:t>
      </w:r>
    </w:p>
    <w:p w14:paraId="5BC7D62F" w14:textId="17331FA0" w:rsidR="5B5A985F" w:rsidRPr="00217E4C" w:rsidRDefault="5B5A985F" w:rsidP="002513B9">
      <w:pPr>
        <w:spacing w:line="240" w:lineRule="auto"/>
        <w:ind w:left="567" w:hanging="567"/>
        <w:jc w:val="left"/>
        <w:rPr>
          <w:lang w:val="en-GB"/>
        </w:rPr>
      </w:pPr>
      <w:proofErr w:type="spellStart"/>
      <w:r w:rsidRPr="009322B8">
        <w:rPr>
          <w:lang w:val="en-US"/>
        </w:rPr>
        <w:t>Röcklinsberg</w:t>
      </w:r>
      <w:proofErr w:type="spellEnd"/>
      <w:r w:rsidRPr="009322B8">
        <w:rPr>
          <w:lang w:val="en-US"/>
        </w:rPr>
        <w:t xml:space="preserve">, H, Gamborg, C, Gjerris, M. 2014. </w:t>
      </w:r>
      <w:r w:rsidRPr="00217E4C">
        <w:rPr>
          <w:lang w:val="en-GB"/>
        </w:rPr>
        <w:t>A case for integrity: Gains from including more than animal welfare in animal ethics committee deliberations. Laboratory Animals 48, 61–71. https://doi .org/10.1177/0023677213514220.</w:t>
      </w:r>
    </w:p>
    <w:p w14:paraId="56726765" w14:textId="67B42996" w:rsidR="004E47AB" w:rsidRPr="00217E4C" w:rsidRDefault="004E47AB" w:rsidP="002513B9">
      <w:pPr>
        <w:spacing w:line="240" w:lineRule="auto"/>
        <w:ind w:left="567" w:hanging="567"/>
        <w:jc w:val="left"/>
        <w:rPr>
          <w:lang w:val="en-GB"/>
        </w:rPr>
      </w:pPr>
      <w:r w:rsidRPr="00217E4C">
        <w:rPr>
          <w:lang w:val="en-GB"/>
        </w:rPr>
        <w:t>Röös, E., Jacobsen, M., Karlsson, L., Wanecek, W., Spångberg, J., Mazac, R., Rydhmer, L.</w:t>
      </w:r>
      <w:r w:rsidR="003C41F8" w:rsidRPr="00217E4C">
        <w:rPr>
          <w:lang w:val="en-GB"/>
        </w:rPr>
        <w:t xml:space="preserve"> Forthcoming. Introducing a comprehensive and configurable tool for calculating environmental and social footprints for use in dietary assessments. In review in </w:t>
      </w:r>
      <w:r w:rsidR="003C41F8" w:rsidRPr="00217E4C">
        <w:rPr>
          <w:i/>
          <w:iCs/>
          <w:lang w:val="en-GB"/>
        </w:rPr>
        <w:t>Journal of Cleaner Production.</w:t>
      </w:r>
      <w:r w:rsidR="003C41F8" w:rsidRPr="00217E4C">
        <w:rPr>
          <w:lang w:val="en-GB"/>
        </w:rPr>
        <w:t xml:space="preserve"> </w:t>
      </w:r>
    </w:p>
    <w:p w14:paraId="3072770E" w14:textId="1C13F4F1" w:rsidR="002F54D1" w:rsidRPr="00217E4C" w:rsidRDefault="002F54D1" w:rsidP="002513B9">
      <w:pPr>
        <w:spacing w:line="240" w:lineRule="auto"/>
        <w:ind w:left="567" w:hanging="567"/>
        <w:jc w:val="left"/>
        <w:rPr>
          <w:lang w:val="en-GB"/>
        </w:rPr>
      </w:pPr>
      <w:r w:rsidRPr="00217E4C">
        <w:rPr>
          <w:lang w:val="en-GB"/>
        </w:rPr>
        <w:t xml:space="preserve">Rufener, C., </w:t>
      </w:r>
      <w:proofErr w:type="spellStart"/>
      <w:r w:rsidRPr="00217E4C">
        <w:rPr>
          <w:lang w:val="en-GB"/>
        </w:rPr>
        <w:t>Makagon</w:t>
      </w:r>
      <w:proofErr w:type="spellEnd"/>
      <w:r w:rsidRPr="00217E4C">
        <w:rPr>
          <w:lang w:val="en-GB"/>
        </w:rPr>
        <w:t>, M. 2020. Keel bone fractures in laying hens: a systematic review of prevalence across age, housing systems, and strains, </w:t>
      </w:r>
      <w:r w:rsidRPr="00217E4C">
        <w:rPr>
          <w:i/>
          <w:iCs/>
          <w:lang w:val="en-GB"/>
        </w:rPr>
        <w:t>Journal of Animal Science</w:t>
      </w:r>
      <w:r w:rsidR="008F284B" w:rsidRPr="00217E4C">
        <w:rPr>
          <w:lang w:val="en-GB"/>
        </w:rPr>
        <w:t xml:space="preserve"> </w:t>
      </w:r>
      <w:r w:rsidRPr="00217E4C">
        <w:rPr>
          <w:lang w:val="en-GB"/>
        </w:rPr>
        <w:t>98, Issue Supplement_1, S36–S51, </w:t>
      </w:r>
      <w:r w:rsidR="00597BC9">
        <w:fldChar w:fldCharType="begin"/>
      </w:r>
      <w:r w:rsidR="00597BC9" w:rsidRPr="006F01FD">
        <w:rPr>
          <w:lang w:val="en-US"/>
          <w:rPrChange w:id="1432" w:author="Lotta Rydhmer" w:date="2025-05-16T01:40:00Z">
            <w:rPr/>
          </w:rPrChange>
        </w:rPr>
        <w:instrText xml:space="preserve"> HYPERLINK "https://doi.org/10.1093/jas/skaa145" </w:instrText>
      </w:r>
      <w:r w:rsidR="00597BC9">
        <w:fldChar w:fldCharType="separate"/>
      </w:r>
      <w:r w:rsidRPr="00217E4C">
        <w:rPr>
          <w:rStyle w:val="Hyperlnk"/>
          <w:lang w:val="en-GB"/>
        </w:rPr>
        <w:t>https://doi.org/10.1093/jas/skaa145</w:t>
      </w:r>
      <w:r w:rsidR="00597BC9">
        <w:rPr>
          <w:rStyle w:val="Hyperlnk"/>
          <w:lang w:val="en-GB"/>
        </w:rPr>
        <w:fldChar w:fldCharType="end"/>
      </w:r>
    </w:p>
    <w:p w14:paraId="1744282C" w14:textId="5C0913BE" w:rsidR="00D810F1" w:rsidRDefault="00D810F1" w:rsidP="002513B9">
      <w:pPr>
        <w:spacing w:line="240" w:lineRule="auto"/>
        <w:ind w:left="567" w:hanging="567"/>
        <w:jc w:val="left"/>
        <w:rPr>
          <w:lang w:val="en-GB"/>
        </w:rPr>
      </w:pPr>
      <w:r w:rsidRPr="00016814">
        <w:rPr>
          <w:lang w:val="en-GB"/>
        </w:rPr>
        <w:t>Sandøe</w:t>
      </w:r>
      <w:r w:rsidR="00873938" w:rsidRPr="00016814">
        <w:rPr>
          <w:lang w:val="en-GB"/>
        </w:rPr>
        <w:t>,</w:t>
      </w:r>
      <w:r w:rsidRPr="00016814">
        <w:rPr>
          <w:lang w:val="en-GB"/>
        </w:rPr>
        <w:t xml:space="preserve"> P</w:t>
      </w:r>
      <w:r w:rsidR="00873938" w:rsidRPr="00016814">
        <w:rPr>
          <w:lang w:val="en-GB"/>
        </w:rPr>
        <w:t>.</w:t>
      </w:r>
      <w:r w:rsidRPr="00016814">
        <w:rPr>
          <w:lang w:val="en-GB"/>
        </w:rPr>
        <w:t>, Hansen</w:t>
      </w:r>
      <w:r w:rsidR="00873938" w:rsidRPr="00016814">
        <w:rPr>
          <w:lang w:val="en-GB"/>
        </w:rPr>
        <w:t>,</w:t>
      </w:r>
      <w:r w:rsidRPr="00016814">
        <w:rPr>
          <w:lang w:val="en-GB"/>
        </w:rPr>
        <w:t xml:space="preserve"> H</w:t>
      </w:r>
      <w:r w:rsidR="00873938" w:rsidRPr="00016814">
        <w:rPr>
          <w:lang w:val="en-GB"/>
        </w:rPr>
        <w:t>.</w:t>
      </w:r>
      <w:r w:rsidRPr="00016814">
        <w:rPr>
          <w:lang w:val="en-GB"/>
        </w:rPr>
        <w:t>O</w:t>
      </w:r>
      <w:r w:rsidR="00873938" w:rsidRPr="00016814">
        <w:rPr>
          <w:lang w:val="en-GB"/>
        </w:rPr>
        <w:t>.</w:t>
      </w:r>
      <w:r w:rsidRPr="00016814">
        <w:rPr>
          <w:lang w:val="en-GB"/>
        </w:rPr>
        <w:t xml:space="preserve">, </w:t>
      </w:r>
      <w:proofErr w:type="spellStart"/>
      <w:r w:rsidRPr="00016814">
        <w:rPr>
          <w:lang w:val="en-GB"/>
        </w:rPr>
        <w:t>Forkman</w:t>
      </w:r>
      <w:proofErr w:type="spellEnd"/>
      <w:r w:rsidR="00873938" w:rsidRPr="00016814">
        <w:rPr>
          <w:lang w:val="en-GB"/>
        </w:rPr>
        <w:t>,</w:t>
      </w:r>
      <w:r w:rsidRPr="00016814">
        <w:rPr>
          <w:lang w:val="en-GB"/>
        </w:rPr>
        <w:t xml:space="preserve"> B</w:t>
      </w:r>
      <w:r w:rsidR="00873938" w:rsidRPr="00016814">
        <w:rPr>
          <w:lang w:val="en-GB"/>
        </w:rPr>
        <w:t>.</w:t>
      </w:r>
      <w:r w:rsidRPr="00016814">
        <w:rPr>
          <w:lang w:val="en-GB"/>
        </w:rPr>
        <w:t>, van Horne</w:t>
      </w:r>
      <w:r w:rsidR="00873938" w:rsidRPr="00016814">
        <w:rPr>
          <w:lang w:val="en-GB"/>
        </w:rPr>
        <w:t>,</w:t>
      </w:r>
      <w:r w:rsidRPr="00016814">
        <w:rPr>
          <w:lang w:val="en-GB"/>
        </w:rPr>
        <w:t xml:space="preserve"> P</w:t>
      </w:r>
      <w:r w:rsidR="00873938" w:rsidRPr="00016814">
        <w:rPr>
          <w:lang w:val="en-GB"/>
        </w:rPr>
        <w:t>.</w:t>
      </w:r>
      <w:r w:rsidRPr="00016814">
        <w:rPr>
          <w:lang w:val="en-GB"/>
        </w:rPr>
        <w:t>, Houe</w:t>
      </w:r>
      <w:r w:rsidR="00873938" w:rsidRPr="00016814">
        <w:rPr>
          <w:lang w:val="en-GB"/>
        </w:rPr>
        <w:t>,</w:t>
      </w:r>
      <w:r w:rsidRPr="00016814">
        <w:rPr>
          <w:lang w:val="en-GB"/>
        </w:rPr>
        <w:t xml:space="preserve"> H</w:t>
      </w:r>
      <w:r w:rsidR="00873938" w:rsidRPr="00016814">
        <w:rPr>
          <w:lang w:val="en-GB"/>
        </w:rPr>
        <w:t>.</w:t>
      </w:r>
      <w:r w:rsidRPr="00016814">
        <w:rPr>
          <w:lang w:val="en-GB"/>
        </w:rPr>
        <w:t>, de Jong</w:t>
      </w:r>
      <w:r w:rsidR="00873938" w:rsidRPr="00016814">
        <w:rPr>
          <w:lang w:val="en-GB"/>
        </w:rPr>
        <w:t>,</w:t>
      </w:r>
      <w:r w:rsidRPr="00016814">
        <w:rPr>
          <w:lang w:val="en-GB"/>
        </w:rPr>
        <w:t xml:space="preserve"> I</w:t>
      </w:r>
      <w:r w:rsidR="00873938" w:rsidRPr="00016814">
        <w:rPr>
          <w:lang w:val="en-GB"/>
        </w:rPr>
        <w:t>.</w:t>
      </w:r>
      <w:r w:rsidRPr="00016814">
        <w:rPr>
          <w:lang w:val="en-GB"/>
        </w:rPr>
        <w:t>C</w:t>
      </w:r>
      <w:r w:rsidR="00873938" w:rsidRPr="00016814">
        <w:rPr>
          <w:lang w:val="en-GB"/>
        </w:rPr>
        <w:t>.</w:t>
      </w:r>
      <w:r w:rsidRPr="00016814">
        <w:rPr>
          <w:lang w:val="en-GB"/>
        </w:rPr>
        <w:t>, Kjær</w:t>
      </w:r>
      <w:r w:rsidR="00873938" w:rsidRPr="00016814">
        <w:rPr>
          <w:lang w:val="en-GB"/>
        </w:rPr>
        <w:t>,</w:t>
      </w:r>
      <w:r w:rsidRPr="00016814">
        <w:rPr>
          <w:lang w:val="en-GB"/>
        </w:rPr>
        <w:t xml:space="preserve"> J</w:t>
      </w:r>
      <w:r w:rsidR="00873938" w:rsidRPr="00016814">
        <w:rPr>
          <w:lang w:val="en-GB"/>
        </w:rPr>
        <w:t>.</w:t>
      </w:r>
      <w:r w:rsidRPr="00016814">
        <w:rPr>
          <w:lang w:val="en-GB"/>
        </w:rPr>
        <w:t>B</w:t>
      </w:r>
      <w:r w:rsidR="00873938">
        <w:rPr>
          <w:lang w:val="en-GB"/>
        </w:rPr>
        <w:t>.</w:t>
      </w:r>
      <w:r w:rsidRPr="00016814">
        <w:rPr>
          <w:lang w:val="en-GB"/>
        </w:rPr>
        <w:t>, Nielsen</w:t>
      </w:r>
      <w:r w:rsidR="00873938">
        <w:rPr>
          <w:lang w:val="en-GB"/>
        </w:rPr>
        <w:t>,</w:t>
      </w:r>
      <w:r w:rsidRPr="00016814">
        <w:rPr>
          <w:lang w:val="en-GB"/>
        </w:rPr>
        <w:t xml:space="preserve"> S</w:t>
      </w:r>
      <w:r w:rsidR="00873938">
        <w:rPr>
          <w:lang w:val="en-GB"/>
        </w:rPr>
        <w:t>.</w:t>
      </w:r>
      <w:r w:rsidRPr="00016814">
        <w:rPr>
          <w:lang w:val="en-GB"/>
        </w:rPr>
        <w:t>S</w:t>
      </w:r>
      <w:r w:rsidR="00873938">
        <w:rPr>
          <w:lang w:val="en-GB"/>
        </w:rPr>
        <w:t>.</w:t>
      </w:r>
      <w:r w:rsidRPr="00016814">
        <w:rPr>
          <w:lang w:val="en-GB"/>
        </w:rPr>
        <w:t>, Palmer</w:t>
      </w:r>
      <w:r w:rsidR="00873938">
        <w:rPr>
          <w:lang w:val="en-GB"/>
        </w:rPr>
        <w:t>,</w:t>
      </w:r>
      <w:r w:rsidRPr="00016814">
        <w:rPr>
          <w:lang w:val="en-GB"/>
        </w:rPr>
        <w:t xml:space="preserve"> C</w:t>
      </w:r>
      <w:r w:rsidR="00873938">
        <w:rPr>
          <w:lang w:val="en-GB"/>
        </w:rPr>
        <w:t>.</w:t>
      </w:r>
      <w:r w:rsidRPr="00016814">
        <w:rPr>
          <w:lang w:val="en-GB"/>
        </w:rPr>
        <w:t>, Rhode</w:t>
      </w:r>
      <w:r w:rsidR="00873938">
        <w:rPr>
          <w:lang w:val="en-GB"/>
        </w:rPr>
        <w:t>,</w:t>
      </w:r>
      <w:r w:rsidRPr="00016814">
        <w:rPr>
          <w:lang w:val="en-GB"/>
        </w:rPr>
        <w:t xml:space="preserve"> H</w:t>
      </w:r>
      <w:r w:rsidR="00873938">
        <w:rPr>
          <w:lang w:val="en-GB"/>
        </w:rPr>
        <w:t>.</w:t>
      </w:r>
      <w:r w:rsidRPr="00016814">
        <w:rPr>
          <w:lang w:val="en-GB"/>
        </w:rPr>
        <w:t>L</w:t>
      </w:r>
      <w:r w:rsidR="00873938">
        <w:rPr>
          <w:lang w:val="en-GB"/>
        </w:rPr>
        <w:t>.</w:t>
      </w:r>
      <w:r w:rsidRPr="00016814">
        <w:rPr>
          <w:lang w:val="en-GB"/>
        </w:rPr>
        <w:t>H</w:t>
      </w:r>
      <w:r w:rsidR="00873938">
        <w:rPr>
          <w:lang w:val="en-GB"/>
        </w:rPr>
        <w:t>.</w:t>
      </w:r>
      <w:r w:rsidRPr="00016814">
        <w:rPr>
          <w:lang w:val="en-GB"/>
        </w:rPr>
        <w:t>, Christensen</w:t>
      </w:r>
      <w:r w:rsidR="00873938">
        <w:rPr>
          <w:lang w:val="en-GB"/>
        </w:rPr>
        <w:t>,</w:t>
      </w:r>
      <w:r w:rsidRPr="00016814">
        <w:rPr>
          <w:lang w:val="en-GB"/>
        </w:rPr>
        <w:t xml:space="preserve"> T. </w:t>
      </w:r>
      <w:r w:rsidR="00325EFF" w:rsidRPr="00016814">
        <w:rPr>
          <w:lang w:val="en-GB"/>
        </w:rPr>
        <w:t xml:space="preserve">2022. </w:t>
      </w:r>
      <w:r w:rsidRPr="00D810F1">
        <w:rPr>
          <w:lang w:val="en-GB"/>
        </w:rPr>
        <w:t xml:space="preserve">Market driven initiatives can improve broiler welfare - a comparison across five European countries based on the Benchmark method. Poult Sci. 101(5):101806. </w:t>
      </w:r>
      <w:proofErr w:type="spellStart"/>
      <w:r w:rsidRPr="00D810F1">
        <w:rPr>
          <w:lang w:val="en-GB"/>
        </w:rPr>
        <w:t>doi</w:t>
      </w:r>
      <w:proofErr w:type="spellEnd"/>
      <w:r w:rsidRPr="00D810F1">
        <w:rPr>
          <w:lang w:val="en-GB"/>
        </w:rPr>
        <w:t xml:space="preserve">: 10.1016/j.psj.2022.101806. </w:t>
      </w:r>
    </w:p>
    <w:p w14:paraId="3F6783D8" w14:textId="5735EC33" w:rsidR="00D810F1" w:rsidRPr="002513B9" w:rsidRDefault="00D810F1" w:rsidP="002513B9">
      <w:pPr>
        <w:spacing w:line="240" w:lineRule="auto"/>
        <w:ind w:left="567" w:hanging="567"/>
        <w:jc w:val="left"/>
        <w:rPr>
          <w:lang w:val="fr-FR"/>
        </w:rPr>
      </w:pPr>
      <w:r w:rsidRPr="00D810F1">
        <w:rPr>
          <w:lang w:val="en-GB"/>
        </w:rPr>
        <w:t>Sandøe</w:t>
      </w:r>
      <w:r w:rsidR="00873938">
        <w:rPr>
          <w:lang w:val="en-GB"/>
        </w:rPr>
        <w:t>,</w:t>
      </w:r>
      <w:r w:rsidRPr="00D810F1">
        <w:rPr>
          <w:lang w:val="en-GB"/>
        </w:rPr>
        <w:t xml:space="preserve"> P</w:t>
      </w:r>
      <w:r w:rsidR="00873938">
        <w:rPr>
          <w:lang w:val="en-GB"/>
        </w:rPr>
        <w:t>.</w:t>
      </w:r>
      <w:r w:rsidRPr="00D810F1">
        <w:rPr>
          <w:lang w:val="en-GB"/>
        </w:rPr>
        <w:t>, Hansen</w:t>
      </w:r>
      <w:r w:rsidR="00873938">
        <w:rPr>
          <w:lang w:val="en-GB"/>
        </w:rPr>
        <w:t>,</w:t>
      </w:r>
      <w:r w:rsidRPr="00D810F1">
        <w:rPr>
          <w:lang w:val="en-GB"/>
        </w:rPr>
        <w:t xml:space="preserve"> H</w:t>
      </w:r>
      <w:r w:rsidR="00873938">
        <w:rPr>
          <w:lang w:val="en-GB"/>
        </w:rPr>
        <w:t>.</w:t>
      </w:r>
      <w:r w:rsidRPr="00D810F1">
        <w:rPr>
          <w:lang w:val="en-GB"/>
        </w:rPr>
        <w:t>O</w:t>
      </w:r>
      <w:r w:rsidR="00873938">
        <w:rPr>
          <w:lang w:val="en-GB"/>
        </w:rPr>
        <w:t>.</w:t>
      </w:r>
      <w:r w:rsidRPr="00D810F1">
        <w:rPr>
          <w:lang w:val="en-GB"/>
        </w:rPr>
        <w:t>, Rhode</w:t>
      </w:r>
      <w:r w:rsidR="00873938">
        <w:rPr>
          <w:lang w:val="en-GB"/>
        </w:rPr>
        <w:t>,</w:t>
      </w:r>
      <w:r w:rsidRPr="00D810F1">
        <w:rPr>
          <w:lang w:val="en-GB"/>
        </w:rPr>
        <w:t xml:space="preserve"> H</w:t>
      </w:r>
      <w:r w:rsidR="00873938">
        <w:rPr>
          <w:lang w:val="en-GB"/>
        </w:rPr>
        <w:t>.</w:t>
      </w:r>
      <w:r w:rsidRPr="00D810F1">
        <w:rPr>
          <w:lang w:val="en-GB"/>
        </w:rPr>
        <w:t>L</w:t>
      </w:r>
      <w:r w:rsidR="00873938">
        <w:rPr>
          <w:lang w:val="en-GB"/>
        </w:rPr>
        <w:t>.</w:t>
      </w:r>
      <w:r w:rsidRPr="00D810F1">
        <w:rPr>
          <w:lang w:val="en-GB"/>
        </w:rPr>
        <w:t>H</w:t>
      </w:r>
      <w:r w:rsidR="00873938">
        <w:rPr>
          <w:lang w:val="en-GB"/>
        </w:rPr>
        <w:t>.</w:t>
      </w:r>
      <w:r w:rsidRPr="00D810F1">
        <w:rPr>
          <w:lang w:val="en-GB"/>
        </w:rPr>
        <w:t>, Houe</w:t>
      </w:r>
      <w:r w:rsidR="00873938">
        <w:rPr>
          <w:lang w:val="en-GB"/>
        </w:rPr>
        <w:t>,</w:t>
      </w:r>
      <w:r w:rsidRPr="00D810F1">
        <w:rPr>
          <w:lang w:val="en-GB"/>
        </w:rPr>
        <w:t xml:space="preserve"> H</w:t>
      </w:r>
      <w:r w:rsidR="00873938">
        <w:rPr>
          <w:lang w:val="en-GB"/>
        </w:rPr>
        <w:t>.</w:t>
      </w:r>
      <w:r w:rsidRPr="00D810F1">
        <w:rPr>
          <w:lang w:val="en-GB"/>
        </w:rPr>
        <w:t>, Palmer</w:t>
      </w:r>
      <w:r w:rsidR="00873938">
        <w:rPr>
          <w:lang w:val="en-GB"/>
        </w:rPr>
        <w:t>,</w:t>
      </w:r>
      <w:r w:rsidRPr="00D810F1">
        <w:rPr>
          <w:lang w:val="en-GB"/>
        </w:rPr>
        <w:t xml:space="preserve"> C</w:t>
      </w:r>
      <w:r w:rsidR="00873938">
        <w:rPr>
          <w:lang w:val="en-GB"/>
        </w:rPr>
        <w:t>.</w:t>
      </w:r>
      <w:r w:rsidRPr="00D810F1">
        <w:rPr>
          <w:lang w:val="en-GB"/>
        </w:rPr>
        <w:t xml:space="preserve">, </w:t>
      </w:r>
      <w:proofErr w:type="spellStart"/>
      <w:r w:rsidRPr="00D810F1">
        <w:rPr>
          <w:lang w:val="en-GB"/>
        </w:rPr>
        <w:t>Forkman</w:t>
      </w:r>
      <w:proofErr w:type="spellEnd"/>
      <w:r w:rsidR="00873938">
        <w:rPr>
          <w:lang w:val="en-GB"/>
        </w:rPr>
        <w:t>,</w:t>
      </w:r>
      <w:r w:rsidRPr="00D810F1">
        <w:rPr>
          <w:lang w:val="en-GB"/>
        </w:rPr>
        <w:t xml:space="preserve"> B</w:t>
      </w:r>
      <w:r w:rsidR="00873938">
        <w:rPr>
          <w:lang w:val="en-GB"/>
        </w:rPr>
        <w:t>.</w:t>
      </w:r>
      <w:r w:rsidRPr="00D810F1">
        <w:rPr>
          <w:lang w:val="en-GB"/>
        </w:rPr>
        <w:t>, Christensen</w:t>
      </w:r>
      <w:r w:rsidR="00873938">
        <w:rPr>
          <w:lang w:val="en-GB"/>
        </w:rPr>
        <w:t>,</w:t>
      </w:r>
      <w:r w:rsidRPr="00D810F1">
        <w:rPr>
          <w:lang w:val="en-GB"/>
        </w:rPr>
        <w:t xml:space="preserve"> T. </w:t>
      </w:r>
      <w:r w:rsidR="00325EFF">
        <w:rPr>
          <w:lang w:val="en-GB"/>
        </w:rPr>
        <w:t>2020</w:t>
      </w:r>
      <w:r w:rsidR="00873938">
        <w:rPr>
          <w:lang w:val="en-GB"/>
        </w:rPr>
        <w:t xml:space="preserve">. </w:t>
      </w:r>
      <w:r w:rsidRPr="00D810F1">
        <w:rPr>
          <w:lang w:val="en-GB"/>
        </w:rPr>
        <w:t xml:space="preserve">Benchmarking Farm Animal Welfare-A Novel Tool for Cross-Country Comparison Applied to Pig Production and Pork Consumption. </w:t>
      </w:r>
      <w:r w:rsidRPr="002513B9">
        <w:rPr>
          <w:lang w:val="fr-FR"/>
        </w:rPr>
        <w:t>Animals (Basel) 10(6):955. doi: 10.3390/ani10060955</w:t>
      </w:r>
    </w:p>
    <w:p w14:paraId="42F83A17" w14:textId="4CE66150" w:rsidR="008509B0" w:rsidRPr="00217E4C" w:rsidRDefault="63BBD817" w:rsidP="002513B9">
      <w:pPr>
        <w:spacing w:line="240" w:lineRule="auto"/>
        <w:ind w:left="567" w:hanging="567"/>
        <w:jc w:val="left"/>
        <w:rPr>
          <w:lang w:val="en-GB"/>
        </w:rPr>
      </w:pPr>
      <w:r w:rsidRPr="63BBD817">
        <w:rPr>
          <w:lang w:val="fr-FR"/>
        </w:rPr>
        <w:t>Scherer, L., Tomasik, B., Rueda, O. </w:t>
      </w:r>
      <w:r w:rsidRPr="63BBD817">
        <w:rPr>
          <w:i/>
          <w:iCs/>
          <w:lang w:val="fr-FR"/>
        </w:rPr>
        <w:t>et al.</w:t>
      </w:r>
      <w:r w:rsidRPr="63BBD817">
        <w:rPr>
          <w:lang w:val="fr-FR"/>
        </w:rPr>
        <w:t xml:space="preserve"> 2018. </w:t>
      </w:r>
      <w:r w:rsidRPr="63BBD817">
        <w:rPr>
          <w:lang w:val="en-GB"/>
        </w:rPr>
        <w:t>Framework for integrating animal welfare into life cycle sustainability assessment. </w:t>
      </w:r>
      <w:r w:rsidRPr="63BBD817">
        <w:rPr>
          <w:i/>
          <w:iCs/>
          <w:lang w:val="en-GB"/>
        </w:rPr>
        <w:t>International Journal of Life Cycle Assessment</w:t>
      </w:r>
      <w:r w:rsidRPr="63BBD817">
        <w:rPr>
          <w:lang w:val="en-GB"/>
        </w:rPr>
        <w:t xml:space="preserve"> 23, 1476–1490. </w:t>
      </w:r>
      <w:r w:rsidR="00597BC9">
        <w:fldChar w:fldCharType="begin"/>
      </w:r>
      <w:r w:rsidR="00597BC9" w:rsidRPr="006F01FD">
        <w:rPr>
          <w:lang w:val="en-US"/>
          <w:rPrChange w:id="1433" w:author="Lotta Rydhmer" w:date="2025-05-16T01:40:00Z">
            <w:rPr/>
          </w:rPrChange>
        </w:rPr>
        <w:instrText xml:space="preserve"> HYPERLINK "https://doi.org/10.1007/s11367-017-1420-x" </w:instrText>
      </w:r>
      <w:r w:rsidR="00597BC9">
        <w:fldChar w:fldCharType="separate"/>
      </w:r>
      <w:r w:rsidRPr="63BBD817">
        <w:rPr>
          <w:rStyle w:val="Hyperlnk"/>
          <w:lang w:val="en-GB"/>
        </w:rPr>
        <w:t>https://doi.org/10.1007/s11367-017-1420-x</w:t>
      </w:r>
      <w:r w:rsidR="00597BC9">
        <w:rPr>
          <w:rStyle w:val="Hyperlnk"/>
          <w:lang w:val="en-GB"/>
        </w:rPr>
        <w:fldChar w:fldCharType="end"/>
      </w:r>
      <w:r w:rsidRPr="63BBD817">
        <w:rPr>
          <w:lang w:val="en-GB"/>
        </w:rPr>
        <w:t xml:space="preserve"> </w:t>
      </w:r>
    </w:p>
    <w:p w14:paraId="66635AEF" w14:textId="5D61BF58" w:rsidR="63BBD817" w:rsidRDefault="63BBD817" w:rsidP="63BBD817">
      <w:pPr>
        <w:spacing w:line="240" w:lineRule="auto"/>
        <w:ind w:left="567" w:hanging="567"/>
        <w:jc w:val="left"/>
        <w:rPr>
          <w:lang w:val="en-GB"/>
        </w:rPr>
      </w:pPr>
      <w:proofErr w:type="spellStart"/>
      <w:r w:rsidRPr="009322B8">
        <w:t>Scherer</w:t>
      </w:r>
      <w:proofErr w:type="spellEnd"/>
      <w:r w:rsidRPr="009322B8">
        <w:t xml:space="preserve">, L., </w:t>
      </w:r>
      <w:proofErr w:type="spellStart"/>
      <w:r w:rsidRPr="009322B8">
        <w:t>Behrens</w:t>
      </w:r>
      <w:proofErr w:type="spellEnd"/>
      <w:r w:rsidRPr="009322B8">
        <w:t xml:space="preserve">, P., </w:t>
      </w:r>
      <w:proofErr w:type="spellStart"/>
      <w:r w:rsidRPr="009322B8">
        <w:t>Tukker</w:t>
      </w:r>
      <w:proofErr w:type="spellEnd"/>
      <w:r w:rsidRPr="009322B8">
        <w:t xml:space="preserve">, A. 2019. </w:t>
      </w:r>
      <w:r w:rsidRPr="63BBD817">
        <w:rPr>
          <w:lang w:val="en-GB"/>
        </w:rPr>
        <w:t>Opportunity for a Dietary Win-Win-Win in Nutrition, Environment, and Animal Welfare. One Earth 1, 349-360. https://doi.org/10.1016/j.oneear.2019.10.020.</w:t>
      </w:r>
    </w:p>
    <w:p w14:paraId="2B86A1A3" w14:textId="2C3B720E" w:rsidR="005843B1" w:rsidRPr="00217E4C" w:rsidRDefault="009F4D8A" w:rsidP="002513B9">
      <w:pPr>
        <w:spacing w:line="240" w:lineRule="auto"/>
        <w:ind w:left="567" w:hanging="567"/>
        <w:jc w:val="left"/>
        <w:rPr>
          <w:lang w:val="en-GB"/>
        </w:rPr>
      </w:pPr>
      <w:r w:rsidRPr="00217E4C">
        <w:rPr>
          <w:lang w:val="en-GB"/>
        </w:rPr>
        <w:t>Schuck‑Paim, C</w:t>
      </w:r>
      <w:r w:rsidR="00873938">
        <w:rPr>
          <w:lang w:val="en-GB"/>
        </w:rPr>
        <w:t>.</w:t>
      </w:r>
      <w:r w:rsidRPr="00217E4C">
        <w:rPr>
          <w:lang w:val="en-GB"/>
        </w:rPr>
        <w:t>, Negro‑</w:t>
      </w:r>
      <w:proofErr w:type="spellStart"/>
      <w:r w:rsidRPr="00217E4C">
        <w:rPr>
          <w:lang w:val="en-GB"/>
        </w:rPr>
        <w:t>Calduch</w:t>
      </w:r>
      <w:proofErr w:type="spellEnd"/>
      <w:r w:rsidRPr="00217E4C">
        <w:rPr>
          <w:lang w:val="en-GB"/>
        </w:rPr>
        <w:t>, E</w:t>
      </w:r>
      <w:r w:rsidR="00BC392A">
        <w:rPr>
          <w:lang w:val="en-GB"/>
        </w:rPr>
        <w:t>.</w:t>
      </w:r>
      <w:r w:rsidRPr="00217E4C">
        <w:rPr>
          <w:lang w:val="en-GB"/>
        </w:rPr>
        <w:t>, Alonso, W</w:t>
      </w:r>
      <w:r w:rsidR="00BC392A">
        <w:rPr>
          <w:lang w:val="en-GB"/>
        </w:rPr>
        <w:t>.</w:t>
      </w:r>
      <w:r w:rsidRPr="00217E4C">
        <w:rPr>
          <w:lang w:val="en-GB"/>
        </w:rPr>
        <w:t xml:space="preserve">J. 2021. Laying hen mortality in different indoor housing systems: a meta‑analysis of data from commercial farms in 16 countries. </w:t>
      </w:r>
      <w:r w:rsidRPr="00217E4C">
        <w:rPr>
          <w:i/>
          <w:iCs/>
          <w:lang w:val="en-GB"/>
        </w:rPr>
        <w:t xml:space="preserve">Scientific Reports </w:t>
      </w:r>
      <w:r w:rsidRPr="00217E4C">
        <w:rPr>
          <w:lang w:val="en-GB"/>
        </w:rPr>
        <w:t xml:space="preserve">11, 3052. </w:t>
      </w:r>
      <w:r w:rsidR="00597BC9">
        <w:fldChar w:fldCharType="begin"/>
      </w:r>
      <w:r w:rsidR="00597BC9" w:rsidRPr="006F01FD">
        <w:rPr>
          <w:lang w:val="en-US"/>
          <w:rPrChange w:id="1434" w:author="Lotta Rydhmer" w:date="2025-05-16T01:40:00Z">
            <w:rPr/>
          </w:rPrChange>
        </w:rPr>
        <w:instrText xml:space="preserve"> HYPERLINK "https://doi.org/10.1038/s41598-021-81868-3" </w:instrText>
      </w:r>
      <w:r w:rsidR="00597BC9">
        <w:fldChar w:fldCharType="separate"/>
      </w:r>
      <w:r w:rsidRPr="00217E4C">
        <w:rPr>
          <w:rStyle w:val="Hyperlnk"/>
          <w:lang w:val="en-GB"/>
        </w:rPr>
        <w:t>https://doi.org/10.1038/s41598-021-81868-3</w:t>
      </w:r>
      <w:r w:rsidR="00597BC9">
        <w:rPr>
          <w:rStyle w:val="Hyperlnk"/>
          <w:lang w:val="en-GB"/>
        </w:rPr>
        <w:fldChar w:fldCharType="end"/>
      </w:r>
      <w:r w:rsidRPr="00217E4C">
        <w:rPr>
          <w:lang w:val="en-GB"/>
        </w:rPr>
        <w:t xml:space="preserve"> </w:t>
      </w:r>
    </w:p>
    <w:p w14:paraId="2B69EDFC" w14:textId="0ED22F7A" w:rsidR="007849AF" w:rsidRPr="00387946" w:rsidRDefault="6F1EC338" w:rsidP="002513B9">
      <w:pPr>
        <w:spacing w:line="240" w:lineRule="auto"/>
        <w:ind w:left="567" w:hanging="567"/>
        <w:jc w:val="left"/>
        <w:rPr>
          <w:lang w:val="en-GB"/>
        </w:rPr>
      </w:pPr>
      <w:proofErr w:type="spellStart"/>
      <w:r w:rsidRPr="00217E4C">
        <w:rPr>
          <w:lang w:val="en-GB"/>
        </w:rPr>
        <w:t>Schwarzmueller</w:t>
      </w:r>
      <w:proofErr w:type="spellEnd"/>
      <w:r w:rsidRPr="00217E4C">
        <w:rPr>
          <w:lang w:val="en-GB"/>
        </w:rPr>
        <w:t xml:space="preserve">, F., Kastner, T. 2022. </w:t>
      </w:r>
      <w:r w:rsidRPr="00387946">
        <w:rPr>
          <w:lang w:val="en-GB"/>
        </w:rPr>
        <w:t xml:space="preserve">Agricultural trade and its impacts on cropland use and the global loss of species habitat. </w:t>
      </w:r>
      <w:r w:rsidRPr="00387946">
        <w:rPr>
          <w:i/>
          <w:iCs/>
          <w:lang w:val="en-GB"/>
        </w:rPr>
        <w:t>Sustainability Science</w:t>
      </w:r>
      <w:r w:rsidRPr="00387946">
        <w:rPr>
          <w:lang w:val="en-GB"/>
        </w:rPr>
        <w:t xml:space="preserve"> 17 (6), 2363–2377. </w:t>
      </w:r>
      <w:r w:rsidR="00597BC9">
        <w:fldChar w:fldCharType="begin"/>
      </w:r>
      <w:r w:rsidR="00597BC9" w:rsidRPr="006F01FD">
        <w:rPr>
          <w:lang w:val="en-US"/>
          <w:rPrChange w:id="1435" w:author="Lotta Rydhmer" w:date="2025-05-16T01:40:00Z">
            <w:rPr/>
          </w:rPrChange>
        </w:rPr>
        <w:instrText xml:space="preserve"> HYPERLINK "https://doi.org/10.1007/s11625-022-01138-7" \h </w:instrText>
      </w:r>
      <w:r w:rsidR="00597BC9">
        <w:fldChar w:fldCharType="separate"/>
      </w:r>
      <w:r w:rsidRPr="00387946">
        <w:rPr>
          <w:rStyle w:val="Hyperlnk"/>
          <w:lang w:val="en-GB"/>
        </w:rPr>
        <w:t>https://doi.org/10.1007/s11625-022-01138-7</w:t>
      </w:r>
      <w:r w:rsidR="00597BC9">
        <w:rPr>
          <w:rStyle w:val="Hyperlnk"/>
          <w:lang w:val="en-GB"/>
        </w:rPr>
        <w:fldChar w:fldCharType="end"/>
      </w:r>
      <w:r w:rsidRPr="00387946">
        <w:rPr>
          <w:lang w:val="en-GB"/>
        </w:rPr>
        <w:t xml:space="preserve"> </w:t>
      </w:r>
    </w:p>
    <w:p w14:paraId="366D6694" w14:textId="46A133A9" w:rsidR="6F1EC338" w:rsidRPr="00387946" w:rsidRDefault="6F1EC338" w:rsidP="002513B9">
      <w:pPr>
        <w:spacing w:line="240" w:lineRule="auto"/>
        <w:ind w:left="567" w:hanging="567"/>
        <w:jc w:val="left"/>
        <w:rPr>
          <w:lang w:val="en-GB"/>
        </w:rPr>
      </w:pPr>
      <w:proofErr w:type="spellStart"/>
      <w:r w:rsidRPr="00387946">
        <w:rPr>
          <w:lang w:val="en-GB"/>
        </w:rPr>
        <w:t>SDa</w:t>
      </w:r>
      <w:proofErr w:type="spellEnd"/>
      <w:r w:rsidR="00325EFF">
        <w:rPr>
          <w:lang w:val="en-GB"/>
        </w:rPr>
        <w:t>.</w:t>
      </w:r>
      <w:r w:rsidRPr="00387946">
        <w:rPr>
          <w:lang w:val="en-GB"/>
        </w:rPr>
        <w:t xml:space="preserve"> 2022. Usage of Antibiotics in Agricultural Livestock in the Netherlands in 2021. Trends and benchmarking of livestock farms and veterinarians. Netherlands Veterinary Medicines Institute (</w:t>
      </w:r>
      <w:proofErr w:type="spellStart"/>
      <w:r w:rsidRPr="00387946">
        <w:rPr>
          <w:lang w:val="en-GB"/>
        </w:rPr>
        <w:t>SDa</w:t>
      </w:r>
      <w:proofErr w:type="spellEnd"/>
      <w:r w:rsidRPr="00387946">
        <w:rPr>
          <w:lang w:val="en-GB"/>
        </w:rPr>
        <w:t>) expert panel June 2022. https://www.autoriteitdiergeneesmiddelen.nl/en</w:t>
      </w:r>
    </w:p>
    <w:p w14:paraId="179D2288" w14:textId="375444F2" w:rsidR="009F055F" w:rsidRPr="00387946" w:rsidRDefault="009F055F" w:rsidP="002513B9">
      <w:pPr>
        <w:spacing w:line="240" w:lineRule="auto"/>
        <w:ind w:left="567" w:hanging="567"/>
        <w:jc w:val="left"/>
        <w:rPr>
          <w:lang w:val="en-GB"/>
        </w:rPr>
      </w:pPr>
      <w:r w:rsidRPr="00387946">
        <w:rPr>
          <w:lang w:val="en-GB"/>
        </w:rPr>
        <w:t>Singer, P. 1975. Animal Liberation: A New Ethics for our Treatment of Animals. New York Review/Random House</w:t>
      </w:r>
      <w:r w:rsidR="006F2E55" w:rsidRPr="00387946">
        <w:rPr>
          <w:lang w:val="en-GB"/>
        </w:rPr>
        <w:t>, New York.</w:t>
      </w:r>
    </w:p>
    <w:p w14:paraId="22804ED0" w14:textId="6C64FAC0" w:rsidR="005D059F" w:rsidRPr="00217E4C" w:rsidRDefault="005D059F" w:rsidP="002513B9">
      <w:pPr>
        <w:spacing w:line="240" w:lineRule="auto"/>
        <w:ind w:left="567" w:hanging="567"/>
        <w:jc w:val="left"/>
        <w:rPr>
          <w:lang w:val="en-GB"/>
        </w:rPr>
      </w:pPr>
      <w:r w:rsidRPr="00217E4C">
        <w:rPr>
          <w:lang w:val="en-GB"/>
        </w:rPr>
        <w:t>Slätmo, E., Fis</w:t>
      </w:r>
      <w:r w:rsidR="00FB100B" w:rsidRPr="00217E4C">
        <w:rPr>
          <w:lang w:val="en-GB"/>
        </w:rPr>
        <w:t>c</w:t>
      </w:r>
      <w:r w:rsidRPr="00217E4C">
        <w:rPr>
          <w:lang w:val="en-GB"/>
        </w:rPr>
        <w:t xml:space="preserve">her, K., Röös, E. </w:t>
      </w:r>
      <w:r w:rsidR="00FB100B" w:rsidRPr="00217E4C">
        <w:rPr>
          <w:lang w:val="en-GB"/>
        </w:rPr>
        <w:t xml:space="preserve">2016. The Framing of Sustainability in Sustainability Assessment Frameworks for Agriculture. </w:t>
      </w:r>
      <w:proofErr w:type="spellStart"/>
      <w:r w:rsidR="00FB100B" w:rsidRPr="00217E4C">
        <w:rPr>
          <w:i/>
          <w:iCs/>
          <w:lang w:val="en-GB"/>
        </w:rPr>
        <w:t>Sociologia</w:t>
      </w:r>
      <w:proofErr w:type="spellEnd"/>
      <w:r w:rsidR="00FB100B" w:rsidRPr="00217E4C">
        <w:rPr>
          <w:i/>
          <w:iCs/>
          <w:lang w:val="en-GB"/>
        </w:rPr>
        <w:t xml:space="preserve"> </w:t>
      </w:r>
      <w:proofErr w:type="spellStart"/>
      <w:r w:rsidR="00FB100B" w:rsidRPr="00217E4C">
        <w:rPr>
          <w:i/>
          <w:iCs/>
          <w:lang w:val="en-GB"/>
        </w:rPr>
        <w:t>Ruralis</w:t>
      </w:r>
      <w:proofErr w:type="spellEnd"/>
      <w:r w:rsidR="0017011B" w:rsidRPr="00217E4C">
        <w:rPr>
          <w:lang w:val="en-GB"/>
        </w:rPr>
        <w:t xml:space="preserve"> 57 (3), 378-395</w:t>
      </w:r>
      <w:r w:rsidR="00BB7E5F" w:rsidRPr="00217E4C">
        <w:rPr>
          <w:lang w:val="en-GB"/>
        </w:rPr>
        <w:t xml:space="preserve">. </w:t>
      </w:r>
      <w:r w:rsidR="00597BC9">
        <w:fldChar w:fldCharType="begin"/>
      </w:r>
      <w:r w:rsidR="00597BC9" w:rsidRPr="006F01FD">
        <w:rPr>
          <w:lang w:val="en-US"/>
          <w:rPrChange w:id="1436" w:author="Lotta Rydhmer" w:date="2025-05-16T01:40:00Z">
            <w:rPr/>
          </w:rPrChange>
        </w:rPr>
        <w:instrText xml:space="preserve"> HYPERLINK "https://doi.org/10.1111/soru.12156" </w:instrText>
      </w:r>
      <w:r w:rsidR="00597BC9">
        <w:fldChar w:fldCharType="separate"/>
      </w:r>
      <w:r w:rsidR="00BB7E5F" w:rsidRPr="00217E4C">
        <w:rPr>
          <w:rStyle w:val="Hyperlnk"/>
          <w:lang w:val="en-GB"/>
        </w:rPr>
        <w:t>https://doi.org/10.1111/soru.12156</w:t>
      </w:r>
      <w:r w:rsidR="00597BC9">
        <w:rPr>
          <w:rStyle w:val="Hyperlnk"/>
          <w:lang w:val="en-GB"/>
        </w:rPr>
        <w:fldChar w:fldCharType="end"/>
      </w:r>
      <w:r w:rsidR="00BB7E5F" w:rsidRPr="00217E4C">
        <w:rPr>
          <w:lang w:val="en-GB"/>
        </w:rPr>
        <w:t xml:space="preserve"> </w:t>
      </w:r>
    </w:p>
    <w:p w14:paraId="1674582B" w14:textId="7B7AB3ED" w:rsidR="007E2DDB" w:rsidRPr="00217E4C" w:rsidRDefault="5B5A985F" w:rsidP="002513B9">
      <w:pPr>
        <w:spacing w:line="240" w:lineRule="auto"/>
        <w:ind w:left="567" w:hanging="567"/>
        <w:jc w:val="left"/>
      </w:pPr>
      <w:r w:rsidRPr="00217E4C">
        <w:rPr>
          <w:lang w:val="en-GB"/>
        </w:rPr>
        <w:t xml:space="preserve">Springman, M., </w:t>
      </w:r>
      <w:proofErr w:type="spellStart"/>
      <w:r w:rsidRPr="00217E4C">
        <w:rPr>
          <w:lang w:val="en-GB"/>
        </w:rPr>
        <w:t>Spajic</w:t>
      </w:r>
      <w:proofErr w:type="spellEnd"/>
      <w:r w:rsidRPr="00217E4C">
        <w:rPr>
          <w:lang w:val="en-GB"/>
        </w:rPr>
        <w:t xml:space="preserve">, L., Clark, M., </w:t>
      </w:r>
      <w:r w:rsidR="004726BA" w:rsidRPr="004726BA">
        <w:rPr>
          <w:i/>
          <w:iCs/>
          <w:lang w:val="en-GB"/>
        </w:rPr>
        <w:t>et al.</w:t>
      </w:r>
      <w:r w:rsidRPr="00217E4C">
        <w:rPr>
          <w:lang w:val="en-GB"/>
        </w:rPr>
        <w:t xml:space="preserve"> 2020. </w:t>
      </w:r>
      <w:r w:rsidRPr="00387946">
        <w:rPr>
          <w:lang w:val="en-GB"/>
        </w:rPr>
        <w:t xml:space="preserve">The healthiness and sustainability of national and global food based dietary guidelines: modelling study. </w:t>
      </w:r>
      <w:r w:rsidRPr="00217E4C">
        <w:rPr>
          <w:i/>
          <w:iCs/>
        </w:rPr>
        <w:t>BMJ</w:t>
      </w:r>
      <w:r w:rsidRPr="00217E4C">
        <w:t xml:space="preserve"> 370:m2322. </w:t>
      </w:r>
      <w:hyperlink r:id="rId25">
        <w:r w:rsidRPr="00217E4C">
          <w:rPr>
            <w:rStyle w:val="Hyperlnk"/>
          </w:rPr>
          <w:t>https://doi.org/10.1136/bmj.m2322</w:t>
        </w:r>
      </w:hyperlink>
      <w:r w:rsidRPr="00217E4C">
        <w:t xml:space="preserve"> </w:t>
      </w:r>
    </w:p>
    <w:p w14:paraId="2E6D2855" w14:textId="5768C413" w:rsidR="000A35E5" w:rsidRDefault="000A35E5" w:rsidP="002513B9">
      <w:pPr>
        <w:spacing w:line="240" w:lineRule="auto"/>
        <w:ind w:left="567" w:hanging="567"/>
        <w:jc w:val="left"/>
        <w:rPr>
          <w:lang w:val="en-US"/>
        </w:rPr>
      </w:pPr>
      <w:proofErr w:type="spellStart"/>
      <w:r w:rsidRPr="00016814">
        <w:t>Tallon</w:t>
      </w:r>
      <w:proofErr w:type="spellEnd"/>
      <w:r w:rsidR="00BC392A" w:rsidRPr="00016814">
        <w:t>,</w:t>
      </w:r>
      <w:r w:rsidRPr="00016814">
        <w:t xml:space="preserve"> R</w:t>
      </w:r>
      <w:r w:rsidR="00BC392A" w:rsidRPr="00016814">
        <w:t>.</w:t>
      </w:r>
      <w:r w:rsidRPr="00016814">
        <w:t>E</w:t>
      </w:r>
      <w:r w:rsidR="00BC392A" w:rsidRPr="00016814">
        <w:t>.</w:t>
      </w:r>
      <w:r w:rsidRPr="00016814">
        <w:t xml:space="preserve">, </w:t>
      </w:r>
      <w:proofErr w:type="spellStart"/>
      <w:r w:rsidRPr="00016814">
        <w:t>Whitt</w:t>
      </w:r>
      <w:proofErr w:type="spellEnd"/>
      <w:r w:rsidR="00BC392A" w:rsidRPr="00016814">
        <w:t>,</w:t>
      </w:r>
      <w:r w:rsidRPr="00016814">
        <w:t xml:space="preserve"> B</w:t>
      </w:r>
      <w:r w:rsidR="00BC392A" w:rsidRPr="00016814">
        <w:t>.</w:t>
      </w:r>
      <w:r w:rsidRPr="00016814">
        <w:t xml:space="preserve">, </w:t>
      </w:r>
      <w:proofErr w:type="spellStart"/>
      <w:r w:rsidRPr="00016814">
        <w:t>Bladon</w:t>
      </w:r>
      <w:r w:rsidR="00BC392A">
        <w:t>m</w:t>
      </w:r>
      <w:proofErr w:type="spellEnd"/>
      <w:r w:rsidRPr="00016814">
        <w:t xml:space="preserve"> B</w:t>
      </w:r>
      <w:r w:rsidR="00BC392A">
        <w:t>.</w:t>
      </w:r>
      <w:r w:rsidRPr="00016814">
        <w:t xml:space="preserve">M. 2023. </w:t>
      </w:r>
      <w:r w:rsidRPr="000A35E5">
        <w:rPr>
          <w:lang w:val="en-US"/>
        </w:rPr>
        <w:t>Antibiotic usage in 14 equine practices over a 10-year period (2012–2021). Equine Veterinary Journal 56, 544-551 doi.org/10.1111/evj.139888</w:t>
      </w:r>
    </w:p>
    <w:p w14:paraId="587CB3E8" w14:textId="71DB3F01" w:rsidR="003947CF" w:rsidRPr="00016814" w:rsidRDefault="003947CF" w:rsidP="002513B9">
      <w:pPr>
        <w:spacing w:line="240" w:lineRule="auto"/>
        <w:ind w:left="567" w:hanging="567"/>
        <w:jc w:val="left"/>
        <w:rPr>
          <w:lang w:val="en-US"/>
        </w:rPr>
      </w:pPr>
      <w:r w:rsidRPr="00016814">
        <w:rPr>
          <w:lang w:val="en-US"/>
        </w:rPr>
        <w:t>TESCO</w:t>
      </w:r>
      <w:r w:rsidR="00BC392A">
        <w:rPr>
          <w:lang w:val="en-US"/>
        </w:rPr>
        <w:t>.</w:t>
      </w:r>
      <w:r w:rsidRPr="00016814">
        <w:rPr>
          <w:lang w:val="en-US"/>
        </w:rPr>
        <w:t xml:space="preserve"> 2024</w:t>
      </w:r>
      <w:r>
        <w:rPr>
          <w:lang w:val="en-US"/>
        </w:rPr>
        <w:t xml:space="preserve">. TESCO </w:t>
      </w:r>
      <w:r w:rsidRPr="00016814">
        <w:rPr>
          <w:lang w:val="en-US"/>
        </w:rPr>
        <w:t>Antibiotics report April 2024. https://www.tescoplc.com/media/ajfhcqvp/antibiotic-report-2024.pdf</w:t>
      </w:r>
    </w:p>
    <w:p w14:paraId="20CF1290" w14:textId="4E8ED48B" w:rsidR="5B5A985F" w:rsidRPr="00D3311C" w:rsidRDefault="5B5A985F" w:rsidP="002513B9">
      <w:pPr>
        <w:spacing w:line="240" w:lineRule="auto"/>
        <w:ind w:left="567" w:hanging="567"/>
        <w:jc w:val="left"/>
        <w:rPr>
          <w:lang w:val="en-US"/>
        </w:rPr>
      </w:pPr>
      <w:r w:rsidRPr="009322B8">
        <w:t xml:space="preserve">Thoma, G.J. Baker, B., </w:t>
      </w:r>
      <w:r w:rsidRPr="00217E4C">
        <w:t xml:space="preserve">Knap, P.W. 2024.  </w:t>
      </w:r>
      <w:r w:rsidRPr="00217E4C">
        <w:rPr>
          <w:lang w:val="en-GB"/>
        </w:rPr>
        <w:t xml:space="preserve">A Life Cycle Assessment Study of the Impacts of Pig Breeding on the Environmental Sustainability of Pig Production. </w:t>
      </w:r>
      <w:r w:rsidRPr="00D3311C">
        <w:rPr>
          <w:lang w:val="en-US"/>
        </w:rPr>
        <w:t>Animals 14(16), 2435; https://doi.org/10.3390/ani14162435</w:t>
      </w:r>
    </w:p>
    <w:p w14:paraId="5C3A98B0" w14:textId="46F30D87" w:rsidR="00311AD8" w:rsidRPr="00217E4C" w:rsidRDefault="6F1EC338" w:rsidP="002513B9">
      <w:pPr>
        <w:spacing w:line="240" w:lineRule="auto"/>
        <w:ind w:left="567" w:hanging="567"/>
        <w:jc w:val="left"/>
        <w:rPr>
          <w:lang w:val="en-GB"/>
        </w:rPr>
      </w:pPr>
      <w:proofErr w:type="spellStart"/>
      <w:r w:rsidRPr="00C81090">
        <w:rPr>
          <w:rPrChange w:id="1437" w:author="Elin Röös" w:date="2025-05-25T19:11:00Z" w16du:dateUtc="2025-05-25T17:11:00Z">
            <w:rPr>
              <w:lang w:val="en-US"/>
            </w:rPr>
          </w:rPrChange>
        </w:rPr>
        <w:t>Tomás</w:t>
      </w:r>
      <w:proofErr w:type="spellEnd"/>
      <w:r w:rsidRPr="00C81090">
        <w:rPr>
          <w:rPrChange w:id="1438" w:author="Elin Röös" w:date="2025-05-25T19:11:00Z" w16du:dateUtc="2025-05-25T17:11:00Z">
            <w:rPr>
              <w:lang w:val="en-US"/>
            </w:rPr>
          </w:rPrChange>
        </w:rPr>
        <w:t xml:space="preserve">, M., </w:t>
      </w:r>
      <w:proofErr w:type="spellStart"/>
      <w:r w:rsidRPr="00C81090">
        <w:rPr>
          <w:rPrChange w:id="1439" w:author="Elin Röös" w:date="2025-05-25T19:11:00Z" w16du:dateUtc="2025-05-25T17:11:00Z">
            <w:rPr>
              <w:lang w:val="en-US"/>
            </w:rPr>
          </w:rPrChange>
        </w:rPr>
        <w:t>Behrens</w:t>
      </w:r>
      <w:proofErr w:type="spellEnd"/>
      <w:r w:rsidRPr="00C81090">
        <w:rPr>
          <w:rPrChange w:id="1440" w:author="Elin Röös" w:date="2025-05-25T19:11:00Z" w16du:dateUtc="2025-05-25T17:11:00Z">
            <w:rPr>
              <w:lang w:val="en-US"/>
            </w:rPr>
          </w:rPrChange>
        </w:rPr>
        <w:t>, J.W., Nielsen, D.B. </w:t>
      </w:r>
      <w:r w:rsidR="004726BA" w:rsidRPr="00C81090">
        <w:rPr>
          <w:i/>
          <w:iCs/>
          <w:rPrChange w:id="1441" w:author="Elin Röös" w:date="2025-05-25T19:11:00Z" w16du:dateUtc="2025-05-25T17:11:00Z">
            <w:rPr>
              <w:i/>
              <w:iCs/>
              <w:lang w:val="en-US"/>
            </w:rPr>
          </w:rPrChange>
        </w:rPr>
        <w:t>et al.</w:t>
      </w:r>
      <w:r w:rsidRPr="00C81090">
        <w:rPr>
          <w:i/>
          <w:iCs/>
          <w:rPrChange w:id="1442" w:author="Elin Röös" w:date="2025-05-25T19:11:00Z" w16du:dateUtc="2025-05-25T17:11:00Z">
            <w:rPr>
              <w:i/>
              <w:iCs/>
              <w:lang w:val="en-US"/>
            </w:rPr>
          </w:rPrChange>
        </w:rPr>
        <w:t xml:space="preserve"> </w:t>
      </w:r>
      <w:r w:rsidRPr="00C81090">
        <w:rPr>
          <w:rPrChange w:id="1443" w:author="Elin Röös" w:date="2025-05-25T19:11:00Z" w16du:dateUtc="2025-05-25T17:11:00Z">
            <w:rPr>
              <w:lang w:val="en-US"/>
            </w:rPr>
          </w:rPrChange>
        </w:rPr>
        <w:t>2024. </w:t>
      </w:r>
      <w:r w:rsidRPr="00217E4C">
        <w:rPr>
          <w:lang w:val="en-GB"/>
        </w:rPr>
        <w:t>Investigating the effects of pelagic trawling on the welfare of Atlantic herring (</w:t>
      </w:r>
      <w:r w:rsidRPr="00217E4C">
        <w:rPr>
          <w:i/>
          <w:iCs/>
          <w:lang w:val="en-GB"/>
        </w:rPr>
        <w:t xml:space="preserve">Clupea </w:t>
      </w:r>
      <w:proofErr w:type="spellStart"/>
      <w:r w:rsidRPr="00217E4C">
        <w:rPr>
          <w:i/>
          <w:iCs/>
          <w:lang w:val="en-GB"/>
        </w:rPr>
        <w:t>harengus</w:t>
      </w:r>
      <w:proofErr w:type="spellEnd"/>
      <w:r w:rsidRPr="00217E4C">
        <w:rPr>
          <w:lang w:val="en-GB"/>
        </w:rPr>
        <w:t>). </w:t>
      </w:r>
      <w:r w:rsidRPr="00217E4C">
        <w:rPr>
          <w:i/>
          <w:iCs/>
          <w:lang w:val="en-GB"/>
        </w:rPr>
        <w:t>Scientific Reports</w:t>
      </w:r>
      <w:r w:rsidRPr="00217E4C">
        <w:rPr>
          <w:lang w:val="en-GB"/>
        </w:rPr>
        <w:t xml:space="preserve"> 14, 17530. </w:t>
      </w:r>
      <w:r>
        <w:fldChar w:fldCharType="begin"/>
      </w:r>
      <w:r w:rsidRPr="00290172">
        <w:rPr>
          <w:lang w:val="en-GB"/>
          <w:rPrChange w:id="1444" w:author="Elin Röös" w:date="2025-05-18T08:28:00Z">
            <w:rPr/>
          </w:rPrChange>
        </w:rPr>
        <w:instrText>HYPERLINK "https://doi.org/10.1038/s41598-024-68629-8" \h</w:instrText>
      </w:r>
      <w:r>
        <w:fldChar w:fldCharType="separate"/>
      </w:r>
      <w:r w:rsidRPr="00217E4C">
        <w:rPr>
          <w:rStyle w:val="Hyperlnk"/>
          <w:lang w:val="en-GB"/>
        </w:rPr>
        <w:t>https://doi.org/10.1038/s41598-024-68629-8</w:t>
      </w:r>
      <w:r>
        <w:fldChar w:fldCharType="end"/>
      </w:r>
      <w:r w:rsidRPr="00217E4C">
        <w:rPr>
          <w:lang w:val="en-GB"/>
        </w:rPr>
        <w:t xml:space="preserve"> </w:t>
      </w:r>
    </w:p>
    <w:p w14:paraId="0785C94D" w14:textId="0531B32A" w:rsidR="00580FAF" w:rsidRDefault="00580FAF" w:rsidP="00580FAF">
      <w:pPr>
        <w:spacing w:line="240" w:lineRule="auto"/>
        <w:ind w:left="567" w:hanging="567"/>
        <w:jc w:val="left"/>
        <w:rPr>
          <w:ins w:id="1445" w:author="Lotta Rydhmer" w:date="2025-05-15T19:06:00Z"/>
          <w:lang w:val="en-GB"/>
        </w:rPr>
      </w:pPr>
      <w:ins w:id="1446" w:author="Lotta Rydhmer" w:date="2025-05-15T19:04:00Z">
        <w:r w:rsidRPr="00580FAF">
          <w:rPr>
            <w:lang w:val="en-GB"/>
          </w:rPr>
          <w:t>Uddin, T.M.</w:t>
        </w:r>
        <w:r>
          <w:rPr>
            <w:lang w:val="en-GB"/>
          </w:rPr>
          <w:t>,</w:t>
        </w:r>
        <w:r w:rsidRPr="00580FAF">
          <w:rPr>
            <w:lang w:val="en-GB"/>
          </w:rPr>
          <w:t xml:space="preserve"> Chakraborty, A.J.</w:t>
        </w:r>
        <w:r>
          <w:rPr>
            <w:lang w:val="en-GB"/>
          </w:rPr>
          <w:t>,</w:t>
        </w:r>
        <w:r w:rsidRPr="00580FAF">
          <w:rPr>
            <w:lang w:val="en-GB"/>
          </w:rPr>
          <w:t xml:space="preserve"> Khusro, </w:t>
        </w:r>
        <w:r>
          <w:rPr>
            <w:lang w:val="en-GB"/>
          </w:rPr>
          <w:t xml:space="preserve">A., </w:t>
        </w:r>
        <w:r w:rsidRPr="00580FAF">
          <w:rPr>
            <w:lang w:val="en-GB"/>
          </w:rPr>
          <w:t>Zidan, B.R.M.</w:t>
        </w:r>
        <w:r>
          <w:rPr>
            <w:lang w:val="en-GB"/>
          </w:rPr>
          <w:t>,</w:t>
        </w:r>
        <w:r w:rsidRPr="00580FAF">
          <w:rPr>
            <w:lang w:val="en-GB"/>
          </w:rPr>
          <w:t xml:space="preserve"> Mitra, </w:t>
        </w:r>
      </w:ins>
      <w:ins w:id="1447" w:author="Lotta Rydhmer" w:date="2025-05-15T19:05:00Z">
        <w:r>
          <w:rPr>
            <w:lang w:val="en-GB"/>
          </w:rPr>
          <w:t xml:space="preserve">S., </w:t>
        </w:r>
      </w:ins>
      <w:ins w:id="1448" w:author="Lotta Rydhmer" w:date="2025-05-15T19:04:00Z">
        <w:r w:rsidRPr="00580FAF">
          <w:rPr>
            <w:lang w:val="en-GB"/>
          </w:rPr>
          <w:t xml:space="preserve">Bin Emran, </w:t>
        </w:r>
      </w:ins>
      <w:ins w:id="1449" w:author="Lotta Rydhmer" w:date="2025-05-15T19:05:00Z">
        <w:r>
          <w:rPr>
            <w:lang w:val="en-GB"/>
          </w:rPr>
          <w:t xml:space="preserve">T., </w:t>
        </w:r>
      </w:ins>
      <w:proofErr w:type="spellStart"/>
      <w:ins w:id="1450" w:author="Lotta Rydhmer" w:date="2025-05-15T19:04:00Z">
        <w:r w:rsidRPr="00580FAF">
          <w:rPr>
            <w:lang w:val="en-GB"/>
          </w:rPr>
          <w:t>Dhama</w:t>
        </w:r>
        <w:proofErr w:type="spellEnd"/>
        <w:r w:rsidRPr="00580FAF">
          <w:rPr>
            <w:lang w:val="en-GB"/>
          </w:rPr>
          <w:t>,</w:t>
        </w:r>
      </w:ins>
      <w:ins w:id="1451" w:author="Lotta Rydhmer" w:date="2025-05-15T19:05:00Z">
        <w:r>
          <w:rPr>
            <w:lang w:val="en-GB"/>
          </w:rPr>
          <w:t xml:space="preserve"> K.</w:t>
        </w:r>
        <w:proofErr w:type="gramStart"/>
        <w:r>
          <w:rPr>
            <w:lang w:val="en-GB"/>
          </w:rPr>
          <w:t xml:space="preserve">, </w:t>
        </w:r>
      </w:ins>
      <w:ins w:id="1452" w:author="Lotta Rydhmer" w:date="2025-05-15T19:04:00Z">
        <w:r w:rsidRPr="00580FAF">
          <w:rPr>
            <w:lang w:val="en-GB"/>
          </w:rPr>
          <w:t xml:space="preserve"> Ripon</w:t>
        </w:r>
        <w:proofErr w:type="gramEnd"/>
        <w:r w:rsidRPr="00580FAF">
          <w:rPr>
            <w:lang w:val="en-GB"/>
          </w:rPr>
          <w:t xml:space="preserve">, </w:t>
        </w:r>
      </w:ins>
      <w:ins w:id="1453" w:author="Lotta Rydhmer" w:date="2025-05-15T19:05:00Z">
        <w:r w:rsidRPr="00580FAF">
          <w:rPr>
            <w:lang w:val="en-GB"/>
          </w:rPr>
          <w:t>M.K.H.</w:t>
        </w:r>
        <w:r>
          <w:rPr>
            <w:lang w:val="en-GB"/>
          </w:rPr>
          <w:t>,</w:t>
        </w:r>
        <w:r w:rsidRPr="00580FAF">
          <w:rPr>
            <w:lang w:val="en-GB"/>
          </w:rPr>
          <w:t xml:space="preserve"> </w:t>
        </w:r>
      </w:ins>
      <w:ins w:id="1454" w:author="Lotta Rydhmer" w:date="2025-05-15T19:04:00Z">
        <w:r w:rsidRPr="00580FAF">
          <w:rPr>
            <w:lang w:val="en-GB"/>
          </w:rPr>
          <w:t xml:space="preserve">Gajdács, </w:t>
        </w:r>
      </w:ins>
      <w:ins w:id="1455" w:author="Lotta Rydhmer" w:date="2025-05-15T19:05:00Z">
        <w:r>
          <w:rPr>
            <w:lang w:val="en-GB"/>
          </w:rPr>
          <w:t xml:space="preserve">M., </w:t>
        </w:r>
      </w:ins>
      <w:ins w:id="1456" w:author="Lotta Rydhmer" w:date="2025-05-15T19:04:00Z">
        <w:r w:rsidRPr="00580FAF">
          <w:rPr>
            <w:lang w:val="en-GB"/>
          </w:rPr>
          <w:t xml:space="preserve">Sahibzada, </w:t>
        </w:r>
      </w:ins>
      <w:ins w:id="1457" w:author="Lotta Rydhmer" w:date="2025-05-15T19:05:00Z">
        <w:r w:rsidRPr="00580FAF">
          <w:rPr>
            <w:lang w:val="en-GB"/>
          </w:rPr>
          <w:t>M.U.K.</w:t>
        </w:r>
        <w:r>
          <w:rPr>
            <w:lang w:val="en-GB"/>
          </w:rPr>
          <w:t xml:space="preserve">, </w:t>
        </w:r>
      </w:ins>
      <w:ins w:id="1458" w:author="Lotta Rydhmer" w:date="2025-05-15T19:04:00Z">
        <w:r w:rsidRPr="00580FAF">
          <w:rPr>
            <w:lang w:val="en-GB"/>
          </w:rPr>
          <w:t xml:space="preserve">Hossain, </w:t>
        </w:r>
      </w:ins>
      <w:ins w:id="1459" w:author="Lotta Rydhmer" w:date="2025-05-15T19:05:00Z">
        <w:r>
          <w:rPr>
            <w:lang w:val="en-GB"/>
          </w:rPr>
          <w:t xml:space="preserve">M.J., </w:t>
        </w:r>
      </w:ins>
      <w:ins w:id="1460" w:author="Lotta Rydhmer" w:date="2025-05-15T19:04:00Z">
        <w:r w:rsidRPr="00580FAF">
          <w:rPr>
            <w:lang w:val="en-GB"/>
          </w:rPr>
          <w:t>Koirala</w:t>
        </w:r>
      </w:ins>
      <w:ins w:id="1461" w:author="Lotta Rydhmer" w:date="2025-05-15T19:05:00Z">
        <w:r>
          <w:rPr>
            <w:lang w:val="en-GB"/>
          </w:rPr>
          <w:t xml:space="preserve">, N. </w:t>
        </w:r>
      </w:ins>
      <w:ins w:id="1462" w:author="Lotta Rydhmer" w:date="2025-05-15T19:06:00Z">
        <w:r>
          <w:rPr>
            <w:lang w:val="en-GB"/>
          </w:rPr>
          <w:t>2021. A</w:t>
        </w:r>
      </w:ins>
      <w:ins w:id="1463" w:author="Lotta Rydhmer" w:date="2025-05-15T19:04:00Z">
        <w:r w:rsidRPr="00580FAF">
          <w:rPr>
            <w:lang w:val="en-GB"/>
          </w:rPr>
          <w:t>ntibiotic resistance in microbes: history, mechanisms, therapeutic strategies and future prospects</w:t>
        </w:r>
      </w:ins>
      <w:ins w:id="1464" w:author="Lotta Rydhmer" w:date="2025-05-15T19:06:00Z">
        <w:r>
          <w:rPr>
            <w:lang w:val="en-GB"/>
          </w:rPr>
          <w:t xml:space="preserve">. </w:t>
        </w:r>
      </w:ins>
      <w:ins w:id="1465" w:author="Lotta Rydhmer" w:date="2025-05-15T19:04:00Z">
        <w:r w:rsidRPr="00580FAF">
          <w:rPr>
            <w:lang w:val="en-GB"/>
          </w:rPr>
          <w:t>J</w:t>
        </w:r>
      </w:ins>
      <w:ins w:id="1466" w:author="Lotta Rydhmer" w:date="2025-05-15T19:06:00Z">
        <w:r>
          <w:rPr>
            <w:lang w:val="en-GB"/>
          </w:rPr>
          <w:t>.</w:t>
        </w:r>
      </w:ins>
      <w:ins w:id="1467" w:author="Lotta Rydhmer" w:date="2025-05-15T19:04:00Z">
        <w:r w:rsidRPr="00580FAF">
          <w:rPr>
            <w:lang w:val="en-GB"/>
          </w:rPr>
          <w:t xml:space="preserve"> Infect</w:t>
        </w:r>
      </w:ins>
      <w:ins w:id="1468" w:author="Lotta Rydhmer" w:date="2025-05-15T19:06:00Z">
        <w:r>
          <w:rPr>
            <w:lang w:val="en-GB"/>
          </w:rPr>
          <w:t>.</w:t>
        </w:r>
      </w:ins>
      <w:ins w:id="1469" w:author="Lotta Rydhmer" w:date="2025-05-15T19:04:00Z">
        <w:r w:rsidRPr="00580FAF">
          <w:rPr>
            <w:lang w:val="en-GB"/>
          </w:rPr>
          <w:t xml:space="preserve"> Public Health 14</w:t>
        </w:r>
      </w:ins>
      <w:ins w:id="1470" w:author="Lotta Rydhmer" w:date="2025-05-15T19:06:00Z">
        <w:r>
          <w:rPr>
            <w:lang w:val="en-GB"/>
          </w:rPr>
          <w:t>,</w:t>
        </w:r>
      </w:ins>
      <w:ins w:id="1471" w:author="Lotta Rydhmer" w:date="2025-05-15T19:04:00Z">
        <w:r w:rsidRPr="00580FAF">
          <w:rPr>
            <w:lang w:val="en-GB"/>
          </w:rPr>
          <w:t xml:space="preserve"> 1750-1766</w:t>
        </w:r>
      </w:ins>
      <w:ins w:id="1472" w:author="Lotta Rydhmer" w:date="2025-05-15T19:07:00Z">
        <w:r>
          <w:rPr>
            <w:lang w:val="en-GB"/>
          </w:rPr>
          <w:t xml:space="preserve"> </w:t>
        </w:r>
        <w:r w:rsidRPr="00580FAF">
          <w:rPr>
            <w:lang w:val="en-GB"/>
          </w:rPr>
          <w:t>https://doi.org/10.1016/j.jiph.2021.10.020</w:t>
        </w:r>
      </w:ins>
    </w:p>
    <w:p w14:paraId="7FC0D430" w14:textId="618753A0" w:rsidR="6F1EC338" w:rsidRPr="00217E4C" w:rsidRDefault="6F1EC338" w:rsidP="00580FAF">
      <w:pPr>
        <w:spacing w:line="240" w:lineRule="auto"/>
        <w:ind w:left="567" w:hanging="567"/>
        <w:jc w:val="left"/>
        <w:rPr>
          <w:lang w:val="en-GB"/>
        </w:rPr>
      </w:pPr>
      <w:r w:rsidRPr="00217E4C">
        <w:rPr>
          <w:lang w:val="en-GB"/>
        </w:rPr>
        <w:t>UK-VARSS</w:t>
      </w:r>
      <w:r w:rsidR="00325EFF">
        <w:rPr>
          <w:lang w:val="en-GB"/>
        </w:rPr>
        <w:t>.</w:t>
      </w:r>
      <w:r w:rsidR="00325EFF" w:rsidRPr="00217E4C">
        <w:rPr>
          <w:lang w:val="en-GB"/>
        </w:rPr>
        <w:t xml:space="preserve"> </w:t>
      </w:r>
      <w:r w:rsidRPr="00217E4C">
        <w:rPr>
          <w:lang w:val="en-GB"/>
        </w:rPr>
        <w:t>2022. Veterinary Antibiotic Resistance and Sales Surveillance Report (UK-VARSS 2021). New Haw, Addlestone: Veterinary Medicines Directorate. https://www.gov.uk/government/collections/veterinary-antimicrobial-resistance-and-sales-surveillance</w:t>
      </w:r>
    </w:p>
    <w:p w14:paraId="5413513A" w14:textId="296F55BA" w:rsidR="00987666" w:rsidRPr="00217E4C" w:rsidRDefault="5B5A985F" w:rsidP="002513B9">
      <w:pPr>
        <w:spacing w:line="240" w:lineRule="auto"/>
        <w:ind w:left="567" w:hanging="567"/>
        <w:jc w:val="left"/>
        <w:rPr>
          <w:lang w:val="en-GB"/>
        </w:rPr>
      </w:pPr>
      <w:r w:rsidRPr="00217E4C">
        <w:rPr>
          <w:lang w:val="en-GB"/>
        </w:rPr>
        <w:t xml:space="preserve"> UN Environment Assembly</w:t>
      </w:r>
      <w:r w:rsidR="00325EFF">
        <w:rPr>
          <w:lang w:val="en-GB"/>
        </w:rPr>
        <w:t>.</w:t>
      </w:r>
      <w:r w:rsidRPr="00217E4C">
        <w:rPr>
          <w:lang w:val="en-GB"/>
        </w:rPr>
        <w:t xml:space="preserve"> 2022. Animal welfare–environment–sustainable development nexus. United Nations Environment Assembly of the United Nations Environment Programme. Fifth session. Resolution adopted 2 March 2022. </w:t>
      </w:r>
    </w:p>
    <w:p w14:paraId="0AA8B729" w14:textId="36CB9D47" w:rsidR="004A71A4" w:rsidRDefault="004A71A4" w:rsidP="002513B9">
      <w:pPr>
        <w:spacing w:line="240" w:lineRule="auto"/>
        <w:ind w:left="567" w:hanging="567"/>
        <w:jc w:val="left"/>
        <w:rPr>
          <w:lang w:val="en-GB"/>
        </w:rPr>
      </w:pPr>
      <w:r w:rsidRPr="009322B8">
        <w:rPr>
          <w:lang w:val="en-US"/>
        </w:rPr>
        <w:t>van der Laan, S.</w:t>
      </w:r>
      <w:r w:rsidR="00BC392A" w:rsidRPr="009322B8">
        <w:rPr>
          <w:lang w:val="en-US"/>
        </w:rPr>
        <w:t>,</w:t>
      </w:r>
      <w:r w:rsidRPr="009322B8">
        <w:rPr>
          <w:lang w:val="en-US"/>
        </w:rPr>
        <w:t xml:space="preserve"> Breeman, G.</w:t>
      </w:r>
      <w:r w:rsidR="00BC392A" w:rsidRPr="009322B8">
        <w:rPr>
          <w:lang w:val="en-US"/>
        </w:rPr>
        <w:t>,</w:t>
      </w:r>
      <w:r w:rsidRPr="009322B8">
        <w:rPr>
          <w:lang w:val="en-US"/>
        </w:rPr>
        <w:t xml:space="preserve"> Scherer, L. </w:t>
      </w:r>
      <w:r w:rsidR="00016814" w:rsidRPr="009322B8">
        <w:rPr>
          <w:lang w:val="en-US"/>
        </w:rPr>
        <w:t xml:space="preserve">2024. </w:t>
      </w:r>
      <w:r w:rsidRPr="004A71A4">
        <w:rPr>
          <w:lang w:val="en-GB"/>
        </w:rPr>
        <w:t>Animal Lives Affected by Meat Consumption Trends in the G20 Countries. Animals 14, 1662. https://doi.org/10.3390/ani14111662</w:t>
      </w:r>
    </w:p>
    <w:p w14:paraId="311666E3" w14:textId="1A355273" w:rsidR="003245CB" w:rsidRPr="00387946" w:rsidRDefault="003245CB" w:rsidP="002513B9">
      <w:pPr>
        <w:spacing w:line="240" w:lineRule="auto"/>
        <w:ind w:left="567" w:hanging="567"/>
        <w:jc w:val="left"/>
        <w:rPr>
          <w:lang w:val="en-GB"/>
        </w:rPr>
      </w:pPr>
      <w:r w:rsidRPr="00C81090">
        <w:rPr>
          <w:rPrChange w:id="1473" w:author="Elin Röös" w:date="2025-05-25T19:11:00Z" w16du:dateUtc="2025-05-25T17:11:00Z">
            <w:rPr>
              <w:lang w:val="en-US"/>
            </w:rPr>
          </w:rPrChange>
        </w:rPr>
        <w:t xml:space="preserve">van Zanten, H.H.E., Muller, A., </w:t>
      </w:r>
      <w:proofErr w:type="spellStart"/>
      <w:r w:rsidRPr="00C81090">
        <w:rPr>
          <w:rPrChange w:id="1474" w:author="Elin Röös" w:date="2025-05-25T19:11:00Z" w16du:dateUtc="2025-05-25T17:11:00Z">
            <w:rPr>
              <w:lang w:val="en-US"/>
            </w:rPr>
          </w:rPrChange>
        </w:rPr>
        <w:t>Frehner</w:t>
      </w:r>
      <w:proofErr w:type="spellEnd"/>
      <w:r w:rsidRPr="00C81090">
        <w:rPr>
          <w:rPrChange w:id="1475" w:author="Elin Röös" w:date="2025-05-25T19:11:00Z" w16du:dateUtc="2025-05-25T17:11:00Z">
            <w:rPr>
              <w:lang w:val="en-US"/>
            </w:rPr>
          </w:rPrChange>
        </w:rPr>
        <w:t xml:space="preserve">, A. 2022. </w:t>
      </w:r>
      <w:r w:rsidRPr="00387946">
        <w:rPr>
          <w:lang w:val="en-GB"/>
        </w:rPr>
        <w:t xml:space="preserve">5 - Land use </w:t>
      </w:r>
      <w:proofErr w:type="spellStart"/>
      <w:r w:rsidRPr="00387946">
        <w:rPr>
          <w:lang w:val="en-GB"/>
        </w:rPr>
        <w:t>modeling</w:t>
      </w:r>
      <w:proofErr w:type="spellEnd"/>
      <w:r w:rsidRPr="00387946">
        <w:rPr>
          <w:lang w:val="en-GB"/>
        </w:rPr>
        <w:t xml:space="preserve">: from farm to food </w:t>
      </w:r>
      <w:r w:rsidR="00375245" w:rsidRPr="00387946">
        <w:rPr>
          <w:lang w:val="en-GB"/>
        </w:rPr>
        <w:t>s</w:t>
      </w:r>
      <w:r w:rsidRPr="00387946">
        <w:rPr>
          <w:lang w:val="en-GB"/>
        </w:rPr>
        <w:t xml:space="preserve">ystems. Editor(s): Christian Peters, Dawn Thilmany, Food Systems Modelling, Academic Press 89-105. </w:t>
      </w:r>
      <w:r w:rsidR="00597BC9">
        <w:fldChar w:fldCharType="begin"/>
      </w:r>
      <w:r w:rsidR="00597BC9" w:rsidRPr="006F01FD">
        <w:rPr>
          <w:lang w:val="en-US"/>
          <w:rPrChange w:id="1476" w:author="Lotta Rydhmer" w:date="2025-05-16T01:40:00Z">
            <w:rPr/>
          </w:rPrChange>
        </w:rPr>
        <w:instrText xml:space="preserve"> HYPERLINK "https://doi.org/10.1016/B978-0-12-822112-9.00011-4" </w:instrText>
      </w:r>
      <w:r w:rsidR="00597BC9">
        <w:fldChar w:fldCharType="separate"/>
      </w:r>
      <w:r w:rsidRPr="00387946">
        <w:rPr>
          <w:rStyle w:val="Hyperlnk"/>
          <w:lang w:val="en-GB"/>
        </w:rPr>
        <w:t>https://doi.org/10.1016/B978-0-12-822112-9.00011-4</w:t>
      </w:r>
      <w:r w:rsidR="00597BC9">
        <w:rPr>
          <w:rStyle w:val="Hyperlnk"/>
          <w:lang w:val="en-GB"/>
        </w:rPr>
        <w:fldChar w:fldCharType="end"/>
      </w:r>
      <w:r w:rsidRPr="00387946">
        <w:rPr>
          <w:lang w:val="en-GB"/>
        </w:rPr>
        <w:t xml:space="preserve"> </w:t>
      </w:r>
    </w:p>
    <w:p w14:paraId="70AFBE6D" w14:textId="4B8DBCCC" w:rsidR="00747122" w:rsidRPr="00387946" w:rsidRDefault="00747122" w:rsidP="002513B9">
      <w:pPr>
        <w:spacing w:line="240" w:lineRule="auto"/>
        <w:ind w:left="567" w:hanging="567"/>
        <w:jc w:val="left"/>
        <w:rPr>
          <w:lang w:val="en-GB"/>
        </w:rPr>
      </w:pPr>
      <w:proofErr w:type="spellStart"/>
      <w:r w:rsidRPr="00387946">
        <w:rPr>
          <w:lang w:val="en-GB"/>
        </w:rPr>
        <w:t>WellBeing</w:t>
      </w:r>
      <w:proofErr w:type="spellEnd"/>
      <w:r w:rsidRPr="00387946">
        <w:rPr>
          <w:lang w:val="en-GB"/>
        </w:rPr>
        <w:t xml:space="preserve"> International. 2022. Nexus between Animal Welfare, the Environment and Sustainable Development: Resource Document. (Ed. A.N. Rowan). First Edition. </w:t>
      </w:r>
      <w:proofErr w:type="spellStart"/>
      <w:r w:rsidRPr="00387946">
        <w:rPr>
          <w:lang w:val="en-GB"/>
        </w:rPr>
        <w:t>WellBeing</w:t>
      </w:r>
      <w:proofErr w:type="spellEnd"/>
      <w:r w:rsidRPr="00387946">
        <w:rPr>
          <w:lang w:val="en-GB"/>
        </w:rPr>
        <w:t xml:space="preserve"> International, Potomac, Maryland, USA. </w:t>
      </w:r>
      <w:r w:rsidR="00597BC9">
        <w:fldChar w:fldCharType="begin"/>
      </w:r>
      <w:r w:rsidR="00597BC9" w:rsidRPr="006F01FD">
        <w:rPr>
          <w:lang w:val="en-US"/>
          <w:rPrChange w:id="1477" w:author="Lotta Rydhmer" w:date="2025-05-16T01:40:00Z">
            <w:rPr/>
          </w:rPrChange>
        </w:rPr>
        <w:instrText xml:space="preserve"> HYPERLINK "https://www.wellbeingintlstudiesrepository.org/es/nexus" </w:instrText>
      </w:r>
      <w:r w:rsidR="00597BC9">
        <w:fldChar w:fldCharType="separate"/>
      </w:r>
      <w:r w:rsidRPr="00387946">
        <w:rPr>
          <w:rStyle w:val="Hyperlnk"/>
          <w:lang w:val="en-GB"/>
        </w:rPr>
        <w:t>https://www.wellbeingintlstudiesrepository.org/es/nexus</w:t>
      </w:r>
      <w:r w:rsidR="00597BC9">
        <w:rPr>
          <w:rStyle w:val="Hyperlnk"/>
          <w:lang w:val="en-GB"/>
        </w:rPr>
        <w:fldChar w:fldCharType="end"/>
      </w:r>
      <w:r w:rsidRPr="00387946">
        <w:rPr>
          <w:lang w:val="en-GB"/>
        </w:rPr>
        <w:t xml:space="preserve"> </w:t>
      </w:r>
    </w:p>
    <w:p w14:paraId="43B9B1A0" w14:textId="2F387ED6" w:rsidR="5B5A985F" w:rsidRPr="00387946" w:rsidRDefault="63BBD817" w:rsidP="002513B9">
      <w:pPr>
        <w:spacing w:line="240" w:lineRule="auto"/>
        <w:ind w:left="567" w:hanging="567"/>
        <w:jc w:val="left"/>
        <w:rPr>
          <w:rFonts w:eastAsia="Times New Roman" w:cs="Times New Roman"/>
          <w:szCs w:val="24"/>
          <w:lang w:val="en-GB"/>
        </w:rPr>
      </w:pPr>
      <w:r w:rsidRPr="63BBD817">
        <w:rPr>
          <w:lang w:val="en-GB"/>
        </w:rPr>
        <w:t xml:space="preserve">WHO. 2020. </w:t>
      </w:r>
      <w:r w:rsidRPr="63BBD817">
        <w:rPr>
          <w:rFonts w:eastAsia="Times New Roman" w:cs="Times New Roman"/>
          <w:lang w:val="en-GB"/>
        </w:rPr>
        <w:t xml:space="preserve">The fight against Antimicrobial Resistance is closely linked to the Sustainable Development Goals. WHO/EURO:2020-1634-41385-56394. </w:t>
      </w:r>
      <w:r w:rsidR="00597BC9">
        <w:fldChar w:fldCharType="begin"/>
      </w:r>
      <w:r w:rsidR="00597BC9" w:rsidRPr="006F01FD">
        <w:rPr>
          <w:lang w:val="en-US"/>
          <w:rPrChange w:id="1478" w:author="Lotta Rydhmer" w:date="2025-05-16T01:40:00Z">
            <w:rPr/>
          </w:rPrChange>
        </w:rPr>
        <w:instrText xml:space="preserve"> HYPERLINK "https://iris.who.int/bitstream/handle/10665/337519/WHO-EURO-2020-1634-41385-56394-eng.pdf" </w:instrText>
      </w:r>
      <w:r w:rsidR="00597BC9">
        <w:fldChar w:fldCharType="separate"/>
      </w:r>
      <w:r w:rsidRPr="00620F46">
        <w:rPr>
          <w:rStyle w:val="Hyperlnk"/>
          <w:rFonts w:eastAsia="Times New Roman" w:cs="Times New Roman"/>
          <w:lang w:val="en-US"/>
          <w:rPrChange w:id="1479" w:author="Lotta Rydhmer" w:date="2025-05-22T22:38:00Z">
            <w:rPr>
              <w:rStyle w:val="Hyperlnk"/>
              <w:rFonts w:eastAsia="Times New Roman" w:cs="Times New Roman"/>
              <w:lang w:val="en-GB"/>
            </w:rPr>
          </w:rPrChange>
        </w:rPr>
        <w:t>https://iris.who.int/bitstream/handle/10665/337519/WHO-EURO-2020-1634-41385-56394-eng.pdf</w:t>
      </w:r>
      <w:r w:rsidR="00597BC9">
        <w:rPr>
          <w:rStyle w:val="Hyperlnk"/>
          <w:rFonts w:eastAsia="Times New Roman" w:cs="Times New Roman"/>
          <w:lang w:val="en-GB"/>
        </w:rPr>
        <w:fldChar w:fldCharType="end"/>
      </w:r>
      <w:r w:rsidRPr="00620F46">
        <w:rPr>
          <w:rFonts w:eastAsia="Times New Roman" w:cs="Times New Roman"/>
          <w:lang w:val="en-US"/>
          <w:rPrChange w:id="1480" w:author="Lotta Rydhmer" w:date="2025-05-22T22:38:00Z">
            <w:rPr>
              <w:rFonts w:eastAsia="Times New Roman" w:cs="Times New Roman"/>
              <w:lang w:val="en-GB"/>
            </w:rPr>
          </w:rPrChange>
        </w:rPr>
        <w:t xml:space="preserve">. </w:t>
      </w:r>
      <w:r w:rsidRPr="63BBD817">
        <w:rPr>
          <w:rFonts w:eastAsia="Times New Roman" w:cs="Times New Roman"/>
          <w:lang w:val="en-GB"/>
        </w:rPr>
        <w:t>Downloaded October 2024.</w:t>
      </w:r>
    </w:p>
    <w:p w14:paraId="665B9A72" w14:textId="20A41251" w:rsidR="63BBD817" w:rsidRDefault="63BBD817" w:rsidP="63BBD817">
      <w:pPr>
        <w:spacing w:line="240" w:lineRule="auto"/>
        <w:ind w:left="567" w:hanging="567"/>
        <w:jc w:val="left"/>
        <w:rPr>
          <w:lang w:val="en-GB"/>
        </w:rPr>
      </w:pPr>
      <w:proofErr w:type="spellStart"/>
      <w:r w:rsidRPr="63BBD817">
        <w:rPr>
          <w:lang w:val="en-GB"/>
        </w:rPr>
        <w:t>Vinnari</w:t>
      </w:r>
      <w:proofErr w:type="spellEnd"/>
      <w:r w:rsidRPr="63BBD817">
        <w:rPr>
          <w:lang w:val="en-GB"/>
        </w:rPr>
        <w:t xml:space="preserve">, E., </w:t>
      </w:r>
      <w:proofErr w:type="spellStart"/>
      <w:r w:rsidRPr="63BBD817">
        <w:rPr>
          <w:lang w:val="en-GB"/>
        </w:rPr>
        <w:t>Vinnari</w:t>
      </w:r>
      <w:proofErr w:type="spellEnd"/>
      <w:r w:rsidRPr="63BBD817">
        <w:rPr>
          <w:lang w:val="en-GB"/>
        </w:rPr>
        <w:t xml:space="preserve">, M. 2022. Making the invisibles visible: Including animals in sustainability (and) accounting. Critical Perspectives on Accounting 82:102324. https://doi.org/10.1016/j.cpa.2021.102324   </w:t>
      </w:r>
    </w:p>
    <w:p w14:paraId="70AF512B" w14:textId="77777777" w:rsidR="00006162" w:rsidRPr="00387946" w:rsidRDefault="00006162" w:rsidP="00006162">
      <w:pPr>
        <w:spacing w:line="240" w:lineRule="auto"/>
        <w:ind w:left="567" w:hanging="567"/>
        <w:jc w:val="left"/>
        <w:rPr>
          <w:lang w:val="en-GB"/>
        </w:rPr>
      </w:pPr>
      <w:r w:rsidRPr="00387946">
        <w:rPr>
          <w:lang w:val="en-GB"/>
        </w:rPr>
        <w:t xml:space="preserve">WJP. 2023. World Justice Project. </w:t>
      </w:r>
      <w:r w:rsidR="00597BC9">
        <w:fldChar w:fldCharType="begin"/>
      </w:r>
      <w:r w:rsidR="00597BC9" w:rsidRPr="006F01FD">
        <w:rPr>
          <w:lang w:val="en-US"/>
          <w:rPrChange w:id="1481" w:author="Lotta Rydhmer" w:date="2025-05-16T01:40:00Z">
            <w:rPr/>
          </w:rPrChange>
        </w:rPr>
        <w:instrText xml:space="preserve"> HYPERLINK "https://worldjusticeproject.org/rule-of-law-index/global" \h </w:instrText>
      </w:r>
      <w:r w:rsidR="00597BC9">
        <w:fldChar w:fldCharType="separate"/>
      </w:r>
      <w:r w:rsidRPr="00387946">
        <w:rPr>
          <w:rStyle w:val="Hyperlnk"/>
          <w:lang w:val="en-GB"/>
        </w:rPr>
        <w:t>https://worldjusticeproject.org/rule-of-law-index/global</w:t>
      </w:r>
      <w:r w:rsidR="00597BC9">
        <w:rPr>
          <w:rStyle w:val="Hyperlnk"/>
          <w:lang w:val="en-GB"/>
        </w:rPr>
        <w:fldChar w:fldCharType="end"/>
      </w:r>
      <w:r w:rsidRPr="00387946">
        <w:rPr>
          <w:lang w:val="en-GB"/>
        </w:rPr>
        <w:t xml:space="preserve"> </w:t>
      </w:r>
    </w:p>
    <w:p w14:paraId="1C1A25B3" w14:textId="68CA268C" w:rsidR="002471E6" w:rsidRPr="00915257" w:rsidRDefault="002471E6" w:rsidP="002513B9">
      <w:pPr>
        <w:spacing w:line="240" w:lineRule="auto"/>
        <w:ind w:left="567" w:hanging="567"/>
        <w:jc w:val="left"/>
      </w:pPr>
      <w:r w:rsidRPr="00387946">
        <w:rPr>
          <w:lang w:val="en-GB"/>
        </w:rPr>
        <w:t xml:space="preserve">WOAH. 2024. Terrestrial Animal Health Code. Terrestrial Code Online Access – WOAH - The World Organisation for Animal Health. </w:t>
      </w:r>
      <w:r w:rsidR="00597BC9">
        <w:fldChar w:fldCharType="begin"/>
      </w:r>
      <w:r w:rsidR="00597BC9" w:rsidRPr="006F01FD">
        <w:rPr>
          <w:lang w:val="en-US"/>
          <w:rPrChange w:id="1482" w:author="Lotta Rydhmer" w:date="2025-05-16T01:40:00Z">
            <w:rPr/>
          </w:rPrChange>
        </w:rPr>
        <w:instrText xml:space="preserve"> HYPERLINK "https://www.woah.org/en/what-we-do/standards/codes-and-manuals/terrestrial-code-online-access/?id=169&amp;L=1&amp;htmfile=chapitre_aw_introduction.htm" </w:instrText>
      </w:r>
      <w:r w:rsidR="00597BC9">
        <w:fldChar w:fldCharType="separate"/>
      </w:r>
      <w:r w:rsidRPr="00915257">
        <w:rPr>
          <w:rStyle w:val="Hyperlnk"/>
        </w:rPr>
        <w:t>https://www.woah.org/en/what-we-do/standards/codes-and-manuals/terrestrial-code-online-access/?id=169&amp;L=1&amp;htmfile=chapitre_aw_introduction.htm</w:t>
      </w:r>
      <w:r w:rsidR="00597BC9">
        <w:rPr>
          <w:rStyle w:val="Hyperlnk"/>
        </w:rPr>
        <w:fldChar w:fldCharType="end"/>
      </w:r>
      <w:r w:rsidRPr="00915257">
        <w:t xml:space="preserve"> </w:t>
      </w:r>
    </w:p>
    <w:p w14:paraId="71710042" w14:textId="462F655E" w:rsidR="00400CC0" w:rsidRPr="00217E4C" w:rsidRDefault="00400CC0" w:rsidP="002513B9">
      <w:pPr>
        <w:spacing w:line="240" w:lineRule="auto"/>
        <w:ind w:left="567" w:hanging="567"/>
        <w:jc w:val="left"/>
        <w:rPr>
          <w:lang w:val="en-GB"/>
        </w:rPr>
      </w:pPr>
      <w:r w:rsidRPr="00217E4C">
        <w:t>Zira, S., Röös, E., Ivarsson, E.</w:t>
      </w:r>
      <w:r w:rsidR="00D340D9" w:rsidRPr="00217E4C">
        <w:t>,</w:t>
      </w:r>
      <w:r w:rsidRPr="00217E4C">
        <w:t> </w:t>
      </w:r>
      <w:r w:rsidR="00D340D9" w:rsidRPr="00217E4C">
        <w:t xml:space="preserve">Hoffmann, R., Rydhmer, L. 2020. </w:t>
      </w:r>
      <w:r w:rsidRPr="00217E4C">
        <w:rPr>
          <w:lang w:val="en-GB"/>
        </w:rPr>
        <w:t>Social life cycle assessment of Swedish organic and conventional pork production. </w:t>
      </w:r>
      <w:r w:rsidRPr="00217E4C">
        <w:rPr>
          <w:i/>
          <w:iCs/>
          <w:lang w:val="en-GB"/>
        </w:rPr>
        <w:t>Int</w:t>
      </w:r>
      <w:r w:rsidR="00D340D9" w:rsidRPr="00217E4C">
        <w:rPr>
          <w:i/>
          <w:iCs/>
          <w:lang w:val="en-GB"/>
        </w:rPr>
        <w:t>ernational</w:t>
      </w:r>
      <w:r w:rsidRPr="00217E4C">
        <w:rPr>
          <w:i/>
          <w:iCs/>
          <w:lang w:val="en-GB"/>
        </w:rPr>
        <w:t xml:space="preserve"> J</w:t>
      </w:r>
      <w:r w:rsidR="00D340D9" w:rsidRPr="00217E4C">
        <w:rPr>
          <w:i/>
          <w:iCs/>
          <w:lang w:val="en-GB"/>
        </w:rPr>
        <w:t>ournal of</w:t>
      </w:r>
      <w:r w:rsidRPr="00217E4C">
        <w:rPr>
          <w:i/>
          <w:iCs/>
          <w:lang w:val="en-GB"/>
        </w:rPr>
        <w:t xml:space="preserve"> Life Cycle Assess</w:t>
      </w:r>
      <w:r w:rsidR="00D340D9" w:rsidRPr="00217E4C">
        <w:rPr>
          <w:i/>
          <w:iCs/>
          <w:lang w:val="en-GB"/>
        </w:rPr>
        <w:t>ment</w:t>
      </w:r>
      <w:r w:rsidRPr="00217E4C">
        <w:rPr>
          <w:lang w:val="en-GB"/>
        </w:rPr>
        <w:t xml:space="preserve"> 25, 1957–1975. </w:t>
      </w:r>
      <w:r w:rsidR="00597BC9">
        <w:fldChar w:fldCharType="begin"/>
      </w:r>
      <w:r w:rsidR="00597BC9" w:rsidRPr="006F01FD">
        <w:rPr>
          <w:lang w:val="en-US"/>
          <w:rPrChange w:id="1483" w:author="Lotta Rydhmer" w:date="2025-05-16T01:40:00Z">
            <w:rPr/>
          </w:rPrChange>
        </w:rPr>
        <w:instrText xml:space="preserve"> HYPERLINK "https://doi.org/10.1007/s11367-020-01811-y" </w:instrText>
      </w:r>
      <w:r w:rsidR="00597BC9">
        <w:fldChar w:fldCharType="separate"/>
      </w:r>
      <w:r w:rsidR="00D340D9" w:rsidRPr="00217E4C">
        <w:rPr>
          <w:rStyle w:val="Hyperlnk"/>
          <w:lang w:val="en-GB"/>
        </w:rPr>
        <w:t>https://doi.org/10.1007/s11367-020-01811-y</w:t>
      </w:r>
      <w:r w:rsidR="00597BC9">
        <w:rPr>
          <w:rStyle w:val="Hyperlnk"/>
          <w:lang w:val="en-GB"/>
        </w:rPr>
        <w:fldChar w:fldCharType="end"/>
      </w:r>
      <w:r w:rsidR="00D340D9" w:rsidRPr="00217E4C">
        <w:rPr>
          <w:lang w:val="en-GB"/>
        </w:rPr>
        <w:t xml:space="preserve"> </w:t>
      </w:r>
      <w:r w:rsidRPr="00217E4C">
        <w:rPr>
          <w:lang w:val="en-GB"/>
        </w:rPr>
        <w:t xml:space="preserve"> </w:t>
      </w:r>
    </w:p>
    <w:p w14:paraId="123BE424" w14:textId="188B8B28" w:rsidR="00F4788C" w:rsidRDefault="00F4788C" w:rsidP="002513B9">
      <w:pPr>
        <w:spacing w:line="240" w:lineRule="auto"/>
        <w:ind w:left="567" w:hanging="567"/>
        <w:jc w:val="left"/>
        <w:rPr>
          <w:lang w:val="en-GB"/>
        </w:rPr>
      </w:pPr>
      <w:r w:rsidRPr="00217E4C">
        <w:t>Zira,</w:t>
      </w:r>
      <w:r w:rsidR="00CF5AF7" w:rsidRPr="00217E4C">
        <w:t xml:space="preserve"> S.,</w:t>
      </w:r>
      <w:r w:rsidRPr="00217E4C">
        <w:t xml:space="preserve"> Rydhmer, </w:t>
      </w:r>
      <w:r w:rsidR="00CF5AF7" w:rsidRPr="00217E4C">
        <w:t>L.,</w:t>
      </w:r>
      <w:r w:rsidRPr="00217E4C">
        <w:t xml:space="preserve"> Ivarsson,</w:t>
      </w:r>
      <w:r w:rsidR="00CF5AF7" w:rsidRPr="00217E4C">
        <w:t xml:space="preserve"> E.,</w:t>
      </w:r>
      <w:r w:rsidRPr="00217E4C">
        <w:t xml:space="preserve"> Hoffmann, </w:t>
      </w:r>
      <w:r w:rsidR="00CF5AF7" w:rsidRPr="00217E4C">
        <w:t xml:space="preserve">R., </w:t>
      </w:r>
      <w:r w:rsidRPr="00217E4C">
        <w:t>Röös,</w:t>
      </w:r>
      <w:r w:rsidR="00CF5AF7" w:rsidRPr="00217E4C">
        <w:t xml:space="preserve"> E. 2021. </w:t>
      </w:r>
      <w:r w:rsidRPr="00387946">
        <w:rPr>
          <w:lang w:val="en-GB"/>
        </w:rPr>
        <w:t>A life cycle sustainability assessment of organic and conventional pork supply chains in Sweden</w:t>
      </w:r>
      <w:r w:rsidR="00CF5AF7" w:rsidRPr="00387946">
        <w:rPr>
          <w:lang w:val="en-GB"/>
        </w:rPr>
        <w:t xml:space="preserve">. </w:t>
      </w:r>
      <w:r w:rsidRPr="00387946">
        <w:rPr>
          <w:i/>
          <w:iCs/>
          <w:lang w:val="en-GB"/>
        </w:rPr>
        <w:t>Sustainable Production and Consumption</w:t>
      </w:r>
      <w:r w:rsidRPr="00387946">
        <w:rPr>
          <w:lang w:val="en-GB"/>
        </w:rPr>
        <w:t xml:space="preserve"> 28, 21-38</w:t>
      </w:r>
      <w:r w:rsidR="00CF5AF7" w:rsidRPr="00387946">
        <w:rPr>
          <w:lang w:val="en-GB"/>
        </w:rPr>
        <w:t xml:space="preserve">. </w:t>
      </w:r>
      <w:hyperlink r:id="rId26" w:history="1">
        <w:r w:rsidR="00CF5AF7" w:rsidRPr="00387946">
          <w:rPr>
            <w:rStyle w:val="Hyperlnk"/>
            <w:lang w:val="en-GB"/>
          </w:rPr>
          <w:t>https://doi.org/10.1016/j.spc.2021.03.028</w:t>
        </w:r>
      </w:hyperlink>
      <w:r w:rsidR="00CF5AF7" w:rsidRPr="00387946">
        <w:rPr>
          <w:lang w:val="en-GB"/>
        </w:rPr>
        <w:t xml:space="preserve"> </w:t>
      </w:r>
    </w:p>
    <w:p w14:paraId="36E7AA74" w14:textId="32CEDA5C" w:rsidR="00ED7403" w:rsidRPr="00387946" w:rsidRDefault="00ED7403" w:rsidP="002513B9">
      <w:pPr>
        <w:spacing w:line="240" w:lineRule="auto"/>
        <w:jc w:val="left"/>
        <w:rPr>
          <w:rFonts w:cs="Times New Roman"/>
          <w:color w:val="2B579A"/>
          <w:sz w:val="22"/>
          <w:shd w:val="clear" w:color="auto" w:fill="E6E6E6"/>
          <w:lang w:val="en-GB"/>
        </w:rPr>
      </w:pPr>
    </w:p>
    <w:sectPr w:rsidR="00ED7403" w:rsidRPr="00387946" w:rsidSect="00EE4730">
      <w:footerReference w:type="default" r:id="rId27"/>
      <w:pgSz w:w="12240" w:h="15840"/>
      <w:pgMar w:top="1417" w:right="1417" w:bottom="1417" w:left="1417" w:header="720" w:footer="720" w:gutter="0"/>
      <w:lnNumType w:countBy="1" w:restart="continuous"/>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Elin Röös" w:date="2025-05-18T09:01:00Z" w:initials="ER">
    <w:p w14:paraId="2AA90A79" w14:textId="77777777" w:rsidR="00620F46" w:rsidRDefault="00620F46" w:rsidP="00D97EFA">
      <w:pPr>
        <w:pStyle w:val="Kommentarer"/>
        <w:jc w:val="left"/>
      </w:pPr>
      <w:r>
        <w:rPr>
          <w:rStyle w:val="Kommentarsreferens"/>
        </w:rPr>
        <w:annotationRef/>
      </w:r>
      <w:r>
        <w:t>Jag tycker vi gör med än att föreslå utvecklade indikatorer - vad tror du om ”advancing indices”?</w:t>
      </w:r>
    </w:p>
  </w:comment>
  <w:comment w:id="3" w:author="Lotta Rydhmer" w:date="2025-05-21T16:00:00Z" w:initials="LR">
    <w:p w14:paraId="3978951E" w14:textId="3E03D367" w:rsidR="00620F46" w:rsidRDefault="00620F46">
      <w:pPr>
        <w:pStyle w:val="Kommentarer"/>
      </w:pPr>
      <w:r>
        <w:rPr>
          <w:rStyle w:val="Kommentarsreferens"/>
        </w:rPr>
        <w:annotationRef/>
      </w:r>
      <w:r>
        <w:t>Bra, det föreslår ju ref3. Jag tyckte det var konstig engelska men nu fattar jag hur det ska läsas</w:t>
      </w:r>
    </w:p>
  </w:comment>
  <w:comment w:id="21" w:author="Elin Röös" w:date="2025-05-18T17:29:00Z" w:initials="ER">
    <w:p w14:paraId="717E3BEC" w14:textId="77777777" w:rsidR="00620F46" w:rsidRDefault="00620F46" w:rsidP="00A55659">
      <w:pPr>
        <w:pStyle w:val="Kommentarer"/>
        <w:jc w:val="left"/>
      </w:pPr>
      <w:r>
        <w:rPr>
          <w:rStyle w:val="Kommentarsreferens"/>
        </w:rPr>
        <w:annotationRef/>
      </w:r>
      <w:r>
        <w:t xml:space="preserve">Är inte det här litet för brett? Vårt syfte var ju at utveckla indikatorer för djurvälfärd och antibiotikaanvändning, inte hur allt kan aggregeras. Föreslår att vi börjar med fjärde paragrafen som </w:t>
      </w:r>
      <w:r>
        <w:t>reviewer 2 föreslår, alltså börjar med att motivera varför djurvälfärd (och sen antibiotikaanvändning) är viktigt.</w:t>
      </w:r>
    </w:p>
  </w:comment>
  <w:comment w:id="23" w:author="Lotta Rydhmer" w:date="2025-05-21T16:15:00Z" w:initials="LR">
    <w:p w14:paraId="61B6C939" w14:textId="612890E7" w:rsidR="00620F46" w:rsidRDefault="00620F46">
      <w:pPr>
        <w:pStyle w:val="Kommentarer"/>
      </w:pPr>
      <w:r>
        <w:rPr>
          <w:rStyle w:val="Kommentarsreferens"/>
        </w:rPr>
        <w:annotationRef/>
      </w:r>
      <w:r>
        <w:t>OK</w:t>
      </w:r>
    </w:p>
  </w:comment>
  <w:comment w:id="89" w:author="Elin Röös" w:date="2025-05-18T17:32:00Z" w:initials="ER">
    <w:p w14:paraId="5823F1E3" w14:textId="77777777" w:rsidR="00620F46" w:rsidRDefault="00620F46" w:rsidP="00AF15F3">
      <w:pPr>
        <w:pStyle w:val="Kommentarer"/>
        <w:jc w:val="left"/>
      </w:pPr>
      <w:r>
        <w:rPr>
          <w:rStyle w:val="Kommentarsreferens"/>
        </w:rPr>
        <w:annotationRef/>
      </w:r>
      <w:r>
        <w:t>Man behöver ju inte göra allt i samma studie.</w:t>
      </w:r>
    </w:p>
  </w:comment>
  <w:comment w:id="103" w:author="Elin Röös" w:date="2025-05-18T17:28:00Z" w:initials="ER">
    <w:p w14:paraId="1A22F46E" w14:textId="2FF31098" w:rsidR="00620F46" w:rsidRPr="00D3311C" w:rsidRDefault="00620F46" w:rsidP="00A55659">
      <w:pPr>
        <w:pStyle w:val="Kommentarer"/>
        <w:jc w:val="left"/>
        <w:rPr>
          <w:lang w:val="en-US"/>
        </w:rPr>
      </w:pPr>
      <w:r>
        <w:rPr>
          <w:rStyle w:val="Kommentarsreferens"/>
        </w:rPr>
        <w:annotationRef/>
      </w:r>
      <w:r>
        <w:t xml:space="preserve">Tycker vi kan börja med den här paragrafen. </w:t>
      </w:r>
      <w:r w:rsidRPr="00D3311C">
        <w:rPr>
          <w:lang w:val="en-US"/>
        </w:rPr>
        <w:t xml:space="preserve">Är det inte det som reviewer 2 föreslår: </w:t>
      </w:r>
      <w:r w:rsidRPr="00D3311C">
        <w:rPr>
          <w:i/>
          <w:iCs/>
          <w:color w:val="000000"/>
          <w:lang w:val="en-US"/>
        </w:rPr>
        <w:t>I”t could also help to have paragraph 4 first, where you say how animal welfare is a sustainability aspect and then you can take up the issue of antibiotics as an example.”</w:t>
      </w:r>
      <w:r w:rsidRPr="00D3311C">
        <w:rPr>
          <w:i/>
          <w:iCs/>
          <w:lang w:val="en-US"/>
        </w:rPr>
        <w:t xml:space="preserve"> </w:t>
      </w:r>
    </w:p>
  </w:comment>
  <w:comment w:id="104" w:author="Lotta Rydhmer" w:date="2025-05-21T16:15:00Z" w:initials="LR">
    <w:p w14:paraId="1832710E" w14:textId="336CDA87" w:rsidR="00620F46" w:rsidRDefault="00620F46">
      <w:pPr>
        <w:pStyle w:val="Kommentarer"/>
      </w:pPr>
      <w:r>
        <w:rPr>
          <w:rStyle w:val="Kommentarsreferens"/>
        </w:rPr>
        <w:annotationRef/>
      </w:r>
      <w:r>
        <w:t>Flyttat upp nu</w:t>
      </w:r>
    </w:p>
  </w:comment>
  <w:comment w:id="179" w:author="Elin Röös" w:date="2025-05-18T17:45:00Z" w:initials="ER">
    <w:p w14:paraId="7ACC3D34" w14:textId="77777777" w:rsidR="00620F46" w:rsidRDefault="00620F46" w:rsidP="00757F99">
      <w:pPr>
        <w:pStyle w:val="Kommentarer"/>
        <w:jc w:val="left"/>
      </w:pPr>
      <w:r>
        <w:rPr>
          <w:rStyle w:val="Kommentarsreferens"/>
        </w:rPr>
        <w:annotationRef/>
      </w:r>
      <w:r>
        <w:t>Vet vi att det här är ”</w:t>
      </w:r>
      <w:r>
        <w:t>simplistic”? Kanske vi behöver förklara eller bara nöja oss med Hebinck-exemplet.</w:t>
      </w:r>
    </w:p>
  </w:comment>
  <w:comment w:id="180" w:author="Lotta Rydhmer" w:date="2025-05-21T16:16:00Z" w:initials="LR">
    <w:p w14:paraId="38A337EC" w14:textId="2ACD4676" w:rsidR="00620F46" w:rsidRDefault="00620F46">
      <w:pPr>
        <w:pStyle w:val="Kommentarer"/>
      </w:pPr>
      <w:r>
        <w:rPr>
          <w:rStyle w:val="Kommentarsreferens"/>
        </w:rPr>
        <w:annotationRef/>
      </w:r>
      <w:r>
        <w:t xml:space="preserve">Rätt - snarare dåligt uppdaterat än </w:t>
      </w:r>
      <w:r>
        <w:t>simplistic</w:t>
      </w:r>
    </w:p>
  </w:comment>
  <w:comment w:id="210" w:author="Elin Röös" w:date="2025-05-18T17:48:00Z" w:initials="ER">
    <w:p w14:paraId="196AB72E" w14:textId="0AD09D6E" w:rsidR="00620F46" w:rsidRDefault="00620F46" w:rsidP="00757F99">
      <w:pPr>
        <w:pStyle w:val="Kommentarer"/>
        <w:jc w:val="left"/>
      </w:pPr>
      <w:r>
        <w:rPr>
          <w:rStyle w:val="Kommentarsreferens"/>
        </w:rPr>
        <w:annotationRef/>
      </w:r>
      <w:r>
        <w:t>Ev korta litet.</w:t>
      </w:r>
    </w:p>
  </w:comment>
  <w:comment w:id="211" w:author="Lotta Rydhmer" w:date="2025-05-21T16:20:00Z" w:initials="LR">
    <w:p w14:paraId="083133CC" w14:textId="5234EF25" w:rsidR="00620F46" w:rsidRDefault="00620F46">
      <w:pPr>
        <w:pStyle w:val="Kommentarer"/>
      </w:pPr>
      <w:r>
        <w:rPr>
          <w:rStyle w:val="Kommentarsreferens"/>
        </w:rPr>
        <w:annotationRef/>
      </w:r>
      <w:r>
        <w:t>gjort</w:t>
      </w:r>
    </w:p>
  </w:comment>
  <w:comment w:id="268" w:author="Elin Röös" w:date="2025-05-26T08:35:00Z" w:initials="ER">
    <w:p w14:paraId="7281F57D" w14:textId="77777777" w:rsidR="00BD01A0" w:rsidRDefault="00BD01A0" w:rsidP="00BD01A0">
      <w:pPr>
        <w:pStyle w:val="Kommentarer"/>
        <w:jc w:val="left"/>
      </w:pPr>
      <w:r>
        <w:rPr>
          <w:rStyle w:val="Kommentarsreferens"/>
        </w:rPr>
        <w:annotationRef/>
      </w:r>
      <w:r>
        <w:t>Tycker inte vi behöver gå in på det här.</w:t>
      </w:r>
    </w:p>
  </w:comment>
  <w:comment w:id="376" w:author="Elin Röös" w:date="2025-05-18T17:51:00Z" w:initials="ER">
    <w:p w14:paraId="2A9C84BA" w14:textId="30808782" w:rsidR="00620F46" w:rsidRDefault="00620F46" w:rsidP="00757F99">
      <w:pPr>
        <w:pStyle w:val="Kommentarer"/>
        <w:jc w:val="left"/>
      </w:pPr>
      <w:r>
        <w:rPr>
          <w:rStyle w:val="Kommentarsreferens"/>
        </w:rPr>
        <w:annotationRef/>
      </w:r>
      <w:r>
        <w:t>Climate impact har vi bara med för att visa att AW och antib- indikatorerna är viktiga. Det är inget nytt i att kombinera dessa. Tycker vi ska korta det här och inte bry oss riktigt så mycket om reviewer 1.</w:t>
      </w:r>
    </w:p>
  </w:comment>
  <w:comment w:id="378" w:author="Lotta Rydhmer" w:date="2025-05-21T16:12:00Z" w:initials="LR">
    <w:p w14:paraId="7ABD5D09" w14:textId="6C7A8ACF" w:rsidR="00620F46" w:rsidRDefault="00620F46">
      <w:pPr>
        <w:pStyle w:val="Kommentarer"/>
      </w:pPr>
      <w:r>
        <w:rPr>
          <w:rStyle w:val="Kommentarsreferens"/>
        </w:rPr>
        <w:annotationRef/>
      </w:r>
      <w:r>
        <w:t xml:space="preserve">OK att stryka </w:t>
      </w:r>
      <w:r>
        <w:t>climate impact här, men rev1 tror jag inte vi blir av med så lätt, så jag flyttade research question hit.</w:t>
      </w:r>
    </w:p>
  </w:comment>
  <w:comment w:id="477" w:author="Elin Röös" w:date="2025-05-18T17:59:00Z" w:initials="ER">
    <w:p w14:paraId="3A7EF924" w14:textId="2D05D0A9" w:rsidR="00620F46" w:rsidRDefault="00620F46" w:rsidP="00CA640D">
      <w:pPr>
        <w:pStyle w:val="Kommentarer"/>
        <w:jc w:val="left"/>
      </w:pPr>
      <w:r>
        <w:rPr>
          <w:rStyle w:val="Kommentarsreferens"/>
        </w:rPr>
        <w:annotationRef/>
      </w:r>
      <w:r>
        <w:t xml:space="preserve">Behöver vi ett helt nytt kapitel för detta? Är det </w:t>
      </w:r>
      <w:r>
        <w:t>pga av reviewers 3 kommentar om Background and Theory? Räcker det inte i så fall att bara ha med historiken om djurvälfärden och att den ligger i 2.1? För reviewer 3 tyckte ju också denna del var ”extensive” och skulle kortas.</w:t>
      </w:r>
    </w:p>
  </w:comment>
  <w:comment w:id="478" w:author="Lotta Rydhmer" w:date="2025-05-21T16:22:00Z" w:initials="LR">
    <w:p w14:paraId="1CD1991C" w14:textId="59EC905D" w:rsidR="00620F46" w:rsidRDefault="00620F46">
      <w:pPr>
        <w:pStyle w:val="Kommentarer"/>
      </w:pPr>
      <w:r>
        <w:rPr>
          <w:rStyle w:val="Kommentarsreferens"/>
        </w:rPr>
        <w:annotationRef/>
      </w:r>
      <w:r>
        <w:t xml:space="preserve">Det är också för att tillfredsställa rev1. Jag har kortat lite, men jag vill gärna ha några rader om </w:t>
      </w:r>
      <w:r>
        <w:t>climate impacts historia (det gröna är bara hittepå)</w:t>
      </w:r>
    </w:p>
  </w:comment>
  <w:comment w:id="479" w:author="Elin Röös" w:date="2025-05-26T08:42:00Z" w:initials="ER">
    <w:p w14:paraId="7BD83575" w14:textId="77777777" w:rsidR="00D4217A" w:rsidRDefault="00D4217A" w:rsidP="00D4217A">
      <w:pPr>
        <w:pStyle w:val="Kommentarer"/>
        <w:jc w:val="left"/>
      </w:pPr>
      <w:r>
        <w:rPr>
          <w:rStyle w:val="Kommentarsreferens"/>
        </w:rPr>
        <w:annotationRef/>
      </w:r>
      <w:r>
        <w:t>Behöver vi verkligen ha historia för klimatet här. Vi använder ju bara det för att visa hur målkonflikter kan hittas.</w:t>
      </w:r>
    </w:p>
  </w:comment>
  <w:comment w:id="763" w:author="Elin Röös" w:date="2025-05-18T18:01:00Z" w:initials="ER">
    <w:p w14:paraId="08A0EE16" w14:textId="0E983BC2" w:rsidR="00620F46" w:rsidRDefault="00620F46" w:rsidP="00CC4CBF">
      <w:pPr>
        <w:pStyle w:val="Kommentarer"/>
        <w:jc w:val="left"/>
      </w:pPr>
      <w:r>
        <w:rPr>
          <w:rStyle w:val="Kommentarsreferens"/>
        </w:rPr>
        <w:annotationRef/>
      </w:r>
      <w:r>
        <w:t>Nja, den mäter väl bara? Tror inte denna mening behövs om det jag skrev i svar till reviewer stämmer.</w:t>
      </w:r>
    </w:p>
  </w:comment>
  <w:comment w:id="764" w:author="Lotta Rydhmer" w:date="2025-05-21T16:32:00Z" w:initials="LR">
    <w:p w14:paraId="493D85D3" w14:textId="61B47F7D" w:rsidR="00620F46" w:rsidRDefault="00620F46">
      <w:pPr>
        <w:pStyle w:val="Kommentarer"/>
      </w:pPr>
      <w:r>
        <w:rPr>
          <w:rStyle w:val="Kommentarsreferens"/>
        </w:rPr>
        <w:annotationRef/>
      </w:r>
      <w:r>
        <w:t>Jag tror rev3 inte fattat att vi presenterar olika etiska synsätt i detta kapitel. Hen tror att kapitlet presenterar våra värderingar.</w:t>
      </w:r>
    </w:p>
  </w:comment>
  <w:comment w:id="784" w:author="Lotta Rydhmer" w:date="2025-05-16T01:40:00Z" w:initials="LR">
    <w:p w14:paraId="001B37C0" w14:textId="74214325" w:rsidR="00620F46" w:rsidRDefault="00620F46">
      <w:pPr>
        <w:pStyle w:val="Kommentarer"/>
      </w:pPr>
      <w:r>
        <w:rPr>
          <w:rStyle w:val="Kommentarsreferens"/>
        </w:rPr>
        <w:annotationRef/>
      </w:r>
      <w:r>
        <w:t>Här fattar jag inte rev3s kommentar</w:t>
      </w:r>
    </w:p>
  </w:comment>
  <w:comment w:id="785" w:author="Elin Röös" w:date="2025-05-18T18:17:00Z" w:initials="ER">
    <w:p w14:paraId="0A1F301F" w14:textId="77777777" w:rsidR="00620F46" w:rsidRDefault="00620F46" w:rsidP="00CC4CBF">
      <w:pPr>
        <w:pStyle w:val="Kommentarer"/>
        <w:jc w:val="left"/>
      </w:pPr>
      <w:r>
        <w:rPr>
          <w:rStyle w:val="Kommentarsreferens"/>
        </w:rPr>
        <w:annotationRef/>
      </w:r>
      <w:r>
        <w:t>Ja, det var inte helt tydligt men kanske menar hen per gård? Jag valde att tolka det så och göra en ändring för att förtydliga att vi pratar om per kg produkt här.</w:t>
      </w:r>
    </w:p>
  </w:comment>
  <w:comment w:id="877" w:author="Elin Röös" w:date="2025-05-18T18:21:00Z" w:initials="ER">
    <w:p w14:paraId="77BA52B5" w14:textId="77777777" w:rsidR="00620F46" w:rsidRDefault="00620F46" w:rsidP="00032DDF">
      <w:pPr>
        <w:pStyle w:val="Kommentarer"/>
        <w:jc w:val="left"/>
      </w:pPr>
      <w:r>
        <w:rPr>
          <w:rStyle w:val="Kommentarsreferens"/>
        </w:rPr>
        <w:annotationRef/>
      </w:r>
      <w:r>
        <w:t>Förklarar inte VARFÖR?</w:t>
      </w:r>
    </w:p>
  </w:comment>
  <w:comment w:id="878" w:author="Lotta Rydhmer" w:date="2025-05-22T22:45:00Z" w:initials="LR">
    <w:p w14:paraId="39D5773A" w14:textId="08942E49" w:rsidR="00620F46" w:rsidRDefault="00620F46">
      <w:pPr>
        <w:pStyle w:val="Kommentarer"/>
      </w:pPr>
      <w:r>
        <w:rPr>
          <w:rStyle w:val="Kommentarsreferens"/>
        </w:rPr>
        <w:annotationRef/>
      </w:r>
      <w:r>
        <w:rPr>
          <w:rStyle w:val="Kommentarsreferens"/>
        </w:rPr>
        <w:t>Inte så lätt förklara</w:t>
      </w:r>
    </w:p>
  </w:comment>
  <w:comment w:id="1065" w:author="Lotta Rydhmer" w:date="2025-05-21T18:03:00Z" w:initials="LR">
    <w:p w14:paraId="580DA038" w14:textId="46A92D61" w:rsidR="00620F46" w:rsidRDefault="00620F46">
      <w:pPr>
        <w:pStyle w:val="Kommentarer"/>
      </w:pPr>
      <w:r>
        <w:rPr>
          <w:rStyle w:val="Kommentarsreferens"/>
        </w:rPr>
        <w:annotationRef/>
      </w:r>
      <w:r>
        <w:t>Flyttat till 2.6 för att få bättre balans (rev3)</w:t>
      </w:r>
    </w:p>
  </w:comment>
  <w:comment w:id="1203" w:author="Lotta Rydhmer" w:date="2025-05-22T10:45:00Z" w:initials="LR">
    <w:p w14:paraId="1FC96F1D" w14:textId="3FD765DE" w:rsidR="00620F46" w:rsidRDefault="00620F46">
      <w:pPr>
        <w:pStyle w:val="Kommentarer"/>
      </w:pPr>
      <w:r>
        <w:rPr>
          <w:rStyle w:val="Kommentarsreferens"/>
        </w:rPr>
        <w:annotationRef/>
      </w:r>
      <w:r>
        <w:t>Se kommentar från Rev3</w:t>
      </w:r>
    </w:p>
  </w:comment>
  <w:comment w:id="1221" w:author="Lotta Rydhmer" w:date="2025-05-22T11:00:00Z" w:initials="LR">
    <w:p w14:paraId="5653D436" w14:textId="76D88ECA" w:rsidR="00620F46" w:rsidRDefault="00620F46">
      <w:pPr>
        <w:pStyle w:val="Kommentarer"/>
      </w:pPr>
      <w:r>
        <w:rPr>
          <w:rStyle w:val="Kommentarsreferens"/>
        </w:rPr>
        <w:annotationRef/>
      </w:r>
      <w:r w:rsidRPr="000C57F7">
        <w:rPr>
          <w:highlight w:val="green"/>
        </w:rPr>
        <w:t>Ett skrivfel här.</w:t>
      </w:r>
      <w:r>
        <w:t xml:space="preserve"> Du stoppade in dessa siffror på slutet (28 okt) när jag bad dig byta från Irland (eftersom Irland importerade mycket från UK som vi inte har med i AW). Ska det vara 5.9 eller 4.4 för Spanien? Eller ett annat land för 4.4.</w:t>
      </w:r>
    </w:p>
  </w:comment>
  <w:comment w:id="1239" w:author="Lotta Rydhmer" w:date="2025-05-22T11:22:00Z" w:initials="LR">
    <w:p w14:paraId="31BEB248" w14:textId="7BB1478B" w:rsidR="00620F46" w:rsidRDefault="00620F46">
      <w:pPr>
        <w:pStyle w:val="Kommentarer"/>
      </w:pPr>
      <w:r>
        <w:rPr>
          <w:rStyle w:val="Kommentarsreferens"/>
        </w:rPr>
        <w:annotationRef/>
      </w:r>
      <w:r>
        <w:t>Ändra i figuren också</w:t>
      </w:r>
    </w:p>
  </w:comment>
  <w:comment w:id="1246" w:author="Lotta Rydhmer" w:date="2025-05-22T11:22:00Z" w:initials="LR">
    <w:p w14:paraId="421AA9F0" w14:textId="03C647C6" w:rsidR="00620F46" w:rsidRDefault="00620F46">
      <w:pPr>
        <w:pStyle w:val="Kommentarer"/>
      </w:pPr>
      <w:r>
        <w:rPr>
          <w:rStyle w:val="Kommentarsreferens"/>
        </w:rPr>
        <w:annotationRef/>
      </w:r>
      <w:r>
        <w:t>Ändra i figuren också</w:t>
      </w:r>
    </w:p>
  </w:comment>
  <w:comment w:id="1252" w:author="Lotta Rydhmer" w:date="2025-05-22T15:22:00Z" w:initials="LR">
    <w:p w14:paraId="13578F39" w14:textId="47D726FF" w:rsidR="00620F46" w:rsidRDefault="00620F46">
      <w:pPr>
        <w:pStyle w:val="Kommentarer"/>
      </w:pPr>
      <w:r>
        <w:rPr>
          <w:rStyle w:val="Kommentarsreferens"/>
        </w:rPr>
        <w:annotationRef/>
      </w:r>
      <w:hyperlink r:id="rId1" w:history="1">
        <w:r w:rsidRPr="00942268">
          <w:rPr>
            <w:rStyle w:val="Hyperlnk"/>
          </w:rPr>
          <w:t>https://doi.org/10.3390/foods9091227</w:t>
        </w:r>
      </w:hyperlink>
      <w:r>
        <w:t xml:space="preserve"> men Elin har kanske bättre Ref</w:t>
      </w:r>
    </w:p>
  </w:comment>
  <w:comment w:id="1262" w:author="Lotta Rydhmer" w:date="2025-05-22T11:22:00Z" w:initials="LR">
    <w:p w14:paraId="3791BC00" w14:textId="5A2868B5" w:rsidR="00620F46" w:rsidRDefault="00620F46">
      <w:pPr>
        <w:pStyle w:val="Kommentarer"/>
      </w:pPr>
      <w:r>
        <w:rPr>
          <w:rStyle w:val="Kommentarsreferens"/>
        </w:rPr>
        <w:annotationRef/>
      </w:r>
      <w:r>
        <w:t>Ändra i figuren också</w:t>
      </w:r>
    </w:p>
  </w:comment>
  <w:comment w:id="1266" w:author="Lotta Rydhmer" w:date="2025-05-22T11:21:00Z" w:initials="LR">
    <w:p w14:paraId="4B21B4D9" w14:textId="42B0A99C" w:rsidR="00620F46" w:rsidRDefault="00620F46">
      <w:pPr>
        <w:pStyle w:val="Kommentarer"/>
      </w:pPr>
      <w:r>
        <w:rPr>
          <w:rStyle w:val="Kommentarsreferens"/>
        </w:rPr>
        <w:annotationRef/>
      </w:r>
      <w:r>
        <w:t>Ändra i figuren också</w:t>
      </w:r>
    </w:p>
  </w:comment>
  <w:comment w:id="1278" w:author="Lotta Rydhmer" w:date="2025-05-15T08:58:00Z" w:initials="LR">
    <w:p w14:paraId="5518FAED" w14:textId="2F1F8AE9" w:rsidR="00620F46" w:rsidRDefault="00620F46">
      <w:pPr>
        <w:pStyle w:val="Kommentarer"/>
      </w:pPr>
      <w:r>
        <w:rPr>
          <w:rStyle w:val="Kommentarsreferens"/>
        </w:rPr>
        <w:annotationRef/>
      </w:r>
      <w:r w:rsidR="00024A21">
        <w:t>Gun Bernes påpekade att det o</w:t>
      </w:r>
      <w:r>
        <w:t xml:space="preserve">ckså </w:t>
      </w:r>
      <w:r w:rsidR="00024A21">
        <w:t xml:space="preserve">kan </w:t>
      </w:r>
      <w:r>
        <w:t xml:space="preserve">vara </w:t>
      </w:r>
      <w:r w:rsidR="00024A21">
        <w:t xml:space="preserve">så </w:t>
      </w:r>
      <w:r>
        <w:t>att djuren får mer plats än lagen säger</w:t>
      </w:r>
      <w:r w:rsidR="00024A21">
        <w:t>, och det har hon rätt i men jag får inte in det här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AA90A79" w15:done="0"/>
  <w15:commentEx w15:paraId="3978951E" w15:paraIdParent="2AA90A79" w15:done="0"/>
  <w15:commentEx w15:paraId="717E3BEC" w15:done="0"/>
  <w15:commentEx w15:paraId="61B6C939" w15:paraIdParent="717E3BEC" w15:done="0"/>
  <w15:commentEx w15:paraId="5823F1E3" w15:done="0"/>
  <w15:commentEx w15:paraId="1A22F46E" w15:done="0"/>
  <w15:commentEx w15:paraId="1832710E" w15:paraIdParent="1A22F46E" w15:done="0"/>
  <w15:commentEx w15:paraId="7ACC3D34" w15:done="0"/>
  <w15:commentEx w15:paraId="38A337EC" w15:paraIdParent="7ACC3D34" w15:done="0"/>
  <w15:commentEx w15:paraId="196AB72E" w15:done="0"/>
  <w15:commentEx w15:paraId="083133CC" w15:paraIdParent="196AB72E" w15:done="0"/>
  <w15:commentEx w15:paraId="7281F57D" w15:done="0"/>
  <w15:commentEx w15:paraId="2A9C84BA" w15:done="0"/>
  <w15:commentEx w15:paraId="7ABD5D09" w15:paraIdParent="2A9C84BA" w15:done="0"/>
  <w15:commentEx w15:paraId="3A7EF924" w15:done="0"/>
  <w15:commentEx w15:paraId="1CD1991C" w15:paraIdParent="3A7EF924" w15:done="0"/>
  <w15:commentEx w15:paraId="7BD83575" w15:paraIdParent="3A7EF924" w15:done="0"/>
  <w15:commentEx w15:paraId="08A0EE16" w15:done="0"/>
  <w15:commentEx w15:paraId="493D85D3" w15:paraIdParent="08A0EE16" w15:done="0"/>
  <w15:commentEx w15:paraId="001B37C0" w15:done="0"/>
  <w15:commentEx w15:paraId="0A1F301F" w15:paraIdParent="001B37C0" w15:done="0"/>
  <w15:commentEx w15:paraId="77BA52B5" w15:done="0"/>
  <w15:commentEx w15:paraId="39D5773A" w15:paraIdParent="77BA52B5" w15:done="0"/>
  <w15:commentEx w15:paraId="580DA038" w15:done="0"/>
  <w15:commentEx w15:paraId="1FC96F1D" w15:done="0"/>
  <w15:commentEx w15:paraId="5653D436" w15:done="0"/>
  <w15:commentEx w15:paraId="31BEB248" w15:done="0"/>
  <w15:commentEx w15:paraId="421AA9F0" w15:done="0"/>
  <w15:commentEx w15:paraId="13578F39" w15:done="0"/>
  <w15:commentEx w15:paraId="3791BC00" w15:done="0"/>
  <w15:commentEx w15:paraId="4B21B4D9" w15:done="0"/>
  <w15:commentEx w15:paraId="5518FAE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449E93F" w16cex:dateUtc="2025-05-18T07:01:00Z"/>
  <w16cex:commentExtensible w16cex:durableId="149E2556" w16cex:dateUtc="2025-05-18T15:29:00Z"/>
  <w16cex:commentExtensible w16cex:durableId="68FED3FD" w16cex:dateUtc="2025-05-18T15:32:00Z"/>
  <w16cex:commentExtensible w16cex:durableId="2FA74C37" w16cex:dateUtc="2025-05-18T15:28:00Z"/>
  <w16cex:commentExtensible w16cex:durableId="4E3D9C73" w16cex:dateUtc="2025-05-18T15:45:00Z"/>
  <w16cex:commentExtensible w16cex:durableId="7C86F0E9" w16cex:dateUtc="2025-05-26T06:35:00Z"/>
  <w16cex:commentExtensible w16cex:durableId="6912F939" w16cex:dateUtc="2025-05-18T15:51:00Z"/>
  <w16cex:commentExtensible w16cex:durableId="3E1EDAAC" w16cex:dateUtc="2025-05-26T06:42:00Z"/>
  <w16cex:commentExtensible w16cex:durableId="0758E4DF" w16cex:dateUtc="2025-05-18T16:01:00Z"/>
  <w16cex:commentExtensible w16cex:durableId="5DB83D1F" w16cex:dateUtc="2025-05-18T16:17:00Z"/>
  <w16cex:commentExtensible w16cex:durableId="03698433" w16cex:dateUtc="2025-05-18T16: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AA90A79" w16cid:durableId="4449E93F"/>
  <w16cid:commentId w16cid:paraId="3978951E" w16cid:durableId="3978951E"/>
  <w16cid:commentId w16cid:paraId="717E3BEC" w16cid:durableId="149E2556"/>
  <w16cid:commentId w16cid:paraId="61B6C939" w16cid:durableId="61B6C939"/>
  <w16cid:commentId w16cid:paraId="5823F1E3" w16cid:durableId="68FED3FD"/>
  <w16cid:commentId w16cid:paraId="1A22F46E" w16cid:durableId="2FA74C37"/>
  <w16cid:commentId w16cid:paraId="1832710E" w16cid:durableId="1832710E"/>
  <w16cid:commentId w16cid:paraId="7ACC3D34" w16cid:durableId="4E3D9C73"/>
  <w16cid:commentId w16cid:paraId="38A337EC" w16cid:durableId="38A337EC"/>
  <w16cid:commentId w16cid:paraId="196AB72E" w16cid:durableId="196AB72E"/>
  <w16cid:commentId w16cid:paraId="083133CC" w16cid:durableId="083133CC"/>
  <w16cid:commentId w16cid:paraId="7281F57D" w16cid:durableId="7C86F0E9"/>
  <w16cid:commentId w16cid:paraId="2A9C84BA" w16cid:durableId="6912F939"/>
  <w16cid:commentId w16cid:paraId="7ABD5D09" w16cid:durableId="7ABD5D09"/>
  <w16cid:commentId w16cid:paraId="3A7EF924" w16cid:durableId="3A7EF924"/>
  <w16cid:commentId w16cid:paraId="1CD1991C" w16cid:durableId="1CD1991C"/>
  <w16cid:commentId w16cid:paraId="7BD83575" w16cid:durableId="3E1EDAAC"/>
  <w16cid:commentId w16cid:paraId="08A0EE16" w16cid:durableId="0758E4DF"/>
  <w16cid:commentId w16cid:paraId="493D85D3" w16cid:durableId="493D85D3"/>
  <w16cid:commentId w16cid:paraId="001B37C0" w16cid:durableId="001B37C0"/>
  <w16cid:commentId w16cid:paraId="0A1F301F" w16cid:durableId="5DB83D1F"/>
  <w16cid:commentId w16cid:paraId="77BA52B5" w16cid:durableId="03698433"/>
  <w16cid:commentId w16cid:paraId="39D5773A" w16cid:durableId="39D5773A"/>
  <w16cid:commentId w16cid:paraId="580DA038" w16cid:durableId="580DA038"/>
  <w16cid:commentId w16cid:paraId="1FC96F1D" w16cid:durableId="1FC96F1D"/>
  <w16cid:commentId w16cid:paraId="5653D436" w16cid:durableId="5653D436"/>
  <w16cid:commentId w16cid:paraId="31BEB248" w16cid:durableId="31BEB248"/>
  <w16cid:commentId w16cid:paraId="421AA9F0" w16cid:durableId="421AA9F0"/>
  <w16cid:commentId w16cid:paraId="13578F39" w16cid:durableId="13578F39"/>
  <w16cid:commentId w16cid:paraId="3791BC00" w16cid:durableId="3791BC00"/>
  <w16cid:commentId w16cid:paraId="4B21B4D9" w16cid:durableId="4B21B4D9"/>
  <w16cid:commentId w16cid:paraId="5518FAED" w16cid:durableId="5518FAE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822E5" w14:textId="77777777" w:rsidR="00155F64" w:rsidRDefault="00155F64">
      <w:pPr>
        <w:spacing w:after="0" w:line="240" w:lineRule="auto"/>
      </w:pPr>
      <w:r>
        <w:separator/>
      </w:r>
    </w:p>
  </w:endnote>
  <w:endnote w:type="continuationSeparator" w:id="0">
    <w:p w14:paraId="0D23D619" w14:textId="77777777" w:rsidR="00155F64" w:rsidRDefault="00155F64">
      <w:pPr>
        <w:spacing w:after="0" w:line="240" w:lineRule="auto"/>
      </w:pPr>
      <w:r>
        <w:continuationSeparator/>
      </w:r>
    </w:p>
  </w:endnote>
  <w:endnote w:type="continuationNotice" w:id="1">
    <w:p w14:paraId="538FD3F2" w14:textId="77777777" w:rsidR="00155F64" w:rsidRDefault="00155F6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6777263"/>
      <w:docPartObj>
        <w:docPartGallery w:val="Page Numbers (Bottom of Page)"/>
        <w:docPartUnique/>
      </w:docPartObj>
    </w:sdtPr>
    <w:sdtEndPr>
      <w:rPr>
        <w:noProof/>
      </w:rPr>
    </w:sdtEndPr>
    <w:sdtContent>
      <w:p w14:paraId="1544FDE7" w14:textId="2CFCBF85" w:rsidR="00620F46" w:rsidRDefault="00620F46">
        <w:pPr>
          <w:pStyle w:val="Sidfot"/>
          <w:jc w:val="center"/>
        </w:pPr>
        <w:r>
          <w:fldChar w:fldCharType="begin"/>
        </w:r>
        <w:r>
          <w:instrText xml:space="preserve"> PAGE   \* MERGEFORMAT </w:instrText>
        </w:r>
        <w:r>
          <w:fldChar w:fldCharType="separate"/>
        </w:r>
        <w:r w:rsidR="00024A21">
          <w:rPr>
            <w:noProof/>
          </w:rPr>
          <w:t>40</w:t>
        </w:r>
        <w:r>
          <w:rPr>
            <w:noProof/>
          </w:rPr>
          <w:fldChar w:fldCharType="end"/>
        </w:r>
      </w:p>
    </w:sdtContent>
  </w:sdt>
  <w:p w14:paraId="70EE0090" w14:textId="77777777" w:rsidR="00620F46" w:rsidRDefault="00620F46">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802A7" w14:textId="77777777" w:rsidR="00155F64" w:rsidRDefault="00155F64">
      <w:pPr>
        <w:spacing w:after="0" w:line="240" w:lineRule="auto"/>
      </w:pPr>
      <w:r>
        <w:separator/>
      </w:r>
    </w:p>
  </w:footnote>
  <w:footnote w:type="continuationSeparator" w:id="0">
    <w:p w14:paraId="41A09A1D" w14:textId="77777777" w:rsidR="00155F64" w:rsidRDefault="00155F64">
      <w:pPr>
        <w:spacing w:after="0" w:line="240" w:lineRule="auto"/>
      </w:pPr>
      <w:r>
        <w:continuationSeparator/>
      </w:r>
    </w:p>
  </w:footnote>
  <w:footnote w:type="continuationNotice" w:id="1">
    <w:p w14:paraId="7CA567A3" w14:textId="77777777" w:rsidR="00155F64" w:rsidRDefault="00155F6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73C4"/>
    <w:multiLevelType w:val="hybridMultilevel"/>
    <w:tmpl w:val="EF2C008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0B6E21F2"/>
    <w:multiLevelType w:val="multilevel"/>
    <w:tmpl w:val="FAC4C2DE"/>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0106B88"/>
    <w:multiLevelType w:val="hybridMultilevel"/>
    <w:tmpl w:val="11C054EA"/>
    <w:lvl w:ilvl="0" w:tplc="FFFFFFFF">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11411FE0"/>
    <w:multiLevelType w:val="hybridMultilevel"/>
    <w:tmpl w:val="36DC1ED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45D78A9"/>
    <w:multiLevelType w:val="hybridMultilevel"/>
    <w:tmpl w:val="6A747C2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15435DE2"/>
    <w:multiLevelType w:val="hybridMultilevel"/>
    <w:tmpl w:val="74C29AF4"/>
    <w:lvl w:ilvl="0" w:tplc="078017F4">
      <w:numFmt w:val="bullet"/>
      <w:lvlText w:val="-"/>
      <w:lvlJc w:val="left"/>
      <w:pPr>
        <w:ind w:left="720" w:hanging="360"/>
      </w:pPr>
      <w:rPr>
        <w:rFonts w:ascii="Times New Roman" w:eastAsiaTheme="minorHAnsi"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22955FCC"/>
    <w:multiLevelType w:val="hybridMultilevel"/>
    <w:tmpl w:val="B268CC7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255B4304"/>
    <w:multiLevelType w:val="hybridMultilevel"/>
    <w:tmpl w:val="58A07BD0"/>
    <w:lvl w:ilvl="0" w:tplc="FFFFFFFF">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269442E6"/>
    <w:multiLevelType w:val="hybridMultilevel"/>
    <w:tmpl w:val="554C99B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26B17EBD"/>
    <w:multiLevelType w:val="hybridMultilevel"/>
    <w:tmpl w:val="D58AA088"/>
    <w:lvl w:ilvl="0" w:tplc="078017F4">
      <w:numFmt w:val="bullet"/>
      <w:lvlText w:val="-"/>
      <w:lvlJc w:val="left"/>
      <w:pPr>
        <w:ind w:left="720" w:hanging="360"/>
      </w:pPr>
      <w:rPr>
        <w:rFonts w:ascii="Times New Roman" w:eastAsiaTheme="minorHAnsi"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2A1C1DB4"/>
    <w:multiLevelType w:val="hybridMultilevel"/>
    <w:tmpl w:val="515CAD2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2B07777D"/>
    <w:multiLevelType w:val="hybridMultilevel"/>
    <w:tmpl w:val="142ADED8"/>
    <w:lvl w:ilvl="0" w:tplc="041D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2BCB410A"/>
    <w:multiLevelType w:val="multilevel"/>
    <w:tmpl w:val="06207382"/>
    <w:lvl w:ilvl="0">
      <w:start w:val="1"/>
      <w:numFmt w:val="decimal"/>
      <w:lvlText w:val="%1."/>
      <w:lvlJc w:val="left"/>
      <w:pPr>
        <w:ind w:left="720" w:hanging="360"/>
      </w:pPr>
      <w:rPr>
        <w:rFonts w:hint="default"/>
      </w:rPr>
    </w:lvl>
    <w:lvl w:ilvl="1">
      <w:start w:val="1"/>
      <w:numFmt w:val="decimal"/>
      <w:isLgl/>
      <w:lvlText w:val="%1.%2"/>
      <w:lvlJc w:val="left"/>
      <w:pPr>
        <w:ind w:left="643" w:hanging="360"/>
      </w:pPr>
      <w:rPr>
        <w:rFonts w:hint="default"/>
        <w:sz w:val="22"/>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326759DE"/>
    <w:multiLevelType w:val="hybridMultilevel"/>
    <w:tmpl w:val="D1809BC4"/>
    <w:lvl w:ilvl="0" w:tplc="041D0001">
      <w:start w:val="1"/>
      <w:numFmt w:val="bullet"/>
      <w:lvlText w:val=""/>
      <w:lvlJc w:val="left"/>
      <w:pPr>
        <w:ind w:left="804" w:hanging="360"/>
      </w:pPr>
      <w:rPr>
        <w:rFonts w:ascii="Symbol" w:hAnsi="Symbol" w:hint="default"/>
      </w:rPr>
    </w:lvl>
    <w:lvl w:ilvl="1" w:tplc="041D0003" w:tentative="1">
      <w:start w:val="1"/>
      <w:numFmt w:val="bullet"/>
      <w:lvlText w:val="o"/>
      <w:lvlJc w:val="left"/>
      <w:pPr>
        <w:ind w:left="1524" w:hanging="360"/>
      </w:pPr>
      <w:rPr>
        <w:rFonts w:ascii="Courier New" w:hAnsi="Courier New" w:cs="Courier New" w:hint="default"/>
      </w:rPr>
    </w:lvl>
    <w:lvl w:ilvl="2" w:tplc="041D0005" w:tentative="1">
      <w:start w:val="1"/>
      <w:numFmt w:val="bullet"/>
      <w:lvlText w:val=""/>
      <w:lvlJc w:val="left"/>
      <w:pPr>
        <w:ind w:left="2244" w:hanging="360"/>
      </w:pPr>
      <w:rPr>
        <w:rFonts w:ascii="Wingdings" w:hAnsi="Wingdings" w:hint="default"/>
      </w:rPr>
    </w:lvl>
    <w:lvl w:ilvl="3" w:tplc="041D0001" w:tentative="1">
      <w:start w:val="1"/>
      <w:numFmt w:val="bullet"/>
      <w:lvlText w:val=""/>
      <w:lvlJc w:val="left"/>
      <w:pPr>
        <w:ind w:left="2964" w:hanging="360"/>
      </w:pPr>
      <w:rPr>
        <w:rFonts w:ascii="Symbol" w:hAnsi="Symbol" w:hint="default"/>
      </w:rPr>
    </w:lvl>
    <w:lvl w:ilvl="4" w:tplc="041D0003" w:tentative="1">
      <w:start w:val="1"/>
      <w:numFmt w:val="bullet"/>
      <w:lvlText w:val="o"/>
      <w:lvlJc w:val="left"/>
      <w:pPr>
        <w:ind w:left="3684" w:hanging="360"/>
      </w:pPr>
      <w:rPr>
        <w:rFonts w:ascii="Courier New" w:hAnsi="Courier New" w:cs="Courier New" w:hint="default"/>
      </w:rPr>
    </w:lvl>
    <w:lvl w:ilvl="5" w:tplc="041D0005" w:tentative="1">
      <w:start w:val="1"/>
      <w:numFmt w:val="bullet"/>
      <w:lvlText w:val=""/>
      <w:lvlJc w:val="left"/>
      <w:pPr>
        <w:ind w:left="4404" w:hanging="360"/>
      </w:pPr>
      <w:rPr>
        <w:rFonts w:ascii="Wingdings" w:hAnsi="Wingdings" w:hint="default"/>
      </w:rPr>
    </w:lvl>
    <w:lvl w:ilvl="6" w:tplc="041D0001" w:tentative="1">
      <w:start w:val="1"/>
      <w:numFmt w:val="bullet"/>
      <w:lvlText w:val=""/>
      <w:lvlJc w:val="left"/>
      <w:pPr>
        <w:ind w:left="5124" w:hanging="360"/>
      </w:pPr>
      <w:rPr>
        <w:rFonts w:ascii="Symbol" w:hAnsi="Symbol" w:hint="default"/>
      </w:rPr>
    </w:lvl>
    <w:lvl w:ilvl="7" w:tplc="041D0003" w:tentative="1">
      <w:start w:val="1"/>
      <w:numFmt w:val="bullet"/>
      <w:lvlText w:val="o"/>
      <w:lvlJc w:val="left"/>
      <w:pPr>
        <w:ind w:left="5844" w:hanging="360"/>
      </w:pPr>
      <w:rPr>
        <w:rFonts w:ascii="Courier New" w:hAnsi="Courier New" w:cs="Courier New" w:hint="default"/>
      </w:rPr>
    </w:lvl>
    <w:lvl w:ilvl="8" w:tplc="041D0005" w:tentative="1">
      <w:start w:val="1"/>
      <w:numFmt w:val="bullet"/>
      <w:lvlText w:val=""/>
      <w:lvlJc w:val="left"/>
      <w:pPr>
        <w:ind w:left="6564" w:hanging="360"/>
      </w:pPr>
      <w:rPr>
        <w:rFonts w:ascii="Wingdings" w:hAnsi="Wingdings" w:hint="default"/>
      </w:rPr>
    </w:lvl>
  </w:abstractNum>
  <w:abstractNum w:abstractNumId="14" w15:restartNumberingAfterBreak="0">
    <w:nsid w:val="337F431E"/>
    <w:multiLevelType w:val="hybridMultilevel"/>
    <w:tmpl w:val="890E5294"/>
    <w:lvl w:ilvl="0" w:tplc="5838F570">
      <w:start w:val="1"/>
      <w:numFmt w:val="decimal"/>
      <w:lvlText w:val="%1."/>
      <w:lvlJc w:val="left"/>
      <w:pPr>
        <w:ind w:left="643" w:hanging="360"/>
      </w:pPr>
      <w:rPr>
        <w:rFonts w:hint="default"/>
      </w:rPr>
    </w:lvl>
    <w:lvl w:ilvl="1" w:tplc="041D0019" w:tentative="1">
      <w:start w:val="1"/>
      <w:numFmt w:val="lowerLetter"/>
      <w:lvlText w:val="%2."/>
      <w:lvlJc w:val="left"/>
      <w:pPr>
        <w:ind w:left="1363" w:hanging="360"/>
      </w:pPr>
    </w:lvl>
    <w:lvl w:ilvl="2" w:tplc="041D001B" w:tentative="1">
      <w:start w:val="1"/>
      <w:numFmt w:val="lowerRoman"/>
      <w:lvlText w:val="%3."/>
      <w:lvlJc w:val="right"/>
      <w:pPr>
        <w:ind w:left="2083" w:hanging="180"/>
      </w:pPr>
    </w:lvl>
    <w:lvl w:ilvl="3" w:tplc="041D000F" w:tentative="1">
      <w:start w:val="1"/>
      <w:numFmt w:val="decimal"/>
      <w:lvlText w:val="%4."/>
      <w:lvlJc w:val="left"/>
      <w:pPr>
        <w:ind w:left="2803" w:hanging="360"/>
      </w:pPr>
    </w:lvl>
    <w:lvl w:ilvl="4" w:tplc="041D0019" w:tentative="1">
      <w:start w:val="1"/>
      <w:numFmt w:val="lowerLetter"/>
      <w:lvlText w:val="%5."/>
      <w:lvlJc w:val="left"/>
      <w:pPr>
        <w:ind w:left="3523" w:hanging="360"/>
      </w:pPr>
    </w:lvl>
    <w:lvl w:ilvl="5" w:tplc="041D001B" w:tentative="1">
      <w:start w:val="1"/>
      <w:numFmt w:val="lowerRoman"/>
      <w:lvlText w:val="%6."/>
      <w:lvlJc w:val="right"/>
      <w:pPr>
        <w:ind w:left="4243" w:hanging="180"/>
      </w:pPr>
    </w:lvl>
    <w:lvl w:ilvl="6" w:tplc="041D000F" w:tentative="1">
      <w:start w:val="1"/>
      <w:numFmt w:val="decimal"/>
      <w:lvlText w:val="%7."/>
      <w:lvlJc w:val="left"/>
      <w:pPr>
        <w:ind w:left="4963" w:hanging="360"/>
      </w:pPr>
    </w:lvl>
    <w:lvl w:ilvl="7" w:tplc="041D0019" w:tentative="1">
      <w:start w:val="1"/>
      <w:numFmt w:val="lowerLetter"/>
      <w:lvlText w:val="%8."/>
      <w:lvlJc w:val="left"/>
      <w:pPr>
        <w:ind w:left="5683" w:hanging="360"/>
      </w:pPr>
    </w:lvl>
    <w:lvl w:ilvl="8" w:tplc="041D001B" w:tentative="1">
      <w:start w:val="1"/>
      <w:numFmt w:val="lowerRoman"/>
      <w:lvlText w:val="%9."/>
      <w:lvlJc w:val="right"/>
      <w:pPr>
        <w:ind w:left="6403" w:hanging="180"/>
      </w:pPr>
    </w:lvl>
  </w:abstractNum>
  <w:abstractNum w:abstractNumId="15" w15:restartNumberingAfterBreak="0">
    <w:nsid w:val="33ED4299"/>
    <w:multiLevelType w:val="hybridMultilevel"/>
    <w:tmpl w:val="5364BDA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34C23F8F"/>
    <w:multiLevelType w:val="hybridMultilevel"/>
    <w:tmpl w:val="48FA26D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3E4113EA"/>
    <w:multiLevelType w:val="hybridMultilevel"/>
    <w:tmpl w:val="DD3E10D8"/>
    <w:lvl w:ilvl="0" w:tplc="041D0011">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8" w15:restartNumberingAfterBreak="0">
    <w:nsid w:val="3F346056"/>
    <w:multiLevelType w:val="hybridMultilevel"/>
    <w:tmpl w:val="17568E12"/>
    <w:lvl w:ilvl="0" w:tplc="DE561FD0">
      <w:start w:val="1"/>
      <w:numFmt w:val="bullet"/>
      <w:lvlText w:val=""/>
      <w:lvlJc w:val="left"/>
      <w:pPr>
        <w:ind w:left="720" w:hanging="360"/>
      </w:pPr>
      <w:rPr>
        <w:rFonts w:ascii="Symbol" w:hAnsi="Symbol" w:hint="default"/>
      </w:rPr>
    </w:lvl>
    <w:lvl w:ilvl="1" w:tplc="E5F23570">
      <w:start w:val="1"/>
      <w:numFmt w:val="bullet"/>
      <w:lvlText w:val="o"/>
      <w:lvlJc w:val="left"/>
      <w:pPr>
        <w:ind w:left="1440" w:hanging="360"/>
      </w:pPr>
      <w:rPr>
        <w:rFonts w:ascii="Courier New" w:hAnsi="Courier New" w:hint="default"/>
      </w:rPr>
    </w:lvl>
    <w:lvl w:ilvl="2" w:tplc="7F9E6F5C">
      <w:start w:val="1"/>
      <w:numFmt w:val="bullet"/>
      <w:lvlText w:val=""/>
      <w:lvlJc w:val="left"/>
      <w:pPr>
        <w:ind w:left="2160" w:hanging="360"/>
      </w:pPr>
      <w:rPr>
        <w:rFonts w:ascii="Wingdings" w:hAnsi="Wingdings" w:hint="default"/>
      </w:rPr>
    </w:lvl>
    <w:lvl w:ilvl="3" w:tplc="BBCABBDA">
      <w:start w:val="1"/>
      <w:numFmt w:val="bullet"/>
      <w:lvlText w:val=""/>
      <w:lvlJc w:val="left"/>
      <w:pPr>
        <w:ind w:left="2880" w:hanging="360"/>
      </w:pPr>
      <w:rPr>
        <w:rFonts w:ascii="Symbol" w:hAnsi="Symbol" w:hint="default"/>
      </w:rPr>
    </w:lvl>
    <w:lvl w:ilvl="4" w:tplc="1AD498D8">
      <w:start w:val="1"/>
      <w:numFmt w:val="bullet"/>
      <w:lvlText w:val="o"/>
      <w:lvlJc w:val="left"/>
      <w:pPr>
        <w:ind w:left="3600" w:hanging="360"/>
      </w:pPr>
      <w:rPr>
        <w:rFonts w:ascii="Courier New" w:hAnsi="Courier New" w:hint="default"/>
      </w:rPr>
    </w:lvl>
    <w:lvl w:ilvl="5" w:tplc="FD30D6A8">
      <w:start w:val="1"/>
      <w:numFmt w:val="bullet"/>
      <w:lvlText w:val=""/>
      <w:lvlJc w:val="left"/>
      <w:pPr>
        <w:ind w:left="4320" w:hanging="360"/>
      </w:pPr>
      <w:rPr>
        <w:rFonts w:ascii="Wingdings" w:hAnsi="Wingdings" w:hint="default"/>
      </w:rPr>
    </w:lvl>
    <w:lvl w:ilvl="6" w:tplc="926E1E12">
      <w:start w:val="1"/>
      <w:numFmt w:val="bullet"/>
      <w:lvlText w:val=""/>
      <w:lvlJc w:val="left"/>
      <w:pPr>
        <w:ind w:left="5040" w:hanging="360"/>
      </w:pPr>
      <w:rPr>
        <w:rFonts w:ascii="Symbol" w:hAnsi="Symbol" w:hint="default"/>
      </w:rPr>
    </w:lvl>
    <w:lvl w:ilvl="7" w:tplc="F6DCE02A">
      <w:start w:val="1"/>
      <w:numFmt w:val="bullet"/>
      <w:lvlText w:val="o"/>
      <w:lvlJc w:val="left"/>
      <w:pPr>
        <w:ind w:left="5760" w:hanging="360"/>
      </w:pPr>
      <w:rPr>
        <w:rFonts w:ascii="Courier New" w:hAnsi="Courier New" w:hint="default"/>
      </w:rPr>
    </w:lvl>
    <w:lvl w:ilvl="8" w:tplc="2806E1F2">
      <w:start w:val="1"/>
      <w:numFmt w:val="bullet"/>
      <w:lvlText w:val=""/>
      <w:lvlJc w:val="left"/>
      <w:pPr>
        <w:ind w:left="6480" w:hanging="360"/>
      </w:pPr>
      <w:rPr>
        <w:rFonts w:ascii="Wingdings" w:hAnsi="Wingdings" w:hint="default"/>
      </w:rPr>
    </w:lvl>
  </w:abstractNum>
  <w:abstractNum w:abstractNumId="19" w15:restartNumberingAfterBreak="0">
    <w:nsid w:val="3FBF4DEA"/>
    <w:multiLevelType w:val="hybridMultilevel"/>
    <w:tmpl w:val="92AC79F2"/>
    <w:lvl w:ilvl="0" w:tplc="B7D60070">
      <w:start w:val="1"/>
      <w:numFmt w:val="bullet"/>
      <w:lvlText w:val="·"/>
      <w:lvlJc w:val="left"/>
      <w:pPr>
        <w:ind w:left="720" w:hanging="360"/>
      </w:pPr>
      <w:rPr>
        <w:rFonts w:ascii="Symbol" w:hAnsi="Symbol" w:hint="default"/>
      </w:rPr>
    </w:lvl>
    <w:lvl w:ilvl="1" w:tplc="100CDA52">
      <w:start w:val="1"/>
      <w:numFmt w:val="bullet"/>
      <w:lvlText w:val="o"/>
      <w:lvlJc w:val="left"/>
      <w:pPr>
        <w:ind w:left="1440" w:hanging="360"/>
      </w:pPr>
      <w:rPr>
        <w:rFonts w:ascii="Courier New" w:hAnsi="Courier New" w:hint="default"/>
      </w:rPr>
    </w:lvl>
    <w:lvl w:ilvl="2" w:tplc="22149C54">
      <w:start w:val="1"/>
      <w:numFmt w:val="bullet"/>
      <w:lvlText w:val=""/>
      <w:lvlJc w:val="left"/>
      <w:pPr>
        <w:ind w:left="2160" w:hanging="360"/>
      </w:pPr>
      <w:rPr>
        <w:rFonts w:ascii="Wingdings" w:hAnsi="Wingdings" w:hint="default"/>
      </w:rPr>
    </w:lvl>
    <w:lvl w:ilvl="3" w:tplc="D250FD2E">
      <w:start w:val="1"/>
      <w:numFmt w:val="bullet"/>
      <w:lvlText w:val=""/>
      <w:lvlJc w:val="left"/>
      <w:pPr>
        <w:ind w:left="2880" w:hanging="360"/>
      </w:pPr>
      <w:rPr>
        <w:rFonts w:ascii="Symbol" w:hAnsi="Symbol" w:hint="default"/>
      </w:rPr>
    </w:lvl>
    <w:lvl w:ilvl="4" w:tplc="86ACE4DE">
      <w:start w:val="1"/>
      <w:numFmt w:val="bullet"/>
      <w:lvlText w:val="o"/>
      <w:lvlJc w:val="left"/>
      <w:pPr>
        <w:ind w:left="3600" w:hanging="360"/>
      </w:pPr>
      <w:rPr>
        <w:rFonts w:ascii="Courier New" w:hAnsi="Courier New" w:hint="default"/>
      </w:rPr>
    </w:lvl>
    <w:lvl w:ilvl="5" w:tplc="D56412B2">
      <w:start w:val="1"/>
      <w:numFmt w:val="bullet"/>
      <w:lvlText w:val=""/>
      <w:lvlJc w:val="left"/>
      <w:pPr>
        <w:ind w:left="4320" w:hanging="360"/>
      </w:pPr>
      <w:rPr>
        <w:rFonts w:ascii="Wingdings" w:hAnsi="Wingdings" w:hint="default"/>
      </w:rPr>
    </w:lvl>
    <w:lvl w:ilvl="6" w:tplc="98AA1A9E">
      <w:start w:val="1"/>
      <w:numFmt w:val="bullet"/>
      <w:lvlText w:val=""/>
      <w:lvlJc w:val="left"/>
      <w:pPr>
        <w:ind w:left="5040" w:hanging="360"/>
      </w:pPr>
      <w:rPr>
        <w:rFonts w:ascii="Symbol" w:hAnsi="Symbol" w:hint="default"/>
      </w:rPr>
    </w:lvl>
    <w:lvl w:ilvl="7" w:tplc="67046E82">
      <w:start w:val="1"/>
      <w:numFmt w:val="bullet"/>
      <w:lvlText w:val="o"/>
      <w:lvlJc w:val="left"/>
      <w:pPr>
        <w:ind w:left="5760" w:hanging="360"/>
      </w:pPr>
      <w:rPr>
        <w:rFonts w:ascii="Courier New" w:hAnsi="Courier New" w:hint="default"/>
      </w:rPr>
    </w:lvl>
    <w:lvl w:ilvl="8" w:tplc="D83C2A00">
      <w:start w:val="1"/>
      <w:numFmt w:val="bullet"/>
      <w:lvlText w:val=""/>
      <w:lvlJc w:val="left"/>
      <w:pPr>
        <w:ind w:left="6480" w:hanging="360"/>
      </w:pPr>
      <w:rPr>
        <w:rFonts w:ascii="Wingdings" w:hAnsi="Wingdings" w:hint="default"/>
      </w:rPr>
    </w:lvl>
  </w:abstractNum>
  <w:abstractNum w:abstractNumId="20" w15:restartNumberingAfterBreak="0">
    <w:nsid w:val="43E44A36"/>
    <w:multiLevelType w:val="hybridMultilevel"/>
    <w:tmpl w:val="B0F64EC2"/>
    <w:lvl w:ilvl="0" w:tplc="E8744C56">
      <w:start w:val="1"/>
      <w:numFmt w:val="bullet"/>
      <w:lvlText w:val=""/>
      <w:lvlJc w:val="left"/>
      <w:pPr>
        <w:ind w:left="720" w:hanging="360"/>
      </w:pPr>
      <w:rPr>
        <w:rFonts w:ascii="Symbol" w:hAnsi="Symbol" w:hint="default"/>
        <w:lang w:val="sv-SE"/>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4C4232B0"/>
    <w:multiLevelType w:val="hybridMultilevel"/>
    <w:tmpl w:val="B158177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4D1C6306"/>
    <w:multiLevelType w:val="hybridMultilevel"/>
    <w:tmpl w:val="2D242C84"/>
    <w:lvl w:ilvl="0" w:tplc="19E26252">
      <w:start w:val="1"/>
      <w:numFmt w:val="decimal"/>
      <w:lvlText w:val="%1."/>
      <w:lvlJc w:val="left"/>
      <w:pPr>
        <w:ind w:left="720" w:hanging="360"/>
      </w:pPr>
    </w:lvl>
    <w:lvl w:ilvl="1" w:tplc="79A09508">
      <w:start w:val="1"/>
      <w:numFmt w:val="lowerLetter"/>
      <w:lvlText w:val="%2."/>
      <w:lvlJc w:val="left"/>
      <w:pPr>
        <w:ind w:left="1440" w:hanging="360"/>
      </w:pPr>
    </w:lvl>
    <w:lvl w:ilvl="2" w:tplc="E06401B6">
      <w:start w:val="1"/>
      <w:numFmt w:val="lowerRoman"/>
      <w:lvlText w:val="%3."/>
      <w:lvlJc w:val="right"/>
      <w:pPr>
        <w:ind w:left="2160" w:hanging="180"/>
      </w:pPr>
    </w:lvl>
    <w:lvl w:ilvl="3" w:tplc="1E98F498">
      <w:start w:val="1"/>
      <w:numFmt w:val="decimal"/>
      <w:lvlText w:val="%4."/>
      <w:lvlJc w:val="left"/>
      <w:pPr>
        <w:ind w:left="2880" w:hanging="360"/>
      </w:pPr>
    </w:lvl>
    <w:lvl w:ilvl="4" w:tplc="F872F50C">
      <w:start w:val="1"/>
      <w:numFmt w:val="lowerLetter"/>
      <w:lvlText w:val="%5."/>
      <w:lvlJc w:val="left"/>
      <w:pPr>
        <w:ind w:left="3600" w:hanging="360"/>
      </w:pPr>
    </w:lvl>
    <w:lvl w:ilvl="5" w:tplc="918C3082">
      <w:start w:val="1"/>
      <w:numFmt w:val="lowerRoman"/>
      <w:lvlText w:val="%6."/>
      <w:lvlJc w:val="right"/>
      <w:pPr>
        <w:ind w:left="4320" w:hanging="180"/>
      </w:pPr>
    </w:lvl>
    <w:lvl w:ilvl="6" w:tplc="74208FE0">
      <w:start w:val="1"/>
      <w:numFmt w:val="decimal"/>
      <w:lvlText w:val="%7."/>
      <w:lvlJc w:val="left"/>
      <w:pPr>
        <w:ind w:left="5040" w:hanging="360"/>
      </w:pPr>
    </w:lvl>
    <w:lvl w:ilvl="7" w:tplc="1A7EB840">
      <w:start w:val="1"/>
      <w:numFmt w:val="lowerLetter"/>
      <w:lvlText w:val="%8."/>
      <w:lvlJc w:val="left"/>
      <w:pPr>
        <w:ind w:left="5760" w:hanging="360"/>
      </w:pPr>
    </w:lvl>
    <w:lvl w:ilvl="8" w:tplc="EF28766E">
      <w:start w:val="1"/>
      <w:numFmt w:val="lowerRoman"/>
      <w:lvlText w:val="%9."/>
      <w:lvlJc w:val="right"/>
      <w:pPr>
        <w:ind w:left="6480" w:hanging="180"/>
      </w:pPr>
    </w:lvl>
  </w:abstractNum>
  <w:abstractNum w:abstractNumId="23" w15:restartNumberingAfterBreak="0">
    <w:nsid w:val="4E294F2D"/>
    <w:multiLevelType w:val="multilevel"/>
    <w:tmpl w:val="5EEC0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BD271F"/>
    <w:multiLevelType w:val="hybridMultilevel"/>
    <w:tmpl w:val="0180CEA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67114AE7"/>
    <w:multiLevelType w:val="hybridMultilevel"/>
    <w:tmpl w:val="72C4356A"/>
    <w:lvl w:ilvl="0" w:tplc="ABDED2DA">
      <w:start w:val="4"/>
      <w:numFmt w:val="bullet"/>
      <w:lvlText w:val="-"/>
      <w:lvlJc w:val="left"/>
      <w:pPr>
        <w:ind w:left="720" w:hanging="360"/>
      </w:pPr>
      <w:rPr>
        <w:rFonts w:ascii="Times New Roman" w:eastAsiaTheme="minorHAnsi"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6" w15:restartNumberingAfterBreak="0">
    <w:nsid w:val="696B6CF2"/>
    <w:multiLevelType w:val="hybridMultilevel"/>
    <w:tmpl w:val="8A86B61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7" w15:restartNumberingAfterBreak="0">
    <w:nsid w:val="69F40C54"/>
    <w:multiLevelType w:val="hybridMultilevel"/>
    <w:tmpl w:val="6B3C4F8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8" w15:restartNumberingAfterBreak="0">
    <w:nsid w:val="764D3A8F"/>
    <w:multiLevelType w:val="hybridMultilevel"/>
    <w:tmpl w:val="8CFAF6B4"/>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9" w15:restartNumberingAfterBreak="0">
    <w:nsid w:val="76A279AC"/>
    <w:multiLevelType w:val="hybridMultilevel"/>
    <w:tmpl w:val="09B4A71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862010069">
    <w:abstractNumId w:val="22"/>
  </w:num>
  <w:num w:numId="2" w16cid:durableId="965113342">
    <w:abstractNumId w:val="19"/>
  </w:num>
  <w:num w:numId="3" w16cid:durableId="1247810535">
    <w:abstractNumId w:val="18"/>
  </w:num>
  <w:num w:numId="4" w16cid:durableId="1284843649">
    <w:abstractNumId w:val="12"/>
  </w:num>
  <w:num w:numId="5" w16cid:durableId="1039009246">
    <w:abstractNumId w:val="14"/>
  </w:num>
  <w:num w:numId="6" w16cid:durableId="351422404">
    <w:abstractNumId w:val="26"/>
  </w:num>
  <w:num w:numId="7" w16cid:durableId="125896072">
    <w:abstractNumId w:val="1"/>
  </w:num>
  <w:num w:numId="8" w16cid:durableId="1971668646">
    <w:abstractNumId w:val="28"/>
  </w:num>
  <w:num w:numId="9" w16cid:durableId="1124077464">
    <w:abstractNumId w:val="10"/>
  </w:num>
  <w:num w:numId="10" w16cid:durableId="680816910">
    <w:abstractNumId w:val="24"/>
  </w:num>
  <w:num w:numId="11" w16cid:durableId="771166500">
    <w:abstractNumId w:val="7"/>
  </w:num>
  <w:num w:numId="12" w16cid:durableId="1989698956">
    <w:abstractNumId w:val="2"/>
  </w:num>
  <w:num w:numId="13" w16cid:durableId="2045592671">
    <w:abstractNumId w:val="16"/>
  </w:num>
  <w:num w:numId="14" w16cid:durableId="649023326">
    <w:abstractNumId w:val="5"/>
  </w:num>
  <w:num w:numId="15" w16cid:durableId="754209503">
    <w:abstractNumId w:val="9"/>
  </w:num>
  <w:num w:numId="16" w16cid:durableId="530000657">
    <w:abstractNumId w:val="0"/>
  </w:num>
  <w:num w:numId="17" w16cid:durableId="877282414">
    <w:abstractNumId w:val="27"/>
  </w:num>
  <w:num w:numId="18" w16cid:durableId="1718771078">
    <w:abstractNumId w:val="6"/>
  </w:num>
  <w:num w:numId="19" w16cid:durableId="71631752">
    <w:abstractNumId w:val="3"/>
  </w:num>
  <w:num w:numId="20" w16cid:durableId="1159420888">
    <w:abstractNumId w:val="4"/>
  </w:num>
  <w:num w:numId="21" w16cid:durableId="1457989459">
    <w:abstractNumId w:val="29"/>
  </w:num>
  <w:num w:numId="22" w16cid:durableId="247278265">
    <w:abstractNumId w:val="15"/>
  </w:num>
  <w:num w:numId="23" w16cid:durableId="448856469">
    <w:abstractNumId w:val="25"/>
  </w:num>
  <w:num w:numId="24" w16cid:durableId="1054113656">
    <w:abstractNumId w:val="21"/>
  </w:num>
  <w:num w:numId="25" w16cid:durableId="618413581">
    <w:abstractNumId w:val="13"/>
  </w:num>
  <w:num w:numId="26" w16cid:durableId="136993583">
    <w:abstractNumId w:val="20"/>
  </w:num>
  <w:num w:numId="27" w16cid:durableId="1581257317">
    <w:abstractNumId w:val="17"/>
  </w:num>
  <w:num w:numId="28" w16cid:durableId="764613429">
    <w:abstractNumId w:val="11"/>
  </w:num>
  <w:num w:numId="29" w16cid:durableId="1301030694">
    <w:abstractNumId w:val="23"/>
  </w:num>
  <w:num w:numId="30" w16cid:durableId="1081871379">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in Röös">
    <w15:presenceInfo w15:providerId="AD" w15:userId="S::elin.roos@slu.se::cba22b96-ba66-4a82-a248-f4a722382aed"/>
  </w15:person>
  <w15:person w15:author="Lotta Rydhmer">
    <w15:presenceInfo w15:providerId="AD" w15:userId="S-1-5-21-1060284298-1343024091-682003330-477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1304"/>
  <w:hyphenationZone w:val="425"/>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J Animal Scienc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zr0wdev6swxsae0fs7v9r5qsd9v5fzvx090&quot;&gt;Elin Roos EndNote Library Copy&lt;record-ids&gt;&lt;item&gt;367&lt;/item&gt;&lt;item&gt;403&lt;/item&gt;&lt;item&gt;419&lt;/item&gt;&lt;item&gt;576&lt;/item&gt;&lt;item&gt;581&lt;/item&gt;&lt;item&gt;670&lt;/item&gt;&lt;item&gt;703&lt;/item&gt;&lt;item&gt;865&lt;/item&gt;&lt;item&gt;1063&lt;/item&gt;&lt;item&gt;1064&lt;/item&gt;&lt;item&gt;1086&lt;/item&gt;&lt;item&gt;1135&lt;/item&gt;&lt;item&gt;1136&lt;/item&gt;&lt;item&gt;1137&lt;/item&gt;&lt;item&gt;1138&lt;/item&gt;&lt;item&gt;1139&lt;/item&gt;&lt;item&gt;1140&lt;/item&gt;&lt;item&gt;1142&lt;/item&gt;&lt;item&gt;1144&lt;/item&gt;&lt;item&gt;1145&lt;/item&gt;&lt;item&gt;1146&lt;/item&gt;&lt;item&gt;1147&lt;/item&gt;&lt;item&gt;1151&lt;/item&gt;&lt;item&gt;1152&lt;/item&gt;&lt;item&gt;1153&lt;/item&gt;&lt;item&gt;1154&lt;/item&gt;&lt;item&gt;1155&lt;/item&gt;&lt;item&gt;1175&lt;/item&gt;&lt;item&gt;1176&lt;/item&gt;&lt;item&gt;1181&lt;/item&gt;&lt;item&gt;1182&lt;/item&gt;&lt;item&gt;1183&lt;/item&gt;&lt;item&gt;1184&lt;/item&gt;&lt;item&gt;1185&lt;/item&gt;&lt;item&gt;1186&lt;/item&gt;&lt;item&gt;1187&lt;/item&gt;&lt;item&gt;1188&lt;/item&gt;&lt;item&gt;1189&lt;/item&gt;&lt;item&gt;1190&lt;/item&gt;&lt;item&gt;1191&lt;/item&gt;&lt;item&gt;1192&lt;/item&gt;&lt;item&gt;1193&lt;/item&gt;&lt;item&gt;1194&lt;/item&gt;&lt;item&gt;1195&lt;/item&gt;&lt;item&gt;1196&lt;/item&gt;&lt;item&gt;1197&lt;/item&gt;&lt;/record-ids&gt;&lt;/item&gt;&lt;/Libraries&gt;"/>
  </w:docVars>
  <w:rsids>
    <w:rsidRoot w:val="00ED7403"/>
    <w:rsid w:val="000002E3"/>
    <w:rsid w:val="0000167A"/>
    <w:rsid w:val="0000191F"/>
    <w:rsid w:val="000020FC"/>
    <w:rsid w:val="00002844"/>
    <w:rsid w:val="00003115"/>
    <w:rsid w:val="00004E18"/>
    <w:rsid w:val="00004FC7"/>
    <w:rsid w:val="00005D67"/>
    <w:rsid w:val="0000612F"/>
    <w:rsid w:val="00006162"/>
    <w:rsid w:val="000068C0"/>
    <w:rsid w:val="000069CC"/>
    <w:rsid w:val="00007316"/>
    <w:rsid w:val="000074F7"/>
    <w:rsid w:val="00007DFF"/>
    <w:rsid w:val="00007E28"/>
    <w:rsid w:val="0000EB69"/>
    <w:rsid w:val="00010D9C"/>
    <w:rsid w:val="00011D2F"/>
    <w:rsid w:val="0001265A"/>
    <w:rsid w:val="0001295F"/>
    <w:rsid w:val="00012EAE"/>
    <w:rsid w:val="00013309"/>
    <w:rsid w:val="00013540"/>
    <w:rsid w:val="00013BBD"/>
    <w:rsid w:val="00014D43"/>
    <w:rsid w:val="00014F87"/>
    <w:rsid w:val="00015137"/>
    <w:rsid w:val="000159F6"/>
    <w:rsid w:val="00016814"/>
    <w:rsid w:val="00016955"/>
    <w:rsid w:val="00016A77"/>
    <w:rsid w:val="00017C07"/>
    <w:rsid w:val="00020246"/>
    <w:rsid w:val="00020A8D"/>
    <w:rsid w:val="00020B83"/>
    <w:rsid w:val="00020FB4"/>
    <w:rsid w:val="000217F8"/>
    <w:rsid w:val="00021AA3"/>
    <w:rsid w:val="00021CFB"/>
    <w:rsid w:val="000221D9"/>
    <w:rsid w:val="00022352"/>
    <w:rsid w:val="00023E1A"/>
    <w:rsid w:val="00024A21"/>
    <w:rsid w:val="00024AAE"/>
    <w:rsid w:val="00024F9E"/>
    <w:rsid w:val="000258EA"/>
    <w:rsid w:val="000268B6"/>
    <w:rsid w:val="000277F6"/>
    <w:rsid w:val="00031E94"/>
    <w:rsid w:val="00032B60"/>
    <w:rsid w:val="00032DDF"/>
    <w:rsid w:val="00032E1C"/>
    <w:rsid w:val="00033214"/>
    <w:rsid w:val="00034305"/>
    <w:rsid w:val="00034CE2"/>
    <w:rsid w:val="0003559B"/>
    <w:rsid w:val="00036810"/>
    <w:rsid w:val="00036A5B"/>
    <w:rsid w:val="000371F7"/>
    <w:rsid w:val="0003797D"/>
    <w:rsid w:val="00037CE4"/>
    <w:rsid w:val="00037EC6"/>
    <w:rsid w:val="00041068"/>
    <w:rsid w:val="00041D6A"/>
    <w:rsid w:val="00041EA4"/>
    <w:rsid w:val="00042033"/>
    <w:rsid w:val="00042050"/>
    <w:rsid w:val="000421F1"/>
    <w:rsid w:val="000438BC"/>
    <w:rsid w:val="00043D02"/>
    <w:rsid w:val="00044804"/>
    <w:rsid w:val="00044FCC"/>
    <w:rsid w:val="0004524F"/>
    <w:rsid w:val="00046A39"/>
    <w:rsid w:val="00046B9B"/>
    <w:rsid w:val="000470A1"/>
    <w:rsid w:val="000502B5"/>
    <w:rsid w:val="000515C3"/>
    <w:rsid w:val="00051A29"/>
    <w:rsid w:val="000530D9"/>
    <w:rsid w:val="0005417E"/>
    <w:rsid w:val="00054DED"/>
    <w:rsid w:val="00054DFD"/>
    <w:rsid w:val="000555C1"/>
    <w:rsid w:val="00056DC0"/>
    <w:rsid w:val="0005703B"/>
    <w:rsid w:val="000602CA"/>
    <w:rsid w:val="000602F5"/>
    <w:rsid w:val="0006243F"/>
    <w:rsid w:val="000625FF"/>
    <w:rsid w:val="00063A9C"/>
    <w:rsid w:val="00064CE4"/>
    <w:rsid w:val="00065371"/>
    <w:rsid w:val="00065431"/>
    <w:rsid w:val="0006566B"/>
    <w:rsid w:val="0006664B"/>
    <w:rsid w:val="000668CE"/>
    <w:rsid w:val="00066B4C"/>
    <w:rsid w:val="00066C76"/>
    <w:rsid w:val="00066E27"/>
    <w:rsid w:val="00067917"/>
    <w:rsid w:val="00067ED2"/>
    <w:rsid w:val="0007006B"/>
    <w:rsid w:val="0007058F"/>
    <w:rsid w:val="00070931"/>
    <w:rsid w:val="00071131"/>
    <w:rsid w:val="00071AF5"/>
    <w:rsid w:val="00071BC3"/>
    <w:rsid w:val="000731FA"/>
    <w:rsid w:val="0007355D"/>
    <w:rsid w:val="000753A5"/>
    <w:rsid w:val="00076275"/>
    <w:rsid w:val="0007634F"/>
    <w:rsid w:val="000775AB"/>
    <w:rsid w:val="00077877"/>
    <w:rsid w:val="00077899"/>
    <w:rsid w:val="00080876"/>
    <w:rsid w:val="00080AC0"/>
    <w:rsid w:val="00081783"/>
    <w:rsid w:val="00082DA3"/>
    <w:rsid w:val="00083112"/>
    <w:rsid w:val="00083157"/>
    <w:rsid w:val="000831AF"/>
    <w:rsid w:val="00084B9A"/>
    <w:rsid w:val="00085AF1"/>
    <w:rsid w:val="00087702"/>
    <w:rsid w:val="0009204B"/>
    <w:rsid w:val="000922BE"/>
    <w:rsid w:val="000934E8"/>
    <w:rsid w:val="00093676"/>
    <w:rsid w:val="00095B87"/>
    <w:rsid w:val="00095F8F"/>
    <w:rsid w:val="00096C41"/>
    <w:rsid w:val="00096E02"/>
    <w:rsid w:val="000A144D"/>
    <w:rsid w:val="000A1827"/>
    <w:rsid w:val="000A2024"/>
    <w:rsid w:val="000A23B3"/>
    <w:rsid w:val="000A2975"/>
    <w:rsid w:val="000A29A2"/>
    <w:rsid w:val="000A35E5"/>
    <w:rsid w:val="000A3920"/>
    <w:rsid w:val="000A3FFD"/>
    <w:rsid w:val="000A422E"/>
    <w:rsid w:val="000A45D2"/>
    <w:rsid w:val="000A5146"/>
    <w:rsid w:val="000A584B"/>
    <w:rsid w:val="000A6115"/>
    <w:rsid w:val="000A644D"/>
    <w:rsid w:val="000B05EA"/>
    <w:rsid w:val="000B093A"/>
    <w:rsid w:val="000B0D6F"/>
    <w:rsid w:val="000B133F"/>
    <w:rsid w:val="000B2152"/>
    <w:rsid w:val="000B24E2"/>
    <w:rsid w:val="000B2AB7"/>
    <w:rsid w:val="000B3838"/>
    <w:rsid w:val="000B3CAD"/>
    <w:rsid w:val="000B40F6"/>
    <w:rsid w:val="000B4224"/>
    <w:rsid w:val="000B5BE0"/>
    <w:rsid w:val="000B7A23"/>
    <w:rsid w:val="000B7D86"/>
    <w:rsid w:val="000B7E39"/>
    <w:rsid w:val="000C07AB"/>
    <w:rsid w:val="000C0E74"/>
    <w:rsid w:val="000C2987"/>
    <w:rsid w:val="000C2E2F"/>
    <w:rsid w:val="000C3AF2"/>
    <w:rsid w:val="000C4197"/>
    <w:rsid w:val="000C470F"/>
    <w:rsid w:val="000C579E"/>
    <w:rsid w:val="000C57F7"/>
    <w:rsid w:val="000C5A68"/>
    <w:rsid w:val="000C5F90"/>
    <w:rsid w:val="000C661F"/>
    <w:rsid w:val="000C68F5"/>
    <w:rsid w:val="000D04B3"/>
    <w:rsid w:val="000D092A"/>
    <w:rsid w:val="000D1AEB"/>
    <w:rsid w:val="000D219E"/>
    <w:rsid w:val="000D2D2C"/>
    <w:rsid w:val="000D33D3"/>
    <w:rsid w:val="000D34C5"/>
    <w:rsid w:val="000D36E1"/>
    <w:rsid w:val="000D37AF"/>
    <w:rsid w:val="000D4AFE"/>
    <w:rsid w:val="000D5AE7"/>
    <w:rsid w:val="000D5F29"/>
    <w:rsid w:val="000D62EB"/>
    <w:rsid w:val="000D654C"/>
    <w:rsid w:val="000D6BE1"/>
    <w:rsid w:val="000D6EE6"/>
    <w:rsid w:val="000D7620"/>
    <w:rsid w:val="000D7C7F"/>
    <w:rsid w:val="000E11F1"/>
    <w:rsid w:val="000E1969"/>
    <w:rsid w:val="000E2363"/>
    <w:rsid w:val="000E27DC"/>
    <w:rsid w:val="000E2C8E"/>
    <w:rsid w:val="000E2D94"/>
    <w:rsid w:val="000E3D7F"/>
    <w:rsid w:val="000E3E16"/>
    <w:rsid w:val="000E4062"/>
    <w:rsid w:val="000E4981"/>
    <w:rsid w:val="000E4DCA"/>
    <w:rsid w:val="000E5781"/>
    <w:rsid w:val="000E5A6E"/>
    <w:rsid w:val="000E5B8B"/>
    <w:rsid w:val="000E5FBE"/>
    <w:rsid w:val="000E6034"/>
    <w:rsid w:val="000E790F"/>
    <w:rsid w:val="000E7ED3"/>
    <w:rsid w:val="000F0FC2"/>
    <w:rsid w:val="000F17D6"/>
    <w:rsid w:val="000F1853"/>
    <w:rsid w:val="000F1E45"/>
    <w:rsid w:val="000F2A86"/>
    <w:rsid w:val="000F2DB3"/>
    <w:rsid w:val="000F32BA"/>
    <w:rsid w:val="000F32C1"/>
    <w:rsid w:val="000F3D0F"/>
    <w:rsid w:val="000F3E18"/>
    <w:rsid w:val="000F3F62"/>
    <w:rsid w:val="000F469D"/>
    <w:rsid w:val="000F482E"/>
    <w:rsid w:val="000F4A58"/>
    <w:rsid w:val="000F4CBA"/>
    <w:rsid w:val="000F54E1"/>
    <w:rsid w:val="000F5A99"/>
    <w:rsid w:val="000F5B7E"/>
    <w:rsid w:val="000F6784"/>
    <w:rsid w:val="00100F4E"/>
    <w:rsid w:val="001011B1"/>
    <w:rsid w:val="001011F0"/>
    <w:rsid w:val="00101373"/>
    <w:rsid w:val="001018BE"/>
    <w:rsid w:val="00101BC0"/>
    <w:rsid w:val="00101DE4"/>
    <w:rsid w:val="00102149"/>
    <w:rsid w:val="001027C2"/>
    <w:rsid w:val="00102E52"/>
    <w:rsid w:val="00103D63"/>
    <w:rsid w:val="00103DCE"/>
    <w:rsid w:val="00105A07"/>
    <w:rsid w:val="00105FD0"/>
    <w:rsid w:val="00106D8D"/>
    <w:rsid w:val="0010748F"/>
    <w:rsid w:val="001074A3"/>
    <w:rsid w:val="00107635"/>
    <w:rsid w:val="00107E0B"/>
    <w:rsid w:val="001104DF"/>
    <w:rsid w:val="001126FD"/>
    <w:rsid w:val="0011384F"/>
    <w:rsid w:val="00113E21"/>
    <w:rsid w:val="001146B9"/>
    <w:rsid w:val="00114B82"/>
    <w:rsid w:val="00114D9E"/>
    <w:rsid w:val="0011589D"/>
    <w:rsid w:val="0011641D"/>
    <w:rsid w:val="00116655"/>
    <w:rsid w:val="0011678D"/>
    <w:rsid w:val="001172F0"/>
    <w:rsid w:val="00117A13"/>
    <w:rsid w:val="00117D4A"/>
    <w:rsid w:val="00120940"/>
    <w:rsid w:val="001214C9"/>
    <w:rsid w:val="001216D2"/>
    <w:rsid w:val="00121EE8"/>
    <w:rsid w:val="0012207B"/>
    <w:rsid w:val="00122A7D"/>
    <w:rsid w:val="00123D80"/>
    <w:rsid w:val="00124107"/>
    <w:rsid w:val="00124154"/>
    <w:rsid w:val="00124876"/>
    <w:rsid w:val="00124D0D"/>
    <w:rsid w:val="00125DE4"/>
    <w:rsid w:val="001265C9"/>
    <w:rsid w:val="00127398"/>
    <w:rsid w:val="0013032C"/>
    <w:rsid w:val="00130691"/>
    <w:rsid w:val="00131169"/>
    <w:rsid w:val="00131174"/>
    <w:rsid w:val="00131423"/>
    <w:rsid w:val="00131678"/>
    <w:rsid w:val="0013179B"/>
    <w:rsid w:val="00131875"/>
    <w:rsid w:val="00131CEB"/>
    <w:rsid w:val="00132201"/>
    <w:rsid w:val="001323B5"/>
    <w:rsid w:val="00132F7F"/>
    <w:rsid w:val="0013359B"/>
    <w:rsid w:val="0013382F"/>
    <w:rsid w:val="001342C7"/>
    <w:rsid w:val="00135990"/>
    <w:rsid w:val="00137589"/>
    <w:rsid w:val="00140E68"/>
    <w:rsid w:val="00141A73"/>
    <w:rsid w:val="00142641"/>
    <w:rsid w:val="00142BCA"/>
    <w:rsid w:val="00142C39"/>
    <w:rsid w:val="00142F45"/>
    <w:rsid w:val="001437E2"/>
    <w:rsid w:val="00144A3D"/>
    <w:rsid w:val="0014590F"/>
    <w:rsid w:val="00145F19"/>
    <w:rsid w:val="0014646A"/>
    <w:rsid w:val="00146FC0"/>
    <w:rsid w:val="001475C8"/>
    <w:rsid w:val="00147674"/>
    <w:rsid w:val="0014784F"/>
    <w:rsid w:val="001478E8"/>
    <w:rsid w:val="00147E02"/>
    <w:rsid w:val="001506BF"/>
    <w:rsid w:val="001507BB"/>
    <w:rsid w:val="001507F4"/>
    <w:rsid w:val="0015084D"/>
    <w:rsid w:val="00150F74"/>
    <w:rsid w:val="00151256"/>
    <w:rsid w:val="001518D9"/>
    <w:rsid w:val="00152873"/>
    <w:rsid w:val="00152ACD"/>
    <w:rsid w:val="00152E05"/>
    <w:rsid w:val="00153100"/>
    <w:rsid w:val="00153389"/>
    <w:rsid w:val="00153661"/>
    <w:rsid w:val="001537C1"/>
    <w:rsid w:val="00153C91"/>
    <w:rsid w:val="0015402C"/>
    <w:rsid w:val="00154596"/>
    <w:rsid w:val="001547CB"/>
    <w:rsid w:val="00154B2E"/>
    <w:rsid w:val="00155F64"/>
    <w:rsid w:val="00156035"/>
    <w:rsid w:val="00156B2E"/>
    <w:rsid w:val="00157643"/>
    <w:rsid w:val="00160733"/>
    <w:rsid w:val="00160835"/>
    <w:rsid w:val="00160AFD"/>
    <w:rsid w:val="001611D8"/>
    <w:rsid w:val="001613CA"/>
    <w:rsid w:val="00161F12"/>
    <w:rsid w:val="001626C4"/>
    <w:rsid w:val="00163263"/>
    <w:rsid w:val="0016337F"/>
    <w:rsid w:val="00163858"/>
    <w:rsid w:val="00163B0F"/>
    <w:rsid w:val="00166746"/>
    <w:rsid w:val="001673CA"/>
    <w:rsid w:val="00167755"/>
    <w:rsid w:val="00167C52"/>
    <w:rsid w:val="00167FB1"/>
    <w:rsid w:val="0017011B"/>
    <w:rsid w:val="0017067D"/>
    <w:rsid w:val="00170ABE"/>
    <w:rsid w:val="0017206F"/>
    <w:rsid w:val="00172ABC"/>
    <w:rsid w:val="00172B07"/>
    <w:rsid w:val="00172BC6"/>
    <w:rsid w:val="001730F5"/>
    <w:rsid w:val="00174177"/>
    <w:rsid w:val="00174725"/>
    <w:rsid w:val="00175200"/>
    <w:rsid w:val="00175261"/>
    <w:rsid w:val="00175C0C"/>
    <w:rsid w:val="00176076"/>
    <w:rsid w:val="00176AAD"/>
    <w:rsid w:val="00176B39"/>
    <w:rsid w:val="00177374"/>
    <w:rsid w:val="00177AC1"/>
    <w:rsid w:val="00180C8B"/>
    <w:rsid w:val="00181979"/>
    <w:rsid w:val="00181B1A"/>
    <w:rsid w:val="001831E8"/>
    <w:rsid w:val="00184AE4"/>
    <w:rsid w:val="0018602E"/>
    <w:rsid w:val="0018665A"/>
    <w:rsid w:val="001870CE"/>
    <w:rsid w:val="0018746D"/>
    <w:rsid w:val="00187819"/>
    <w:rsid w:val="00190662"/>
    <w:rsid w:val="00190D5D"/>
    <w:rsid w:val="00190E2B"/>
    <w:rsid w:val="00190F1C"/>
    <w:rsid w:val="00191034"/>
    <w:rsid w:val="00191B32"/>
    <w:rsid w:val="00191BA3"/>
    <w:rsid w:val="00192283"/>
    <w:rsid w:val="00192AC2"/>
    <w:rsid w:val="00192ECD"/>
    <w:rsid w:val="0019337B"/>
    <w:rsid w:val="00193A96"/>
    <w:rsid w:val="00193E2B"/>
    <w:rsid w:val="00193FAA"/>
    <w:rsid w:val="00194F06"/>
    <w:rsid w:val="00195277"/>
    <w:rsid w:val="00195653"/>
    <w:rsid w:val="00195DAC"/>
    <w:rsid w:val="00195F46"/>
    <w:rsid w:val="001964BA"/>
    <w:rsid w:val="001964EC"/>
    <w:rsid w:val="00196AAE"/>
    <w:rsid w:val="00196DAA"/>
    <w:rsid w:val="00197FCA"/>
    <w:rsid w:val="001A06D0"/>
    <w:rsid w:val="001A1811"/>
    <w:rsid w:val="001A1EF2"/>
    <w:rsid w:val="001A32C2"/>
    <w:rsid w:val="001A3B50"/>
    <w:rsid w:val="001A497E"/>
    <w:rsid w:val="001A4A51"/>
    <w:rsid w:val="001A555B"/>
    <w:rsid w:val="001A6C67"/>
    <w:rsid w:val="001A6D61"/>
    <w:rsid w:val="001A7EA6"/>
    <w:rsid w:val="001B0171"/>
    <w:rsid w:val="001B02B9"/>
    <w:rsid w:val="001B0C21"/>
    <w:rsid w:val="001B0F3D"/>
    <w:rsid w:val="001B1778"/>
    <w:rsid w:val="001B208E"/>
    <w:rsid w:val="001B29CE"/>
    <w:rsid w:val="001B36A4"/>
    <w:rsid w:val="001B37E4"/>
    <w:rsid w:val="001B3AE5"/>
    <w:rsid w:val="001B482C"/>
    <w:rsid w:val="001B4928"/>
    <w:rsid w:val="001B4CE7"/>
    <w:rsid w:val="001B4E53"/>
    <w:rsid w:val="001B5D16"/>
    <w:rsid w:val="001B5EA3"/>
    <w:rsid w:val="001B70E4"/>
    <w:rsid w:val="001B7559"/>
    <w:rsid w:val="001B78D0"/>
    <w:rsid w:val="001C015A"/>
    <w:rsid w:val="001C041F"/>
    <w:rsid w:val="001C0A73"/>
    <w:rsid w:val="001C0D6F"/>
    <w:rsid w:val="001C0DBB"/>
    <w:rsid w:val="001C28B1"/>
    <w:rsid w:val="001C41F4"/>
    <w:rsid w:val="001C5B28"/>
    <w:rsid w:val="001C5BD2"/>
    <w:rsid w:val="001C5CA0"/>
    <w:rsid w:val="001C6B8F"/>
    <w:rsid w:val="001C7ABE"/>
    <w:rsid w:val="001C7EBB"/>
    <w:rsid w:val="001D15E3"/>
    <w:rsid w:val="001D18F2"/>
    <w:rsid w:val="001D2919"/>
    <w:rsid w:val="001D2EF5"/>
    <w:rsid w:val="001D3242"/>
    <w:rsid w:val="001D329C"/>
    <w:rsid w:val="001D3EF4"/>
    <w:rsid w:val="001D445C"/>
    <w:rsid w:val="001D4766"/>
    <w:rsid w:val="001D5027"/>
    <w:rsid w:val="001D55B7"/>
    <w:rsid w:val="001D5E2F"/>
    <w:rsid w:val="001D6BF3"/>
    <w:rsid w:val="001D79FE"/>
    <w:rsid w:val="001E02F5"/>
    <w:rsid w:val="001E0595"/>
    <w:rsid w:val="001E0EC7"/>
    <w:rsid w:val="001E0FA7"/>
    <w:rsid w:val="001E181C"/>
    <w:rsid w:val="001E2239"/>
    <w:rsid w:val="001E3344"/>
    <w:rsid w:val="001E3A35"/>
    <w:rsid w:val="001E3E0E"/>
    <w:rsid w:val="001E45F4"/>
    <w:rsid w:val="001E5102"/>
    <w:rsid w:val="001E6840"/>
    <w:rsid w:val="001E6942"/>
    <w:rsid w:val="001E6A39"/>
    <w:rsid w:val="001E7A60"/>
    <w:rsid w:val="001F011E"/>
    <w:rsid w:val="001F0758"/>
    <w:rsid w:val="001F07C1"/>
    <w:rsid w:val="001F0B1F"/>
    <w:rsid w:val="001F1503"/>
    <w:rsid w:val="001F19DF"/>
    <w:rsid w:val="001F1F4C"/>
    <w:rsid w:val="001F2068"/>
    <w:rsid w:val="001F32DF"/>
    <w:rsid w:val="001F4437"/>
    <w:rsid w:val="001F490A"/>
    <w:rsid w:val="001F4C9B"/>
    <w:rsid w:val="001F4EC8"/>
    <w:rsid w:val="001F578E"/>
    <w:rsid w:val="001F59C1"/>
    <w:rsid w:val="001F6F09"/>
    <w:rsid w:val="001F74E0"/>
    <w:rsid w:val="001F75F0"/>
    <w:rsid w:val="001F797C"/>
    <w:rsid w:val="001F7980"/>
    <w:rsid w:val="0020022A"/>
    <w:rsid w:val="002005C1"/>
    <w:rsid w:val="002005FE"/>
    <w:rsid w:val="00200785"/>
    <w:rsid w:val="00200E26"/>
    <w:rsid w:val="00201544"/>
    <w:rsid w:val="0020229B"/>
    <w:rsid w:val="002024A0"/>
    <w:rsid w:val="00202F27"/>
    <w:rsid w:val="002034B5"/>
    <w:rsid w:val="00203966"/>
    <w:rsid w:val="00203EDD"/>
    <w:rsid w:val="00204358"/>
    <w:rsid w:val="00204515"/>
    <w:rsid w:val="00204C30"/>
    <w:rsid w:val="00205D6B"/>
    <w:rsid w:val="00206F40"/>
    <w:rsid w:val="00207EE7"/>
    <w:rsid w:val="00210635"/>
    <w:rsid w:val="00211074"/>
    <w:rsid w:val="00211804"/>
    <w:rsid w:val="00211D96"/>
    <w:rsid w:val="00211FC2"/>
    <w:rsid w:val="002120C8"/>
    <w:rsid w:val="002121D7"/>
    <w:rsid w:val="00212338"/>
    <w:rsid w:val="002132D3"/>
    <w:rsid w:val="00213741"/>
    <w:rsid w:val="00213872"/>
    <w:rsid w:val="00213882"/>
    <w:rsid w:val="00213B28"/>
    <w:rsid w:val="00213D51"/>
    <w:rsid w:val="002142E3"/>
    <w:rsid w:val="00214475"/>
    <w:rsid w:val="002149D2"/>
    <w:rsid w:val="002159EE"/>
    <w:rsid w:val="0021724A"/>
    <w:rsid w:val="00217805"/>
    <w:rsid w:val="00217D24"/>
    <w:rsid w:val="00217E4C"/>
    <w:rsid w:val="00220BF1"/>
    <w:rsid w:val="002215D4"/>
    <w:rsid w:val="00222B93"/>
    <w:rsid w:val="00222C89"/>
    <w:rsid w:val="00222CF3"/>
    <w:rsid w:val="00223CE6"/>
    <w:rsid w:val="00223DAB"/>
    <w:rsid w:val="002249A4"/>
    <w:rsid w:val="00225346"/>
    <w:rsid w:val="00225DE9"/>
    <w:rsid w:val="00225EA5"/>
    <w:rsid w:val="00225EEE"/>
    <w:rsid w:val="002264BC"/>
    <w:rsid w:val="002267D3"/>
    <w:rsid w:val="00226DBB"/>
    <w:rsid w:val="002279A7"/>
    <w:rsid w:val="00227DCA"/>
    <w:rsid w:val="0023123C"/>
    <w:rsid w:val="00231378"/>
    <w:rsid w:val="00231A0B"/>
    <w:rsid w:val="002326E7"/>
    <w:rsid w:val="00233913"/>
    <w:rsid w:val="00234115"/>
    <w:rsid w:val="00234832"/>
    <w:rsid w:val="002348AD"/>
    <w:rsid w:val="00234C86"/>
    <w:rsid w:val="0023587B"/>
    <w:rsid w:val="0023674C"/>
    <w:rsid w:val="00236D4C"/>
    <w:rsid w:val="00237224"/>
    <w:rsid w:val="00237E53"/>
    <w:rsid w:val="00240ACA"/>
    <w:rsid w:val="0024114E"/>
    <w:rsid w:val="0024146A"/>
    <w:rsid w:val="002416D7"/>
    <w:rsid w:val="00241ACC"/>
    <w:rsid w:val="00241C34"/>
    <w:rsid w:val="00243679"/>
    <w:rsid w:val="002437DE"/>
    <w:rsid w:val="00243F03"/>
    <w:rsid w:val="00244175"/>
    <w:rsid w:val="00244E0C"/>
    <w:rsid w:val="00244EA5"/>
    <w:rsid w:val="002450F4"/>
    <w:rsid w:val="00246155"/>
    <w:rsid w:val="00246D41"/>
    <w:rsid w:val="002471AE"/>
    <w:rsid w:val="002471E6"/>
    <w:rsid w:val="00247601"/>
    <w:rsid w:val="002508C7"/>
    <w:rsid w:val="002513B9"/>
    <w:rsid w:val="00251434"/>
    <w:rsid w:val="0025213D"/>
    <w:rsid w:val="00252BFB"/>
    <w:rsid w:val="00252C65"/>
    <w:rsid w:val="0025301F"/>
    <w:rsid w:val="00253ACA"/>
    <w:rsid w:val="00253B28"/>
    <w:rsid w:val="00253C8A"/>
    <w:rsid w:val="002551CB"/>
    <w:rsid w:val="00255580"/>
    <w:rsid w:val="00255C2F"/>
    <w:rsid w:val="00255FD9"/>
    <w:rsid w:val="0025641E"/>
    <w:rsid w:val="002564B8"/>
    <w:rsid w:val="00256521"/>
    <w:rsid w:val="00256BF5"/>
    <w:rsid w:val="00257D6F"/>
    <w:rsid w:val="0026168F"/>
    <w:rsid w:val="00261944"/>
    <w:rsid w:val="00262E57"/>
    <w:rsid w:val="0026371A"/>
    <w:rsid w:val="0026377B"/>
    <w:rsid w:val="00263C8C"/>
    <w:rsid w:val="002644AB"/>
    <w:rsid w:val="00264549"/>
    <w:rsid w:val="002653DE"/>
    <w:rsid w:val="00265A66"/>
    <w:rsid w:val="00265AAC"/>
    <w:rsid w:val="00266130"/>
    <w:rsid w:val="002669BE"/>
    <w:rsid w:val="00266D40"/>
    <w:rsid w:val="00267429"/>
    <w:rsid w:val="0026742E"/>
    <w:rsid w:val="00267B6D"/>
    <w:rsid w:val="0026C639"/>
    <w:rsid w:val="002701A1"/>
    <w:rsid w:val="002709CF"/>
    <w:rsid w:val="00271C63"/>
    <w:rsid w:val="00272A47"/>
    <w:rsid w:val="00272D50"/>
    <w:rsid w:val="00273503"/>
    <w:rsid w:val="00273B7D"/>
    <w:rsid w:val="00274594"/>
    <w:rsid w:val="00275082"/>
    <w:rsid w:val="00276639"/>
    <w:rsid w:val="00276AA7"/>
    <w:rsid w:val="00277067"/>
    <w:rsid w:val="0027714A"/>
    <w:rsid w:val="002773B7"/>
    <w:rsid w:val="00277428"/>
    <w:rsid w:val="002800B1"/>
    <w:rsid w:val="0028054A"/>
    <w:rsid w:val="0028067E"/>
    <w:rsid w:val="00280C60"/>
    <w:rsid w:val="00280C82"/>
    <w:rsid w:val="00280D14"/>
    <w:rsid w:val="002811D8"/>
    <w:rsid w:val="00281536"/>
    <w:rsid w:val="0028180E"/>
    <w:rsid w:val="002824E5"/>
    <w:rsid w:val="00282D79"/>
    <w:rsid w:val="00284B07"/>
    <w:rsid w:val="00285479"/>
    <w:rsid w:val="00285740"/>
    <w:rsid w:val="00287940"/>
    <w:rsid w:val="002879F6"/>
    <w:rsid w:val="00290172"/>
    <w:rsid w:val="00290886"/>
    <w:rsid w:val="00291D4D"/>
    <w:rsid w:val="00292044"/>
    <w:rsid w:val="00292711"/>
    <w:rsid w:val="00292DD9"/>
    <w:rsid w:val="00292E14"/>
    <w:rsid w:val="002938FC"/>
    <w:rsid w:val="00293DFC"/>
    <w:rsid w:val="00294246"/>
    <w:rsid w:val="002943BB"/>
    <w:rsid w:val="00294659"/>
    <w:rsid w:val="00294FEF"/>
    <w:rsid w:val="00295064"/>
    <w:rsid w:val="0029560F"/>
    <w:rsid w:val="0029584A"/>
    <w:rsid w:val="002961A7"/>
    <w:rsid w:val="0029662D"/>
    <w:rsid w:val="002968AD"/>
    <w:rsid w:val="00296CA7"/>
    <w:rsid w:val="00297103"/>
    <w:rsid w:val="0029727B"/>
    <w:rsid w:val="00297441"/>
    <w:rsid w:val="0029749F"/>
    <w:rsid w:val="00297BC6"/>
    <w:rsid w:val="002A00EC"/>
    <w:rsid w:val="002A087C"/>
    <w:rsid w:val="002A0CD9"/>
    <w:rsid w:val="002A18F9"/>
    <w:rsid w:val="002A1B93"/>
    <w:rsid w:val="002A26AD"/>
    <w:rsid w:val="002A2B78"/>
    <w:rsid w:val="002A3BF6"/>
    <w:rsid w:val="002A4703"/>
    <w:rsid w:val="002A5009"/>
    <w:rsid w:val="002A55D2"/>
    <w:rsid w:val="002A57F7"/>
    <w:rsid w:val="002A5C80"/>
    <w:rsid w:val="002A5DF7"/>
    <w:rsid w:val="002A6EA4"/>
    <w:rsid w:val="002A75B9"/>
    <w:rsid w:val="002A7630"/>
    <w:rsid w:val="002A78CF"/>
    <w:rsid w:val="002B0209"/>
    <w:rsid w:val="002B0270"/>
    <w:rsid w:val="002B1489"/>
    <w:rsid w:val="002B1C96"/>
    <w:rsid w:val="002B1C9F"/>
    <w:rsid w:val="002B25A7"/>
    <w:rsid w:val="002B3AE8"/>
    <w:rsid w:val="002B4494"/>
    <w:rsid w:val="002B6196"/>
    <w:rsid w:val="002B6875"/>
    <w:rsid w:val="002B6B27"/>
    <w:rsid w:val="002B6D11"/>
    <w:rsid w:val="002B713E"/>
    <w:rsid w:val="002B72A8"/>
    <w:rsid w:val="002C058A"/>
    <w:rsid w:val="002C0C0F"/>
    <w:rsid w:val="002C0D2C"/>
    <w:rsid w:val="002C2509"/>
    <w:rsid w:val="002C31DA"/>
    <w:rsid w:val="002C3214"/>
    <w:rsid w:val="002C3390"/>
    <w:rsid w:val="002C36FD"/>
    <w:rsid w:val="002C436D"/>
    <w:rsid w:val="002C47F7"/>
    <w:rsid w:val="002C4B00"/>
    <w:rsid w:val="002C4E96"/>
    <w:rsid w:val="002C5840"/>
    <w:rsid w:val="002C5ACC"/>
    <w:rsid w:val="002C5CD1"/>
    <w:rsid w:val="002C5F6C"/>
    <w:rsid w:val="002C655D"/>
    <w:rsid w:val="002C67B0"/>
    <w:rsid w:val="002C6B52"/>
    <w:rsid w:val="002C6F0B"/>
    <w:rsid w:val="002C799C"/>
    <w:rsid w:val="002C7B54"/>
    <w:rsid w:val="002D02EE"/>
    <w:rsid w:val="002D0457"/>
    <w:rsid w:val="002D07A4"/>
    <w:rsid w:val="002D0857"/>
    <w:rsid w:val="002D13D5"/>
    <w:rsid w:val="002D2256"/>
    <w:rsid w:val="002D22E1"/>
    <w:rsid w:val="002D2476"/>
    <w:rsid w:val="002D2F2B"/>
    <w:rsid w:val="002D361D"/>
    <w:rsid w:val="002D3D8E"/>
    <w:rsid w:val="002D424A"/>
    <w:rsid w:val="002D4356"/>
    <w:rsid w:val="002D4D87"/>
    <w:rsid w:val="002D685B"/>
    <w:rsid w:val="002D75D4"/>
    <w:rsid w:val="002D77EA"/>
    <w:rsid w:val="002E18F3"/>
    <w:rsid w:val="002E18FE"/>
    <w:rsid w:val="002E19AB"/>
    <w:rsid w:val="002E233B"/>
    <w:rsid w:val="002E2B16"/>
    <w:rsid w:val="002E2E90"/>
    <w:rsid w:val="002E3251"/>
    <w:rsid w:val="002E3376"/>
    <w:rsid w:val="002E3B41"/>
    <w:rsid w:val="002E493F"/>
    <w:rsid w:val="002E4FF6"/>
    <w:rsid w:val="002E5B93"/>
    <w:rsid w:val="002E5F3C"/>
    <w:rsid w:val="002E6C5E"/>
    <w:rsid w:val="002E7747"/>
    <w:rsid w:val="002E7B4B"/>
    <w:rsid w:val="002E7F80"/>
    <w:rsid w:val="002F0183"/>
    <w:rsid w:val="002F0DD2"/>
    <w:rsid w:val="002F0F2A"/>
    <w:rsid w:val="002F159E"/>
    <w:rsid w:val="002F162E"/>
    <w:rsid w:val="002F229A"/>
    <w:rsid w:val="002F22C1"/>
    <w:rsid w:val="002F22FE"/>
    <w:rsid w:val="002F2730"/>
    <w:rsid w:val="002F2B5E"/>
    <w:rsid w:val="002F2FE0"/>
    <w:rsid w:val="002F3648"/>
    <w:rsid w:val="002F3A1B"/>
    <w:rsid w:val="002F3C0F"/>
    <w:rsid w:val="002F46F5"/>
    <w:rsid w:val="002F4779"/>
    <w:rsid w:val="002F4D8B"/>
    <w:rsid w:val="002F54D1"/>
    <w:rsid w:val="002F5C0D"/>
    <w:rsid w:val="002F5D09"/>
    <w:rsid w:val="002F5DEF"/>
    <w:rsid w:val="002F62B4"/>
    <w:rsid w:val="002F65B1"/>
    <w:rsid w:val="002F669B"/>
    <w:rsid w:val="002F78DC"/>
    <w:rsid w:val="002F7C8A"/>
    <w:rsid w:val="002F7ED5"/>
    <w:rsid w:val="00300B4E"/>
    <w:rsid w:val="00301290"/>
    <w:rsid w:val="00301393"/>
    <w:rsid w:val="00301678"/>
    <w:rsid w:val="00301AC3"/>
    <w:rsid w:val="00302541"/>
    <w:rsid w:val="00304B02"/>
    <w:rsid w:val="00304DEC"/>
    <w:rsid w:val="00305DE9"/>
    <w:rsid w:val="00306602"/>
    <w:rsid w:val="00306A50"/>
    <w:rsid w:val="00307527"/>
    <w:rsid w:val="0030777B"/>
    <w:rsid w:val="00310121"/>
    <w:rsid w:val="00310C26"/>
    <w:rsid w:val="00311148"/>
    <w:rsid w:val="00311AD8"/>
    <w:rsid w:val="00311CD7"/>
    <w:rsid w:val="003121E2"/>
    <w:rsid w:val="00312E68"/>
    <w:rsid w:val="00313600"/>
    <w:rsid w:val="00313D18"/>
    <w:rsid w:val="00313DB6"/>
    <w:rsid w:val="003146D1"/>
    <w:rsid w:val="00314BBD"/>
    <w:rsid w:val="00315217"/>
    <w:rsid w:val="003153E2"/>
    <w:rsid w:val="00315E78"/>
    <w:rsid w:val="0031621C"/>
    <w:rsid w:val="003177F5"/>
    <w:rsid w:val="003178EA"/>
    <w:rsid w:val="00317F94"/>
    <w:rsid w:val="00317FB6"/>
    <w:rsid w:val="003219E8"/>
    <w:rsid w:val="00321AAA"/>
    <w:rsid w:val="0032217C"/>
    <w:rsid w:val="0032279E"/>
    <w:rsid w:val="00322DB1"/>
    <w:rsid w:val="00322FF2"/>
    <w:rsid w:val="00323ABF"/>
    <w:rsid w:val="00323FA0"/>
    <w:rsid w:val="0032451A"/>
    <w:rsid w:val="003245CB"/>
    <w:rsid w:val="00325503"/>
    <w:rsid w:val="00325ECA"/>
    <w:rsid w:val="00325EFF"/>
    <w:rsid w:val="0032638D"/>
    <w:rsid w:val="0032639A"/>
    <w:rsid w:val="0032642B"/>
    <w:rsid w:val="00326BD4"/>
    <w:rsid w:val="00327294"/>
    <w:rsid w:val="00327D48"/>
    <w:rsid w:val="00330371"/>
    <w:rsid w:val="00330EB3"/>
    <w:rsid w:val="00330F44"/>
    <w:rsid w:val="00330FB4"/>
    <w:rsid w:val="00332A2C"/>
    <w:rsid w:val="00333B3E"/>
    <w:rsid w:val="00333BB1"/>
    <w:rsid w:val="00333C98"/>
    <w:rsid w:val="00334036"/>
    <w:rsid w:val="003349A7"/>
    <w:rsid w:val="00335B59"/>
    <w:rsid w:val="00336782"/>
    <w:rsid w:val="003374F4"/>
    <w:rsid w:val="00337957"/>
    <w:rsid w:val="00337BC5"/>
    <w:rsid w:val="00340DCF"/>
    <w:rsid w:val="00341E5B"/>
    <w:rsid w:val="00342028"/>
    <w:rsid w:val="003420B1"/>
    <w:rsid w:val="003425ED"/>
    <w:rsid w:val="00342AB0"/>
    <w:rsid w:val="00343CD9"/>
    <w:rsid w:val="0034452E"/>
    <w:rsid w:val="00345251"/>
    <w:rsid w:val="00345866"/>
    <w:rsid w:val="00346165"/>
    <w:rsid w:val="0034700A"/>
    <w:rsid w:val="00347B17"/>
    <w:rsid w:val="00347B89"/>
    <w:rsid w:val="00347CBE"/>
    <w:rsid w:val="00350A99"/>
    <w:rsid w:val="00350DD2"/>
    <w:rsid w:val="00351DE0"/>
    <w:rsid w:val="00352278"/>
    <w:rsid w:val="003523CE"/>
    <w:rsid w:val="00353DA6"/>
    <w:rsid w:val="00354632"/>
    <w:rsid w:val="003549BE"/>
    <w:rsid w:val="00354BCB"/>
    <w:rsid w:val="00354CBE"/>
    <w:rsid w:val="00354E18"/>
    <w:rsid w:val="00354F53"/>
    <w:rsid w:val="0035517C"/>
    <w:rsid w:val="00356970"/>
    <w:rsid w:val="00357183"/>
    <w:rsid w:val="0036096F"/>
    <w:rsid w:val="00360B05"/>
    <w:rsid w:val="003613F2"/>
    <w:rsid w:val="0036228D"/>
    <w:rsid w:val="00362548"/>
    <w:rsid w:val="00362D9E"/>
    <w:rsid w:val="003633E7"/>
    <w:rsid w:val="00363498"/>
    <w:rsid w:val="00363826"/>
    <w:rsid w:val="00363CD8"/>
    <w:rsid w:val="00364067"/>
    <w:rsid w:val="003644F4"/>
    <w:rsid w:val="00364A4B"/>
    <w:rsid w:val="003650F9"/>
    <w:rsid w:val="003656D0"/>
    <w:rsid w:val="0036725B"/>
    <w:rsid w:val="0036774E"/>
    <w:rsid w:val="00367923"/>
    <w:rsid w:val="0037063A"/>
    <w:rsid w:val="00370725"/>
    <w:rsid w:val="00370BAD"/>
    <w:rsid w:val="003723EA"/>
    <w:rsid w:val="00373088"/>
    <w:rsid w:val="0037335B"/>
    <w:rsid w:val="00374F0F"/>
    <w:rsid w:val="003751F6"/>
    <w:rsid w:val="00375245"/>
    <w:rsid w:val="00375670"/>
    <w:rsid w:val="00376338"/>
    <w:rsid w:val="00376DAC"/>
    <w:rsid w:val="00376F20"/>
    <w:rsid w:val="003772D8"/>
    <w:rsid w:val="00377781"/>
    <w:rsid w:val="00380205"/>
    <w:rsid w:val="003802DD"/>
    <w:rsid w:val="00380BC8"/>
    <w:rsid w:val="003812DD"/>
    <w:rsid w:val="00381972"/>
    <w:rsid w:val="00383265"/>
    <w:rsid w:val="003843E2"/>
    <w:rsid w:val="00384C00"/>
    <w:rsid w:val="00385F41"/>
    <w:rsid w:val="003874EE"/>
    <w:rsid w:val="00387946"/>
    <w:rsid w:val="00387D79"/>
    <w:rsid w:val="00390131"/>
    <w:rsid w:val="003916F8"/>
    <w:rsid w:val="003922D2"/>
    <w:rsid w:val="003926D3"/>
    <w:rsid w:val="0039437E"/>
    <w:rsid w:val="003947CF"/>
    <w:rsid w:val="00394913"/>
    <w:rsid w:val="00394A6A"/>
    <w:rsid w:val="00395438"/>
    <w:rsid w:val="00396188"/>
    <w:rsid w:val="0039718B"/>
    <w:rsid w:val="003973C5"/>
    <w:rsid w:val="00397556"/>
    <w:rsid w:val="00397662"/>
    <w:rsid w:val="00397B08"/>
    <w:rsid w:val="003A037F"/>
    <w:rsid w:val="003A0BBB"/>
    <w:rsid w:val="003A0E67"/>
    <w:rsid w:val="003A0F83"/>
    <w:rsid w:val="003A18BB"/>
    <w:rsid w:val="003A1E44"/>
    <w:rsid w:val="003A219B"/>
    <w:rsid w:val="003A30C3"/>
    <w:rsid w:val="003A326B"/>
    <w:rsid w:val="003A362F"/>
    <w:rsid w:val="003A3712"/>
    <w:rsid w:val="003A38A3"/>
    <w:rsid w:val="003A3A4E"/>
    <w:rsid w:val="003A3AB7"/>
    <w:rsid w:val="003A422B"/>
    <w:rsid w:val="003A48AC"/>
    <w:rsid w:val="003A4962"/>
    <w:rsid w:val="003A55A0"/>
    <w:rsid w:val="003A5E79"/>
    <w:rsid w:val="003A66D5"/>
    <w:rsid w:val="003A7712"/>
    <w:rsid w:val="003A7F06"/>
    <w:rsid w:val="003B0464"/>
    <w:rsid w:val="003B0A59"/>
    <w:rsid w:val="003B0EF9"/>
    <w:rsid w:val="003B1E60"/>
    <w:rsid w:val="003B21D9"/>
    <w:rsid w:val="003B2CF2"/>
    <w:rsid w:val="003B3118"/>
    <w:rsid w:val="003B331F"/>
    <w:rsid w:val="003B3667"/>
    <w:rsid w:val="003B395D"/>
    <w:rsid w:val="003B39D5"/>
    <w:rsid w:val="003B3F1F"/>
    <w:rsid w:val="003B408E"/>
    <w:rsid w:val="003B40C6"/>
    <w:rsid w:val="003B4157"/>
    <w:rsid w:val="003B4D01"/>
    <w:rsid w:val="003B5417"/>
    <w:rsid w:val="003B658E"/>
    <w:rsid w:val="003B676B"/>
    <w:rsid w:val="003B7909"/>
    <w:rsid w:val="003B7A60"/>
    <w:rsid w:val="003B7FF4"/>
    <w:rsid w:val="003BBAD0"/>
    <w:rsid w:val="003C0205"/>
    <w:rsid w:val="003C0F3B"/>
    <w:rsid w:val="003C1F9B"/>
    <w:rsid w:val="003C2301"/>
    <w:rsid w:val="003C2FF8"/>
    <w:rsid w:val="003C35A9"/>
    <w:rsid w:val="003C3653"/>
    <w:rsid w:val="003C41F8"/>
    <w:rsid w:val="003C47F1"/>
    <w:rsid w:val="003C4AAE"/>
    <w:rsid w:val="003C5733"/>
    <w:rsid w:val="003C6786"/>
    <w:rsid w:val="003C687B"/>
    <w:rsid w:val="003C734D"/>
    <w:rsid w:val="003C78E7"/>
    <w:rsid w:val="003C7CCF"/>
    <w:rsid w:val="003D0520"/>
    <w:rsid w:val="003D1A7E"/>
    <w:rsid w:val="003D1DFC"/>
    <w:rsid w:val="003D2066"/>
    <w:rsid w:val="003D2635"/>
    <w:rsid w:val="003D3597"/>
    <w:rsid w:val="003D3A49"/>
    <w:rsid w:val="003D3CDF"/>
    <w:rsid w:val="003D40A5"/>
    <w:rsid w:val="003D4F3A"/>
    <w:rsid w:val="003D51E2"/>
    <w:rsid w:val="003D5D68"/>
    <w:rsid w:val="003D65A0"/>
    <w:rsid w:val="003D69EC"/>
    <w:rsid w:val="003D6F2F"/>
    <w:rsid w:val="003E0C6A"/>
    <w:rsid w:val="003E0CA4"/>
    <w:rsid w:val="003E1785"/>
    <w:rsid w:val="003E17C8"/>
    <w:rsid w:val="003E1A2E"/>
    <w:rsid w:val="003E1D3B"/>
    <w:rsid w:val="003E1F90"/>
    <w:rsid w:val="003E3BA0"/>
    <w:rsid w:val="003E3E96"/>
    <w:rsid w:val="003E3F3E"/>
    <w:rsid w:val="003E4189"/>
    <w:rsid w:val="003E4236"/>
    <w:rsid w:val="003E44EC"/>
    <w:rsid w:val="003E555E"/>
    <w:rsid w:val="003E6414"/>
    <w:rsid w:val="003E6A43"/>
    <w:rsid w:val="003E7068"/>
    <w:rsid w:val="003F02E9"/>
    <w:rsid w:val="003F0374"/>
    <w:rsid w:val="003F0C67"/>
    <w:rsid w:val="003F1AD4"/>
    <w:rsid w:val="003F244C"/>
    <w:rsid w:val="003F282F"/>
    <w:rsid w:val="003F2BC1"/>
    <w:rsid w:val="003F2BFF"/>
    <w:rsid w:val="003F3140"/>
    <w:rsid w:val="003F3342"/>
    <w:rsid w:val="003F3619"/>
    <w:rsid w:val="003F3D6F"/>
    <w:rsid w:val="003F4FCB"/>
    <w:rsid w:val="003F683F"/>
    <w:rsid w:val="003F6920"/>
    <w:rsid w:val="003F6DEB"/>
    <w:rsid w:val="003F75B4"/>
    <w:rsid w:val="003F788C"/>
    <w:rsid w:val="003F7C68"/>
    <w:rsid w:val="004002B2"/>
    <w:rsid w:val="00400714"/>
    <w:rsid w:val="00400CC0"/>
    <w:rsid w:val="00401783"/>
    <w:rsid w:val="004023F0"/>
    <w:rsid w:val="0040240B"/>
    <w:rsid w:val="00402A85"/>
    <w:rsid w:val="00403011"/>
    <w:rsid w:val="004040A4"/>
    <w:rsid w:val="00404D57"/>
    <w:rsid w:val="004053C7"/>
    <w:rsid w:val="0040660E"/>
    <w:rsid w:val="00406D5F"/>
    <w:rsid w:val="00406E0D"/>
    <w:rsid w:val="00407622"/>
    <w:rsid w:val="004109E9"/>
    <w:rsid w:val="00410CB3"/>
    <w:rsid w:val="004111BB"/>
    <w:rsid w:val="0041124B"/>
    <w:rsid w:val="00411C8E"/>
    <w:rsid w:val="004132DC"/>
    <w:rsid w:val="004133FB"/>
    <w:rsid w:val="00413ABC"/>
    <w:rsid w:val="00414897"/>
    <w:rsid w:val="004157A9"/>
    <w:rsid w:val="00415BC6"/>
    <w:rsid w:val="004163A7"/>
    <w:rsid w:val="004174D9"/>
    <w:rsid w:val="00417698"/>
    <w:rsid w:val="00417B7A"/>
    <w:rsid w:val="00417D16"/>
    <w:rsid w:val="00417DB1"/>
    <w:rsid w:val="00417FB9"/>
    <w:rsid w:val="00420218"/>
    <w:rsid w:val="00420CD6"/>
    <w:rsid w:val="00421629"/>
    <w:rsid w:val="00421B6E"/>
    <w:rsid w:val="00421C8A"/>
    <w:rsid w:val="00422246"/>
    <w:rsid w:val="00422811"/>
    <w:rsid w:val="00423DAB"/>
    <w:rsid w:val="00423F5A"/>
    <w:rsid w:val="004247C3"/>
    <w:rsid w:val="00424862"/>
    <w:rsid w:val="00425879"/>
    <w:rsid w:val="0042592D"/>
    <w:rsid w:val="004268FE"/>
    <w:rsid w:val="004270A4"/>
    <w:rsid w:val="004272E0"/>
    <w:rsid w:val="0042771E"/>
    <w:rsid w:val="00427FE9"/>
    <w:rsid w:val="00430FC5"/>
    <w:rsid w:val="004312C6"/>
    <w:rsid w:val="00432800"/>
    <w:rsid w:val="00432B22"/>
    <w:rsid w:val="004332D1"/>
    <w:rsid w:val="00433EAD"/>
    <w:rsid w:val="004346FE"/>
    <w:rsid w:val="004348BC"/>
    <w:rsid w:val="00434CA6"/>
    <w:rsid w:val="004350DD"/>
    <w:rsid w:val="00435A94"/>
    <w:rsid w:val="00435D2D"/>
    <w:rsid w:val="00436158"/>
    <w:rsid w:val="004367BF"/>
    <w:rsid w:val="00436CA0"/>
    <w:rsid w:val="00436F60"/>
    <w:rsid w:val="004376B0"/>
    <w:rsid w:val="004379DA"/>
    <w:rsid w:val="00440AEB"/>
    <w:rsid w:val="00441037"/>
    <w:rsid w:val="0044129C"/>
    <w:rsid w:val="00441DB8"/>
    <w:rsid w:val="004424E2"/>
    <w:rsid w:val="00442F2C"/>
    <w:rsid w:val="0044355E"/>
    <w:rsid w:val="00444A1B"/>
    <w:rsid w:val="00444FBE"/>
    <w:rsid w:val="0044510B"/>
    <w:rsid w:val="0044525A"/>
    <w:rsid w:val="00445E25"/>
    <w:rsid w:val="0044669E"/>
    <w:rsid w:val="00446F61"/>
    <w:rsid w:val="0044712E"/>
    <w:rsid w:val="00447B71"/>
    <w:rsid w:val="00447D9C"/>
    <w:rsid w:val="00450014"/>
    <w:rsid w:val="0045010D"/>
    <w:rsid w:val="00450498"/>
    <w:rsid w:val="00450C58"/>
    <w:rsid w:val="00451127"/>
    <w:rsid w:val="00451379"/>
    <w:rsid w:val="0045419F"/>
    <w:rsid w:val="00454B84"/>
    <w:rsid w:val="00454E98"/>
    <w:rsid w:val="004553CA"/>
    <w:rsid w:val="00455EBD"/>
    <w:rsid w:val="00456072"/>
    <w:rsid w:val="00456963"/>
    <w:rsid w:val="00456A97"/>
    <w:rsid w:val="00456D4E"/>
    <w:rsid w:val="00457657"/>
    <w:rsid w:val="0045793A"/>
    <w:rsid w:val="00457F4B"/>
    <w:rsid w:val="0046035F"/>
    <w:rsid w:val="004604BA"/>
    <w:rsid w:val="0046139C"/>
    <w:rsid w:val="00461728"/>
    <w:rsid w:val="0046174B"/>
    <w:rsid w:val="00461D44"/>
    <w:rsid w:val="00461E3D"/>
    <w:rsid w:val="0046294F"/>
    <w:rsid w:val="0046373C"/>
    <w:rsid w:val="004642D0"/>
    <w:rsid w:val="00464338"/>
    <w:rsid w:val="00464E1B"/>
    <w:rsid w:val="00465B05"/>
    <w:rsid w:val="00466023"/>
    <w:rsid w:val="00466B36"/>
    <w:rsid w:val="00466E8F"/>
    <w:rsid w:val="0046770E"/>
    <w:rsid w:val="00470DE2"/>
    <w:rsid w:val="0047106D"/>
    <w:rsid w:val="00471344"/>
    <w:rsid w:val="004721B8"/>
    <w:rsid w:val="004726BA"/>
    <w:rsid w:val="004726CD"/>
    <w:rsid w:val="00474383"/>
    <w:rsid w:val="004750E9"/>
    <w:rsid w:val="004769F9"/>
    <w:rsid w:val="00476E85"/>
    <w:rsid w:val="004779F1"/>
    <w:rsid w:val="00480032"/>
    <w:rsid w:val="004804D0"/>
    <w:rsid w:val="00480A52"/>
    <w:rsid w:val="00481393"/>
    <w:rsid w:val="00481AA2"/>
    <w:rsid w:val="00481D2A"/>
    <w:rsid w:val="00481FFE"/>
    <w:rsid w:val="00482D41"/>
    <w:rsid w:val="00482DC9"/>
    <w:rsid w:val="004835E1"/>
    <w:rsid w:val="0048367D"/>
    <w:rsid w:val="00483C2D"/>
    <w:rsid w:val="00483E1D"/>
    <w:rsid w:val="0048484E"/>
    <w:rsid w:val="004859A4"/>
    <w:rsid w:val="0048719E"/>
    <w:rsid w:val="00487215"/>
    <w:rsid w:val="0048740C"/>
    <w:rsid w:val="00487B57"/>
    <w:rsid w:val="004902DD"/>
    <w:rsid w:val="0049152F"/>
    <w:rsid w:val="004918C3"/>
    <w:rsid w:val="004919E4"/>
    <w:rsid w:val="004929F1"/>
    <w:rsid w:val="00492A6C"/>
    <w:rsid w:val="00492E24"/>
    <w:rsid w:val="0049347E"/>
    <w:rsid w:val="00493791"/>
    <w:rsid w:val="004939C2"/>
    <w:rsid w:val="00493B16"/>
    <w:rsid w:val="004942C8"/>
    <w:rsid w:val="00494356"/>
    <w:rsid w:val="00494705"/>
    <w:rsid w:val="0049628C"/>
    <w:rsid w:val="004968BB"/>
    <w:rsid w:val="00497351"/>
    <w:rsid w:val="004A1ABF"/>
    <w:rsid w:val="004A1BDD"/>
    <w:rsid w:val="004A1C8A"/>
    <w:rsid w:val="004A1CF8"/>
    <w:rsid w:val="004A2BCF"/>
    <w:rsid w:val="004A2FA8"/>
    <w:rsid w:val="004A3332"/>
    <w:rsid w:val="004A35AB"/>
    <w:rsid w:val="004A3CB1"/>
    <w:rsid w:val="004A3F67"/>
    <w:rsid w:val="004A47BD"/>
    <w:rsid w:val="004A4C95"/>
    <w:rsid w:val="004A4ECB"/>
    <w:rsid w:val="004A503E"/>
    <w:rsid w:val="004A5B44"/>
    <w:rsid w:val="004A6186"/>
    <w:rsid w:val="004A68C4"/>
    <w:rsid w:val="004A6F3D"/>
    <w:rsid w:val="004A71A4"/>
    <w:rsid w:val="004A71D6"/>
    <w:rsid w:val="004B0489"/>
    <w:rsid w:val="004B0659"/>
    <w:rsid w:val="004B09B5"/>
    <w:rsid w:val="004B0B5D"/>
    <w:rsid w:val="004B0DCF"/>
    <w:rsid w:val="004B1135"/>
    <w:rsid w:val="004B2243"/>
    <w:rsid w:val="004B27EE"/>
    <w:rsid w:val="004B2A49"/>
    <w:rsid w:val="004B3458"/>
    <w:rsid w:val="004B41C7"/>
    <w:rsid w:val="004B4BDA"/>
    <w:rsid w:val="004B5A6A"/>
    <w:rsid w:val="004B5E9E"/>
    <w:rsid w:val="004B5FA0"/>
    <w:rsid w:val="004B68F1"/>
    <w:rsid w:val="004B69F3"/>
    <w:rsid w:val="004B748A"/>
    <w:rsid w:val="004B75AB"/>
    <w:rsid w:val="004B76DB"/>
    <w:rsid w:val="004B7872"/>
    <w:rsid w:val="004C1121"/>
    <w:rsid w:val="004C2823"/>
    <w:rsid w:val="004C340B"/>
    <w:rsid w:val="004C382B"/>
    <w:rsid w:val="004C40A6"/>
    <w:rsid w:val="004C434D"/>
    <w:rsid w:val="004C4A39"/>
    <w:rsid w:val="004C4E54"/>
    <w:rsid w:val="004C509B"/>
    <w:rsid w:val="004C5135"/>
    <w:rsid w:val="004C51AC"/>
    <w:rsid w:val="004C5DFD"/>
    <w:rsid w:val="004C5EFB"/>
    <w:rsid w:val="004C7781"/>
    <w:rsid w:val="004C7C49"/>
    <w:rsid w:val="004D009F"/>
    <w:rsid w:val="004D04C9"/>
    <w:rsid w:val="004D060D"/>
    <w:rsid w:val="004D0630"/>
    <w:rsid w:val="004D08BF"/>
    <w:rsid w:val="004D0A42"/>
    <w:rsid w:val="004D18EF"/>
    <w:rsid w:val="004D1A0E"/>
    <w:rsid w:val="004D1F05"/>
    <w:rsid w:val="004D3E4B"/>
    <w:rsid w:val="004D4AC7"/>
    <w:rsid w:val="004D4FAC"/>
    <w:rsid w:val="004D5284"/>
    <w:rsid w:val="004D5A24"/>
    <w:rsid w:val="004E0369"/>
    <w:rsid w:val="004E08B7"/>
    <w:rsid w:val="004E13FE"/>
    <w:rsid w:val="004E2B0F"/>
    <w:rsid w:val="004E2B99"/>
    <w:rsid w:val="004E2D87"/>
    <w:rsid w:val="004E2D8B"/>
    <w:rsid w:val="004E2EE2"/>
    <w:rsid w:val="004E302B"/>
    <w:rsid w:val="004E30D4"/>
    <w:rsid w:val="004E4614"/>
    <w:rsid w:val="004E47AB"/>
    <w:rsid w:val="004F02C8"/>
    <w:rsid w:val="004F0A93"/>
    <w:rsid w:val="004F1533"/>
    <w:rsid w:val="004F1FCC"/>
    <w:rsid w:val="004F2211"/>
    <w:rsid w:val="004F2B5C"/>
    <w:rsid w:val="004F2D37"/>
    <w:rsid w:val="004F3B79"/>
    <w:rsid w:val="004F3E81"/>
    <w:rsid w:val="004F4660"/>
    <w:rsid w:val="004F47F3"/>
    <w:rsid w:val="004F4ADD"/>
    <w:rsid w:val="004F4C76"/>
    <w:rsid w:val="004F52EA"/>
    <w:rsid w:val="004F5A7A"/>
    <w:rsid w:val="004F62E7"/>
    <w:rsid w:val="004F682C"/>
    <w:rsid w:val="004F6BC3"/>
    <w:rsid w:val="004F6DCF"/>
    <w:rsid w:val="004F747E"/>
    <w:rsid w:val="004F7E94"/>
    <w:rsid w:val="00500F3E"/>
    <w:rsid w:val="0050194A"/>
    <w:rsid w:val="00501CDC"/>
    <w:rsid w:val="00502522"/>
    <w:rsid w:val="00502CE2"/>
    <w:rsid w:val="0050329A"/>
    <w:rsid w:val="00503EE8"/>
    <w:rsid w:val="005045F5"/>
    <w:rsid w:val="00505016"/>
    <w:rsid w:val="005050F6"/>
    <w:rsid w:val="00505340"/>
    <w:rsid w:val="0050558D"/>
    <w:rsid w:val="00506035"/>
    <w:rsid w:val="0050630D"/>
    <w:rsid w:val="005067BD"/>
    <w:rsid w:val="00506933"/>
    <w:rsid w:val="00510C65"/>
    <w:rsid w:val="005115AC"/>
    <w:rsid w:val="00511AA1"/>
    <w:rsid w:val="005139D4"/>
    <w:rsid w:val="00514369"/>
    <w:rsid w:val="00514AFB"/>
    <w:rsid w:val="00515177"/>
    <w:rsid w:val="005153EA"/>
    <w:rsid w:val="005158D6"/>
    <w:rsid w:val="00515E8E"/>
    <w:rsid w:val="0051623E"/>
    <w:rsid w:val="005168C7"/>
    <w:rsid w:val="00516DD6"/>
    <w:rsid w:val="0051DF50"/>
    <w:rsid w:val="005201B7"/>
    <w:rsid w:val="00520B05"/>
    <w:rsid w:val="00521B02"/>
    <w:rsid w:val="005224BA"/>
    <w:rsid w:val="005227CB"/>
    <w:rsid w:val="0052297E"/>
    <w:rsid w:val="00523162"/>
    <w:rsid w:val="0052357C"/>
    <w:rsid w:val="0052362A"/>
    <w:rsid w:val="00523733"/>
    <w:rsid w:val="00525EE3"/>
    <w:rsid w:val="0052642A"/>
    <w:rsid w:val="00526CC4"/>
    <w:rsid w:val="00527575"/>
    <w:rsid w:val="00527AE7"/>
    <w:rsid w:val="00530DFD"/>
    <w:rsid w:val="0053118C"/>
    <w:rsid w:val="005311F9"/>
    <w:rsid w:val="0053190A"/>
    <w:rsid w:val="00532941"/>
    <w:rsid w:val="00535C64"/>
    <w:rsid w:val="00535D9B"/>
    <w:rsid w:val="00536C74"/>
    <w:rsid w:val="00537969"/>
    <w:rsid w:val="00537B95"/>
    <w:rsid w:val="0054010B"/>
    <w:rsid w:val="00541313"/>
    <w:rsid w:val="005415E0"/>
    <w:rsid w:val="00542629"/>
    <w:rsid w:val="00542E2E"/>
    <w:rsid w:val="00543090"/>
    <w:rsid w:val="00543FF7"/>
    <w:rsid w:val="0054417B"/>
    <w:rsid w:val="00544A11"/>
    <w:rsid w:val="00544F1E"/>
    <w:rsid w:val="00544F32"/>
    <w:rsid w:val="00545806"/>
    <w:rsid w:val="00545CAF"/>
    <w:rsid w:val="00546B15"/>
    <w:rsid w:val="00546E62"/>
    <w:rsid w:val="0054768A"/>
    <w:rsid w:val="00547D8A"/>
    <w:rsid w:val="00547F9E"/>
    <w:rsid w:val="005505D9"/>
    <w:rsid w:val="0055073E"/>
    <w:rsid w:val="00550A39"/>
    <w:rsid w:val="00551459"/>
    <w:rsid w:val="0055150B"/>
    <w:rsid w:val="005519B5"/>
    <w:rsid w:val="00552081"/>
    <w:rsid w:val="005526B7"/>
    <w:rsid w:val="00552FB6"/>
    <w:rsid w:val="00553124"/>
    <w:rsid w:val="00553232"/>
    <w:rsid w:val="00553CBB"/>
    <w:rsid w:val="0055402F"/>
    <w:rsid w:val="0055438A"/>
    <w:rsid w:val="0055470E"/>
    <w:rsid w:val="00556953"/>
    <w:rsid w:val="00556FD3"/>
    <w:rsid w:val="005571BB"/>
    <w:rsid w:val="005573D6"/>
    <w:rsid w:val="005600CD"/>
    <w:rsid w:val="00560423"/>
    <w:rsid w:val="00560536"/>
    <w:rsid w:val="005612B7"/>
    <w:rsid w:val="005613F7"/>
    <w:rsid w:val="0056209B"/>
    <w:rsid w:val="00562433"/>
    <w:rsid w:val="00562474"/>
    <w:rsid w:val="0056298C"/>
    <w:rsid w:val="005632BD"/>
    <w:rsid w:val="00563675"/>
    <w:rsid w:val="0056475E"/>
    <w:rsid w:val="0056497E"/>
    <w:rsid w:val="00564B95"/>
    <w:rsid w:val="00565A30"/>
    <w:rsid w:val="00566DDD"/>
    <w:rsid w:val="00566E68"/>
    <w:rsid w:val="00566E6D"/>
    <w:rsid w:val="005673B7"/>
    <w:rsid w:val="005673E9"/>
    <w:rsid w:val="00567C81"/>
    <w:rsid w:val="00567DF6"/>
    <w:rsid w:val="0057052F"/>
    <w:rsid w:val="00571742"/>
    <w:rsid w:val="00572555"/>
    <w:rsid w:val="00572718"/>
    <w:rsid w:val="00572806"/>
    <w:rsid w:val="005729E9"/>
    <w:rsid w:val="00573114"/>
    <w:rsid w:val="00574E47"/>
    <w:rsid w:val="005768B2"/>
    <w:rsid w:val="00576E1E"/>
    <w:rsid w:val="00577067"/>
    <w:rsid w:val="0057742F"/>
    <w:rsid w:val="0057C433"/>
    <w:rsid w:val="005803E7"/>
    <w:rsid w:val="00580619"/>
    <w:rsid w:val="00580FAF"/>
    <w:rsid w:val="005815DD"/>
    <w:rsid w:val="0058231E"/>
    <w:rsid w:val="0058272C"/>
    <w:rsid w:val="00583723"/>
    <w:rsid w:val="00583B54"/>
    <w:rsid w:val="00583DC1"/>
    <w:rsid w:val="005843B1"/>
    <w:rsid w:val="00584AE7"/>
    <w:rsid w:val="00584E98"/>
    <w:rsid w:val="0058515A"/>
    <w:rsid w:val="005869EE"/>
    <w:rsid w:val="00587DD7"/>
    <w:rsid w:val="00587F14"/>
    <w:rsid w:val="00590639"/>
    <w:rsid w:val="00590A0F"/>
    <w:rsid w:val="00590BB9"/>
    <w:rsid w:val="005925F6"/>
    <w:rsid w:val="005931AA"/>
    <w:rsid w:val="00593592"/>
    <w:rsid w:val="005946B2"/>
    <w:rsid w:val="00594DA7"/>
    <w:rsid w:val="00595D93"/>
    <w:rsid w:val="00595E7F"/>
    <w:rsid w:val="0059612E"/>
    <w:rsid w:val="005962C2"/>
    <w:rsid w:val="005963CF"/>
    <w:rsid w:val="00597064"/>
    <w:rsid w:val="005977B1"/>
    <w:rsid w:val="00597BC9"/>
    <w:rsid w:val="0059833E"/>
    <w:rsid w:val="005A0DF0"/>
    <w:rsid w:val="005A1838"/>
    <w:rsid w:val="005A2481"/>
    <w:rsid w:val="005A2B1A"/>
    <w:rsid w:val="005A342D"/>
    <w:rsid w:val="005A3622"/>
    <w:rsid w:val="005A3A1B"/>
    <w:rsid w:val="005A43C4"/>
    <w:rsid w:val="005A50EF"/>
    <w:rsid w:val="005A5169"/>
    <w:rsid w:val="005A52D6"/>
    <w:rsid w:val="005A5577"/>
    <w:rsid w:val="005A5814"/>
    <w:rsid w:val="005A5818"/>
    <w:rsid w:val="005A5C64"/>
    <w:rsid w:val="005A62E6"/>
    <w:rsid w:val="005A6519"/>
    <w:rsid w:val="005A7675"/>
    <w:rsid w:val="005A78F4"/>
    <w:rsid w:val="005B05EA"/>
    <w:rsid w:val="005B1287"/>
    <w:rsid w:val="005B2E59"/>
    <w:rsid w:val="005B3124"/>
    <w:rsid w:val="005B38E2"/>
    <w:rsid w:val="005B4514"/>
    <w:rsid w:val="005B5088"/>
    <w:rsid w:val="005B672D"/>
    <w:rsid w:val="005B68D8"/>
    <w:rsid w:val="005B6925"/>
    <w:rsid w:val="005B762C"/>
    <w:rsid w:val="005C012F"/>
    <w:rsid w:val="005C02DF"/>
    <w:rsid w:val="005C039F"/>
    <w:rsid w:val="005C0EE1"/>
    <w:rsid w:val="005C0FCD"/>
    <w:rsid w:val="005C2512"/>
    <w:rsid w:val="005C30F2"/>
    <w:rsid w:val="005C3121"/>
    <w:rsid w:val="005C3431"/>
    <w:rsid w:val="005C4C60"/>
    <w:rsid w:val="005C5102"/>
    <w:rsid w:val="005C555E"/>
    <w:rsid w:val="005C68D4"/>
    <w:rsid w:val="005D0242"/>
    <w:rsid w:val="005D059F"/>
    <w:rsid w:val="005D069B"/>
    <w:rsid w:val="005D0C50"/>
    <w:rsid w:val="005D11BD"/>
    <w:rsid w:val="005D17CF"/>
    <w:rsid w:val="005D1ABB"/>
    <w:rsid w:val="005D1FB9"/>
    <w:rsid w:val="005D24CE"/>
    <w:rsid w:val="005D27FE"/>
    <w:rsid w:val="005D3039"/>
    <w:rsid w:val="005D34B2"/>
    <w:rsid w:val="005D40F2"/>
    <w:rsid w:val="005D412A"/>
    <w:rsid w:val="005D4549"/>
    <w:rsid w:val="005D4A5F"/>
    <w:rsid w:val="005D6AD0"/>
    <w:rsid w:val="005D6C11"/>
    <w:rsid w:val="005E1950"/>
    <w:rsid w:val="005E1A37"/>
    <w:rsid w:val="005E1F98"/>
    <w:rsid w:val="005E29A8"/>
    <w:rsid w:val="005E2B17"/>
    <w:rsid w:val="005E32FE"/>
    <w:rsid w:val="005E4584"/>
    <w:rsid w:val="005E5283"/>
    <w:rsid w:val="005E6102"/>
    <w:rsid w:val="005E6842"/>
    <w:rsid w:val="005E6E17"/>
    <w:rsid w:val="005E6FB3"/>
    <w:rsid w:val="005E747C"/>
    <w:rsid w:val="005E75E7"/>
    <w:rsid w:val="005E7CE3"/>
    <w:rsid w:val="005E7D9B"/>
    <w:rsid w:val="005F0ABB"/>
    <w:rsid w:val="005F10C7"/>
    <w:rsid w:val="005F11D1"/>
    <w:rsid w:val="005F133E"/>
    <w:rsid w:val="005F18CC"/>
    <w:rsid w:val="005F2BA5"/>
    <w:rsid w:val="005F2C89"/>
    <w:rsid w:val="005F2D0B"/>
    <w:rsid w:val="005F3F3B"/>
    <w:rsid w:val="005F4350"/>
    <w:rsid w:val="005F45DD"/>
    <w:rsid w:val="005F5178"/>
    <w:rsid w:val="005F5972"/>
    <w:rsid w:val="005F5A24"/>
    <w:rsid w:val="005F6B2A"/>
    <w:rsid w:val="005F7377"/>
    <w:rsid w:val="005F73FA"/>
    <w:rsid w:val="006005FD"/>
    <w:rsid w:val="0060225A"/>
    <w:rsid w:val="00602709"/>
    <w:rsid w:val="00602954"/>
    <w:rsid w:val="00602C12"/>
    <w:rsid w:val="00603C04"/>
    <w:rsid w:val="006042BD"/>
    <w:rsid w:val="0060476B"/>
    <w:rsid w:val="0060599D"/>
    <w:rsid w:val="00605BA7"/>
    <w:rsid w:val="006064D4"/>
    <w:rsid w:val="006066BD"/>
    <w:rsid w:val="006074FB"/>
    <w:rsid w:val="00607B9F"/>
    <w:rsid w:val="00607DB9"/>
    <w:rsid w:val="00607FFE"/>
    <w:rsid w:val="0061064A"/>
    <w:rsid w:val="00611595"/>
    <w:rsid w:val="00611B8C"/>
    <w:rsid w:val="0061270E"/>
    <w:rsid w:val="0061359B"/>
    <w:rsid w:val="00613F07"/>
    <w:rsid w:val="00615848"/>
    <w:rsid w:val="00616C38"/>
    <w:rsid w:val="006171B6"/>
    <w:rsid w:val="006205EF"/>
    <w:rsid w:val="00620993"/>
    <w:rsid w:val="00620A32"/>
    <w:rsid w:val="00620CD2"/>
    <w:rsid w:val="00620D8F"/>
    <w:rsid w:val="00620F46"/>
    <w:rsid w:val="00621386"/>
    <w:rsid w:val="00621851"/>
    <w:rsid w:val="00621B58"/>
    <w:rsid w:val="00621C91"/>
    <w:rsid w:val="00623EE8"/>
    <w:rsid w:val="006240FE"/>
    <w:rsid w:val="00624B22"/>
    <w:rsid w:val="0062598D"/>
    <w:rsid w:val="00627F18"/>
    <w:rsid w:val="00630B5B"/>
    <w:rsid w:val="00630C20"/>
    <w:rsid w:val="00630D76"/>
    <w:rsid w:val="0063109E"/>
    <w:rsid w:val="006311D8"/>
    <w:rsid w:val="0063221D"/>
    <w:rsid w:val="0063265A"/>
    <w:rsid w:val="006330DB"/>
    <w:rsid w:val="00634478"/>
    <w:rsid w:val="00635384"/>
    <w:rsid w:val="00635D63"/>
    <w:rsid w:val="006364C1"/>
    <w:rsid w:val="00636B20"/>
    <w:rsid w:val="00637663"/>
    <w:rsid w:val="0063798D"/>
    <w:rsid w:val="006379C2"/>
    <w:rsid w:val="00637F1D"/>
    <w:rsid w:val="006410A9"/>
    <w:rsid w:val="0064143A"/>
    <w:rsid w:val="00641848"/>
    <w:rsid w:val="006419D0"/>
    <w:rsid w:val="00642070"/>
    <w:rsid w:val="00642509"/>
    <w:rsid w:val="00643C0E"/>
    <w:rsid w:val="00643D00"/>
    <w:rsid w:val="006441D9"/>
    <w:rsid w:val="00644D24"/>
    <w:rsid w:val="0064743C"/>
    <w:rsid w:val="006474C7"/>
    <w:rsid w:val="00647FF3"/>
    <w:rsid w:val="00650EA8"/>
    <w:rsid w:val="00650EEF"/>
    <w:rsid w:val="00651324"/>
    <w:rsid w:val="0065149F"/>
    <w:rsid w:val="00652102"/>
    <w:rsid w:val="006521FA"/>
    <w:rsid w:val="00652611"/>
    <w:rsid w:val="00652F76"/>
    <w:rsid w:val="006530B7"/>
    <w:rsid w:val="00654A8B"/>
    <w:rsid w:val="00654AD1"/>
    <w:rsid w:val="006550EE"/>
    <w:rsid w:val="00655C2F"/>
    <w:rsid w:val="006560A6"/>
    <w:rsid w:val="006562B0"/>
    <w:rsid w:val="0065695A"/>
    <w:rsid w:val="0065725C"/>
    <w:rsid w:val="00657273"/>
    <w:rsid w:val="0065F3C4"/>
    <w:rsid w:val="0066099F"/>
    <w:rsid w:val="006616DA"/>
    <w:rsid w:val="00661D90"/>
    <w:rsid w:val="0066276A"/>
    <w:rsid w:val="00662A0B"/>
    <w:rsid w:val="006632F6"/>
    <w:rsid w:val="00663B16"/>
    <w:rsid w:val="006648EB"/>
    <w:rsid w:val="00664D85"/>
    <w:rsid w:val="00665CD7"/>
    <w:rsid w:val="00665D89"/>
    <w:rsid w:val="00665F76"/>
    <w:rsid w:val="00666B27"/>
    <w:rsid w:val="00667D68"/>
    <w:rsid w:val="00667F59"/>
    <w:rsid w:val="00670609"/>
    <w:rsid w:val="00671B5D"/>
    <w:rsid w:val="00671BF8"/>
    <w:rsid w:val="006724F0"/>
    <w:rsid w:val="00672660"/>
    <w:rsid w:val="00672A2F"/>
    <w:rsid w:val="006735B9"/>
    <w:rsid w:val="00673623"/>
    <w:rsid w:val="0067667C"/>
    <w:rsid w:val="00676712"/>
    <w:rsid w:val="00677F6A"/>
    <w:rsid w:val="0067AAF7"/>
    <w:rsid w:val="006808AD"/>
    <w:rsid w:val="00680E79"/>
    <w:rsid w:val="00680F73"/>
    <w:rsid w:val="006818D7"/>
    <w:rsid w:val="0068299C"/>
    <w:rsid w:val="00683637"/>
    <w:rsid w:val="006836BB"/>
    <w:rsid w:val="00683CBF"/>
    <w:rsid w:val="00684560"/>
    <w:rsid w:val="00684B4D"/>
    <w:rsid w:val="00684F40"/>
    <w:rsid w:val="006855E3"/>
    <w:rsid w:val="00685710"/>
    <w:rsid w:val="006859EB"/>
    <w:rsid w:val="006868B6"/>
    <w:rsid w:val="00686AE8"/>
    <w:rsid w:val="00687A14"/>
    <w:rsid w:val="00687A1A"/>
    <w:rsid w:val="00687D44"/>
    <w:rsid w:val="00687F99"/>
    <w:rsid w:val="0069031E"/>
    <w:rsid w:val="00690D8A"/>
    <w:rsid w:val="00691223"/>
    <w:rsid w:val="00691D6F"/>
    <w:rsid w:val="006920AA"/>
    <w:rsid w:val="006928AC"/>
    <w:rsid w:val="0069292D"/>
    <w:rsid w:val="00692A92"/>
    <w:rsid w:val="00692FA5"/>
    <w:rsid w:val="0069357D"/>
    <w:rsid w:val="006935AD"/>
    <w:rsid w:val="00693DD4"/>
    <w:rsid w:val="0069444E"/>
    <w:rsid w:val="00694BC5"/>
    <w:rsid w:val="00694C78"/>
    <w:rsid w:val="00694D41"/>
    <w:rsid w:val="006964A3"/>
    <w:rsid w:val="006972FF"/>
    <w:rsid w:val="006A0636"/>
    <w:rsid w:val="006A072C"/>
    <w:rsid w:val="006A1AE3"/>
    <w:rsid w:val="006A4F5C"/>
    <w:rsid w:val="006A59E8"/>
    <w:rsid w:val="006A5A0B"/>
    <w:rsid w:val="006A5DC5"/>
    <w:rsid w:val="006A6EBB"/>
    <w:rsid w:val="006A7A39"/>
    <w:rsid w:val="006A7E0C"/>
    <w:rsid w:val="006B1A24"/>
    <w:rsid w:val="006B1E9D"/>
    <w:rsid w:val="006B2C1C"/>
    <w:rsid w:val="006B3290"/>
    <w:rsid w:val="006B3C01"/>
    <w:rsid w:val="006B3D47"/>
    <w:rsid w:val="006B41B0"/>
    <w:rsid w:val="006B46AF"/>
    <w:rsid w:val="006B52BF"/>
    <w:rsid w:val="006B52DD"/>
    <w:rsid w:val="006B54AF"/>
    <w:rsid w:val="006B66DB"/>
    <w:rsid w:val="006B6E8D"/>
    <w:rsid w:val="006C0187"/>
    <w:rsid w:val="006C036A"/>
    <w:rsid w:val="006C0736"/>
    <w:rsid w:val="006C190C"/>
    <w:rsid w:val="006C1A5F"/>
    <w:rsid w:val="006C1AE3"/>
    <w:rsid w:val="006C1B89"/>
    <w:rsid w:val="006C1E6F"/>
    <w:rsid w:val="006C20E7"/>
    <w:rsid w:val="006C321F"/>
    <w:rsid w:val="006C40D0"/>
    <w:rsid w:val="006C5CC0"/>
    <w:rsid w:val="006C6C4E"/>
    <w:rsid w:val="006C7224"/>
    <w:rsid w:val="006C74B0"/>
    <w:rsid w:val="006C7543"/>
    <w:rsid w:val="006C798F"/>
    <w:rsid w:val="006D0615"/>
    <w:rsid w:val="006D0A69"/>
    <w:rsid w:val="006D1337"/>
    <w:rsid w:val="006D167D"/>
    <w:rsid w:val="006D18EB"/>
    <w:rsid w:val="006D1991"/>
    <w:rsid w:val="006D1D19"/>
    <w:rsid w:val="006D231B"/>
    <w:rsid w:val="006D336A"/>
    <w:rsid w:val="006D3D72"/>
    <w:rsid w:val="006D4AC8"/>
    <w:rsid w:val="006D5455"/>
    <w:rsid w:val="006D5676"/>
    <w:rsid w:val="006D667E"/>
    <w:rsid w:val="006D6A57"/>
    <w:rsid w:val="006D7173"/>
    <w:rsid w:val="006D738E"/>
    <w:rsid w:val="006E0456"/>
    <w:rsid w:val="006E0E5E"/>
    <w:rsid w:val="006E10C5"/>
    <w:rsid w:val="006E155C"/>
    <w:rsid w:val="006E1CD0"/>
    <w:rsid w:val="006E23EC"/>
    <w:rsid w:val="006E28D3"/>
    <w:rsid w:val="006E4D77"/>
    <w:rsid w:val="006E4F51"/>
    <w:rsid w:val="006E5C42"/>
    <w:rsid w:val="006E66F5"/>
    <w:rsid w:val="006E6DA8"/>
    <w:rsid w:val="006F01CB"/>
    <w:rsid w:val="006F01FD"/>
    <w:rsid w:val="006F06A2"/>
    <w:rsid w:val="006F0734"/>
    <w:rsid w:val="006F2351"/>
    <w:rsid w:val="006F2556"/>
    <w:rsid w:val="006F2E55"/>
    <w:rsid w:val="006F3004"/>
    <w:rsid w:val="006F3970"/>
    <w:rsid w:val="006F3A54"/>
    <w:rsid w:val="006F3A74"/>
    <w:rsid w:val="006F4607"/>
    <w:rsid w:val="006F51CB"/>
    <w:rsid w:val="006F542F"/>
    <w:rsid w:val="006F6640"/>
    <w:rsid w:val="006F68BC"/>
    <w:rsid w:val="006F773F"/>
    <w:rsid w:val="006F7B57"/>
    <w:rsid w:val="007008F6"/>
    <w:rsid w:val="0070143D"/>
    <w:rsid w:val="0070176D"/>
    <w:rsid w:val="0070183B"/>
    <w:rsid w:val="00702172"/>
    <w:rsid w:val="0070248B"/>
    <w:rsid w:val="00702614"/>
    <w:rsid w:val="0070277B"/>
    <w:rsid w:val="007027E5"/>
    <w:rsid w:val="00702A2A"/>
    <w:rsid w:val="00702B3E"/>
    <w:rsid w:val="00703418"/>
    <w:rsid w:val="00703E49"/>
    <w:rsid w:val="00704693"/>
    <w:rsid w:val="00707A74"/>
    <w:rsid w:val="007120C9"/>
    <w:rsid w:val="0071265E"/>
    <w:rsid w:val="007128C9"/>
    <w:rsid w:val="00713561"/>
    <w:rsid w:val="00713EC0"/>
    <w:rsid w:val="0071430C"/>
    <w:rsid w:val="00714449"/>
    <w:rsid w:val="00715D49"/>
    <w:rsid w:val="00716191"/>
    <w:rsid w:val="00716470"/>
    <w:rsid w:val="0071736E"/>
    <w:rsid w:val="00717B29"/>
    <w:rsid w:val="00717FF3"/>
    <w:rsid w:val="007207DD"/>
    <w:rsid w:val="00721F2C"/>
    <w:rsid w:val="00722682"/>
    <w:rsid w:val="00722B85"/>
    <w:rsid w:val="00722BC8"/>
    <w:rsid w:val="00723B2E"/>
    <w:rsid w:val="0072456B"/>
    <w:rsid w:val="00724A94"/>
    <w:rsid w:val="00727122"/>
    <w:rsid w:val="00730A92"/>
    <w:rsid w:val="007310D9"/>
    <w:rsid w:val="0073241B"/>
    <w:rsid w:val="00732673"/>
    <w:rsid w:val="00733343"/>
    <w:rsid w:val="00733CB6"/>
    <w:rsid w:val="007341D4"/>
    <w:rsid w:val="00735028"/>
    <w:rsid w:val="007353F4"/>
    <w:rsid w:val="0073582D"/>
    <w:rsid w:val="0074046B"/>
    <w:rsid w:val="007404A8"/>
    <w:rsid w:val="00740D99"/>
    <w:rsid w:val="0074192D"/>
    <w:rsid w:val="00741C37"/>
    <w:rsid w:val="00742158"/>
    <w:rsid w:val="007443B4"/>
    <w:rsid w:val="0074492F"/>
    <w:rsid w:val="00744D0A"/>
    <w:rsid w:val="00744E35"/>
    <w:rsid w:val="007451B1"/>
    <w:rsid w:val="007451C2"/>
    <w:rsid w:val="00745685"/>
    <w:rsid w:val="00745B40"/>
    <w:rsid w:val="00746196"/>
    <w:rsid w:val="0074688D"/>
    <w:rsid w:val="00746C13"/>
    <w:rsid w:val="00746DDD"/>
    <w:rsid w:val="00747122"/>
    <w:rsid w:val="00750105"/>
    <w:rsid w:val="0075297E"/>
    <w:rsid w:val="00752B2E"/>
    <w:rsid w:val="00752BFF"/>
    <w:rsid w:val="00752E12"/>
    <w:rsid w:val="00753059"/>
    <w:rsid w:val="007530A9"/>
    <w:rsid w:val="00753517"/>
    <w:rsid w:val="00753E09"/>
    <w:rsid w:val="00753FE6"/>
    <w:rsid w:val="007547D9"/>
    <w:rsid w:val="00754B37"/>
    <w:rsid w:val="00754FD0"/>
    <w:rsid w:val="007553B4"/>
    <w:rsid w:val="007560D2"/>
    <w:rsid w:val="0075672D"/>
    <w:rsid w:val="00757F99"/>
    <w:rsid w:val="007601B6"/>
    <w:rsid w:val="00760497"/>
    <w:rsid w:val="00760E56"/>
    <w:rsid w:val="00761A0E"/>
    <w:rsid w:val="0076224C"/>
    <w:rsid w:val="00762950"/>
    <w:rsid w:val="00762C9E"/>
    <w:rsid w:val="007632D3"/>
    <w:rsid w:val="0076402B"/>
    <w:rsid w:val="00764511"/>
    <w:rsid w:val="00764899"/>
    <w:rsid w:val="00764DC7"/>
    <w:rsid w:val="00765426"/>
    <w:rsid w:val="00765EF1"/>
    <w:rsid w:val="00765F75"/>
    <w:rsid w:val="007663D3"/>
    <w:rsid w:val="007674BE"/>
    <w:rsid w:val="00767B79"/>
    <w:rsid w:val="007700FE"/>
    <w:rsid w:val="007718C5"/>
    <w:rsid w:val="00771CEE"/>
    <w:rsid w:val="00772134"/>
    <w:rsid w:val="00772497"/>
    <w:rsid w:val="0077349E"/>
    <w:rsid w:val="00773704"/>
    <w:rsid w:val="007749F5"/>
    <w:rsid w:val="00774DC1"/>
    <w:rsid w:val="00774FF8"/>
    <w:rsid w:val="0077641A"/>
    <w:rsid w:val="007769B6"/>
    <w:rsid w:val="00776A1E"/>
    <w:rsid w:val="00777998"/>
    <w:rsid w:val="00777AE3"/>
    <w:rsid w:val="00780239"/>
    <w:rsid w:val="00781488"/>
    <w:rsid w:val="00781D61"/>
    <w:rsid w:val="00781E85"/>
    <w:rsid w:val="00783051"/>
    <w:rsid w:val="007835FA"/>
    <w:rsid w:val="00783979"/>
    <w:rsid w:val="00783B97"/>
    <w:rsid w:val="00783BA6"/>
    <w:rsid w:val="00783D1A"/>
    <w:rsid w:val="0078405C"/>
    <w:rsid w:val="00784366"/>
    <w:rsid w:val="0078436B"/>
    <w:rsid w:val="007849AF"/>
    <w:rsid w:val="007851EC"/>
    <w:rsid w:val="00785DAC"/>
    <w:rsid w:val="0078605E"/>
    <w:rsid w:val="00786070"/>
    <w:rsid w:val="007865D0"/>
    <w:rsid w:val="007868C0"/>
    <w:rsid w:val="007900ED"/>
    <w:rsid w:val="00790B05"/>
    <w:rsid w:val="007911C4"/>
    <w:rsid w:val="00791F23"/>
    <w:rsid w:val="0079310D"/>
    <w:rsid w:val="00793410"/>
    <w:rsid w:val="007935FB"/>
    <w:rsid w:val="00793AC0"/>
    <w:rsid w:val="00793C4A"/>
    <w:rsid w:val="00795CC4"/>
    <w:rsid w:val="00795FA8"/>
    <w:rsid w:val="0079637E"/>
    <w:rsid w:val="0079730C"/>
    <w:rsid w:val="00797833"/>
    <w:rsid w:val="00797D66"/>
    <w:rsid w:val="007A081E"/>
    <w:rsid w:val="007A1A5F"/>
    <w:rsid w:val="007A274B"/>
    <w:rsid w:val="007A3E99"/>
    <w:rsid w:val="007A51B3"/>
    <w:rsid w:val="007A52C5"/>
    <w:rsid w:val="007A582D"/>
    <w:rsid w:val="007A6106"/>
    <w:rsid w:val="007A652F"/>
    <w:rsid w:val="007A66B0"/>
    <w:rsid w:val="007A752C"/>
    <w:rsid w:val="007A7999"/>
    <w:rsid w:val="007A7C5A"/>
    <w:rsid w:val="007B00FD"/>
    <w:rsid w:val="007B0499"/>
    <w:rsid w:val="007B0E85"/>
    <w:rsid w:val="007B1CDD"/>
    <w:rsid w:val="007B1CE6"/>
    <w:rsid w:val="007B2BCF"/>
    <w:rsid w:val="007B3477"/>
    <w:rsid w:val="007B34E8"/>
    <w:rsid w:val="007B3823"/>
    <w:rsid w:val="007B408D"/>
    <w:rsid w:val="007B47C3"/>
    <w:rsid w:val="007B481E"/>
    <w:rsid w:val="007B582F"/>
    <w:rsid w:val="007B5A7C"/>
    <w:rsid w:val="007B6EB3"/>
    <w:rsid w:val="007B7021"/>
    <w:rsid w:val="007B7648"/>
    <w:rsid w:val="007B7A03"/>
    <w:rsid w:val="007B7CE3"/>
    <w:rsid w:val="007C025C"/>
    <w:rsid w:val="007C044B"/>
    <w:rsid w:val="007C05E4"/>
    <w:rsid w:val="007C089B"/>
    <w:rsid w:val="007C0CD2"/>
    <w:rsid w:val="007C1260"/>
    <w:rsid w:val="007C14DC"/>
    <w:rsid w:val="007C19A0"/>
    <w:rsid w:val="007C2613"/>
    <w:rsid w:val="007C3483"/>
    <w:rsid w:val="007C353A"/>
    <w:rsid w:val="007C36DB"/>
    <w:rsid w:val="007C387C"/>
    <w:rsid w:val="007C462A"/>
    <w:rsid w:val="007C4BA4"/>
    <w:rsid w:val="007C55EC"/>
    <w:rsid w:val="007C61C8"/>
    <w:rsid w:val="007C63D9"/>
    <w:rsid w:val="007C6735"/>
    <w:rsid w:val="007C6C32"/>
    <w:rsid w:val="007C6EFF"/>
    <w:rsid w:val="007C739A"/>
    <w:rsid w:val="007D00F7"/>
    <w:rsid w:val="007D043F"/>
    <w:rsid w:val="007D0BAE"/>
    <w:rsid w:val="007D0E89"/>
    <w:rsid w:val="007D14BB"/>
    <w:rsid w:val="007D1685"/>
    <w:rsid w:val="007D1DF8"/>
    <w:rsid w:val="007D20EE"/>
    <w:rsid w:val="007D2D72"/>
    <w:rsid w:val="007D3301"/>
    <w:rsid w:val="007D65B2"/>
    <w:rsid w:val="007D7259"/>
    <w:rsid w:val="007D7995"/>
    <w:rsid w:val="007D7E63"/>
    <w:rsid w:val="007E091D"/>
    <w:rsid w:val="007E0BAB"/>
    <w:rsid w:val="007E0D6F"/>
    <w:rsid w:val="007E2543"/>
    <w:rsid w:val="007E2DDB"/>
    <w:rsid w:val="007E3FFC"/>
    <w:rsid w:val="007E4BDF"/>
    <w:rsid w:val="007E4D9B"/>
    <w:rsid w:val="007E51E3"/>
    <w:rsid w:val="007E52C5"/>
    <w:rsid w:val="007E5340"/>
    <w:rsid w:val="007E7A8D"/>
    <w:rsid w:val="007F0857"/>
    <w:rsid w:val="007F0BF6"/>
    <w:rsid w:val="007F1131"/>
    <w:rsid w:val="007F12F8"/>
    <w:rsid w:val="007F1BD1"/>
    <w:rsid w:val="007F1C76"/>
    <w:rsid w:val="007F2436"/>
    <w:rsid w:val="007F26A6"/>
    <w:rsid w:val="007F5EB8"/>
    <w:rsid w:val="007F70D9"/>
    <w:rsid w:val="007F74D2"/>
    <w:rsid w:val="007F76CA"/>
    <w:rsid w:val="007F7E6C"/>
    <w:rsid w:val="008005B8"/>
    <w:rsid w:val="008005D4"/>
    <w:rsid w:val="008027CD"/>
    <w:rsid w:val="00802F1C"/>
    <w:rsid w:val="00803455"/>
    <w:rsid w:val="00803508"/>
    <w:rsid w:val="0080353F"/>
    <w:rsid w:val="00803763"/>
    <w:rsid w:val="0080390A"/>
    <w:rsid w:val="008048FD"/>
    <w:rsid w:val="00804F5E"/>
    <w:rsid w:val="008054C9"/>
    <w:rsid w:val="008055DE"/>
    <w:rsid w:val="00806CBA"/>
    <w:rsid w:val="008075F8"/>
    <w:rsid w:val="0080774C"/>
    <w:rsid w:val="00807C68"/>
    <w:rsid w:val="00810D01"/>
    <w:rsid w:val="008114CA"/>
    <w:rsid w:val="008115EF"/>
    <w:rsid w:val="008118FF"/>
    <w:rsid w:val="00811C57"/>
    <w:rsid w:val="008125D0"/>
    <w:rsid w:val="00812868"/>
    <w:rsid w:val="00814BC6"/>
    <w:rsid w:val="00814EA8"/>
    <w:rsid w:val="008151C8"/>
    <w:rsid w:val="008156A3"/>
    <w:rsid w:val="00815C3F"/>
    <w:rsid w:val="008167EF"/>
    <w:rsid w:val="008171B6"/>
    <w:rsid w:val="0082121F"/>
    <w:rsid w:val="0082148A"/>
    <w:rsid w:val="00821CE5"/>
    <w:rsid w:val="008223F0"/>
    <w:rsid w:val="00822CFC"/>
    <w:rsid w:val="0082375A"/>
    <w:rsid w:val="00823ABA"/>
    <w:rsid w:val="0082424D"/>
    <w:rsid w:val="00824DA4"/>
    <w:rsid w:val="00825A9C"/>
    <w:rsid w:val="008262A8"/>
    <w:rsid w:val="00826C7B"/>
    <w:rsid w:val="008279D1"/>
    <w:rsid w:val="00827AFF"/>
    <w:rsid w:val="0083005C"/>
    <w:rsid w:val="00830531"/>
    <w:rsid w:val="008314C7"/>
    <w:rsid w:val="00831882"/>
    <w:rsid w:val="00833C5F"/>
    <w:rsid w:val="008344C5"/>
    <w:rsid w:val="00834C98"/>
    <w:rsid w:val="00834E8F"/>
    <w:rsid w:val="008350D4"/>
    <w:rsid w:val="00835A0C"/>
    <w:rsid w:val="0083615E"/>
    <w:rsid w:val="00836365"/>
    <w:rsid w:val="00836C2A"/>
    <w:rsid w:val="00837339"/>
    <w:rsid w:val="00837871"/>
    <w:rsid w:val="00840F15"/>
    <w:rsid w:val="00842F0D"/>
    <w:rsid w:val="0084389A"/>
    <w:rsid w:val="00843A5B"/>
    <w:rsid w:val="00843F95"/>
    <w:rsid w:val="00844A11"/>
    <w:rsid w:val="008456BA"/>
    <w:rsid w:val="00846E09"/>
    <w:rsid w:val="00846E29"/>
    <w:rsid w:val="008471F0"/>
    <w:rsid w:val="00847F55"/>
    <w:rsid w:val="008503FE"/>
    <w:rsid w:val="008506E4"/>
    <w:rsid w:val="0085074B"/>
    <w:rsid w:val="008509B0"/>
    <w:rsid w:val="00850AB9"/>
    <w:rsid w:val="00850C37"/>
    <w:rsid w:val="00851379"/>
    <w:rsid w:val="00851535"/>
    <w:rsid w:val="00851CC4"/>
    <w:rsid w:val="00851D0B"/>
    <w:rsid w:val="00852743"/>
    <w:rsid w:val="008529E6"/>
    <w:rsid w:val="00852A87"/>
    <w:rsid w:val="00853105"/>
    <w:rsid w:val="00856697"/>
    <w:rsid w:val="008568E9"/>
    <w:rsid w:val="00857562"/>
    <w:rsid w:val="008578D7"/>
    <w:rsid w:val="0086003B"/>
    <w:rsid w:val="00860142"/>
    <w:rsid w:val="00860454"/>
    <w:rsid w:val="008606A1"/>
    <w:rsid w:val="00861375"/>
    <w:rsid w:val="0086174F"/>
    <w:rsid w:val="00863704"/>
    <w:rsid w:val="00863894"/>
    <w:rsid w:val="00863CFC"/>
    <w:rsid w:val="00863EBD"/>
    <w:rsid w:val="00864E4E"/>
    <w:rsid w:val="00864FDD"/>
    <w:rsid w:val="00865526"/>
    <w:rsid w:val="00865927"/>
    <w:rsid w:val="00866CD5"/>
    <w:rsid w:val="00866D6C"/>
    <w:rsid w:val="00867FC8"/>
    <w:rsid w:val="00870F6F"/>
    <w:rsid w:val="008712ED"/>
    <w:rsid w:val="008716CE"/>
    <w:rsid w:val="008720D4"/>
    <w:rsid w:val="0087287C"/>
    <w:rsid w:val="00873617"/>
    <w:rsid w:val="00873938"/>
    <w:rsid w:val="00873A89"/>
    <w:rsid w:val="008740C8"/>
    <w:rsid w:val="0087442F"/>
    <w:rsid w:val="00874A86"/>
    <w:rsid w:val="008755C9"/>
    <w:rsid w:val="00875AA5"/>
    <w:rsid w:val="00875E85"/>
    <w:rsid w:val="008768A8"/>
    <w:rsid w:val="008769F1"/>
    <w:rsid w:val="00876D17"/>
    <w:rsid w:val="00876D69"/>
    <w:rsid w:val="00877512"/>
    <w:rsid w:val="00877BE0"/>
    <w:rsid w:val="00880515"/>
    <w:rsid w:val="00881633"/>
    <w:rsid w:val="00881BFA"/>
    <w:rsid w:val="008826B0"/>
    <w:rsid w:val="0088304A"/>
    <w:rsid w:val="00883CAD"/>
    <w:rsid w:val="00884440"/>
    <w:rsid w:val="008848B9"/>
    <w:rsid w:val="00884A55"/>
    <w:rsid w:val="00884EE3"/>
    <w:rsid w:val="00886966"/>
    <w:rsid w:val="008869B7"/>
    <w:rsid w:val="00887239"/>
    <w:rsid w:val="00887D66"/>
    <w:rsid w:val="00887F93"/>
    <w:rsid w:val="00890379"/>
    <w:rsid w:val="00891363"/>
    <w:rsid w:val="00892CDD"/>
    <w:rsid w:val="008934BB"/>
    <w:rsid w:val="00895091"/>
    <w:rsid w:val="0089571F"/>
    <w:rsid w:val="008957A4"/>
    <w:rsid w:val="00895B0E"/>
    <w:rsid w:val="0089771D"/>
    <w:rsid w:val="00897895"/>
    <w:rsid w:val="0089796E"/>
    <w:rsid w:val="008A0467"/>
    <w:rsid w:val="008A122B"/>
    <w:rsid w:val="008A1282"/>
    <w:rsid w:val="008A2053"/>
    <w:rsid w:val="008A259C"/>
    <w:rsid w:val="008A2733"/>
    <w:rsid w:val="008A2B57"/>
    <w:rsid w:val="008A2BA5"/>
    <w:rsid w:val="008A3DB4"/>
    <w:rsid w:val="008A432F"/>
    <w:rsid w:val="008A45F1"/>
    <w:rsid w:val="008A4C7F"/>
    <w:rsid w:val="008A5263"/>
    <w:rsid w:val="008A5A13"/>
    <w:rsid w:val="008A5EDF"/>
    <w:rsid w:val="008A66BC"/>
    <w:rsid w:val="008A7002"/>
    <w:rsid w:val="008A7ED3"/>
    <w:rsid w:val="008B0E74"/>
    <w:rsid w:val="008B1278"/>
    <w:rsid w:val="008B1EDC"/>
    <w:rsid w:val="008B20FA"/>
    <w:rsid w:val="008B2674"/>
    <w:rsid w:val="008B3240"/>
    <w:rsid w:val="008B427A"/>
    <w:rsid w:val="008B65CA"/>
    <w:rsid w:val="008B6B4A"/>
    <w:rsid w:val="008B6FC8"/>
    <w:rsid w:val="008B714A"/>
    <w:rsid w:val="008B7781"/>
    <w:rsid w:val="008C01CF"/>
    <w:rsid w:val="008C1EDA"/>
    <w:rsid w:val="008C2123"/>
    <w:rsid w:val="008C2194"/>
    <w:rsid w:val="008C2C1A"/>
    <w:rsid w:val="008C2F39"/>
    <w:rsid w:val="008C377C"/>
    <w:rsid w:val="008C3EE5"/>
    <w:rsid w:val="008C3F15"/>
    <w:rsid w:val="008C4145"/>
    <w:rsid w:val="008C436E"/>
    <w:rsid w:val="008C4848"/>
    <w:rsid w:val="008C5293"/>
    <w:rsid w:val="008C5439"/>
    <w:rsid w:val="008C6EF8"/>
    <w:rsid w:val="008C7389"/>
    <w:rsid w:val="008D049C"/>
    <w:rsid w:val="008D268A"/>
    <w:rsid w:val="008D2A1C"/>
    <w:rsid w:val="008D2D51"/>
    <w:rsid w:val="008D3B61"/>
    <w:rsid w:val="008D3D3E"/>
    <w:rsid w:val="008D3F56"/>
    <w:rsid w:val="008D4931"/>
    <w:rsid w:val="008D56CB"/>
    <w:rsid w:val="008D5A88"/>
    <w:rsid w:val="008D5AF4"/>
    <w:rsid w:val="008D5DB7"/>
    <w:rsid w:val="008D6732"/>
    <w:rsid w:val="008D6F17"/>
    <w:rsid w:val="008E201E"/>
    <w:rsid w:val="008E2515"/>
    <w:rsid w:val="008E2694"/>
    <w:rsid w:val="008E27A4"/>
    <w:rsid w:val="008E2A7B"/>
    <w:rsid w:val="008E3221"/>
    <w:rsid w:val="008E385B"/>
    <w:rsid w:val="008E42CD"/>
    <w:rsid w:val="008E4342"/>
    <w:rsid w:val="008E469C"/>
    <w:rsid w:val="008E5231"/>
    <w:rsid w:val="008E5F9A"/>
    <w:rsid w:val="008E6ED9"/>
    <w:rsid w:val="008E70AD"/>
    <w:rsid w:val="008E727B"/>
    <w:rsid w:val="008E79ED"/>
    <w:rsid w:val="008F074C"/>
    <w:rsid w:val="008F094E"/>
    <w:rsid w:val="008F0CF8"/>
    <w:rsid w:val="008F16CC"/>
    <w:rsid w:val="008F284B"/>
    <w:rsid w:val="008F2F2A"/>
    <w:rsid w:val="008F34D7"/>
    <w:rsid w:val="008F3C9D"/>
    <w:rsid w:val="008F42E5"/>
    <w:rsid w:val="008F434A"/>
    <w:rsid w:val="008F627A"/>
    <w:rsid w:val="008F689A"/>
    <w:rsid w:val="008F6B6E"/>
    <w:rsid w:val="008F73EA"/>
    <w:rsid w:val="009002EF"/>
    <w:rsid w:val="009004C0"/>
    <w:rsid w:val="00900ABE"/>
    <w:rsid w:val="009013F1"/>
    <w:rsid w:val="00901697"/>
    <w:rsid w:val="00901758"/>
    <w:rsid w:val="009017B1"/>
    <w:rsid w:val="00901A67"/>
    <w:rsid w:val="00901FE1"/>
    <w:rsid w:val="0090354E"/>
    <w:rsid w:val="009038CC"/>
    <w:rsid w:val="00904CC7"/>
    <w:rsid w:val="00904D29"/>
    <w:rsid w:val="00904D6C"/>
    <w:rsid w:val="009057E5"/>
    <w:rsid w:val="00905B9E"/>
    <w:rsid w:val="0090607D"/>
    <w:rsid w:val="00907176"/>
    <w:rsid w:val="009073D2"/>
    <w:rsid w:val="00907BE7"/>
    <w:rsid w:val="0091007D"/>
    <w:rsid w:val="00910ED3"/>
    <w:rsid w:val="00911B59"/>
    <w:rsid w:val="00911C9F"/>
    <w:rsid w:val="00912355"/>
    <w:rsid w:val="00912846"/>
    <w:rsid w:val="00912BF0"/>
    <w:rsid w:val="00913FC7"/>
    <w:rsid w:val="0091402F"/>
    <w:rsid w:val="0091482A"/>
    <w:rsid w:val="00915257"/>
    <w:rsid w:val="00915964"/>
    <w:rsid w:val="00915C65"/>
    <w:rsid w:val="00916309"/>
    <w:rsid w:val="00916CED"/>
    <w:rsid w:val="00916F37"/>
    <w:rsid w:val="00917ADF"/>
    <w:rsid w:val="00917C36"/>
    <w:rsid w:val="0092016F"/>
    <w:rsid w:val="00920307"/>
    <w:rsid w:val="00920A92"/>
    <w:rsid w:val="0092130E"/>
    <w:rsid w:val="0092183B"/>
    <w:rsid w:val="00921D04"/>
    <w:rsid w:val="00921EE6"/>
    <w:rsid w:val="00922736"/>
    <w:rsid w:val="00923624"/>
    <w:rsid w:val="00924409"/>
    <w:rsid w:val="00925743"/>
    <w:rsid w:val="00926F73"/>
    <w:rsid w:val="00927CAF"/>
    <w:rsid w:val="00927ED7"/>
    <w:rsid w:val="00927EF4"/>
    <w:rsid w:val="0093049A"/>
    <w:rsid w:val="00931DFE"/>
    <w:rsid w:val="009322B8"/>
    <w:rsid w:val="00933552"/>
    <w:rsid w:val="009337B7"/>
    <w:rsid w:val="009337CA"/>
    <w:rsid w:val="0093417C"/>
    <w:rsid w:val="0093493B"/>
    <w:rsid w:val="0093543C"/>
    <w:rsid w:val="00935C0B"/>
    <w:rsid w:val="00935E42"/>
    <w:rsid w:val="0093671B"/>
    <w:rsid w:val="009369D9"/>
    <w:rsid w:val="009404BB"/>
    <w:rsid w:val="00940A0C"/>
    <w:rsid w:val="00940B58"/>
    <w:rsid w:val="00940E6D"/>
    <w:rsid w:val="00941285"/>
    <w:rsid w:val="0094155B"/>
    <w:rsid w:val="009419A5"/>
    <w:rsid w:val="00942A00"/>
    <w:rsid w:val="00942B07"/>
    <w:rsid w:val="00942F0C"/>
    <w:rsid w:val="009438BB"/>
    <w:rsid w:val="0094410C"/>
    <w:rsid w:val="00944C47"/>
    <w:rsid w:val="00944E5B"/>
    <w:rsid w:val="00945231"/>
    <w:rsid w:val="00945322"/>
    <w:rsid w:val="00946911"/>
    <w:rsid w:val="00946B65"/>
    <w:rsid w:val="00950937"/>
    <w:rsid w:val="00950BC4"/>
    <w:rsid w:val="00951582"/>
    <w:rsid w:val="00951EC9"/>
    <w:rsid w:val="00951EF1"/>
    <w:rsid w:val="0095206E"/>
    <w:rsid w:val="00952BE0"/>
    <w:rsid w:val="00952F61"/>
    <w:rsid w:val="00953538"/>
    <w:rsid w:val="00953FB7"/>
    <w:rsid w:val="009540D9"/>
    <w:rsid w:val="00954223"/>
    <w:rsid w:val="009547B4"/>
    <w:rsid w:val="00955614"/>
    <w:rsid w:val="00955D01"/>
    <w:rsid w:val="00955DA1"/>
    <w:rsid w:val="00955FE5"/>
    <w:rsid w:val="00956364"/>
    <w:rsid w:val="00956D66"/>
    <w:rsid w:val="00957B36"/>
    <w:rsid w:val="00957F44"/>
    <w:rsid w:val="0096052B"/>
    <w:rsid w:val="0096088B"/>
    <w:rsid w:val="009610F5"/>
    <w:rsid w:val="00961389"/>
    <w:rsid w:val="0096192F"/>
    <w:rsid w:val="009619DF"/>
    <w:rsid w:val="00961B0A"/>
    <w:rsid w:val="00961DFA"/>
    <w:rsid w:val="009620D5"/>
    <w:rsid w:val="00962436"/>
    <w:rsid w:val="0096244C"/>
    <w:rsid w:val="00964150"/>
    <w:rsid w:val="009645BA"/>
    <w:rsid w:val="009647ED"/>
    <w:rsid w:val="00964B11"/>
    <w:rsid w:val="009655D1"/>
    <w:rsid w:val="00966776"/>
    <w:rsid w:val="00966C2D"/>
    <w:rsid w:val="0096748A"/>
    <w:rsid w:val="00967B40"/>
    <w:rsid w:val="00967EB8"/>
    <w:rsid w:val="009703FF"/>
    <w:rsid w:val="00970DE6"/>
    <w:rsid w:val="009713D8"/>
    <w:rsid w:val="00971AC3"/>
    <w:rsid w:val="0097267A"/>
    <w:rsid w:val="00972A67"/>
    <w:rsid w:val="009730D1"/>
    <w:rsid w:val="00973778"/>
    <w:rsid w:val="00973EC8"/>
    <w:rsid w:val="00974017"/>
    <w:rsid w:val="009756DE"/>
    <w:rsid w:val="00977921"/>
    <w:rsid w:val="00977C35"/>
    <w:rsid w:val="00980CCF"/>
    <w:rsid w:val="00980D0E"/>
    <w:rsid w:val="009810A8"/>
    <w:rsid w:val="0098222E"/>
    <w:rsid w:val="00983BBD"/>
    <w:rsid w:val="0098413E"/>
    <w:rsid w:val="00984601"/>
    <w:rsid w:val="00984662"/>
    <w:rsid w:val="00984CAE"/>
    <w:rsid w:val="00984CB0"/>
    <w:rsid w:val="00984EC1"/>
    <w:rsid w:val="009851E6"/>
    <w:rsid w:val="0098549C"/>
    <w:rsid w:val="00985EF9"/>
    <w:rsid w:val="009860A6"/>
    <w:rsid w:val="00986948"/>
    <w:rsid w:val="00987666"/>
    <w:rsid w:val="0099097B"/>
    <w:rsid w:val="00990C07"/>
    <w:rsid w:val="00991A53"/>
    <w:rsid w:val="00991F25"/>
    <w:rsid w:val="009920C0"/>
    <w:rsid w:val="009932BD"/>
    <w:rsid w:val="009937D1"/>
    <w:rsid w:val="00995642"/>
    <w:rsid w:val="0099564E"/>
    <w:rsid w:val="0099599F"/>
    <w:rsid w:val="00995F7F"/>
    <w:rsid w:val="00996EC9"/>
    <w:rsid w:val="0099737A"/>
    <w:rsid w:val="0099766E"/>
    <w:rsid w:val="00997865"/>
    <w:rsid w:val="009A0E29"/>
    <w:rsid w:val="009A0F6C"/>
    <w:rsid w:val="009A123C"/>
    <w:rsid w:val="009A170E"/>
    <w:rsid w:val="009A19D1"/>
    <w:rsid w:val="009A1CD2"/>
    <w:rsid w:val="009A2225"/>
    <w:rsid w:val="009A24FF"/>
    <w:rsid w:val="009A283D"/>
    <w:rsid w:val="009A29CC"/>
    <w:rsid w:val="009A3797"/>
    <w:rsid w:val="009A3A40"/>
    <w:rsid w:val="009A4913"/>
    <w:rsid w:val="009A598C"/>
    <w:rsid w:val="009A604A"/>
    <w:rsid w:val="009A6CF5"/>
    <w:rsid w:val="009A6E7A"/>
    <w:rsid w:val="009A7079"/>
    <w:rsid w:val="009A7CEC"/>
    <w:rsid w:val="009A7F88"/>
    <w:rsid w:val="009B13B7"/>
    <w:rsid w:val="009B17CD"/>
    <w:rsid w:val="009B2B12"/>
    <w:rsid w:val="009B4478"/>
    <w:rsid w:val="009B461C"/>
    <w:rsid w:val="009B46EB"/>
    <w:rsid w:val="009B5616"/>
    <w:rsid w:val="009B6041"/>
    <w:rsid w:val="009B7905"/>
    <w:rsid w:val="009C0122"/>
    <w:rsid w:val="009C0D4F"/>
    <w:rsid w:val="009C1C03"/>
    <w:rsid w:val="009C306E"/>
    <w:rsid w:val="009C32BE"/>
    <w:rsid w:val="009C3EF0"/>
    <w:rsid w:val="009C4830"/>
    <w:rsid w:val="009C5489"/>
    <w:rsid w:val="009C5B53"/>
    <w:rsid w:val="009C5B70"/>
    <w:rsid w:val="009C5C67"/>
    <w:rsid w:val="009C5FDA"/>
    <w:rsid w:val="009C6319"/>
    <w:rsid w:val="009C693F"/>
    <w:rsid w:val="009C6C64"/>
    <w:rsid w:val="009C6C8F"/>
    <w:rsid w:val="009C7082"/>
    <w:rsid w:val="009C7449"/>
    <w:rsid w:val="009C7A2F"/>
    <w:rsid w:val="009D0089"/>
    <w:rsid w:val="009D0414"/>
    <w:rsid w:val="009D11CE"/>
    <w:rsid w:val="009D1EA7"/>
    <w:rsid w:val="009D26E9"/>
    <w:rsid w:val="009D2A68"/>
    <w:rsid w:val="009D398A"/>
    <w:rsid w:val="009D3BDB"/>
    <w:rsid w:val="009D3F1C"/>
    <w:rsid w:val="009D3F2A"/>
    <w:rsid w:val="009D41B0"/>
    <w:rsid w:val="009D544F"/>
    <w:rsid w:val="009D5773"/>
    <w:rsid w:val="009D58A5"/>
    <w:rsid w:val="009D5A15"/>
    <w:rsid w:val="009D6477"/>
    <w:rsid w:val="009D6A0B"/>
    <w:rsid w:val="009D7441"/>
    <w:rsid w:val="009D74DF"/>
    <w:rsid w:val="009D7CB9"/>
    <w:rsid w:val="009D7D14"/>
    <w:rsid w:val="009E00FC"/>
    <w:rsid w:val="009E06D3"/>
    <w:rsid w:val="009E09FA"/>
    <w:rsid w:val="009E1358"/>
    <w:rsid w:val="009E135C"/>
    <w:rsid w:val="009E24DD"/>
    <w:rsid w:val="009E291D"/>
    <w:rsid w:val="009E2C29"/>
    <w:rsid w:val="009E3322"/>
    <w:rsid w:val="009E358E"/>
    <w:rsid w:val="009E38BE"/>
    <w:rsid w:val="009E3FD4"/>
    <w:rsid w:val="009E43C9"/>
    <w:rsid w:val="009E4AAD"/>
    <w:rsid w:val="009E57EB"/>
    <w:rsid w:val="009E6700"/>
    <w:rsid w:val="009E6772"/>
    <w:rsid w:val="009F055F"/>
    <w:rsid w:val="009F117A"/>
    <w:rsid w:val="009F177C"/>
    <w:rsid w:val="009F1B12"/>
    <w:rsid w:val="009F3004"/>
    <w:rsid w:val="009F322E"/>
    <w:rsid w:val="009F392D"/>
    <w:rsid w:val="009F4742"/>
    <w:rsid w:val="009F4B30"/>
    <w:rsid w:val="009F4D8A"/>
    <w:rsid w:val="009F57F7"/>
    <w:rsid w:val="009F5E44"/>
    <w:rsid w:val="009F7508"/>
    <w:rsid w:val="00A00180"/>
    <w:rsid w:val="00A00594"/>
    <w:rsid w:val="00A0255D"/>
    <w:rsid w:val="00A02873"/>
    <w:rsid w:val="00A02B01"/>
    <w:rsid w:val="00A02C48"/>
    <w:rsid w:val="00A0407D"/>
    <w:rsid w:val="00A04347"/>
    <w:rsid w:val="00A050ED"/>
    <w:rsid w:val="00A0554E"/>
    <w:rsid w:val="00A05AFD"/>
    <w:rsid w:val="00A05F1E"/>
    <w:rsid w:val="00A07947"/>
    <w:rsid w:val="00A07A9B"/>
    <w:rsid w:val="00A0DB3A"/>
    <w:rsid w:val="00A10958"/>
    <w:rsid w:val="00A10DF8"/>
    <w:rsid w:val="00A1192C"/>
    <w:rsid w:val="00A1223D"/>
    <w:rsid w:val="00A12DF6"/>
    <w:rsid w:val="00A1305A"/>
    <w:rsid w:val="00A135F8"/>
    <w:rsid w:val="00A137E1"/>
    <w:rsid w:val="00A13FCA"/>
    <w:rsid w:val="00A144B0"/>
    <w:rsid w:val="00A1452A"/>
    <w:rsid w:val="00A147FA"/>
    <w:rsid w:val="00A15245"/>
    <w:rsid w:val="00A155FC"/>
    <w:rsid w:val="00A15B3A"/>
    <w:rsid w:val="00A15BDB"/>
    <w:rsid w:val="00A1602E"/>
    <w:rsid w:val="00A161A1"/>
    <w:rsid w:val="00A17316"/>
    <w:rsid w:val="00A21058"/>
    <w:rsid w:val="00A2133F"/>
    <w:rsid w:val="00A22F56"/>
    <w:rsid w:val="00A23191"/>
    <w:rsid w:val="00A2396E"/>
    <w:rsid w:val="00A23DF6"/>
    <w:rsid w:val="00A24191"/>
    <w:rsid w:val="00A2578F"/>
    <w:rsid w:val="00A25E08"/>
    <w:rsid w:val="00A26138"/>
    <w:rsid w:val="00A2680A"/>
    <w:rsid w:val="00A2683D"/>
    <w:rsid w:val="00A273CF"/>
    <w:rsid w:val="00A30B97"/>
    <w:rsid w:val="00A30CF4"/>
    <w:rsid w:val="00A338EA"/>
    <w:rsid w:val="00A33BEE"/>
    <w:rsid w:val="00A3402F"/>
    <w:rsid w:val="00A34E9A"/>
    <w:rsid w:val="00A355A7"/>
    <w:rsid w:val="00A359F0"/>
    <w:rsid w:val="00A35F41"/>
    <w:rsid w:val="00A36A48"/>
    <w:rsid w:val="00A36ECD"/>
    <w:rsid w:val="00A37058"/>
    <w:rsid w:val="00A41433"/>
    <w:rsid w:val="00A41573"/>
    <w:rsid w:val="00A41B63"/>
    <w:rsid w:val="00A42355"/>
    <w:rsid w:val="00A423F6"/>
    <w:rsid w:val="00A42598"/>
    <w:rsid w:val="00A42E98"/>
    <w:rsid w:val="00A430A3"/>
    <w:rsid w:val="00A43500"/>
    <w:rsid w:val="00A4388E"/>
    <w:rsid w:val="00A4427E"/>
    <w:rsid w:val="00A44919"/>
    <w:rsid w:val="00A456E8"/>
    <w:rsid w:val="00A4583A"/>
    <w:rsid w:val="00A471F2"/>
    <w:rsid w:val="00A477BE"/>
    <w:rsid w:val="00A5046F"/>
    <w:rsid w:val="00A51530"/>
    <w:rsid w:val="00A52732"/>
    <w:rsid w:val="00A52C29"/>
    <w:rsid w:val="00A540AB"/>
    <w:rsid w:val="00A54379"/>
    <w:rsid w:val="00A54542"/>
    <w:rsid w:val="00A54592"/>
    <w:rsid w:val="00A55659"/>
    <w:rsid w:val="00A56183"/>
    <w:rsid w:val="00A56E58"/>
    <w:rsid w:val="00A56E98"/>
    <w:rsid w:val="00A570D9"/>
    <w:rsid w:val="00A5779D"/>
    <w:rsid w:val="00A57B1C"/>
    <w:rsid w:val="00A60E4E"/>
    <w:rsid w:val="00A6102D"/>
    <w:rsid w:val="00A61278"/>
    <w:rsid w:val="00A61B1E"/>
    <w:rsid w:val="00A6205C"/>
    <w:rsid w:val="00A6231C"/>
    <w:rsid w:val="00A6296D"/>
    <w:rsid w:val="00A63495"/>
    <w:rsid w:val="00A6380A"/>
    <w:rsid w:val="00A642C3"/>
    <w:rsid w:val="00A64A3B"/>
    <w:rsid w:val="00A6531E"/>
    <w:rsid w:val="00A66186"/>
    <w:rsid w:val="00A66349"/>
    <w:rsid w:val="00A674BB"/>
    <w:rsid w:val="00A6759C"/>
    <w:rsid w:val="00A676CD"/>
    <w:rsid w:val="00A67C45"/>
    <w:rsid w:val="00A706A7"/>
    <w:rsid w:val="00A7101A"/>
    <w:rsid w:val="00A72315"/>
    <w:rsid w:val="00A72861"/>
    <w:rsid w:val="00A72CE8"/>
    <w:rsid w:val="00A72D86"/>
    <w:rsid w:val="00A73133"/>
    <w:rsid w:val="00A73983"/>
    <w:rsid w:val="00A73EBE"/>
    <w:rsid w:val="00A74466"/>
    <w:rsid w:val="00A7486A"/>
    <w:rsid w:val="00A751CF"/>
    <w:rsid w:val="00A753EC"/>
    <w:rsid w:val="00A75B02"/>
    <w:rsid w:val="00A764DD"/>
    <w:rsid w:val="00A76D33"/>
    <w:rsid w:val="00A77837"/>
    <w:rsid w:val="00A80848"/>
    <w:rsid w:val="00A80971"/>
    <w:rsid w:val="00A80F93"/>
    <w:rsid w:val="00A81498"/>
    <w:rsid w:val="00A81784"/>
    <w:rsid w:val="00A817F4"/>
    <w:rsid w:val="00A81C9D"/>
    <w:rsid w:val="00A82067"/>
    <w:rsid w:val="00A828C3"/>
    <w:rsid w:val="00A82D8E"/>
    <w:rsid w:val="00A82F45"/>
    <w:rsid w:val="00A8376A"/>
    <w:rsid w:val="00A83A5B"/>
    <w:rsid w:val="00A83A8C"/>
    <w:rsid w:val="00A83DFD"/>
    <w:rsid w:val="00A840BF"/>
    <w:rsid w:val="00A844B1"/>
    <w:rsid w:val="00A8454C"/>
    <w:rsid w:val="00A85BE7"/>
    <w:rsid w:val="00A85C9D"/>
    <w:rsid w:val="00A85E68"/>
    <w:rsid w:val="00A8662C"/>
    <w:rsid w:val="00A87AE8"/>
    <w:rsid w:val="00A90103"/>
    <w:rsid w:val="00A915E5"/>
    <w:rsid w:val="00A91B93"/>
    <w:rsid w:val="00A9200F"/>
    <w:rsid w:val="00A921B8"/>
    <w:rsid w:val="00A9322E"/>
    <w:rsid w:val="00A934F7"/>
    <w:rsid w:val="00A935EB"/>
    <w:rsid w:val="00A9402D"/>
    <w:rsid w:val="00A94F21"/>
    <w:rsid w:val="00A9513A"/>
    <w:rsid w:val="00A95159"/>
    <w:rsid w:val="00A953CC"/>
    <w:rsid w:val="00A9612F"/>
    <w:rsid w:val="00A967A1"/>
    <w:rsid w:val="00A96EF2"/>
    <w:rsid w:val="00A96F00"/>
    <w:rsid w:val="00A9708C"/>
    <w:rsid w:val="00A9771C"/>
    <w:rsid w:val="00AA02C7"/>
    <w:rsid w:val="00AA07D9"/>
    <w:rsid w:val="00AA0828"/>
    <w:rsid w:val="00AA0CDD"/>
    <w:rsid w:val="00AA0F3D"/>
    <w:rsid w:val="00AA1951"/>
    <w:rsid w:val="00AA2A63"/>
    <w:rsid w:val="00AA2EFA"/>
    <w:rsid w:val="00AA366E"/>
    <w:rsid w:val="00AA3A3E"/>
    <w:rsid w:val="00AA47D4"/>
    <w:rsid w:val="00AA4E5F"/>
    <w:rsid w:val="00AA56BC"/>
    <w:rsid w:val="00AA5828"/>
    <w:rsid w:val="00AA5AB1"/>
    <w:rsid w:val="00AA5AFC"/>
    <w:rsid w:val="00AA5D7E"/>
    <w:rsid w:val="00AA60AA"/>
    <w:rsid w:val="00AA716D"/>
    <w:rsid w:val="00AA720F"/>
    <w:rsid w:val="00AA7593"/>
    <w:rsid w:val="00AA7C74"/>
    <w:rsid w:val="00AA99F6"/>
    <w:rsid w:val="00AB05C5"/>
    <w:rsid w:val="00AB1F33"/>
    <w:rsid w:val="00AB305F"/>
    <w:rsid w:val="00AB3892"/>
    <w:rsid w:val="00AB40F3"/>
    <w:rsid w:val="00AB44D7"/>
    <w:rsid w:val="00AB47D4"/>
    <w:rsid w:val="00AB5587"/>
    <w:rsid w:val="00AB5BF0"/>
    <w:rsid w:val="00AB5D58"/>
    <w:rsid w:val="00AB73C7"/>
    <w:rsid w:val="00AB7499"/>
    <w:rsid w:val="00AC0BB9"/>
    <w:rsid w:val="00AC0CE3"/>
    <w:rsid w:val="00AC1124"/>
    <w:rsid w:val="00AC20C9"/>
    <w:rsid w:val="00AC27B9"/>
    <w:rsid w:val="00AC27DA"/>
    <w:rsid w:val="00AC2ADE"/>
    <w:rsid w:val="00AC32A5"/>
    <w:rsid w:val="00AC4062"/>
    <w:rsid w:val="00AC423A"/>
    <w:rsid w:val="00AC46D3"/>
    <w:rsid w:val="00AC516F"/>
    <w:rsid w:val="00AC5BD0"/>
    <w:rsid w:val="00AC7265"/>
    <w:rsid w:val="00AC767F"/>
    <w:rsid w:val="00ACFDC0"/>
    <w:rsid w:val="00AD0A22"/>
    <w:rsid w:val="00AD0A87"/>
    <w:rsid w:val="00AD0F23"/>
    <w:rsid w:val="00AD1086"/>
    <w:rsid w:val="00AD1253"/>
    <w:rsid w:val="00AD13B6"/>
    <w:rsid w:val="00AD1A1F"/>
    <w:rsid w:val="00AD2DA6"/>
    <w:rsid w:val="00AD3BC6"/>
    <w:rsid w:val="00AD530C"/>
    <w:rsid w:val="00AD606A"/>
    <w:rsid w:val="00AD6667"/>
    <w:rsid w:val="00AD7A4E"/>
    <w:rsid w:val="00AD7BD7"/>
    <w:rsid w:val="00AE09A2"/>
    <w:rsid w:val="00AE0F44"/>
    <w:rsid w:val="00AE142F"/>
    <w:rsid w:val="00AE15ED"/>
    <w:rsid w:val="00AE16C3"/>
    <w:rsid w:val="00AE1B25"/>
    <w:rsid w:val="00AE3610"/>
    <w:rsid w:val="00AE3744"/>
    <w:rsid w:val="00AE4518"/>
    <w:rsid w:val="00AE4E0F"/>
    <w:rsid w:val="00AE5759"/>
    <w:rsid w:val="00AE595F"/>
    <w:rsid w:val="00AE5B45"/>
    <w:rsid w:val="00AE5F72"/>
    <w:rsid w:val="00AE6A36"/>
    <w:rsid w:val="00AE7243"/>
    <w:rsid w:val="00AE752E"/>
    <w:rsid w:val="00AE7707"/>
    <w:rsid w:val="00AE7985"/>
    <w:rsid w:val="00AF0260"/>
    <w:rsid w:val="00AF02BC"/>
    <w:rsid w:val="00AF0403"/>
    <w:rsid w:val="00AF09E2"/>
    <w:rsid w:val="00AF0B5B"/>
    <w:rsid w:val="00AF0BD4"/>
    <w:rsid w:val="00AF0C4C"/>
    <w:rsid w:val="00AF0CDE"/>
    <w:rsid w:val="00AF0F6E"/>
    <w:rsid w:val="00AF15F3"/>
    <w:rsid w:val="00AF1D9B"/>
    <w:rsid w:val="00AF2441"/>
    <w:rsid w:val="00AF264D"/>
    <w:rsid w:val="00AF274B"/>
    <w:rsid w:val="00AF3B7E"/>
    <w:rsid w:val="00AF696C"/>
    <w:rsid w:val="00B0098B"/>
    <w:rsid w:val="00B009BF"/>
    <w:rsid w:val="00B011CB"/>
    <w:rsid w:val="00B01883"/>
    <w:rsid w:val="00B02115"/>
    <w:rsid w:val="00B0318D"/>
    <w:rsid w:val="00B0473B"/>
    <w:rsid w:val="00B0583D"/>
    <w:rsid w:val="00B0595A"/>
    <w:rsid w:val="00B060AB"/>
    <w:rsid w:val="00B06C8B"/>
    <w:rsid w:val="00B06FFB"/>
    <w:rsid w:val="00B10081"/>
    <w:rsid w:val="00B10288"/>
    <w:rsid w:val="00B102C5"/>
    <w:rsid w:val="00B11C2E"/>
    <w:rsid w:val="00B11E50"/>
    <w:rsid w:val="00B1210F"/>
    <w:rsid w:val="00B1277A"/>
    <w:rsid w:val="00B143B4"/>
    <w:rsid w:val="00B1485B"/>
    <w:rsid w:val="00B14CAA"/>
    <w:rsid w:val="00B17067"/>
    <w:rsid w:val="00B17AC2"/>
    <w:rsid w:val="00B1BFD9"/>
    <w:rsid w:val="00B200F9"/>
    <w:rsid w:val="00B201CB"/>
    <w:rsid w:val="00B21332"/>
    <w:rsid w:val="00B2144B"/>
    <w:rsid w:val="00B21C64"/>
    <w:rsid w:val="00B21FC3"/>
    <w:rsid w:val="00B233F3"/>
    <w:rsid w:val="00B24223"/>
    <w:rsid w:val="00B24810"/>
    <w:rsid w:val="00B24D9B"/>
    <w:rsid w:val="00B24DB8"/>
    <w:rsid w:val="00B253C0"/>
    <w:rsid w:val="00B26B25"/>
    <w:rsid w:val="00B26F51"/>
    <w:rsid w:val="00B26F68"/>
    <w:rsid w:val="00B2C34E"/>
    <w:rsid w:val="00B30AAA"/>
    <w:rsid w:val="00B3177C"/>
    <w:rsid w:val="00B31A58"/>
    <w:rsid w:val="00B31D1E"/>
    <w:rsid w:val="00B328DC"/>
    <w:rsid w:val="00B32C8A"/>
    <w:rsid w:val="00B33B69"/>
    <w:rsid w:val="00B34094"/>
    <w:rsid w:val="00B348BD"/>
    <w:rsid w:val="00B34B10"/>
    <w:rsid w:val="00B34C1F"/>
    <w:rsid w:val="00B35522"/>
    <w:rsid w:val="00B35783"/>
    <w:rsid w:val="00B35A7E"/>
    <w:rsid w:val="00B36D7F"/>
    <w:rsid w:val="00B37B55"/>
    <w:rsid w:val="00B37CE6"/>
    <w:rsid w:val="00B40315"/>
    <w:rsid w:val="00B40965"/>
    <w:rsid w:val="00B41566"/>
    <w:rsid w:val="00B42BDB"/>
    <w:rsid w:val="00B43875"/>
    <w:rsid w:val="00B438E9"/>
    <w:rsid w:val="00B438ED"/>
    <w:rsid w:val="00B43D11"/>
    <w:rsid w:val="00B43D45"/>
    <w:rsid w:val="00B440E3"/>
    <w:rsid w:val="00B44858"/>
    <w:rsid w:val="00B4786C"/>
    <w:rsid w:val="00B47E20"/>
    <w:rsid w:val="00B50188"/>
    <w:rsid w:val="00B50486"/>
    <w:rsid w:val="00B50A09"/>
    <w:rsid w:val="00B50BCA"/>
    <w:rsid w:val="00B51B65"/>
    <w:rsid w:val="00B51E43"/>
    <w:rsid w:val="00B52EA5"/>
    <w:rsid w:val="00B536A4"/>
    <w:rsid w:val="00B5462B"/>
    <w:rsid w:val="00B54682"/>
    <w:rsid w:val="00B55895"/>
    <w:rsid w:val="00B565B9"/>
    <w:rsid w:val="00B57597"/>
    <w:rsid w:val="00B5773B"/>
    <w:rsid w:val="00B57942"/>
    <w:rsid w:val="00B57D81"/>
    <w:rsid w:val="00B6066A"/>
    <w:rsid w:val="00B612F4"/>
    <w:rsid w:val="00B61624"/>
    <w:rsid w:val="00B61C17"/>
    <w:rsid w:val="00B61D95"/>
    <w:rsid w:val="00B62615"/>
    <w:rsid w:val="00B62662"/>
    <w:rsid w:val="00B634BD"/>
    <w:rsid w:val="00B63C41"/>
    <w:rsid w:val="00B647FE"/>
    <w:rsid w:val="00B64E4B"/>
    <w:rsid w:val="00B64E92"/>
    <w:rsid w:val="00B65C8F"/>
    <w:rsid w:val="00B65D04"/>
    <w:rsid w:val="00B6631B"/>
    <w:rsid w:val="00B663DA"/>
    <w:rsid w:val="00B66725"/>
    <w:rsid w:val="00B669C3"/>
    <w:rsid w:val="00B67045"/>
    <w:rsid w:val="00B67074"/>
    <w:rsid w:val="00B671AF"/>
    <w:rsid w:val="00B6727F"/>
    <w:rsid w:val="00B67B23"/>
    <w:rsid w:val="00B703C9"/>
    <w:rsid w:val="00B70C7F"/>
    <w:rsid w:val="00B71BC3"/>
    <w:rsid w:val="00B72830"/>
    <w:rsid w:val="00B735CC"/>
    <w:rsid w:val="00B73858"/>
    <w:rsid w:val="00B73B0B"/>
    <w:rsid w:val="00B7456E"/>
    <w:rsid w:val="00B761B3"/>
    <w:rsid w:val="00B7668B"/>
    <w:rsid w:val="00B76721"/>
    <w:rsid w:val="00B76733"/>
    <w:rsid w:val="00B80F5E"/>
    <w:rsid w:val="00B81465"/>
    <w:rsid w:val="00B817F7"/>
    <w:rsid w:val="00B81877"/>
    <w:rsid w:val="00B819B6"/>
    <w:rsid w:val="00B81E93"/>
    <w:rsid w:val="00B82809"/>
    <w:rsid w:val="00B82C86"/>
    <w:rsid w:val="00B83956"/>
    <w:rsid w:val="00B83A44"/>
    <w:rsid w:val="00B84368"/>
    <w:rsid w:val="00B843CD"/>
    <w:rsid w:val="00B8448E"/>
    <w:rsid w:val="00B84848"/>
    <w:rsid w:val="00B86C9E"/>
    <w:rsid w:val="00B8707E"/>
    <w:rsid w:val="00B872DB"/>
    <w:rsid w:val="00B87BA3"/>
    <w:rsid w:val="00B905AE"/>
    <w:rsid w:val="00B905FE"/>
    <w:rsid w:val="00B926B1"/>
    <w:rsid w:val="00B926D1"/>
    <w:rsid w:val="00B92BD0"/>
    <w:rsid w:val="00B932EC"/>
    <w:rsid w:val="00B9346A"/>
    <w:rsid w:val="00B94BB7"/>
    <w:rsid w:val="00B957F1"/>
    <w:rsid w:val="00B95B09"/>
    <w:rsid w:val="00B96F36"/>
    <w:rsid w:val="00B97D3F"/>
    <w:rsid w:val="00B97DB8"/>
    <w:rsid w:val="00BA0542"/>
    <w:rsid w:val="00BA1583"/>
    <w:rsid w:val="00BA2162"/>
    <w:rsid w:val="00BA296A"/>
    <w:rsid w:val="00BA335F"/>
    <w:rsid w:val="00BA3431"/>
    <w:rsid w:val="00BA3867"/>
    <w:rsid w:val="00BA4873"/>
    <w:rsid w:val="00BA57F6"/>
    <w:rsid w:val="00BA609C"/>
    <w:rsid w:val="00BA72DE"/>
    <w:rsid w:val="00BA79A7"/>
    <w:rsid w:val="00BA7ADC"/>
    <w:rsid w:val="00BB0336"/>
    <w:rsid w:val="00BB1099"/>
    <w:rsid w:val="00BB271E"/>
    <w:rsid w:val="00BB2F7A"/>
    <w:rsid w:val="00BB2F93"/>
    <w:rsid w:val="00BB2FF1"/>
    <w:rsid w:val="00BB3193"/>
    <w:rsid w:val="00BB3FF4"/>
    <w:rsid w:val="00BB4DAA"/>
    <w:rsid w:val="00BB67A3"/>
    <w:rsid w:val="00BB6ABE"/>
    <w:rsid w:val="00BB6C94"/>
    <w:rsid w:val="00BB6FC2"/>
    <w:rsid w:val="00BB701F"/>
    <w:rsid w:val="00BB75E3"/>
    <w:rsid w:val="00BB7889"/>
    <w:rsid w:val="00BB7A4A"/>
    <w:rsid w:val="00BB7CBF"/>
    <w:rsid w:val="00BB7E5F"/>
    <w:rsid w:val="00BC0002"/>
    <w:rsid w:val="00BC0274"/>
    <w:rsid w:val="00BC070F"/>
    <w:rsid w:val="00BC0CAF"/>
    <w:rsid w:val="00BC0E2F"/>
    <w:rsid w:val="00BC2A8D"/>
    <w:rsid w:val="00BC316D"/>
    <w:rsid w:val="00BC3859"/>
    <w:rsid w:val="00BC392A"/>
    <w:rsid w:val="00BC3EEB"/>
    <w:rsid w:val="00BC402F"/>
    <w:rsid w:val="00BC41EF"/>
    <w:rsid w:val="00BC4871"/>
    <w:rsid w:val="00BC4F8B"/>
    <w:rsid w:val="00BC58D4"/>
    <w:rsid w:val="00BC60EF"/>
    <w:rsid w:val="00BC6438"/>
    <w:rsid w:val="00BC66C9"/>
    <w:rsid w:val="00BC6DCF"/>
    <w:rsid w:val="00BC7B2A"/>
    <w:rsid w:val="00BD01A0"/>
    <w:rsid w:val="00BD139B"/>
    <w:rsid w:val="00BD15DB"/>
    <w:rsid w:val="00BD2A82"/>
    <w:rsid w:val="00BD3785"/>
    <w:rsid w:val="00BD4F39"/>
    <w:rsid w:val="00BD58CF"/>
    <w:rsid w:val="00BD5AF9"/>
    <w:rsid w:val="00BD6640"/>
    <w:rsid w:val="00BD670F"/>
    <w:rsid w:val="00BD73CF"/>
    <w:rsid w:val="00BD77D3"/>
    <w:rsid w:val="00BE0ACB"/>
    <w:rsid w:val="00BE208F"/>
    <w:rsid w:val="00BE236F"/>
    <w:rsid w:val="00BE28D0"/>
    <w:rsid w:val="00BE2DAB"/>
    <w:rsid w:val="00BE31D2"/>
    <w:rsid w:val="00BE3416"/>
    <w:rsid w:val="00BE3793"/>
    <w:rsid w:val="00BE37F0"/>
    <w:rsid w:val="00BE41B3"/>
    <w:rsid w:val="00BE4B4C"/>
    <w:rsid w:val="00BE4B88"/>
    <w:rsid w:val="00BE4FCB"/>
    <w:rsid w:val="00BE5648"/>
    <w:rsid w:val="00BE6D6C"/>
    <w:rsid w:val="00BE7843"/>
    <w:rsid w:val="00BE789B"/>
    <w:rsid w:val="00BE7B71"/>
    <w:rsid w:val="00BF0328"/>
    <w:rsid w:val="00BF0A3B"/>
    <w:rsid w:val="00BF1645"/>
    <w:rsid w:val="00BF2A1A"/>
    <w:rsid w:val="00BF2A43"/>
    <w:rsid w:val="00BF2BB8"/>
    <w:rsid w:val="00BF2E84"/>
    <w:rsid w:val="00BF3628"/>
    <w:rsid w:val="00BF5868"/>
    <w:rsid w:val="00BF599C"/>
    <w:rsid w:val="00BF6356"/>
    <w:rsid w:val="00BF63AA"/>
    <w:rsid w:val="00BF6A3C"/>
    <w:rsid w:val="00BF788A"/>
    <w:rsid w:val="00BF7A2E"/>
    <w:rsid w:val="00BF7EAB"/>
    <w:rsid w:val="00C0007E"/>
    <w:rsid w:val="00C000BD"/>
    <w:rsid w:val="00C01A75"/>
    <w:rsid w:val="00C01B47"/>
    <w:rsid w:val="00C020A5"/>
    <w:rsid w:val="00C0360E"/>
    <w:rsid w:val="00C03694"/>
    <w:rsid w:val="00C03D3D"/>
    <w:rsid w:val="00C03F32"/>
    <w:rsid w:val="00C04122"/>
    <w:rsid w:val="00C04463"/>
    <w:rsid w:val="00C05858"/>
    <w:rsid w:val="00C05E3A"/>
    <w:rsid w:val="00C062EE"/>
    <w:rsid w:val="00C10C7F"/>
    <w:rsid w:val="00C11384"/>
    <w:rsid w:val="00C1160E"/>
    <w:rsid w:val="00C12071"/>
    <w:rsid w:val="00C122A5"/>
    <w:rsid w:val="00C122AB"/>
    <w:rsid w:val="00C129BA"/>
    <w:rsid w:val="00C12A1E"/>
    <w:rsid w:val="00C12E6D"/>
    <w:rsid w:val="00C13709"/>
    <w:rsid w:val="00C13FA7"/>
    <w:rsid w:val="00C1412D"/>
    <w:rsid w:val="00C14514"/>
    <w:rsid w:val="00C15600"/>
    <w:rsid w:val="00C157F1"/>
    <w:rsid w:val="00C16B96"/>
    <w:rsid w:val="00C17584"/>
    <w:rsid w:val="00C204B6"/>
    <w:rsid w:val="00C206C1"/>
    <w:rsid w:val="00C21D36"/>
    <w:rsid w:val="00C22DDD"/>
    <w:rsid w:val="00C23298"/>
    <w:rsid w:val="00C23500"/>
    <w:rsid w:val="00C24526"/>
    <w:rsid w:val="00C24876"/>
    <w:rsid w:val="00C249D0"/>
    <w:rsid w:val="00C253EF"/>
    <w:rsid w:val="00C25652"/>
    <w:rsid w:val="00C25918"/>
    <w:rsid w:val="00C2599F"/>
    <w:rsid w:val="00C2651D"/>
    <w:rsid w:val="00C26761"/>
    <w:rsid w:val="00C26B7B"/>
    <w:rsid w:val="00C26ED9"/>
    <w:rsid w:val="00C27A1F"/>
    <w:rsid w:val="00C27C32"/>
    <w:rsid w:val="00C32874"/>
    <w:rsid w:val="00C334B5"/>
    <w:rsid w:val="00C3352B"/>
    <w:rsid w:val="00C33BD2"/>
    <w:rsid w:val="00C3436D"/>
    <w:rsid w:val="00C343FE"/>
    <w:rsid w:val="00C34407"/>
    <w:rsid w:val="00C346E2"/>
    <w:rsid w:val="00C34925"/>
    <w:rsid w:val="00C34E83"/>
    <w:rsid w:val="00C35017"/>
    <w:rsid w:val="00C352EF"/>
    <w:rsid w:val="00C35511"/>
    <w:rsid w:val="00C3640D"/>
    <w:rsid w:val="00C36B6B"/>
    <w:rsid w:val="00C36BB1"/>
    <w:rsid w:val="00C37EC2"/>
    <w:rsid w:val="00C37F89"/>
    <w:rsid w:val="00C406E5"/>
    <w:rsid w:val="00C40BE6"/>
    <w:rsid w:val="00C40FEC"/>
    <w:rsid w:val="00C411FA"/>
    <w:rsid w:val="00C41778"/>
    <w:rsid w:val="00C41BBA"/>
    <w:rsid w:val="00C4243D"/>
    <w:rsid w:val="00C432B2"/>
    <w:rsid w:val="00C43C98"/>
    <w:rsid w:val="00C44641"/>
    <w:rsid w:val="00C44D4A"/>
    <w:rsid w:val="00C44EC8"/>
    <w:rsid w:val="00C450E3"/>
    <w:rsid w:val="00C45369"/>
    <w:rsid w:val="00C45839"/>
    <w:rsid w:val="00C4600A"/>
    <w:rsid w:val="00C469CA"/>
    <w:rsid w:val="00C469CF"/>
    <w:rsid w:val="00C47910"/>
    <w:rsid w:val="00C50181"/>
    <w:rsid w:val="00C501D3"/>
    <w:rsid w:val="00C50D9B"/>
    <w:rsid w:val="00C51210"/>
    <w:rsid w:val="00C51618"/>
    <w:rsid w:val="00C52BBE"/>
    <w:rsid w:val="00C535D7"/>
    <w:rsid w:val="00C54EAC"/>
    <w:rsid w:val="00C5505F"/>
    <w:rsid w:val="00C55865"/>
    <w:rsid w:val="00C55B34"/>
    <w:rsid w:val="00C56B82"/>
    <w:rsid w:val="00C57313"/>
    <w:rsid w:val="00C61A78"/>
    <w:rsid w:val="00C6209E"/>
    <w:rsid w:val="00C628B5"/>
    <w:rsid w:val="00C631C1"/>
    <w:rsid w:val="00C63C6D"/>
    <w:rsid w:val="00C63ED7"/>
    <w:rsid w:val="00C6437E"/>
    <w:rsid w:val="00C64F36"/>
    <w:rsid w:val="00C65064"/>
    <w:rsid w:val="00C652AF"/>
    <w:rsid w:val="00C6534F"/>
    <w:rsid w:val="00C656A2"/>
    <w:rsid w:val="00C656AE"/>
    <w:rsid w:val="00C65C93"/>
    <w:rsid w:val="00C65E70"/>
    <w:rsid w:val="00C6687B"/>
    <w:rsid w:val="00C6748C"/>
    <w:rsid w:val="00C67876"/>
    <w:rsid w:val="00C67AF2"/>
    <w:rsid w:val="00C7052B"/>
    <w:rsid w:val="00C70D5C"/>
    <w:rsid w:val="00C71CEC"/>
    <w:rsid w:val="00C72351"/>
    <w:rsid w:val="00C7237C"/>
    <w:rsid w:val="00C727E9"/>
    <w:rsid w:val="00C729A3"/>
    <w:rsid w:val="00C73ACB"/>
    <w:rsid w:val="00C73CF5"/>
    <w:rsid w:val="00C7564A"/>
    <w:rsid w:val="00C75796"/>
    <w:rsid w:val="00C762F9"/>
    <w:rsid w:val="00C767DB"/>
    <w:rsid w:val="00C76A0C"/>
    <w:rsid w:val="00C77859"/>
    <w:rsid w:val="00C809AA"/>
    <w:rsid w:val="00C80EDF"/>
    <w:rsid w:val="00C81090"/>
    <w:rsid w:val="00C81FC9"/>
    <w:rsid w:val="00C82D15"/>
    <w:rsid w:val="00C833A2"/>
    <w:rsid w:val="00C83BB1"/>
    <w:rsid w:val="00C84776"/>
    <w:rsid w:val="00C847D1"/>
    <w:rsid w:val="00C84D8B"/>
    <w:rsid w:val="00C8522C"/>
    <w:rsid w:val="00C85E44"/>
    <w:rsid w:val="00C86A9A"/>
    <w:rsid w:val="00C86B94"/>
    <w:rsid w:val="00C87110"/>
    <w:rsid w:val="00C873BD"/>
    <w:rsid w:val="00C87FA8"/>
    <w:rsid w:val="00C9015A"/>
    <w:rsid w:val="00C91FCB"/>
    <w:rsid w:val="00C92748"/>
    <w:rsid w:val="00C92BEE"/>
    <w:rsid w:val="00C92D7C"/>
    <w:rsid w:val="00C92F0B"/>
    <w:rsid w:val="00C93CBC"/>
    <w:rsid w:val="00C943F3"/>
    <w:rsid w:val="00C9448A"/>
    <w:rsid w:val="00C94710"/>
    <w:rsid w:val="00C951A7"/>
    <w:rsid w:val="00C95536"/>
    <w:rsid w:val="00C95D16"/>
    <w:rsid w:val="00C95EA3"/>
    <w:rsid w:val="00C960AF"/>
    <w:rsid w:val="00C96955"/>
    <w:rsid w:val="00C96FE2"/>
    <w:rsid w:val="00C9734D"/>
    <w:rsid w:val="00C97CC1"/>
    <w:rsid w:val="00CA0121"/>
    <w:rsid w:val="00CA02AF"/>
    <w:rsid w:val="00CA02B4"/>
    <w:rsid w:val="00CA0457"/>
    <w:rsid w:val="00CA070B"/>
    <w:rsid w:val="00CA0FC9"/>
    <w:rsid w:val="00CA117E"/>
    <w:rsid w:val="00CA163F"/>
    <w:rsid w:val="00CA1BFD"/>
    <w:rsid w:val="00CA2000"/>
    <w:rsid w:val="00CA24EC"/>
    <w:rsid w:val="00CA28DE"/>
    <w:rsid w:val="00CA3CF8"/>
    <w:rsid w:val="00CA5413"/>
    <w:rsid w:val="00CA640D"/>
    <w:rsid w:val="00CA65F4"/>
    <w:rsid w:val="00CA68B2"/>
    <w:rsid w:val="00CA7072"/>
    <w:rsid w:val="00CA7C7F"/>
    <w:rsid w:val="00CB0603"/>
    <w:rsid w:val="00CB0C4E"/>
    <w:rsid w:val="00CB1255"/>
    <w:rsid w:val="00CB14D4"/>
    <w:rsid w:val="00CB1527"/>
    <w:rsid w:val="00CB1C1F"/>
    <w:rsid w:val="00CB1CB2"/>
    <w:rsid w:val="00CB2770"/>
    <w:rsid w:val="00CB33FA"/>
    <w:rsid w:val="00CB416A"/>
    <w:rsid w:val="00CB5719"/>
    <w:rsid w:val="00CB582F"/>
    <w:rsid w:val="00CB58E4"/>
    <w:rsid w:val="00CB5A53"/>
    <w:rsid w:val="00CB5D67"/>
    <w:rsid w:val="00CB5E73"/>
    <w:rsid w:val="00CB5F3D"/>
    <w:rsid w:val="00CB64A9"/>
    <w:rsid w:val="00CB662A"/>
    <w:rsid w:val="00CB6A9D"/>
    <w:rsid w:val="00CB7392"/>
    <w:rsid w:val="00CB75C7"/>
    <w:rsid w:val="00CB78C3"/>
    <w:rsid w:val="00CC0348"/>
    <w:rsid w:val="00CC1A4B"/>
    <w:rsid w:val="00CC1AA4"/>
    <w:rsid w:val="00CC1DDF"/>
    <w:rsid w:val="00CC24EC"/>
    <w:rsid w:val="00CC4B64"/>
    <w:rsid w:val="00CC4CBF"/>
    <w:rsid w:val="00CC5327"/>
    <w:rsid w:val="00CC53D9"/>
    <w:rsid w:val="00CC544A"/>
    <w:rsid w:val="00CC54AE"/>
    <w:rsid w:val="00CC70CC"/>
    <w:rsid w:val="00CD01C2"/>
    <w:rsid w:val="00CD0202"/>
    <w:rsid w:val="00CD106F"/>
    <w:rsid w:val="00CD136B"/>
    <w:rsid w:val="00CD21C4"/>
    <w:rsid w:val="00CD23EA"/>
    <w:rsid w:val="00CD27A6"/>
    <w:rsid w:val="00CD3332"/>
    <w:rsid w:val="00CD48E3"/>
    <w:rsid w:val="00CD5799"/>
    <w:rsid w:val="00CD5B8E"/>
    <w:rsid w:val="00CD5CB5"/>
    <w:rsid w:val="00CD607C"/>
    <w:rsid w:val="00CD6450"/>
    <w:rsid w:val="00CD755B"/>
    <w:rsid w:val="00CD7DB9"/>
    <w:rsid w:val="00CD7F62"/>
    <w:rsid w:val="00CDD844"/>
    <w:rsid w:val="00CE0DDD"/>
    <w:rsid w:val="00CE0E86"/>
    <w:rsid w:val="00CE20AB"/>
    <w:rsid w:val="00CE26FE"/>
    <w:rsid w:val="00CE2B1E"/>
    <w:rsid w:val="00CE2B5F"/>
    <w:rsid w:val="00CE36E4"/>
    <w:rsid w:val="00CE3F9F"/>
    <w:rsid w:val="00CE48C6"/>
    <w:rsid w:val="00CE4BDC"/>
    <w:rsid w:val="00CE4DF8"/>
    <w:rsid w:val="00CE54A1"/>
    <w:rsid w:val="00CE5CF8"/>
    <w:rsid w:val="00CE6216"/>
    <w:rsid w:val="00CE6430"/>
    <w:rsid w:val="00CE6522"/>
    <w:rsid w:val="00CE6640"/>
    <w:rsid w:val="00CE7D79"/>
    <w:rsid w:val="00CF0CCB"/>
    <w:rsid w:val="00CF14DA"/>
    <w:rsid w:val="00CF16C3"/>
    <w:rsid w:val="00CF2049"/>
    <w:rsid w:val="00CF340E"/>
    <w:rsid w:val="00CF397C"/>
    <w:rsid w:val="00CF468B"/>
    <w:rsid w:val="00CF4B2E"/>
    <w:rsid w:val="00CF5504"/>
    <w:rsid w:val="00CF5771"/>
    <w:rsid w:val="00CF5AF7"/>
    <w:rsid w:val="00CF5BC5"/>
    <w:rsid w:val="00CF6295"/>
    <w:rsid w:val="00CF7962"/>
    <w:rsid w:val="00D0022F"/>
    <w:rsid w:val="00D003CF"/>
    <w:rsid w:val="00D007A0"/>
    <w:rsid w:val="00D00E0B"/>
    <w:rsid w:val="00D01544"/>
    <w:rsid w:val="00D019FA"/>
    <w:rsid w:val="00D01BEE"/>
    <w:rsid w:val="00D027B8"/>
    <w:rsid w:val="00D0396A"/>
    <w:rsid w:val="00D03C86"/>
    <w:rsid w:val="00D047F5"/>
    <w:rsid w:val="00D04C4A"/>
    <w:rsid w:val="00D050BC"/>
    <w:rsid w:val="00D051D9"/>
    <w:rsid w:val="00D05807"/>
    <w:rsid w:val="00D06D76"/>
    <w:rsid w:val="00D06F69"/>
    <w:rsid w:val="00D06FEC"/>
    <w:rsid w:val="00D07BD3"/>
    <w:rsid w:val="00D1034B"/>
    <w:rsid w:val="00D11428"/>
    <w:rsid w:val="00D118E1"/>
    <w:rsid w:val="00D119A7"/>
    <w:rsid w:val="00D11F33"/>
    <w:rsid w:val="00D13719"/>
    <w:rsid w:val="00D13BF5"/>
    <w:rsid w:val="00D13F5F"/>
    <w:rsid w:val="00D14691"/>
    <w:rsid w:val="00D1475A"/>
    <w:rsid w:val="00D14E7C"/>
    <w:rsid w:val="00D15BCA"/>
    <w:rsid w:val="00D167DF"/>
    <w:rsid w:val="00D17FCD"/>
    <w:rsid w:val="00D20293"/>
    <w:rsid w:val="00D218DD"/>
    <w:rsid w:val="00D22221"/>
    <w:rsid w:val="00D22694"/>
    <w:rsid w:val="00D23A59"/>
    <w:rsid w:val="00D23A7F"/>
    <w:rsid w:val="00D25254"/>
    <w:rsid w:val="00D2530B"/>
    <w:rsid w:val="00D25EF2"/>
    <w:rsid w:val="00D26146"/>
    <w:rsid w:val="00D27542"/>
    <w:rsid w:val="00D27B15"/>
    <w:rsid w:val="00D30CC0"/>
    <w:rsid w:val="00D312A0"/>
    <w:rsid w:val="00D31728"/>
    <w:rsid w:val="00D31E67"/>
    <w:rsid w:val="00D3286C"/>
    <w:rsid w:val="00D32A09"/>
    <w:rsid w:val="00D32A16"/>
    <w:rsid w:val="00D3311C"/>
    <w:rsid w:val="00D340D9"/>
    <w:rsid w:val="00D344C1"/>
    <w:rsid w:val="00D345AD"/>
    <w:rsid w:val="00D34680"/>
    <w:rsid w:val="00D346B3"/>
    <w:rsid w:val="00D348C6"/>
    <w:rsid w:val="00D351B4"/>
    <w:rsid w:val="00D37373"/>
    <w:rsid w:val="00D3747C"/>
    <w:rsid w:val="00D405E7"/>
    <w:rsid w:val="00D407CC"/>
    <w:rsid w:val="00D41945"/>
    <w:rsid w:val="00D41C74"/>
    <w:rsid w:val="00D4217A"/>
    <w:rsid w:val="00D4377D"/>
    <w:rsid w:val="00D43824"/>
    <w:rsid w:val="00D43F46"/>
    <w:rsid w:val="00D44518"/>
    <w:rsid w:val="00D44561"/>
    <w:rsid w:val="00D4479F"/>
    <w:rsid w:val="00D4599C"/>
    <w:rsid w:val="00D5056B"/>
    <w:rsid w:val="00D514D9"/>
    <w:rsid w:val="00D5173C"/>
    <w:rsid w:val="00D51F3F"/>
    <w:rsid w:val="00D534DA"/>
    <w:rsid w:val="00D53674"/>
    <w:rsid w:val="00D546A8"/>
    <w:rsid w:val="00D54A54"/>
    <w:rsid w:val="00D54A7E"/>
    <w:rsid w:val="00D54E0A"/>
    <w:rsid w:val="00D566B8"/>
    <w:rsid w:val="00D57635"/>
    <w:rsid w:val="00D57B59"/>
    <w:rsid w:val="00D57FC8"/>
    <w:rsid w:val="00D60861"/>
    <w:rsid w:val="00D6126E"/>
    <w:rsid w:val="00D6263E"/>
    <w:rsid w:val="00D6267A"/>
    <w:rsid w:val="00D62AB7"/>
    <w:rsid w:val="00D62EC3"/>
    <w:rsid w:val="00D642C9"/>
    <w:rsid w:val="00D643A8"/>
    <w:rsid w:val="00D64781"/>
    <w:rsid w:val="00D64B35"/>
    <w:rsid w:val="00D64BDD"/>
    <w:rsid w:val="00D64E34"/>
    <w:rsid w:val="00D651AC"/>
    <w:rsid w:val="00D65909"/>
    <w:rsid w:val="00D662CB"/>
    <w:rsid w:val="00D66932"/>
    <w:rsid w:val="00D6707C"/>
    <w:rsid w:val="00D67104"/>
    <w:rsid w:val="00D6762F"/>
    <w:rsid w:val="00D67A5A"/>
    <w:rsid w:val="00D6D3DC"/>
    <w:rsid w:val="00D702F2"/>
    <w:rsid w:val="00D70B20"/>
    <w:rsid w:val="00D71144"/>
    <w:rsid w:val="00D715F9"/>
    <w:rsid w:val="00D73180"/>
    <w:rsid w:val="00D73597"/>
    <w:rsid w:val="00D73D20"/>
    <w:rsid w:val="00D7417D"/>
    <w:rsid w:val="00D7549C"/>
    <w:rsid w:val="00D759DC"/>
    <w:rsid w:val="00D75ABB"/>
    <w:rsid w:val="00D76039"/>
    <w:rsid w:val="00D766C7"/>
    <w:rsid w:val="00D803E4"/>
    <w:rsid w:val="00D804B2"/>
    <w:rsid w:val="00D80E2F"/>
    <w:rsid w:val="00D80F7E"/>
    <w:rsid w:val="00D810F1"/>
    <w:rsid w:val="00D81569"/>
    <w:rsid w:val="00D81F92"/>
    <w:rsid w:val="00D82175"/>
    <w:rsid w:val="00D828CB"/>
    <w:rsid w:val="00D82CB7"/>
    <w:rsid w:val="00D83108"/>
    <w:rsid w:val="00D84B18"/>
    <w:rsid w:val="00D84D50"/>
    <w:rsid w:val="00D85DBA"/>
    <w:rsid w:val="00D86368"/>
    <w:rsid w:val="00D8687A"/>
    <w:rsid w:val="00D868FD"/>
    <w:rsid w:val="00D86BBE"/>
    <w:rsid w:val="00D86FA2"/>
    <w:rsid w:val="00D87037"/>
    <w:rsid w:val="00D87078"/>
    <w:rsid w:val="00D87F11"/>
    <w:rsid w:val="00D87FE5"/>
    <w:rsid w:val="00D9056D"/>
    <w:rsid w:val="00D90679"/>
    <w:rsid w:val="00D90E5D"/>
    <w:rsid w:val="00D90FC6"/>
    <w:rsid w:val="00D91740"/>
    <w:rsid w:val="00D92031"/>
    <w:rsid w:val="00D92C68"/>
    <w:rsid w:val="00D93C5C"/>
    <w:rsid w:val="00D93EE0"/>
    <w:rsid w:val="00D94226"/>
    <w:rsid w:val="00D94829"/>
    <w:rsid w:val="00D94851"/>
    <w:rsid w:val="00D95939"/>
    <w:rsid w:val="00D959B8"/>
    <w:rsid w:val="00D95B72"/>
    <w:rsid w:val="00D970C3"/>
    <w:rsid w:val="00D9748D"/>
    <w:rsid w:val="00D9777F"/>
    <w:rsid w:val="00D97EFA"/>
    <w:rsid w:val="00D97FF1"/>
    <w:rsid w:val="00DA2911"/>
    <w:rsid w:val="00DA2B52"/>
    <w:rsid w:val="00DA318B"/>
    <w:rsid w:val="00DA321F"/>
    <w:rsid w:val="00DA3466"/>
    <w:rsid w:val="00DA39D7"/>
    <w:rsid w:val="00DA42DB"/>
    <w:rsid w:val="00DA449A"/>
    <w:rsid w:val="00DA4ED3"/>
    <w:rsid w:val="00DA4FA1"/>
    <w:rsid w:val="00DA54AF"/>
    <w:rsid w:val="00DA6DD2"/>
    <w:rsid w:val="00DA748B"/>
    <w:rsid w:val="00DA7D3B"/>
    <w:rsid w:val="00DB0293"/>
    <w:rsid w:val="00DB1FFA"/>
    <w:rsid w:val="00DB27DF"/>
    <w:rsid w:val="00DB2B1F"/>
    <w:rsid w:val="00DB2CC1"/>
    <w:rsid w:val="00DB33A9"/>
    <w:rsid w:val="00DB4224"/>
    <w:rsid w:val="00DB42AF"/>
    <w:rsid w:val="00DB501E"/>
    <w:rsid w:val="00DB5853"/>
    <w:rsid w:val="00DB5926"/>
    <w:rsid w:val="00DB6488"/>
    <w:rsid w:val="00DB6491"/>
    <w:rsid w:val="00DC0FF9"/>
    <w:rsid w:val="00DC1201"/>
    <w:rsid w:val="00DC2333"/>
    <w:rsid w:val="00DC2C39"/>
    <w:rsid w:val="00DC33E4"/>
    <w:rsid w:val="00DC54E5"/>
    <w:rsid w:val="00DC5864"/>
    <w:rsid w:val="00DC6267"/>
    <w:rsid w:val="00DC7AF8"/>
    <w:rsid w:val="00DD0A4B"/>
    <w:rsid w:val="00DD0C97"/>
    <w:rsid w:val="00DD0D61"/>
    <w:rsid w:val="00DD0EDA"/>
    <w:rsid w:val="00DD18BF"/>
    <w:rsid w:val="00DD1A37"/>
    <w:rsid w:val="00DD1CA7"/>
    <w:rsid w:val="00DD2A7E"/>
    <w:rsid w:val="00DD3080"/>
    <w:rsid w:val="00DD397D"/>
    <w:rsid w:val="00DD41F8"/>
    <w:rsid w:val="00DD43BE"/>
    <w:rsid w:val="00DD45B4"/>
    <w:rsid w:val="00DD45DB"/>
    <w:rsid w:val="00DD46AC"/>
    <w:rsid w:val="00DD4FAD"/>
    <w:rsid w:val="00DD56A4"/>
    <w:rsid w:val="00DD610B"/>
    <w:rsid w:val="00DD646D"/>
    <w:rsid w:val="00DD6C2C"/>
    <w:rsid w:val="00DD73C8"/>
    <w:rsid w:val="00DD772F"/>
    <w:rsid w:val="00DD7F53"/>
    <w:rsid w:val="00DE0361"/>
    <w:rsid w:val="00DE04F6"/>
    <w:rsid w:val="00DE0F3A"/>
    <w:rsid w:val="00DE100A"/>
    <w:rsid w:val="00DE1546"/>
    <w:rsid w:val="00DE2144"/>
    <w:rsid w:val="00DE2278"/>
    <w:rsid w:val="00DE490A"/>
    <w:rsid w:val="00DE548F"/>
    <w:rsid w:val="00DE5955"/>
    <w:rsid w:val="00DE6A8B"/>
    <w:rsid w:val="00DE7504"/>
    <w:rsid w:val="00DE77B4"/>
    <w:rsid w:val="00DEB327"/>
    <w:rsid w:val="00DF014C"/>
    <w:rsid w:val="00DF0390"/>
    <w:rsid w:val="00DF0457"/>
    <w:rsid w:val="00DF1438"/>
    <w:rsid w:val="00DF1616"/>
    <w:rsid w:val="00DF20E1"/>
    <w:rsid w:val="00DF2368"/>
    <w:rsid w:val="00DF26E6"/>
    <w:rsid w:val="00DF3523"/>
    <w:rsid w:val="00DF3677"/>
    <w:rsid w:val="00DF47FF"/>
    <w:rsid w:val="00DF57D5"/>
    <w:rsid w:val="00DF5E19"/>
    <w:rsid w:val="00DF5EC2"/>
    <w:rsid w:val="00DF6152"/>
    <w:rsid w:val="00DF6382"/>
    <w:rsid w:val="00DF720A"/>
    <w:rsid w:val="00DF7C87"/>
    <w:rsid w:val="00DF7F82"/>
    <w:rsid w:val="00E003CB"/>
    <w:rsid w:val="00E00422"/>
    <w:rsid w:val="00E00445"/>
    <w:rsid w:val="00E00C2A"/>
    <w:rsid w:val="00E0134B"/>
    <w:rsid w:val="00E026B2"/>
    <w:rsid w:val="00E02E04"/>
    <w:rsid w:val="00E03DA1"/>
    <w:rsid w:val="00E04134"/>
    <w:rsid w:val="00E046DB"/>
    <w:rsid w:val="00E05167"/>
    <w:rsid w:val="00E05313"/>
    <w:rsid w:val="00E05A50"/>
    <w:rsid w:val="00E05A56"/>
    <w:rsid w:val="00E066BC"/>
    <w:rsid w:val="00E06FE7"/>
    <w:rsid w:val="00E0770A"/>
    <w:rsid w:val="00E10BCE"/>
    <w:rsid w:val="00E1185F"/>
    <w:rsid w:val="00E11BCD"/>
    <w:rsid w:val="00E11EC1"/>
    <w:rsid w:val="00E120EA"/>
    <w:rsid w:val="00E12664"/>
    <w:rsid w:val="00E1266B"/>
    <w:rsid w:val="00E127E6"/>
    <w:rsid w:val="00E12C0D"/>
    <w:rsid w:val="00E12D38"/>
    <w:rsid w:val="00E147B0"/>
    <w:rsid w:val="00E153DE"/>
    <w:rsid w:val="00E15E67"/>
    <w:rsid w:val="00E178F3"/>
    <w:rsid w:val="00E207FD"/>
    <w:rsid w:val="00E21D04"/>
    <w:rsid w:val="00E22401"/>
    <w:rsid w:val="00E224A8"/>
    <w:rsid w:val="00E22963"/>
    <w:rsid w:val="00E2348D"/>
    <w:rsid w:val="00E23982"/>
    <w:rsid w:val="00E2407F"/>
    <w:rsid w:val="00E24572"/>
    <w:rsid w:val="00E256D7"/>
    <w:rsid w:val="00E25D24"/>
    <w:rsid w:val="00E25EFA"/>
    <w:rsid w:val="00E25F82"/>
    <w:rsid w:val="00E26375"/>
    <w:rsid w:val="00E26387"/>
    <w:rsid w:val="00E265EF"/>
    <w:rsid w:val="00E26FE1"/>
    <w:rsid w:val="00E278BD"/>
    <w:rsid w:val="00E30BF3"/>
    <w:rsid w:val="00E310AE"/>
    <w:rsid w:val="00E31143"/>
    <w:rsid w:val="00E31EE8"/>
    <w:rsid w:val="00E32809"/>
    <w:rsid w:val="00E32B36"/>
    <w:rsid w:val="00E32DFB"/>
    <w:rsid w:val="00E345FB"/>
    <w:rsid w:val="00E347F3"/>
    <w:rsid w:val="00E34C9A"/>
    <w:rsid w:val="00E35B0C"/>
    <w:rsid w:val="00E36041"/>
    <w:rsid w:val="00E365B8"/>
    <w:rsid w:val="00E367DA"/>
    <w:rsid w:val="00E37D8D"/>
    <w:rsid w:val="00E40162"/>
    <w:rsid w:val="00E40CA2"/>
    <w:rsid w:val="00E40D50"/>
    <w:rsid w:val="00E421F3"/>
    <w:rsid w:val="00E429C0"/>
    <w:rsid w:val="00E43A36"/>
    <w:rsid w:val="00E442B1"/>
    <w:rsid w:val="00E4479A"/>
    <w:rsid w:val="00E4485B"/>
    <w:rsid w:val="00E47303"/>
    <w:rsid w:val="00E51AD6"/>
    <w:rsid w:val="00E51D0E"/>
    <w:rsid w:val="00E52A74"/>
    <w:rsid w:val="00E52C22"/>
    <w:rsid w:val="00E52FE6"/>
    <w:rsid w:val="00E531BE"/>
    <w:rsid w:val="00E53297"/>
    <w:rsid w:val="00E53607"/>
    <w:rsid w:val="00E53745"/>
    <w:rsid w:val="00E539EE"/>
    <w:rsid w:val="00E54867"/>
    <w:rsid w:val="00E5540B"/>
    <w:rsid w:val="00E559C9"/>
    <w:rsid w:val="00E56A4B"/>
    <w:rsid w:val="00E5713A"/>
    <w:rsid w:val="00E5797C"/>
    <w:rsid w:val="00E6028B"/>
    <w:rsid w:val="00E603CC"/>
    <w:rsid w:val="00E614CB"/>
    <w:rsid w:val="00E61B00"/>
    <w:rsid w:val="00E61F51"/>
    <w:rsid w:val="00E62477"/>
    <w:rsid w:val="00E63079"/>
    <w:rsid w:val="00E63BF2"/>
    <w:rsid w:val="00E6443B"/>
    <w:rsid w:val="00E64AA0"/>
    <w:rsid w:val="00E65824"/>
    <w:rsid w:val="00E65D58"/>
    <w:rsid w:val="00E660BE"/>
    <w:rsid w:val="00E663D9"/>
    <w:rsid w:val="00E6699D"/>
    <w:rsid w:val="00E66C39"/>
    <w:rsid w:val="00E66F8C"/>
    <w:rsid w:val="00E67424"/>
    <w:rsid w:val="00E677AA"/>
    <w:rsid w:val="00E7376E"/>
    <w:rsid w:val="00E73811"/>
    <w:rsid w:val="00E73D4E"/>
    <w:rsid w:val="00E73E5C"/>
    <w:rsid w:val="00E7442F"/>
    <w:rsid w:val="00E74646"/>
    <w:rsid w:val="00E746C7"/>
    <w:rsid w:val="00E74B9D"/>
    <w:rsid w:val="00E7518D"/>
    <w:rsid w:val="00E751D6"/>
    <w:rsid w:val="00E76A50"/>
    <w:rsid w:val="00E773FE"/>
    <w:rsid w:val="00E7786C"/>
    <w:rsid w:val="00E800CE"/>
    <w:rsid w:val="00E800EA"/>
    <w:rsid w:val="00E802AE"/>
    <w:rsid w:val="00E80B1C"/>
    <w:rsid w:val="00E810EE"/>
    <w:rsid w:val="00E81523"/>
    <w:rsid w:val="00E81CA4"/>
    <w:rsid w:val="00E81D04"/>
    <w:rsid w:val="00E82425"/>
    <w:rsid w:val="00E829E0"/>
    <w:rsid w:val="00E82D74"/>
    <w:rsid w:val="00E84F9E"/>
    <w:rsid w:val="00E85A76"/>
    <w:rsid w:val="00E8620F"/>
    <w:rsid w:val="00E87187"/>
    <w:rsid w:val="00E871B9"/>
    <w:rsid w:val="00E906E4"/>
    <w:rsid w:val="00E92626"/>
    <w:rsid w:val="00E92827"/>
    <w:rsid w:val="00E92D50"/>
    <w:rsid w:val="00E92FAB"/>
    <w:rsid w:val="00E93488"/>
    <w:rsid w:val="00E939AF"/>
    <w:rsid w:val="00E93DD4"/>
    <w:rsid w:val="00E945D5"/>
    <w:rsid w:val="00E95EA3"/>
    <w:rsid w:val="00E96533"/>
    <w:rsid w:val="00E969F5"/>
    <w:rsid w:val="00E96BB1"/>
    <w:rsid w:val="00E97CA8"/>
    <w:rsid w:val="00EA0429"/>
    <w:rsid w:val="00EA0560"/>
    <w:rsid w:val="00EA068A"/>
    <w:rsid w:val="00EA0F0F"/>
    <w:rsid w:val="00EA2526"/>
    <w:rsid w:val="00EA25FA"/>
    <w:rsid w:val="00EA3535"/>
    <w:rsid w:val="00EA358C"/>
    <w:rsid w:val="00EA3B73"/>
    <w:rsid w:val="00EA4244"/>
    <w:rsid w:val="00EA4861"/>
    <w:rsid w:val="00EA5CEA"/>
    <w:rsid w:val="00EA5DE9"/>
    <w:rsid w:val="00EA62D6"/>
    <w:rsid w:val="00EA6877"/>
    <w:rsid w:val="00EA6DCD"/>
    <w:rsid w:val="00EB08EE"/>
    <w:rsid w:val="00EB0CBD"/>
    <w:rsid w:val="00EB1358"/>
    <w:rsid w:val="00EB1ABA"/>
    <w:rsid w:val="00EB4361"/>
    <w:rsid w:val="00EB4616"/>
    <w:rsid w:val="00EB4D59"/>
    <w:rsid w:val="00EB4FDA"/>
    <w:rsid w:val="00EB523B"/>
    <w:rsid w:val="00EB55D9"/>
    <w:rsid w:val="00EB6CD1"/>
    <w:rsid w:val="00EB6D06"/>
    <w:rsid w:val="00EB7A8C"/>
    <w:rsid w:val="00EC1446"/>
    <w:rsid w:val="00EC1E2A"/>
    <w:rsid w:val="00EC28C6"/>
    <w:rsid w:val="00EC36C8"/>
    <w:rsid w:val="00EC39F7"/>
    <w:rsid w:val="00EC460B"/>
    <w:rsid w:val="00EC4A11"/>
    <w:rsid w:val="00EC5360"/>
    <w:rsid w:val="00EC571C"/>
    <w:rsid w:val="00EC6FC6"/>
    <w:rsid w:val="00EC7B28"/>
    <w:rsid w:val="00ECD534"/>
    <w:rsid w:val="00ED02A6"/>
    <w:rsid w:val="00ED1BFE"/>
    <w:rsid w:val="00ED25D9"/>
    <w:rsid w:val="00ED2991"/>
    <w:rsid w:val="00ED394B"/>
    <w:rsid w:val="00ED3C9E"/>
    <w:rsid w:val="00ED4AA5"/>
    <w:rsid w:val="00ED4ADF"/>
    <w:rsid w:val="00ED4F2F"/>
    <w:rsid w:val="00ED5C46"/>
    <w:rsid w:val="00ED5D19"/>
    <w:rsid w:val="00ED7403"/>
    <w:rsid w:val="00ED742D"/>
    <w:rsid w:val="00ED754D"/>
    <w:rsid w:val="00ED7C01"/>
    <w:rsid w:val="00ED7DF6"/>
    <w:rsid w:val="00ED7FB1"/>
    <w:rsid w:val="00EE1379"/>
    <w:rsid w:val="00EE1BB7"/>
    <w:rsid w:val="00EE20C4"/>
    <w:rsid w:val="00EE2406"/>
    <w:rsid w:val="00EE42D2"/>
    <w:rsid w:val="00EE4567"/>
    <w:rsid w:val="00EE4690"/>
    <w:rsid w:val="00EE4730"/>
    <w:rsid w:val="00EE59F9"/>
    <w:rsid w:val="00EE641E"/>
    <w:rsid w:val="00EE7D92"/>
    <w:rsid w:val="00EF023E"/>
    <w:rsid w:val="00EF029A"/>
    <w:rsid w:val="00EF04F7"/>
    <w:rsid w:val="00EF0850"/>
    <w:rsid w:val="00EF13F2"/>
    <w:rsid w:val="00EF151A"/>
    <w:rsid w:val="00EF21ED"/>
    <w:rsid w:val="00EF2634"/>
    <w:rsid w:val="00EF2739"/>
    <w:rsid w:val="00EF35D4"/>
    <w:rsid w:val="00EF4515"/>
    <w:rsid w:val="00EF457C"/>
    <w:rsid w:val="00EF4977"/>
    <w:rsid w:val="00EF4FFB"/>
    <w:rsid w:val="00EF5851"/>
    <w:rsid w:val="00EF65CC"/>
    <w:rsid w:val="00EF6AC0"/>
    <w:rsid w:val="00EF6CCE"/>
    <w:rsid w:val="00F002CD"/>
    <w:rsid w:val="00F01BB7"/>
    <w:rsid w:val="00F01C92"/>
    <w:rsid w:val="00F0391B"/>
    <w:rsid w:val="00F046D9"/>
    <w:rsid w:val="00F0582D"/>
    <w:rsid w:val="00F05D8F"/>
    <w:rsid w:val="00F073E4"/>
    <w:rsid w:val="00F074D0"/>
    <w:rsid w:val="00F10128"/>
    <w:rsid w:val="00F113D0"/>
    <w:rsid w:val="00F119A7"/>
    <w:rsid w:val="00F12030"/>
    <w:rsid w:val="00F1238F"/>
    <w:rsid w:val="00F12420"/>
    <w:rsid w:val="00F12451"/>
    <w:rsid w:val="00F127CC"/>
    <w:rsid w:val="00F1322C"/>
    <w:rsid w:val="00F143AB"/>
    <w:rsid w:val="00F14A78"/>
    <w:rsid w:val="00F14F60"/>
    <w:rsid w:val="00F16108"/>
    <w:rsid w:val="00F1620A"/>
    <w:rsid w:val="00F16510"/>
    <w:rsid w:val="00F16576"/>
    <w:rsid w:val="00F168C2"/>
    <w:rsid w:val="00F16C29"/>
    <w:rsid w:val="00F17752"/>
    <w:rsid w:val="00F17EDE"/>
    <w:rsid w:val="00F201B2"/>
    <w:rsid w:val="00F205E8"/>
    <w:rsid w:val="00F208D7"/>
    <w:rsid w:val="00F214FB"/>
    <w:rsid w:val="00F21B89"/>
    <w:rsid w:val="00F21BA4"/>
    <w:rsid w:val="00F22551"/>
    <w:rsid w:val="00F22A61"/>
    <w:rsid w:val="00F22B5B"/>
    <w:rsid w:val="00F2313F"/>
    <w:rsid w:val="00F236A3"/>
    <w:rsid w:val="00F23D64"/>
    <w:rsid w:val="00F23ED2"/>
    <w:rsid w:val="00F24CD6"/>
    <w:rsid w:val="00F25753"/>
    <w:rsid w:val="00F258CB"/>
    <w:rsid w:val="00F25D26"/>
    <w:rsid w:val="00F2724A"/>
    <w:rsid w:val="00F2A660"/>
    <w:rsid w:val="00F309C7"/>
    <w:rsid w:val="00F32F0E"/>
    <w:rsid w:val="00F32FBD"/>
    <w:rsid w:val="00F32FE6"/>
    <w:rsid w:val="00F330DB"/>
    <w:rsid w:val="00F33D8E"/>
    <w:rsid w:val="00F33DB8"/>
    <w:rsid w:val="00F34914"/>
    <w:rsid w:val="00F34A70"/>
    <w:rsid w:val="00F34E32"/>
    <w:rsid w:val="00F36B47"/>
    <w:rsid w:val="00F37161"/>
    <w:rsid w:val="00F37162"/>
    <w:rsid w:val="00F37AFD"/>
    <w:rsid w:val="00F4194A"/>
    <w:rsid w:val="00F41E77"/>
    <w:rsid w:val="00F4298C"/>
    <w:rsid w:val="00F42AB4"/>
    <w:rsid w:val="00F42E02"/>
    <w:rsid w:val="00F430BE"/>
    <w:rsid w:val="00F431DD"/>
    <w:rsid w:val="00F43553"/>
    <w:rsid w:val="00F4397F"/>
    <w:rsid w:val="00F43E9E"/>
    <w:rsid w:val="00F440F0"/>
    <w:rsid w:val="00F459B0"/>
    <w:rsid w:val="00F4788C"/>
    <w:rsid w:val="00F50254"/>
    <w:rsid w:val="00F50712"/>
    <w:rsid w:val="00F50DAA"/>
    <w:rsid w:val="00F51329"/>
    <w:rsid w:val="00F5184A"/>
    <w:rsid w:val="00F51CF3"/>
    <w:rsid w:val="00F51EF4"/>
    <w:rsid w:val="00F539CE"/>
    <w:rsid w:val="00F53C4C"/>
    <w:rsid w:val="00F53D85"/>
    <w:rsid w:val="00F5411F"/>
    <w:rsid w:val="00F549C2"/>
    <w:rsid w:val="00F54D77"/>
    <w:rsid w:val="00F55D08"/>
    <w:rsid w:val="00F55EF8"/>
    <w:rsid w:val="00F561DA"/>
    <w:rsid w:val="00F56AA3"/>
    <w:rsid w:val="00F60639"/>
    <w:rsid w:val="00F60B76"/>
    <w:rsid w:val="00F6117D"/>
    <w:rsid w:val="00F6144F"/>
    <w:rsid w:val="00F62F45"/>
    <w:rsid w:val="00F637E9"/>
    <w:rsid w:val="00F63DF1"/>
    <w:rsid w:val="00F65883"/>
    <w:rsid w:val="00F67627"/>
    <w:rsid w:val="00F67E77"/>
    <w:rsid w:val="00F700AC"/>
    <w:rsid w:val="00F70261"/>
    <w:rsid w:val="00F70D6B"/>
    <w:rsid w:val="00F71F9B"/>
    <w:rsid w:val="00F72305"/>
    <w:rsid w:val="00F72751"/>
    <w:rsid w:val="00F752D8"/>
    <w:rsid w:val="00F75F4E"/>
    <w:rsid w:val="00F76F18"/>
    <w:rsid w:val="00F775F8"/>
    <w:rsid w:val="00F778EE"/>
    <w:rsid w:val="00F77D19"/>
    <w:rsid w:val="00F77E31"/>
    <w:rsid w:val="00F80021"/>
    <w:rsid w:val="00F80326"/>
    <w:rsid w:val="00F80A6C"/>
    <w:rsid w:val="00F812B6"/>
    <w:rsid w:val="00F81DC2"/>
    <w:rsid w:val="00F81E21"/>
    <w:rsid w:val="00F827FC"/>
    <w:rsid w:val="00F83373"/>
    <w:rsid w:val="00F83E8F"/>
    <w:rsid w:val="00F84386"/>
    <w:rsid w:val="00F843B4"/>
    <w:rsid w:val="00F84A89"/>
    <w:rsid w:val="00F84E4B"/>
    <w:rsid w:val="00F85812"/>
    <w:rsid w:val="00F85DD6"/>
    <w:rsid w:val="00F878A3"/>
    <w:rsid w:val="00F87EE9"/>
    <w:rsid w:val="00F90AAE"/>
    <w:rsid w:val="00F90B92"/>
    <w:rsid w:val="00F91027"/>
    <w:rsid w:val="00F91721"/>
    <w:rsid w:val="00F92DB5"/>
    <w:rsid w:val="00F92EAB"/>
    <w:rsid w:val="00F93652"/>
    <w:rsid w:val="00F9371E"/>
    <w:rsid w:val="00F93DAA"/>
    <w:rsid w:val="00F94230"/>
    <w:rsid w:val="00F950BB"/>
    <w:rsid w:val="00F961B8"/>
    <w:rsid w:val="00F96260"/>
    <w:rsid w:val="00F963AB"/>
    <w:rsid w:val="00F96E23"/>
    <w:rsid w:val="00F97425"/>
    <w:rsid w:val="00F97504"/>
    <w:rsid w:val="00F97B76"/>
    <w:rsid w:val="00F97B7A"/>
    <w:rsid w:val="00F97D33"/>
    <w:rsid w:val="00FA077E"/>
    <w:rsid w:val="00FA1795"/>
    <w:rsid w:val="00FA1C1F"/>
    <w:rsid w:val="00FA3050"/>
    <w:rsid w:val="00FA306B"/>
    <w:rsid w:val="00FA3943"/>
    <w:rsid w:val="00FA3AB2"/>
    <w:rsid w:val="00FA56EB"/>
    <w:rsid w:val="00FA5E81"/>
    <w:rsid w:val="00FA5FDD"/>
    <w:rsid w:val="00FA6C10"/>
    <w:rsid w:val="00FA6F1A"/>
    <w:rsid w:val="00FA71E3"/>
    <w:rsid w:val="00FA74D1"/>
    <w:rsid w:val="00FA756B"/>
    <w:rsid w:val="00FB00E5"/>
    <w:rsid w:val="00FB100B"/>
    <w:rsid w:val="00FB15CA"/>
    <w:rsid w:val="00FB1856"/>
    <w:rsid w:val="00FB1883"/>
    <w:rsid w:val="00FB1F76"/>
    <w:rsid w:val="00FB2606"/>
    <w:rsid w:val="00FB2A84"/>
    <w:rsid w:val="00FB3744"/>
    <w:rsid w:val="00FB3BB4"/>
    <w:rsid w:val="00FB3F5B"/>
    <w:rsid w:val="00FB3FE0"/>
    <w:rsid w:val="00FB438A"/>
    <w:rsid w:val="00FB45B5"/>
    <w:rsid w:val="00FB4F06"/>
    <w:rsid w:val="00FB5C1A"/>
    <w:rsid w:val="00FB638E"/>
    <w:rsid w:val="00FB64CC"/>
    <w:rsid w:val="00FB68B4"/>
    <w:rsid w:val="00FB7A77"/>
    <w:rsid w:val="00FB7B33"/>
    <w:rsid w:val="00FC084F"/>
    <w:rsid w:val="00FC0909"/>
    <w:rsid w:val="00FC1E45"/>
    <w:rsid w:val="00FC28A1"/>
    <w:rsid w:val="00FC3AD8"/>
    <w:rsid w:val="00FC4117"/>
    <w:rsid w:val="00FC43D0"/>
    <w:rsid w:val="00FC456C"/>
    <w:rsid w:val="00FC45AF"/>
    <w:rsid w:val="00FC4BED"/>
    <w:rsid w:val="00FC6177"/>
    <w:rsid w:val="00FC67B3"/>
    <w:rsid w:val="00FC67F5"/>
    <w:rsid w:val="00FC68A6"/>
    <w:rsid w:val="00FC6FCE"/>
    <w:rsid w:val="00FC87D2"/>
    <w:rsid w:val="00FD0245"/>
    <w:rsid w:val="00FD10A0"/>
    <w:rsid w:val="00FD137F"/>
    <w:rsid w:val="00FD1CEE"/>
    <w:rsid w:val="00FD209D"/>
    <w:rsid w:val="00FD258E"/>
    <w:rsid w:val="00FD289B"/>
    <w:rsid w:val="00FD2DEB"/>
    <w:rsid w:val="00FD3AFA"/>
    <w:rsid w:val="00FD3EA2"/>
    <w:rsid w:val="00FD4408"/>
    <w:rsid w:val="00FD45E1"/>
    <w:rsid w:val="00FD561D"/>
    <w:rsid w:val="00FD56AD"/>
    <w:rsid w:val="00FD5B5D"/>
    <w:rsid w:val="00FD5DA3"/>
    <w:rsid w:val="00FD5E74"/>
    <w:rsid w:val="00FD71A8"/>
    <w:rsid w:val="00FD7437"/>
    <w:rsid w:val="00FD75FF"/>
    <w:rsid w:val="00FD7CA9"/>
    <w:rsid w:val="00FE031A"/>
    <w:rsid w:val="00FE0473"/>
    <w:rsid w:val="00FE0A8E"/>
    <w:rsid w:val="00FE12FE"/>
    <w:rsid w:val="00FE2013"/>
    <w:rsid w:val="00FE213C"/>
    <w:rsid w:val="00FE2D5A"/>
    <w:rsid w:val="00FE2F34"/>
    <w:rsid w:val="00FE2F7B"/>
    <w:rsid w:val="00FE34D0"/>
    <w:rsid w:val="00FE3C03"/>
    <w:rsid w:val="00FE409F"/>
    <w:rsid w:val="00FE492C"/>
    <w:rsid w:val="00FE4A04"/>
    <w:rsid w:val="00FE524F"/>
    <w:rsid w:val="00FE575A"/>
    <w:rsid w:val="00FE5A7A"/>
    <w:rsid w:val="00FE5E4F"/>
    <w:rsid w:val="00FE60DC"/>
    <w:rsid w:val="00FE6149"/>
    <w:rsid w:val="00FE6F07"/>
    <w:rsid w:val="00FE6FED"/>
    <w:rsid w:val="00FE707C"/>
    <w:rsid w:val="00FE708B"/>
    <w:rsid w:val="00FE78FD"/>
    <w:rsid w:val="00FF0DC5"/>
    <w:rsid w:val="00FF1209"/>
    <w:rsid w:val="00FF16C9"/>
    <w:rsid w:val="00FF2024"/>
    <w:rsid w:val="00FF2C11"/>
    <w:rsid w:val="00FF2F20"/>
    <w:rsid w:val="00FF30D1"/>
    <w:rsid w:val="00FF3641"/>
    <w:rsid w:val="00FF395B"/>
    <w:rsid w:val="00FF4171"/>
    <w:rsid w:val="00FF711F"/>
    <w:rsid w:val="011EDF3C"/>
    <w:rsid w:val="01209CBB"/>
    <w:rsid w:val="0121AE47"/>
    <w:rsid w:val="012433DA"/>
    <w:rsid w:val="012AAB86"/>
    <w:rsid w:val="013B2E75"/>
    <w:rsid w:val="014B46B3"/>
    <w:rsid w:val="0150D4CD"/>
    <w:rsid w:val="0151876B"/>
    <w:rsid w:val="015C8EF0"/>
    <w:rsid w:val="01607AFF"/>
    <w:rsid w:val="016223A4"/>
    <w:rsid w:val="01646CD7"/>
    <w:rsid w:val="016E23D3"/>
    <w:rsid w:val="01704AC1"/>
    <w:rsid w:val="0187C986"/>
    <w:rsid w:val="01885626"/>
    <w:rsid w:val="01890425"/>
    <w:rsid w:val="01914D01"/>
    <w:rsid w:val="0197DDC2"/>
    <w:rsid w:val="01AE55B6"/>
    <w:rsid w:val="01B046E7"/>
    <w:rsid w:val="01B6380D"/>
    <w:rsid w:val="01BA096C"/>
    <w:rsid w:val="01BB0A4C"/>
    <w:rsid w:val="01C919F1"/>
    <w:rsid w:val="01CBD5C3"/>
    <w:rsid w:val="01E6D6C0"/>
    <w:rsid w:val="01F5539F"/>
    <w:rsid w:val="01FDE911"/>
    <w:rsid w:val="0206DFE7"/>
    <w:rsid w:val="0212B13B"/>
    <w:rsid w:val="021A17DB"/>
    <w:rsid w:val="0227D4F3"/>
    <w:rsid w:val="02307BBA"/>
    <w:rsid w:val="023192EA"/>
    <w:rsid w:val="0236F302"/>
    <w:rsid w:val="02385256"/>
    <w:rsid w:val="023D938E"/>
    <w:rsid w:val="02421E66"/>
    <w:rsid w:val="02447F7E"/>
    <w:rsid w:val="0246CB33"/>
    <w:rsid w:val="024C54CA"/>
    <w:rsid w:val="025A8517"/>
    <w:rsid w:val="025FAEE7"/>
    <w:rsid w:val="0261146B"/>
    <w:rsid w:val="026A51A2"/>
    <w:rsid w:val="026E0E60"/>
    <w:rsid w:val="028B29EA"/>
    <w:rsid w:val="02929600"/>
    <w:rsid w:val="02A7DC2E"/>
    <w:rsid w:val="02AFEF96"/>
    <w:rsid w:val="02B850C7"/>
    <w:rsid w:val="02BDA8D4"/>
    <w:rsid w:val="02C1AB45"/>
    <w:rsid w:val="02CB911B"/>
    <w:rsid w:val="02D24D41"/>
    <w:rsid w:val="02D645FD"/>
    <w:rsid w:val="02DD00BF"/>
    <w:rsid w:val="02DE8535"/>
    <w:rsid w:val="02EACBFF"/>
    <w:rsid w:val="02EFB3C6"/>
    <w:rsid w:val="02F33FDB"/>
    <w:rsid w:val="02F7FE34"/>
    <w:rsid w:val="02F86263"/>
    <w:rsid w:val="03148794"/>
    <w:rsid w:val="031FD30D"/>
    <w:rsid w:val="034EE589"/>
    <w:rsid w:val="03531942"/>
    <w:rsid w:val="035B0309"/>
    <w:rsid w:val="035BB6F9"/>
    <w:rsid w:val="035EF718"/>
    <w:rsid w:val="03708945"/>
    <w:rsid w:val="0371AFBE"/>
    <w:rsid w:val="0377D1D3"/>
    <w:rsid w:val="03836BDA"/>
    <w:rsid w:val="0393C64D"/>
    <w:rsid w:val="0394BF85"/>
    <w:rsid w:val="0395C2BB"/>
    <w:rsid w:val="039F2C90"/>
    <w:rsid w:val="03A1A6F8"/>
    <w:rsid w:val="03B9F7B7"/>
    <w:rsid w:val="03C67AFC"/>
    <w:rsid w:val="03CFCD2F"/>
    <w:rsid w:val="03D41912"/>
    <w:rsid w:val="03D483C4"/>
    <w:rsid w:val="03D9F073"/>
    <w:rsid w:val="03DBCAB1"/>
    <w:rsid w:val="03E7475A"/>
    <w:rsid w:val="03E9C972"/>
    <w:rsid w:val="03F3026E"/>
    <w:rsid w:val="03F80BCF"/>
    <w:rsid w:val="03FA84F4"/>
    <w:rsid w:val="03FCB090"/>
    <w:rsid w:val="04058F6C"/>
    <w:rsid w:val="0420BF39"/>
    <w:rsid w:val="04416582"/>
    <w:rsid w:val="0442DD51"/>
    <w:rsid w:val="044D5CB4"/>
    <w:rsid w:val="044E8DD0"/>
    <w:rsid w:val="045B1552"/>
    <w:rsid w:val="04610529"/>
    <w:rsid w:val="04612D39"/>
    <w:rsid w:val="04669E34"/>
    <w:rsid w:val="046C2799"/>
    <w:rsid w:val="047DB610"/>
    <w:rsid w:val="0487CE0D"/>
    <w:rsid w:val="048CED6B"/>
    <w:rsid w:val="048E8593"/>
    <w:rsid w:val="04995DCC"/>
    <w:rsid w:val="04A7CB8C"/>
    <w:rsid w:val="04A8BCBA"/>
    <w:rsid w:val="04B1940C"/>
    <w:rsid w:val="04C46B6B"/>
    <w:rsid w:val="04C5297B"/>
    <w:rsid w:val="04C7EFF6"/>
    <w:rsid w:val="04CA582F"/>
    <w:rsid w:val="04E526B6"/>
    <w:rsid w:val="04E5ABC1"/>
    <w:rsid w:val="04EB0479"/>
    <w:rsid w:val="04F5628B"/>
    <w:rsid w:val="050281A1"/>
    <w:rsid w:val="05049DED"/>
    <w:rsid w:val="050513C7"/>
    <w:rsid w:val="05059D63"/>
    <w:rsid w:val="0507BF05"/>
    <w:rsid w:val="0512E90A"/>
    <w:rsid w:val="053C860D"/>
    <w:rsid w:val="0543EFE7"/>
    <w:rsid w:val="0548CB9D"/>
    <w:rsid w:val="055D4213"/>
    <w:rsid w:val="055D47D3"/>
    <w:rsid w:val="055D82CD"/>
    <w:rsid w:val="055EDB88"/>
    <w:rsid w:val="056EFD55"/>
    <w:rsid w:val="0572778D"/>
    <w:rsid w:val="057E242A"/>
    <w:rsid w:val="058D3BBC"/>
    <w:rsid w:val="058F6337"/>
    <w:rsid w:val="05920B1D"/>
    <w:rsid w:val="059E9D49"/>
    <w:rsid w:val="05AE0C39"/>
    <w:rsid w:val="05B20618"/>
    <w:rsid w:val="05BC8F9A"/>
    <w:rsid w:val="05C1AE3D"/>
    <w:rsid w:val="05D8517A"/>
    <w:rsid w:val="05E1DE8F"/>
    <w:rsid w:val="05E6E6C8"/>
    <w:rsid w:val="05E6FC57"/>
    <w:rsid w:val="05E7ED6C"/>
    <w:rsid w:val="05EC2FFA"/>
    <w:rsid w:val="05FD61FB"/>
    <w:rsid w:val="05FEAD24"/>
    <w:rsid w:val="0601D694"/>
    <w:rsid w:val="06026E95"/>
    <w:rsid w:val="06029E18"/>
    <w:rsid w:val="0605AA43"/>
    <w:rsid w:val="0619BB55"/>
    <w:rsid w:val="062C7E6E"/>
    <w:rsid w:val="0638961A"/>
    <w:rsid w:val="064148F2"/>
    <w:rsid w:val="06464A1B"/>
    <w:rsid w:val="0653566E"/>
    <w:rsid w:val="06603BCC"/>
    <w:rsid w:val="06657DB9"/>
    <w:rsid w:val="06713653"/>
    <w:rsid w:val="067B50C4"/>
    <w:rsid w:val="068A4531"/>
    <w:rsid w:val="06A19CAE"/>
    <w:rsid w:val="06A1DC87"/>
    <w:rsid w:val="06A71C31"/>
    <w:rsid w:val="06A88623"/>
    <w:rsid w:val="06AE8909"/>
    <w:rsid w:val="06B350CC"/>
    <w:rsid w:val="06B84B9E"/>
    <w:rsid w:val="06C59E62"/>
    <w:rsid w:val="06D37B7A"/>
    <w:rsid w:val="06E358B2"/>
    <w:rsid w:val="06E7DB9A"/>
    <w:rsid w:val="06EC7BF7"/>
    <w:rsid w:val="06ED384B"/>
    <w:rsid w:val="06EF867F"/>
    <w:rsid w:val="06F3929C"/>
    <w:rsid w:val="06F78257"/>
    <w:rsid w:val="06F87EAD"/>
    <w:rsid w:val="0700EBA0"/>
    <w:rsid w:val="07075087"/>
    <w:rsid w:val="07156213"/>
    <w:rsid w:val="0722DAF0"/>
    <w:rsid w:val="0729E89B"/>
    <w:rsid w:val="07346C7A"/>
    <w:rsid w:val="07397580"/>
    <w:rsid w:val="0749C643"/>
    <w:rsid w:val="074D0B99"/>
    <w:rsid w:val="074FEC85"/>
    <w:rsid w:val="07587F50"/>
    <w:rsid w:val="07663CB6"/>
    <w:rsid w:val="076E1DD7"/>
    <w:rsid w:val="0773F57A"/>
    <w:rsid w:val="07815706"/>
    <w:rsid w:val="07890832"/>
    <w:rsid w:val="0797EDC0"/>
    <w:rsid w:val="07A1A04D"/>
    <w:rsid w:val="07A6604D"/>
    <w:rsid w:val="07CB18CE"/>
    <w:rsid w:val="07CE3413"/>
    <w:rsid w:val="07D4955C"/>
    <w:rsid w:val="07DE911E"/>
    <w:rsid w:val="07DF9F23"/>
    <w:rsid w:val="07E07B58"/>
    <w:rsid w:val="07E23694"/>
    <w:rsid w:val="07E9FB33"/>
    <w:rsid w:val="07F16E8B"/>
    <w:rsid w:val="07FF7F6A"/>
    <w:rsid w:val="0801BD94"/>
    <w:rsid w:val="0801DF7B"/>
    <w:rsid w:val="0804C398"/>
    <w:rsid w:val="08079945"/>
    <w:rsid w:val="080AF0D1"/>
    <w:rsid w:val="080D0EFD"/>
    <w:rsid w:val="0821645E"/>
    <w:rsid w:val="082534F1"/>
    <w:rsid w:val="083270D3"/>
    <w:rsid w:val="08332A63"/>
    <w:rsid w:val="0834CD42"/>
    <w:rsid w:val="0846D162"/>
    <w:rsid w:val="084A399C"/>
    <w:rsid w:val="0853081F"/>
    <w:rsid w:val="085BAC4C"/>
    <w:rsid w:val="086AC39E"/>
    <w:rsid w:val="086EFA89"/>
    <w:rsid w:val="086F3535"/>
    <w:rsid w:val="0872C8C5"/>
    <w:rsid w:val="08781D99"/>
    <w:rsid w:val="0887FD67"/>
    <w:rsid w:val="0894E2D5"/>
    <w:rsid w:val="08AD0538"/>
    <w:rsid w:val="08ADD9D0"/>
    <w:rsid w:val="08BE7D0F"/>
    <w:rsid w:val="08C64CA6"/>
    <w:rsid w:val="08CF5138"/>
    <w:rsid w:val="08D07B58"/>
    <w:rsid w:val="08D66536"/>
    <w:rsid w:val="08DE4B72"/>
    <w:rsid w:val="08E1BC64"/>
    <w:rsid w:val="08E9ABC3"/>
    <w:rsid w:val="08EA2B46"/>
    <w:rsid w:val="08ED882A"/>
    <w:rsid w:val="08F2EDBC"/>
    <w:rsid w:val="09046A82"/>
    <w:rsid w:val="090D5B00"/>
    <w:rsid w:val="09205F52"/>
    <w:rsid w:val="09247FF4"/>
    <w:rsid w:val="0926D76D"/>
    <w:rsid w:val="092B9F94"/>
    <w:rsid w:val="092BF648"/>
    <w:rsid w:val="09426B2C"/>
    <w:rsid w:val="0943D6CF"/>
    <w:rsid w:val="094C10F4"/>
    <w:rsid w:val="095A1156"/>
    <w:rsid w:val="095D9E2D"/>
    <w:rsid w:val="095E9498"/>
    <w:rsid w:val="0961A2EB"/>
    <w:rsid w:val="09622F4A"/>
    <w:rsid w:val="0976FCB6"/>
    <w:rsid w:val="0978DEA5"/>
    <w:rsid w:val="0983C7C9"/>
    <w:rsid w:val="09A0DF8F"/>
    <w:rsid w:val="09C564F8"/>
    <w:rsid w:val="09C7FFD3"/>
    <w:rsid w:val="09CA714C"/>
    <w:rsid w:val="09CBC40C"/>
    <w:rsid w:val="09CFB490"/>
    <w:rsid w:val="09DFCCE9"/>
    <w:rsid w:val="09F4B72C"/>
    <w:rsid w:val="09F77C46"/>
    <w:rsid w:val="0A00A981"/>
    <w:rsid w:val="0A074189"/>
    <w:rsid w:val="0A0ACAEA"/>
    <w:rsid w:val="0A241CB9"/>
    <w:rsid w:val="0A3218DF"/>
    <w:rsid w:val="0A36C71E"/>
    <w:rsid w:val="0A3AD794"/>
    <w:rsid w:val="0A46293B"/>
    <w:rsid w:val="0A615DEF"/>
    <w:rsid w:val="0A687058"/>
    <w:rsid w:val="0A6AAE81"/>
    <w:rsid w:val="0A748B5E"/>
    <w:rsid w:val="0A7A0DD3"/>
    <w:rsid w:val="0A84D8DC"/>
    <w:rsid w:val="0A91A144"/>
    <w:rsid w:val="0AAC9F7E"/>
    <w:rsid w:val="0AAF51A4"/>
    <w:rsid w:val="0AB70B7C"/>
    <w:rsid w:val="0AC9A5CE"/>
    <w:rsid w:val="0ACA36A3"/>
    <w:rsid w:val="0AD89114"/>
    <w:rsid w:val="0ADD50A5"/>
    <w:rsid w:val="0AEA7994"/>
    <w:rsid w:val="0AF22125"/>
    <w:rsid w:val="0AF31981"/>
    <w:rsid w:val="0AF3B19F"/>
    <w:rsid w:val="0B022218"/>
    <w:rsid w:val="0B0C361E"/>
    <w:rsid w:val="0B17E4C9"/>
    <w:rsid w:val="0B288E3C"/>
    <w:rsid w:val="0B5D5877"/>
    <w:rsid w:val="0B6876F4"/>
    <w:rsid w:val="0B6B31A6"/>
    <w:rsid w:val="0B78BBCC"/>
    <w:rsid w:val="0B945E5D"/>
    <w:rsid w:val="0B951FFA"/>
    <w:rsid w:val="0B968C37"/>
    <w:rsid w:val="0B96D3B1"/>
    <w:rsid w:val="0BABC5CB"/>
    <w:rsid w:val="0BB22800"/>
    <w:rsid w:val="0BC4DBAF"/>
    <w:rsid w:val="0BCB2196"/>
    <w:rsid w:val="0BD25685"/>
    <w:rsid w:val="0BD4FA8E"/>
    <w:rsid w:val="0BE8F938"/>
    <w:rsid w:val="0BECE575"/>
    <w:rsid w:val="0C0312B6"/>
    <w:rsid w:val="0C03A447"/>
    <w:rsid w:val="0C0BB032"/>
    <w:rsid w:val="0C0C0B7E"/>
    <w:rsid w:val="0C1133E8"/>
    <w:rsid w:val="0C465A2C"/>
    <w:rsid w:val="0C48A5BF"/>
    <w:rsid w:val="0C4D1E48"/>
    <w:rsid w:val="0C54FF7B"/>
    <w:rsid w:val="0C5F8DD6"/>
    <w:rsid w:val="0C66868A"/>
    <w:rsid w:val="0C687A1D"/>
    <w:rsid w:val="0C6FB306"/>
    <w:rsid w:val="0C7D36D0"/>
    <w:rsid w:val="0C81BE04"/>
    <w:rsid w:val="0CA1BDC9"/>
    <w:rsid w:val="0CAF75C0"/>
    <w:rsid w:val="0CB05E6F"/>
    <w:rsid w:val="0CB94156"/>
    <w:rsid w:val="0CC00368"/>
    <w:rsid w:val="0CCA3FDC"/>
    <w:rsid w:val="0CD8F2A0"/>
    <w:rsid w:val="0CE63C99"/>
    <w:rsid w:val="0CEE3754"/>
    <w:rsid w:val="0CF3CB88"/>
    <w:rsid w:val="0D00D127"/>
    <w:rsid w:val="0D3151B7"/>
    <w:rsid w:val="0D3CA501"/>
    <w:rsid w:val="0D444E36"/>
    <w:rsid w:val="0D4B494E"/>
    <w:rsid w:val="0D5E8757"/>
    <w:rsid w:val="0D5FDE21"/>
    <w:rsid w:val="0D60E9D3"/>
    <w:rsid w:val="0D6A75FB"/>
    <w:rsid w:val="0D6DE5B6"/>
    <w:rsid w:val="0D6EDFAA"/>
    <w:rsid w:val="0D7130A2"/>
    <w:rsid w:val="0D79D24A"/>
    <w:rsid w:val="0D7A7E92"/>
    <w:rsid w:val="0D8515E0"/>
    <w:rsid w:val="0D851D6D"/>
    <w:rsid w:val="0D8BC615"/>
    <w:rsid w:val="0D8D0B0A"/>
    <w:rsid w:val="0D8E0FA8"/>
    <w:rsid w:val="0D9141FE"/>
    <w:rsid w:val="0D9DB3C1"/>
    <w:rsid w:val="0DA57C66"/>
    <w:rsid w:val="0DA8330C"/>
    <w:rsid w:val="0DAC1BF7"/>
    <w:rsid w:val="0DAD0449"/>
    <w:rsid w:val="0DB97AD5"/>
    <w:rsid w:val="0DBFC6FD"/>
    <w:rsid w:val="0DC96C8D"/>
    <w:rsid w:val="0DD15A7C"/>
    <w:rsid w:val="0DD87844"/>
    <w:rsid w:val="0DE10E6C"/>
    <w:rsid w:val="0DEB7F47"/>
    <w:rsid w:val="0DF2F4CC"/>
    <w:rsid w:val="0DF46F19"/>
    <w:rsid w:val="0DFCE0CF"/>
    <w:rsid w:val="0E02F323"/>
    <w:rsid w:val="0E106166"/>
    <w:rsid w:val="0E10E1D1"/>
    <w:rsid w:val="0E1FC6D8"/>
    <w:rsid w:val="0E2AB7B8"/>
    <w:rsid w:val="0E32B3ED"/>
    <w:rsid w:val="0E35E038"/>
    <w:rsid w:val="0E3B4A88"/>
    <w:rsid w:val="0E3FEAD5"/>
    <w:rsid w:val="0E3FFF20"/>
    <w:rsid w:val="0E5A0F06"/>
    <w:rsid w:val="0E5ABEEF"/>
    <w:rsid w:val="0E5CFF3D"/>
    <w:rsid w:val="0E7E1264"/>
    <w:rsid w:val="0E805A5C"/>
    <w:rsid w:val="0E850868"/>
    <w:rsid w:val="0E855918"/>
    <w:rsid w:val="0E9257D6"/>
    <w:rsid w:val="0E931B31"/>
    <w:rsid w:val="0E9524B5"/>
    <w:rsid w:val="0E95D725"/>
    <w:rsid w:val="0E9A71C0"/>
    <w:rsid w:val="0ECEFAD9"/>
    <w:rsid w:val="0ED06C1E"/>
    <w:rsid w:val="0ED5869E"/>
    <w:rsid w:val="0EDEA4D6"/>
    <w:rsid w:val="0EE345AE"/>
    <w:rsid w:val="0EE4599F"/>
    <w:rsid w:val="0EE5ED76"/>
    <w:rsid w:val="0EF78DDC"/>
    <w:rsid w:val="0EF96DC0"/>
    <w:rsid w:val="0EFA7958"/>
    <w:rsid w:val="0F02C258"/>
    <w:rsid w:val="0F0CD3E1"/>
    <w:rsid w:val="0F10EE9D"/>
    <w:rsid w:val="0F18A4F9"/>
    <w:rsid w:val="0F1FE6CE"/>
    <w:rsid w:val="0F21A8EA"/>
    <w:rsid w:val="0F374065"/>
    <w:rsid w:val="0F3AED01"/>
    <w:rsid w:val="0F48E3A5"/>
    <w:rsid w:val="0F519616"/>
    <w:rsid w:val="0F520C71"/>
    <w:rsid w:val="0F54EA18"/>
    <w:rsid w:val="0F5FAD65"/>
    <w:rsid w:val="0F5FE916"/>
    <w:rsid w:val="0F66B78C"/>
    <w:rsid w:val="0F670417"/>
    <w:rsid w:val="0F67289D"/>
    <w:rsid w:val="0F6A338A"/>
    <w:rsid w:val="0F6D937D"/>
    <w:rsid w:val="0F738CEB"/>
    <w:rsid w:val="0F9550F2"/>
    <w:rsid w:val="0FA982A9"/>
    <w:rsid w:val="0FB34DF8"/>
    <w:rsid w:val="0FB3CE67"/>
    <w:rsid w:val="0FB4346A"/>
    <w:rsid w:val="0FB847FF"/>
    <w:rsid w:val="0FC149E3"/>
    <w:rsid w:val="0FCFB17F"/>
    <w:rsid w:val="0FD24714"/>
    <w:rsid w:val="0FD411BA"/>
    <w:rsid w:val="0FE9214C"/>
    <w:rsid w:val="0FEB758D"/>
    <w:rsid w:val="0FFC3D75"/>
    <w:rsid w:val="100B2594"/>
    <w:rsid w:val="100F0435"/>
    <w:rsid w:val="102232AA"/>
    <w:rsid w:val="102A2D72"/>
    <w:rsid w:val="1039CFC2"/>
    <w:rsid w:val="103A19B6"/>
    <w:rsid w:val="103F6E8C"/>
    <w:rsid w:val="104F4261"/>
    <w:rsid w:val="1062B57B"/>
    <w:rsid w:val="106917AF"/>
    <w:rsid w:val="106A1A13"/>
    <w:rsid w:val="1072CE98"/>
    <w:rsid w:val="107531BE"/>
    <w:rsid w:val="107773BD"/>
    <w:rsid w:val="10916312"/>
    <w:rsid w:val="10A19D9D"/>
    <w:rsid w:val="10A3BE74"/>
    <w:rsid w:val="10AA29C9"/>
    <w:rsid w:val="10B6ECC3"/>
    <w:rsid w:val="10CD38C7"/>
    <w:rsid w:val="10CDFC76"/>
    <w:rsid w:val="10D66993"/>
    <w:rsid w:val="10E37E2D"/>
    <w:rsid w:val="10E6F045"/>
    <w:rsid w:val="10E78181"/>
    <w:rsid w:val="10E79C86"/>
    <w:rsid w:val="10EC10D8"/>
    <w:rsid w:val="10EFC860"/>
    <w:rsid w:val="110B185A"/>
    <w:rsid w:val="11135897"/>
    <w:rsid w:val="11236AA5"/>
    <w:rsid w:val="1123B432"/>
    <w:rsid w:val="1128A4C4"/>
    <w:rsid w:val="112E05A0"/>
    <w:rsid w:val="112F32B7"/>
    <w:rsid w:val="11315127"/>
    <w:rsid w:val="11391DE8"/>
    <w:rsid w:val="113F3237"/>
    <w:rsid w:val="113FB041"/>
    <w:rsid w:val="114D2247"/>
    <w:rsid w:val="11557A65"/>
    <w:rsid w:val="11586D1C"/>
    <w:rsid w:val="115FBE49"/>
    <w:rsid w:val="116ADC3D"/>
    <w:rsid w:val="117A463B"/>
    <w:rsid w:val="1180D540"/>
    <w:rsid w:val="11AE82C7"/>
    <w:rsid w:val="11B58F95"/>
    <w:rsid w:val="11BBE935"/>
    <w:rsid w:val="11BCB0E4"/>
    <w:rsid w:val="11C213E5"/>
    <w:rsid w:val="11C9F898"/>
    <w:rsid w:val="11D88C67"/>
    <w:rsid w:val="11D89C98"/>
    <w:rsid w:val="11F23302"/>
    <w:rsid w:val="11F4F159"/>
    <w:rsid w:val="11FE8CDD"/>
    <w:rsid w:val="12046D1B"/>
    <w:rsid w:val="1207549F"/>
    <w:rsid w:val="120C3DCE"/>
    <w:rsid w:val="1211FD6F"/>
    <w:rsid w:val="12153089"/>
    <w:rsid w:val="122C40BB"/>
    <w:rsid w:val="122E05E0"/>
    <w:rsid w:val="1234250C"/>
    <w:rsid w:val="1240F228"/>
    <w:rsid w:val="12461047"/>
    <w:rsid w:val="124FD20C"/>
    <w:rsid w:val="1250EE4E"/>
    <w:rsid w:val="126A6A07"/>
    <w:rsid w:val="127C93D2"/>
    <w:rsid w:val="127E19AC"/>
    <w:rsid w:val="1281DCF3"/>
    <w:rsid w:val="12A6A9CA"/>
    <w:rsid w:val="12B12DD1"/>
    <w:rsid w:val="12BB35D1"/>
    <w:rsid w:val="12BFAF1B"/>
    <w:rsid w:val="12C04FFD"/>
    <w:rsid w:val="12CD107F"/>
    <w:rsid w:val="12D1F606"/>
    <w:rsid w:val="12DB6D01"/>
    <w:rsid w:val="12E653F8"/>
    <w:rsid w:val="12E695A7"/>
    <w:rsid w:val="12E81689"/>
    <w:rsid w:val="12EC407A"/>
    <w:rsid w:val="12FE2B66"/>
    <w:rsid w:val="13187651"/>
    <w:rsid w:val="131BB61A"/>
    <w:rsid w:val="13273DC7"/>
    <w:rsid w:val="1327B84B"/>
    <w:rsid w:val="132882DA"/>
    <w:rsid w:val="132F3193"/>
    <w:rsid w:val="133979B7"/>
    <w:rsid w:val="133A193F"/>
    <w:rsid w:val="133E75EE"/>
    <w:rsid w:val="133FCB0B"/>
    <w:rsid w:val="13416C4E"/>
    <w:rsid w:val="134C0C7B"/>
    <w:rsid w:val="13515FF6"/>
    <w:rsid w:val="13533CD9"/>
    <w:rsid w:val="13600309"/>
    <w:rsid w:val="13644F20"/>
    <w:rsid w:val="136B7326"/>
    <w:rsid w:val="139BC675"/>
    <w:rsid w:val="139ECB1B"/>
    <w:rsid w:val="13A0752D"/>
    <w:rsid w:val="13A80E66"/>
    <w:rsid w:val="13ABAF97"/>
    <w:rsid w:val="13AE23CF"/>
    <w:rsid w:val="13E542BA"/>
    <w:rsid w:val="1416FC3E"/>
    <w:rsid w:val="1423D1EC"/>
    <w:rsid w:val="1430142E"/>
    <w:rsid w:val="1432F18C"/>
    <w:rsid w:val="143BFDCC"/>
    <w:rsid w:val="1447534B"/>
    <w:rsid w:val="1453E89A"/>
    <w:rsid w:val="1473DAFD"/>
    <w:rsid w:val="1476CDB1"/>
    <w:rsid w:val="14798C0D"/>
    <w:rsid w:val="148FD55F"/>
    <w:rsid w:val="14A761A0"/>
    <w:rsid w:val="14D1C055"/>
    <w:rsid w:val="14DA144A"/>
    <w:rsid w:val="14DA2482"/>
    <w:rsid w:val="14DDE3D3"/>
    <w:rsid w:val="14E0838A"/>
    <w:rsid w:val="14E7CE10"/>
    <w:rsid w:val="14E92153"/>
    <w:rsid w:val="14EADFE2"/>
    <w:rsid w:val="14EE8829"/>
    <w:rsid w:val="14FEDE69"/>
    <w:rsid w:val="15002D66"/>
    <w:rsid w:val="1508477E"/>
    <w:rsid w:val="15130FB5"/>
    <w:rsid w:val="1513B53C"/>
    <w:rsid w:val="15157B51"/>
    <w:rsid w:val="153FE6EE"/>
    <w:rsid w:val="153FEC9F"/>
    <w:rsid w:val="154638BD"/>
    <w:rsid w:val="1549F6BB"/>
    <w:rsid w:val="154D8CD1"/>
    <w:rsid w:val="15595906"/>
    <w:rsid w:val="156105CF"/>
    <w:rsid w:val="1581392C"/>
    <w:rsid w:val="15927760"/>
    <w:rsid w:val="15986C50"/>
    <w:rsid w:val="15B00D49"/>
    <w:rsid w:val="15CC5D68"/>
    <w:rsid w:val="15D5B09A"/>
    <w:rsid w:val="15E36915"/>
    <w:rsid w:val="160C4403"/>
    <w:rsid w:val="1616770C"/>
    <w:rsid w:val="16178F30"/>
    <w:rsid w:val="161BF3B6"/>
    <w:rsid w:val="1620936A"/>
    <w:rsid w:val="16291214"/>
    <w:rsid w:val="162FB674"/>
    <w:rsid w:val="1634C77E"/>
    <w:rsid w:val="1635D35A"/>
    <w:rsid w:val="1636BE0C"/>
    <w:rsid w:val="16427321"/>
    <w:rsid w:val="166D2772"/>
    <w:rsid w:val="166E20AC"/>
    <w:rsid w:val="1674EA29"/>
    <w:rsid w:val="1677DFCD"/>
    <w:rsid w:val="167B78CE"/>
    <w:rsid w:val="1682F87E"/>
    <w:rsid w:val="168ABF76"/>
    <w:rsid w:val="1691D0B9"/>
    <w:rsid w:val="16952DD0"/>
    <w:rsid w:val="16A069F8"/>
    <w:rsid w:val="16A728D6"/>
    <w:rsid w:val="16BAA8C9"/>
    <w:rsid w:val="16BABA62"/>
    <w:rsid w:val="16C08A59"/>
    <w:rsid w:val="16DAAF6D"/>
    <w:rsid w:val="16E93A54"/>
    <w:rsid w:val="16EB5A20"/>
    <w:rsid w:val="16FAD387"/>
    <w:rsid w:val="170C039A"/>
    <w:rsid w:val="17102527"/>
    <w:rsid w:val="171142CF"/>
    <w:rsid w:val="171256B6"/>
    <w:rsid w:val="171793BE"/>
    <w:rsid w:val="171A2B88"/>
    <w:rsid w:val="1723DF67"/>
    <w:rsid w:val="1726B89A"/>
    <w:rsid w:val="17278E2B"/>
    <w:rsid w:val="172E4560"/>
    <w:rsid w:val="172FE156"/>
    <w:rsid w:val="1733556C"/>
    <w:rsid w:val="1737837C"/>
    <w:rsid w:val="17389AE6"/>
    <w:rsid w:val="174C689F"/>
    <w:rsid w:val="176C04DD"/>
    <w:rsid w:val="176C1673"/>
    <w:rsid w:val="177707EA"/>
    <w:rsid w:val="178354C3"/>
    <w:rsid w:val="17838A1F"/>
    <w:rsid w:val="1794F096"/>
    <w:rsid w:val="17B013DD"/>
    <w:rsid w:val="17B731E9"/>
    <w:rsid w:val="17B9DABA"/>
    <w:rsid w:val="17BC63CB"/>
    <w:rsid w:val="17BFB19D"/>
    <w:rsid w:val="17C18774"/>
    <w:rsid w:val="17D4E5CC"/>
    <w:rsid w:val="17D5C712"/>
    <w:rsid w:val="17F5CE71"/>
    <w:rsid w:val="17FA8B90"/>
    <w:rsid w:val="17FBF3FD"/>
    <w:rsid w:val="1800ABE3"/>
    <w:rsid w:val="180BD5DB"/>
    <w:rsid w:val="1811A2CD"/>
    <w:rsid w:val="1813F0FE"/>
    <w:rsid w:val="18267A55"/>
    <w:rsid w:val="182B6909"/>
    <w:rsid w:val="1831E7CD"/>
    <w:rsid w:val="1845F7A8"/>
    <w:rsid w:val="1848833E"/>
    <w:rsid w:val="18524C7E"/>
    <w:rsid w:val="18557483"/>
    <w:rsid w:val="18581C25"/>
    <w:rsid w:val="186028B2"/>
    <w:rsid w:val="18604262"/>
    <w:rsid w:val="186D7BB7"/>
    <w:rsid w:val="18726A8E"/>
    <w:rsid w:val="18768F05"/>
    <w:rsid w:val="1878DF57"/>
    <w:rsid w:val="187F8660"/>
    <w:rsid w:val="188194F2"/>
    <w:rsid w:val="1881E01D"/>
    <w:rsid w:val="188CCFBC"/>
    <w:rsid w:val="18A6DBD1"/>
    <w:rsid w:val="18AE4D68"/>
    <w:rsid w:val="18B7096B"/>
    <w:rsid w:val="18BA2538"/>
    <w:rsid w:val="18BEA955"/>
    <w:rsid w:val="18BEF1C2"/>
    <w:rsid w:val="18C8694E"/>
    <w:rsid w:val="18D7DE03"/>
    <w:rsid w:val="18D8D1F7"/>
    <w:rsid w:val="18E7A202"/>
    <w:rsid w:val="18EFB6F0"/>
    <w:rsid w:val="18F3E5EC"/>
    <w:rsid w:val="18F7B70A"/>
    <w:rsid w:val="1904EF68"/>
    <w:rsid w:val="19095375"/>
    <w:rsid w:val="19217B61"/>
    <w:rsid w:val="19364104"/>
    <w:rsid w:val="1937ABA1"/>
    <w:rsid w:val="19380012"/>
    <w:rsid w:val="1946CEAC"/>
    <w:rsid w:val="1950A24E"/>
    <w:rsid w:val="19523A30"/>
    <w:rsid w:val="19562394"/>
    <w:rsid w:val="195B81FE"/>
    <w:rsid w:val="1970B9AD"/>
    <w:rsid w:val="197BE655"/>
    <w:rsid w:val="197C29C9"/>
    <w:rsid w:val="1997C45E"/>
    <w:rsid w:val="199A5D09"/>
    <w:rsid w:val="199C2A3D"/>
    <w:rsid w:val="199FECAF"/>
    <w:rsid w:val="19AF915F"/>
    <w:rsid w:val="19B29DED"/>
    <w:rsid w:val="19B7562C"/>
    <w:rsid w:val="19BEDA78"/>
    <w:rsid w:val="19C35EB5"/>
    <w:rsid w:val="19C4E4D9"/>
    <w:rsid w:val="19EAAEFF"/>
    <w:rsid w:val="19EDA994"/>
    <w:rsid w:val="19EDCBD7"/>
    <w:rsid w:val="19EDE074"/>
    <w:rsid w:val="19F157A6"/>
    <w:rsid w:val="19F1C5CC"/>
    <w:rsid w:val="19F2498B"/>
    <w:rsid w:val="19FC8745"/>
    <w:rsid w:val="1A04410E"/>
    <w:rsid w:val="1A04D271"/>
    <w:rsid w:val="1A09ED32"/>
    <w:rsid w:val="1A1D6553"/>
    <w:rsid w:val="1A1E4EE8"/>
    <w:rsid w:val="1A2082DE"/>
    <w:rsid w:val="1A22BD3F"/>
    <w:rsid w:val="1A2FA6FD"/>
    <w:rsid w:val="1A36259A"/>
    <w:rsid w:val="1A380760"/>
    <w:rsid w:val="1A3F277C"/>
    <w:rsid w:val="1A4204E8"/>
    <w:rsid w:val="1A48E378"/>
    <w:rsid w:val="1A69EF00"/>
    <w:rsid w:val="1A7BB286"/>
    <w:rsid w:val="1A7EF048"/>
    <w:rsid w:val="1A9B974C"/>
    <w:rsid w:val="1A9D4768"/>
    <w:rsid w:val="1AAB286C"/>
    <w:rsid w:val="1AAE9244"/>
    <w:rsid w:val="1ACD5E3D"/>
    <w:rsid w:val="1AEA066F"/>
    <w:rsid w:val="1AECAA74"/>
    <w:rsid w:val="1AF688AE"/>
    <w:rsid w:val="1AF7525F"/>
    <w:rsid w:val="1B015F0A"/>
    <w:rsid w:val="1B016234"/>
    <w:rsid w:val="1B067128"/>
    <w:rsid w:val="1B0CC9B1"/>
    <w:rsid w:val="1B169668"/>
    <w:rsid w:val="1B2C87C7"/>
    <w:rsid w:val="1B33BB64"/>
    <w:rsid w:val="1B37F0C8"/>
    <w:rsid w:val="1B435066"/>
    <w:rsid w:val="1B4BF3A6"/>
    <w:rsid w:val="1B5B99B5"/>
    <w:rsid w:val="1B61D261"/>
    <w:rsid w:val="1B657FC1"/>
    <w:rsid w:val="1B6754C7"/>
    <w:rsid w:val="1B67DA1F"/>
    <w:rsid w:val="1B6DD5BD"/>
    <w:rsid w:val="1B721E9D"/>
    <w:rsid w:val="1B887EDF"/>
    <w:rsid w:val="1B8C9536"/>
    <w:rsid w:val="1B91D7CC"/>
    <w:rsid w:val="1B95A788"/>
    <w:rsid w:val="1B9675A6"/>
    <w:rsid w:val="1B99E4B6"/>
    <w:rsid w:val="1B9C99CB"/>
    <w:rsid w:val="1BA3831A"/>
    <w:rsid w:val="1BAC56C1"/>
    <w:rsid w:val="1BB15C1C"/>
    <w:rsid w:val="1BB28DF5"/>
    <w:rsid w:val="1BC12D1D"/>
    <w:rsid w:val="1BC42851"/>
    <w:rsid w:val="1BC74DF0"/>
    <w:rsid w:val="1BD4536F"/>
    <w:rsid w:val="1BE1C8C3"/>
    <w:rsid w:val="1BEB6866"/>
    <w:rsid w:val="1BEC6EA0"/>
    <w:rsid w:val="1BECE589"/>
    <w:rsid w:val="1BFB95D6"/>
    <w:rsid w:val="1C11447F"/>
    <w:rsid w:val="1C161CDB"/>
    <w:rsid w:val="1C1DD32B"/>
    <w:rsid w:val="1C20C629"/>
    <w:rsid w:val="1C28BF39"/>
    <w:rsid w:val="1C4F542A"/>
    <w:rsid w:val="1C5A1C94"/>
    <w:rsid w:val="1C5EF68B"/>
    <w:rsid w:val="1C642CBA"/>
    <w:rsid w:val="1C67B0D4"/>
    <w:rsid w:val="1C68B49B"/>
    <w:rsid w:val="1C6F6411"/>
    <w:rsid w:val="1C789558"/>
    <w:rsid w:val="1C79028D"/>
    <w:rsid w:val="1C807E9E"/>
    <w:rsid w:val="1C8AB4CF"/>
    <w:rsid w:val="1C8AC892"/>
    <w:rsid w:val="1C96450D"/>
    <w:rsid w:val="1CA7A3AA"/>
    <w:rsid w:val="1CBA350F"/>
    <w:rsid w:val="1CBED049"/>
    <w:rsid w:val="1CC311D3"/>
    <w:rsid w:val="1CCE8B05"/>
    <w:rsid w:val="1CD1C8BB"/>
    <w:rsid w:val="1CD83B6E"/>
    <w:rsid w:val="1CDC7E3C"/>
    <w:rsid w:val="1CE61B72"/>
    <w:rsid w:val="1CF6F5E2"/>
    <w:rsid w:val="1D0310CA"/>
    <w:rsid w:val="1D09193C"/>
    <w:rsid w:val="1D0C3A28"/>
    <w:rsid w:val="1D11FE1A"/>
    <w:rsid w:val="1D141C61"/>
    <w:rsid w:val="1D148D5C"/>
    <w:rsid w:val="1D193972"/>
    <w:rsid w:val="1D266BBF"/>
    <w:rsid w:val="1D2B482C"/>
    <w:rsid w:val="1D314476"/>
    <w:rsid w:val="1D776516"/>
    <w:rsid w:val="1D832EBB"/>
    <w:rsid w:val="1D86E5B3"/>
    <w:rsid w:val="1D911A28"/>
    <w:rsid w:val="1D9859B9"/>
    <w:rsid w:val="1DC32813"/>
    <w:rsid w:val="1DC79489"/>
    <w:rsid w:val="1DD08E05"/>
    <w:rsid w:val="1E125F60"/>
    <w:rsid w:val="1E4EEAE4"/>
    <w:rsid w:val="1E5C232E"/>
    <w:rsid w:val="1E5CB4EA"/>
    <w:rsid w:val="1E693FE7"/>
    <w:rsid w:val="1E6BFAAD"/>
    <w:rsid w:val="1E76A89A"/>
    <w:rsid w:val="1E781A6D"/>
    <w:rsid w:val="1E880FFF"/>
    <w:rsid w:val="1E9C3C91"/>
    <w:rsid w:val="1EABC41A"/>
    <w:rsid w:val="1EB06926"/>
    <w:rsid w:val="1EB6610D"/>
    <w:rsid w:val="1EC6877C"/>
    <w:rsid w:val="1ECD1AD7"/>
    <w:rsid w:val="1ECE5B2B"/>
    <w:rsid w:val="1EDB46BA"/>
    <w:rsid w:val="1EDF718B"/>
    <w:rsid w:val="1EE8518F"/>
    <w:rsid w:val="1F1293A9"/>
    <w:rsid w:val="1F18F260"/>
    <w:rsid w:val="1F19A432"/>
    <w:rsid w:val="1F1A4823"/>
    <w:rsid w:val="1F232C1E"/>
    <w:rsid w:val="1F2932EE"/>
    <w:rsid w:val="1F2DEED1"/>
    <w:rsid w:val="1F309014"/>
    <w:rsid w:val="1F3591DE"/>
    <w:rsid w:val="1F41852E"/>
    <w:rsid w:val="1F5A1751"/>
    <w:rsid w:val="1F629694"/>
    <w:rsid w:val="1F67BD53"/>
    <w:rsid w:val="1F69EE38"/>
    <w:rsid w:val="1F6C2908"/>
    <w:rsid w:val="1F6CDEF0"/>
    <w:rsid w:val="1F6E6B7C"/>
    <w:rsid w:val="1F736CB3"/>
    <w:rsid w:val="1F80FC92"/>
    <w:rsid w:val="1F83AE84"/>
    <w:rsid w:val="1F8CC839"/>
    <w:rsid w:val="1FAEEF12"/>
    <w:rsid w:val="1FB023E1"/>
    <w:rsid w:val="1FB7487B"/>
    <w:rsid w:val="1FC88880"/>
    <w:rsid w:val="1FD71847"/>
    <w:rsid w:val="1FE1CA9F"/>
    <w:rsid w:val="1FEDF504"/>
    <w:rsid w:val="1FF182D0"/>
    <w:rsid w:val="1FF35FF5"/>
    <w:rsid w:val="1FFDEB3F"/>
    <w:rsid w:val="2008A349"/>
    <w:rsid w:val="2016BAA1"/>
    <w:rsid w:val="20188145"/>
    <w:rsid w:val="20237508"/>
    <w:rsid w:val="20275A3E"/>
    <w:rsid w:val="20294AB1"/>
    <w:rsid w:val="2047481B"/>
    <w:rsid w:val="204A2402"/>
    <w:rsid w:val="204C3987"/>
    <w:rsid w:val="20636C45"/>
    <w:rsid w:val="206E9F86"/>
    <w:rsid w:val="207055D3"/>
    <w:rsid w:val="20770929"/>
    <w:rsid w:val="2082FD7D"/>
    <w:rsid w:val="2098EB03"/>
    <w:rsid w:val="20A68E68"/>
    <w:rsid w:val="20B666F8"/>
    <w:rsid w:val="20C7A799"/>
    <w:rsid w:val="20CB194B"/>
    <w:rsid w:val="20CBF77A"/>
    <w:rsid w:val="20CC3679"/>
    <w:rsid w:val="20CD8647"/>
    <w:rsid w:val="20CE531C"/>
    <w:rsid w:val="20D9A6B7"/>
    <w:rsid w:val="20E0AAF0"/>
    <w:rsid w:val="20E1DB43"/>
    <w:rsid w:val="20E39633"/>
    <w:rsid w:val="20ECB2A1"/>
    <w:rsid w:val="210152CB"/>
    <w:rsid w:val="210D5AF1"/>
    <w:rsid w:val="21144E67"/>
    <w:rsid w:val="2117BE55"/>
    <w:rsid w:val="211F8EA5"/>
    <w:rsid w:val="21203C37"/>
    <w:rsid w:val="21302D97"/>
    <w:rsid w:val="21328490"/>
    <w:rsid w:val="213E06DB"/>
    <w:rsid w:val="2141F4CD"/>
    <w:rsid w:val="2145586C"/>
    <w:rsid w:val="21513936"/>
    <w:rsid w:val="215B94EC"/>
    <w:rsid w:val="216E2BCF"/>
    <w:rsid w:val="21738820"/>
    <w:rsid w:val="2175FD11"/>
    <w:rsid w:val="2182D3EA"/>
    <w:rsid w:val="21984E39"/>
    <w:rsid w:val="21BF0FA1"/>
    <w:rsid w:val="21D0E77A"/>
    <w:rsid w:val="21D2EE47"/>
    <w:rsid w:val="21E0A682"/>
    <w:rsid w:val="21F6BF14"/>
    <w:rsid w:val="21F8847A"/>
    <w:rsid w:val="21F9C674"/>
    <w:rsid w:val="21FA89D0"/>
    <w:rsid w:val="21FBC5DA"/>
    <w:rsid w:val="22044ED9"/>
    <w:rsid w:val="2210485C"/>
    <w:rsid w:val="221E2F58"/>
    <w:rsid w:val="222032E4"/>
    <w:rsid w:val="2225B05A"/>
    <w:rsid w:val="222CE61F"/>
    <w:rsid w:val="22396C9C"/>
    <w:rsid w:val="22440188"/>
    <w:rsid w:val="2254E737"/>
    <w:rsid w:val="22572108"/>
    <w:rsid w:val="225A4685"/>
    <w:rsid w:val="2260756F"/>
    <w:rsid w:val="22613BD7"/>
    <w:rsid w:val="22687CA1"/>
    <w:rsid w:val="22689CF7"/>
    <w:rsid w:val="22708B40"/>
    <w:rsid w:val="2270D9A2"/>
    <w:rsid w:val="2276C470"/>
    <w:rsid w:val="2281078E"/>
    <w:rsid w:val="228A1AAA"/>
    <w:rsid w:val="228B080D"/>
    <w:rsid w:val="22981E44"/>
    <w:rsid w:val="2298EAA1"/>
    <w:rsid w:val="22AADE68"/>
    <w:rsid w:val="22ABFB18"/>
    <w:rsid w:val="22CBDE02"/>
    <w:rsid w:val="22D2A2A6"/>
    <w:rsid w:val="22D7F8BD"/>
    <w:rsid w:val="22D9BE7C"/>
    <w:rsid w:val="22DB8D9A"/>
    <w:rsid w:val="22DC8A5C"/>
    <w:rsid w:val="22EAA9AA"/>
    <w:rsid w:val="22FD330A"/>
    <w:rsid w:val="22FFE498"/>
    <w:rsid w:val="230375AF"/>
    <w:rsid w:val="2307F090"/>
    <w:rsid w:val="230E76A0"/>
    <w:rsid w:val="230ECECD"/>
    <w:rsid w:val="23112507"/>
    <w:rsid w:val="231B9BC7"/>
    <w:rsid w:val="231E8D89"/>
    <w:rsid w:val="2321E54F"/>
    <w:rsid w:val="2323C449"/>
    <w:rsid w:val="232B00B7"/>
    <w:rsid w:val="232BF0BA"/>
    <w:rsid w:val="233DF0DA"/>
    <w:rsid w:val="2358DA47"/>
    <w:rsid w:val="2360EAA5"/>
    <w:rsid w:val="23685800"/>
    <w:rsid w:val="236F38AC"/>
    <w:rsid w:val="237D3F4A"/>
    <w:rsid w:val="238ADF8C"/>
    <w:rsid w:val="2392A286"/>
    <w:rsid w:val="23A50E09"/>
    <w:rsid w:val="23A8120D"/>
    <w:rsid w:val="23AFC6C2"/>
    <w:rsid w:val="23B55851"/>
    <w:rsid w:val="23B62830"/>
    <w:rsid w:val="23BFDABC"/>
    <w:rsid w:val="23CAAF7B"/>
    <w:rsid w:val="23D3F270"/>
    <w:rsid w:val="23DAFBAB"/>
    <w:rsid w:val="23ED2483"/>
    <w:rsid w:val="23F003F0"/>
    <w:rsid w:val="23F8F920"/>
    <w:rsid w:val="23F92648"/>
    <w:rsid w:val="24061DD1"/>
    <w:rsid w:val="2406C589"/>
    <w:rsid w:val="2407CE98"/>
    <w:rsid w:val="240B0DA0"/>
    <w:rsid w:val="241020B8"/>
    <w:rsid w:val="241DC79E"/>
    <w:rsid w:val="2428A684"/>
    <w:rsid w:val="24368F32"/>
    <w:rsid w:val="243FAA40"/>
    <w:rsid w:val="246729C8"/>
    <w:rsid w:val="2471CE55"/>
    <w:rsid w:val="2473C91E"/>
    <w:rsid w:val="2479A1BB"/>
    <w:rsid w:val="248E9891"/>
    <w:rsid w:val="2490C2C6"/>
    <w:rsid w:val="24A10898"/>
    <w:rsid w:val="24A3F770"/>
    <w:rsid w:val="24B80D17"/>
    <w:rsid w:val="24C0EC79"/>
    <w:rsid w:val="24C181B7"/>
    <w:rsid w:val="24CB3E23"/>
    <w:rsid w:val="24CD5734"/>
    <w:rsid w:val="24CF4799"/>
    <w:rsid w:val="24DE17F2"/>
    <w:rsid w:val="24DE60F2"/>
    <w:rsid w:val="24F1F527"/>
    <w:rsid w:val="24F4B19B"/>
    <w:rsid w:val="24F8940A"/>
    <w:rsid w:val="24FEBCFC"/>
    <w:rsid w:val="250A66F4"/>
    <w:rsid w:val="250C38B3"/>
    <w:rsid w:val="2514EA81"/>
    <w:rsid w:val="25175E08"/>
    <w:rsid w:val="251A32BA"/>
    <w:rsid w:val="251DCC70"/>
    <w:rsid w:val="255688B2"/>
    <w:rsid w:val="255BA5CE"/>
    <w:rsid w:val="2569BEED"/>
    <w:rsid w:val="257A412E"/>
    <w:rsid w:val="2580103B"/>
    <w:rsid w:val="259209BA"/>
    <w:rsid w:val="25C59737"/>
    <w:rsid w:val="25CC3E8B"/>
    <w:rsid w:val="25CD2C85"/>
    <w:rsid w:val="25D28EB9"/>
    <w:rsid w:val="25DC9F7D"/>
    <w:rsid w:val="25E5DC0A"/>
    <w:rsid w:val="25F65904"/>
    <w:rsid w:val="26149F55"/>
    <w:rsid w:val="26236BC5"/>
    <w:rsid w:val="26343D85"/>
    <w:rsid w:val="2634A69C"/>
    <w:rsid w:val="263A8A48"/>
    <w:rsid w:val="263FE05D"/>
    <w:rsid w:val="2645ABAD"/>
    <w:rsid w:val="264BD0E1"/>
    <w:rsid w:val="264BF62E"/>
    <w:rsid w:val="264C9AB4"/>
    <w:rsid w:val="265A4EEE"/>
    <w:rsid w:val="267C252D"/>
    <w:rsid w:val="267E34EC"/>
    <w:rsid w:val="2680638F"/>
    <w:rsid w:val="26B98C00"/>
    <w:rsid w:val="26BCA810"/>
    <w:rsid w:val="26C4D381"/>
    <w:rsid w:val="26D60584"/>
    <w:rsid w:val="26E5029B"/>
    <w:rsid w:val="26F2C12E"/>
    <w:rsid w:val="26F340BA"/>
    <w:rsid w:val="26FDBE54"/>
    <w:rsid w:val="270105E5"/>
    <w:rsid w:val="272E3965"/>
    <w:rsid w:val="272F0BC0"/>
    <w:rsid w:val="272FA5E4"/>
    <w:rsid w:val="2734E980"/>
    <w:rsid w:val="2735FCE4"/>
    <w:rsid w:val="273CE1BE"/>
    <w:rsid w:val="2741A14A"/>
    <w:rsid w:val="274332F1"/>
    <w:rsid w:val="274BFE8C"/>
    <w:rsid w:val="274D9E7E"/>
    <w:rsid w:val="275F6D69"/>
    <w:rsid w:val="2766ED1F"/>
    <w:rsid w:val="276C4B0A"/>
    <w:rsid w:val="276CF66E"/>
    <w:rsid w:val="2772EB0F"/>
    <w:rsid w:val="27885E4C"/>
    <w:rsid w:val="278BF7CA"/>
    <w:rsid w:val="27922465"/>
    <w:rsid w:val="27951D1C"/>
    <w:rsid w:val="279D286C"/>
    <w:rsid w:val="27A613C9"/>
    <w:rsid w:val="27AA76CA"/>
    <w:rsid w:val="27C1F794"/>
    <w:rsid w:val="27D030AE"/>
    <w:rsid w:val="27EBED73"/>
    <w:rsid w:val="27EC43C6"/>
    <w:rsid w:val="27F0E2F8"/>
    <w:rsid w:val="27FB169F"/>
    <w:rsid w:val="2800DB85"/>
    <w:rsid w:val="2804C836"/>
    <w:rsid w:val="282083C3"/>
    <w:rsid w:val="282B95AF"/>
    <w:rsid w:val="282C3CD2"/>
    <w:rsid w:val="2833AE9C"/>
    <w:rsid w:val="283CD3FA"/>
    <w:rsid w:val="283D3713"/>
    <w:rsid w:val="2843CE4F"/>
    <w:rsid w:val="2845FEEF"/>
    <w:rsid w:val="28478165"/>
    <w:rsid w:val="2849F9C8"/>
    <w:rsid w:val="28555C61"/>
    <w:rsid w:val="2862C90E"/>
    <w:rsid w:val="2887DCD4"/>
    <w:rsid w:val="28914D0D"/>
    <w:rsid w:val="289AD54A"/>
    <w:rsid w:val="28A61E3E"/>
    <w:rsid w:val="28BAF477"/>
    <w:rsid w:val="28C21A2C"/>
    <w:rsid w:val="28C5EFC6"/>
    <w:rsid w:val="28CAD350"/>
    <w:rsid w:val="28D01E82"/>
    <w:rsid w:val="28D0CEE0"/>
    <w:rsid w:val="28D1D6F7"/>
    <w:rsid w:val="28E03818"/>
    <w:rsid w:val="28E8E3CD"/>
    <w:rsid w:val="28E97099"/>
    <w:rsid w:val="28EE5537"/>
    <w:rsid w:val="28F138C1"/>
    <w:rsid w:val="28F5E7D3"/>
    <w:rsid w:val="28FC37FE"/>
    <w:rsid w:val="2902933E"/>
    <w:rsid w:val="290D3628"/>
    <w:rsid w:val="290F9CB4"/>
    <w:rsid w:val="29164219"/>
    <w:rsid w:val="2917548C"/>
    <w:rsid w:val="2918E0FF"/>
    <w:rsid w:val="291A8222"/>
    <w:rsid w:val="291E791E"/>
    <w:rsid w:val="292EAB37"/>
    <w:rsid w:val="29391EAE"/>
    <w:rsid w:val="294133BC"/>
    <w:rsid w:val="2943F11A"/>
    <w:rsid w:val="2953246D"/>
    <w:rsid w:val="29587D6B"/>
    <w:rsid w:val="29666D8D"/>
    <w:rsid w:val="29756FEB"/>
    <w:rsid w:val="29760625"/>
    <w:rsid w:val="2976457C"/>
    <w:rsid w:val="2977FE76"/>
    <w:rsid w:val="2979B9C2"/>
    <w:rsid w:val="29850AC3"/>
    <w:rsid w:val="2989E919"/>
    <w:rsid w:val="29951CA4"/>
    <w:rsid w:val="29975C3F"/>
    <w:rsid w:val="29A50C58"/>
    <w:rsid w:val="29AEDBE7"/>
    <w:rsid w:val="29D9D650"/>
    <w:rsid w:val="29E07550"/>
    <w:rsid w:val="29E49EAD"/>
    <w:rsid w:val="29FB4C6B"/>
    <w:rsid w:val="2A03E5C4"/>
    <w:rsid w:val="2A0DCF2E"/>
    <w:rsid w:val="2A10C097"/>
    <w:rsid w:val="2A169BCE"/>
    <w:rsid w:val="2A25EA78"/>
    <w:rsid w:val="2A276387"/>
    <w:rsid w:val="2A321320"/>
    <w:rsid w:val="2A3B1730"/>
    <w:rsid w:val="2A44BEAF"/>
    <w:rsid w:val="2A4A9688"/>
    <w:rsid w:val="2A4D68D6"/>
    <w:rsid w:val="2A601638"/>
    <w:rsid w:val="2A7747E7"/>
    <w:rsid w:val="2A77C0D6"/>
    <w:rsid w:val="2A80BD99"/>
    <w:rsid w:val="2A843D37"/>
    <w:rsid w:val="2A970D78"/>
    <w:rsid w:val="2AA4169C"/>
    <w:rsid w:val="2AA58468"/>
    <w:rsid w:val="2AA58826"/>
    <w:rsid w:val="2AC88EF1"/>
    <w:rsid w:val="2ACD21AB"/>
    <w:rsid w:val="2AE3FE3F"/>
    <w:rsid w:val="2AE5731A"/>
    <w:rsid w:val="2AF8EBE3"/>
    <w:rsid w:val="2AFB39A1"/>
    <w:rsid w:val="2AFD7246"/>
    <w:rsid w:val="2B02CAEE"/>
    <w:rsid w:val="2B0694D1"/>
    <w:rsid w:val="2B0CF8EC"/>
    <w:rsid w:val="2B13E56F"/>
    <w:rsid w:val="2B26E4C0"/>
    <w:rsid w:val="2B2A8E43"/>
    <w:rsid w:val="2B32070C"/>
    <w:rsid w:val="2B323EAD"/>
    <w:rsid w:val="2B37B5F9"/>
    <w:rsid w:val="2B3E0022"/>
    <w:rsid w:val="2B45F2B8"/>
    <w:rsid w:val="2B473C71"/>
    <w:rsid w:val="2B4746F1"/>
    <w:rsid w:val="2B4CF84B"/>
    <w:rsid w:val="2B5C4B38"/>
    <w:rsid w:val="2B635CB9"/>
    <w:rsid w:val="2B674E9A"/>
    <w:rsid w:val="2B676278"/>
    <w:rsid w:val="2B86A27D"/>
    <w:rsid w:val="2B981619"/>
    <w:rsid w:val="2BA493A9"/>
    <w:rsid w:val="2BC57C9B"/>
    <w:rsid w:val="2BCF81FD"/>
    <w:rsid w:val="2BD79DC7"/>
    <w:rsid w:val="2BDFA2CE"/>
    <w:rsid w:val="2BE2B255"/>
    <w:rsid w:val="2C088273"/>
    <w:rsid w:val="2C0C060E"/>
    <w:rsid w:val="2C1EC778"/>
    <w:rsid w:val="2C21620D"/>
    <w:rsid w:val="2C253D15"/>
    <w:rsid w:val="2C2B6D9F"/>
    <w:rsid w:val="2C34456E"/>
    <w:rsid w:val="2C4B7021"/>
    <w:rsid w:val="2C72DA48"/>
    <w:rsid w:val="2C7C6851"/>
    <w:rsid w:val="2C91C98A"/>
    <w:rsid w:val="2C94417A"/>
    <w:rsid w:val="2C980BB3"/>
    <w:rsid w:val="2C9C88B6"/>
    <w:rsid w:val="2CA3E820"/>
    <w:rsid w:val="2CA9F69F"/>
    <w:rsid w:val="2CAB1448"/>
    <w:rsid w:val="2CAF410C"/>
    <w:rsid w:val="2CB0D8EE"/>
    <w:rsid w:val="2CB52EDE"/>
    <w:rsid w:val="2CCC16D0"/>
    <w:rsid w:val="2CD7EE54"/>
    <w:rsid w:val="2CE1CA94"/>
    <w:rsid w:val="2CEA745D"/>
    <w:rsid w:val="2CED9FE5"/>
    <w:rsid w:val="2CF05D89"/>
    <w:rsid w:val="2CFAFCC1"/>
    <w:rsid w:val="2D085FDA"/>
    <w:rsid w:val="2D094216"/>
    <w:rsid w:val="2D117708"/>
    <w:rsid w:val="2D376C05"/>
    <w:rsid w:val="2D5FC409"/>
    <w:rsid w:val="2D77846B"/>
    <w:rsid w:val="2D7F22EC"/>
    <w:rsid w:val="2D84B8D4"/>
    <w:rsid w:val="2D84BAF3"/>
    <w:rsid w:val="2D852FD1"/>
    <w:rsid w:val="2D8A70BC"/>
    <w:rsid w:val="2DA3622B"/>
    <w:rsid w:val="2DADA0C3"/>
    <w:rsid w:val="2DBF05D2"/>
    <w:rsid w:val="2DC64F8E"/>
    <w:rsid w:val="2DD9665E"/>
    <w:rsid w:val="2DD9F6C8"/>
    <w:rsid w:val="2DE39865"/>
    <w:rsid w:val="2DE94044"/>
    <w:rsid w:val="2DF03C5D"/>
    <w:rsid w:val="2DF945E0"/>
    <w:rsid w:val="2DFD79FE"/>
    <w:rsid w:val="2E01E49C"/>
    <w:rsid w:val="2E07F2E3"/>
    <w:rsid w:val="2E0B7607"/>
    <w:rsid w:val="2E1238B3"/>
    <w:rsid w:val="2E3011DB"/>
    <w:rsid w:val="2E33DC14"/>
    <w:rsid w:val="2E34169A"/>
    <w:rsid w:val="2E41CEC0"/>
    <w:rsid w:val="2E448B1A"/>
    <w:rsid w:val="2E501099"/>
    <w:rsid w:val="2E560DC5"/>
    <w:rsid w:val="2E58ECC5"/>
    <w:rsid w:val="2E66E43B"/>
    <w:rsid w:val="2E7BA497"/>
    <w:rsid w:val="2E8228D2"/>
    <w:rsid w:val="2E8944A2"/>
    <w:rsid w:val="2E9C40F3"/>
    <w:rsid w:val="2E9D5D4F"/>
    <w:rsid w:val="2EA1CEFA"/>
    <w:rsid w:val="2EA85F59"/>
    <w:rsid w:val="2EB6A66F"/>
    <w:rsid w:val="2EBA72B2"/>
    <w:rsid w:val="2EBFFC85"/>
    <w:rsid w:val="2EC069E8"/>
    <w:rsid w:val="2ECB7CB7"/>
    <w:rsid w:val="2ECEF4B5"/>
    <w:rsid w:val="2EF9596E"/>
    <w:rsid w:val="2F012ABA"/>
    <w:rsid w:val="2F050CE2"/>
    <w:rsid w:val="2F09CD81"/>
    <w:rsid w:val="2F11A4DA"/>
    <w:rsid w:val="2F174390"/>
    <w:rsid w:val="2F211779"/>
    <w:rsid w:val="2F35B576"/>
    <w:rsid w:val="2F3C8EE0"/>
    <w:rsid w:val="2F41361D"/>
    <w:rsid w:val="2F45B6D6"/>
    <w:rsid w:val="2F4DE1CA"/>
    <w:rsid w:val="2F52A690"/>
    <w:rsid w:val="2F5C787C"/>
    <w:rsid w:val="2F715492"/>
    <w:rsid w:val="2F79F0F2"/>
    <w:rsid w:val="2F8B6559"/>
    <w:rsid w:val="2F950C69"/>
    <w:rsid w:val="2F95BAF1"/>
    <w:rsid w:val="2F9BAB2E"/>
    <w:rsid w:val="2FA3BBF8"/>
    <w:rsid w:val="2FB5063C"/>
    <w:rsid w:val="2FBACC54"/>
    <w:rsid w:val="2FBB4883"/>
    <w:rsid w:val="2FBBE5D3"/>
    <w:rsid w:val="2FC46171"/>
    <w:rsid w:val="2FCCF780"/>
    <w:rsid w:val="2FDA00F2"/>
    <w:rsid w:val="2FDB6710"/>
    <w:rsid w:val="2FE2E92D"/>
    <w:rsid w:val="2FE72666"/>
    <w:rsid w:val="2FEB8B3D"/>
    <w:rsid w:val="3002B49C"/>
    <w:rsid w:val="3008E5B7"/>
    <w:rsid w:val="300EC973"/>
    <w:rsid w:val="3013C4FF"/>
    <w:rsid w:val="30356480"/>
    <w:rsid w:val="303B0E4D"/>
    <w:rsid w:val="30421263"/>
    <w:rsid w:val="3050692C"/>
    <w:rsid w:val="305989A1"/>
    <w:rsid w:val="306791F3"/>
    <w:rsid w:val="3071B43B"/>
    <w:rsid w:val="3072643C"/>
    <w:rsid w:val="3073DA34"/>
    <w:rsid w:val="30743FE2"/>
    <w:rsid w:val="308469D8"/>
    <w:rsid w:val="3088F8AF"/>
    <w:rsid w:val="30966308"/>
    <w:rsid w:val="30979762"/>
    <w:rsid w:val="309BBF47"/>
    <w:rsid w:val="309D9F62"/>
    <w:rsid w:val="30A01027"/>
    <w:rsid w:val="30BE595E"/>
    <w:rsid w:val="30C140FE"/>
    <w:rsid w:val="30C94DD0"/>
    <w:rsid w:val="30D04365"/>
    <w:rsid w:val="30DC3183"/>
    <w:rsid w:val="30E1B7F8"/>
    <w:rsid w:val="30E4FE82"/>
    <w:rsid w:val="30ED4F28"/>
    <w:rsid w:val="30EE1FD9"/>
    <w:rsid w:val="30F04EBF"/>
    <w:rsid w:val="30F69F85"/>
    <w:rsid w:val="30F80D13"/>
    <w:rsid w:val="30F86BB0"/>
    <w:rsid w:val="3108932F"/>
    <w:rsid w:val="310D02CA"/>
    <w:rsid w:val="3116EF7C"/>
    <w:rsid w:val="311EE144"/>
    <w:rsid w:val="313DEB3D"/>
    <w:rsid w:val="313F7195"/>
    <w:rsid w:val="314FE628"/>
    <w:rsid w:val="3152784E"/>
    <w:rsid w:val="315A39AC"/>
    <w:rsid w:val="3169901C"/>
    <w:rsid w:val="316FF9D9"/>
    <w:rsid w:val="3180D63B"/>
    <w:rsid w:val="318AF611"/>
    <w:rsid w:val="318C473D"/>
    <w:rsid w:val="318F912C"/>
    <w:rsid w:val="3193593A"/>
    <w:rsid w:val="31AA3EF7"/>
    <w:rsid w:val="31AAE260"/>
    <w:rsid w:val="31AEB1C0"/>
    <w:rsid w:val="31BCD405"/>
    <w:rsid w:val="31C34094"/>
    <w:rsid w:val="31C4D060"/>
    <w:rsid w:val="31DCA6B8"/>
    <w:rsid w:val="31E04DBC"/>
    <w:rsid w:val="31E48097"/>
    <w:rsid w:val="31E4C5C7"/>
    <w:rsid w:val="31F311BD"/>
    <w:rsid w:val="31F43CAA"/>
    <w:rsid w:val="31F7812D"/>
    <w:rsid w:val="31F97BC4"/>
    <w:rsid w:val="31FC4803"/>
    <w:rsid w:val="32040FCF"/>
    <w:rsid w:val="320563D5"/>
    <w:rsid w:val="32137CA8"/>
    <w:rsid w:val="321B5B76"/>
    <w:rsid w:val="321D46B2"/>
    <w:rsid w:val="32239433"/>
    <w:rsid w:val="3224D07F"/>
    <w:rsid w:val="3227B275"/>
    <w:rsid w:val="32365611"/>
    <w:rsid w:val="3245FDBC"/>
    <w:rsid w:val="3270BC62"/>
    <w:rsid w:val="327525FF"/>
    <w:rsid w:val="327D19DB"/>
    <w:rsid w:val="3281471C"/>
    <w:rsid w:val="3281D3F1"/>
    <w:rsid w:val="32826599"/>
    <w:rsid w:val="328992F1"/>
    <w:rsid w:val="3294D024"/>
    <w:rsid w:val="329ACE08"/>
    <w:rsid w:val="32B10050"/>
    <w:rsid w:val="32B5E51D"/>
    <w:rsid w:val="32B6120D"/>
    <w:rsid w:val="32C385CC"/>
    <w:rsid w:val="32CE470B"/>
    <w:rsid w:val="32D23156"/>
    <w:rsid w:val="32D890BF"/>
    <w:rsid w:val="32E9E691"/>
    <w:rsid w:val="32EDFC70"/>
    <w:rsid w:val="32F98C13"/>
    <w:rsid w:val="32FA06B3"/>
    <w:rsid w:val="33045A4D"/>
    <w:rsid w:val="33055B2E"/>
    <w:rsid w:val="33179152"/>
    <w:rsid w:val="33182F17"/>
    <w:rsid w:val="33235D67"/>
    <w:rsid w:val="3324AFE9"/>
    <w:rsid w:val="33271727"/>
    <w:rsid w:val="332E8A6C"/>
    <w:rsid w:val="334F729E"/>
    <w:rsid w:val="335EF773"/>
    <w:rsid w:val="337523D9"/>
    <w:rsid w:val="3380649F"/>
    <w:rsid w:val="33A00911"/>
    <w:rsid w:val="33A5833E"/>
    <w:rsid w:val="33ABCE77"/>
    <w:rsid w:val="33AC4E0B"/>
    <w:rsid w:val="33AF3C0F"/>
    <w:rsid w:val="33C661C2"/>
    <w:rsid w:val="33D462F8"/>
    <w:rsid w:val="33D5AED2"/>
    <w:rsid w:val="33DAEF9A"/>
    <w:rsid w:val="33E22654"/>
    <w:rsid w:val="33E46826"/>
    <w:rsid w:val="33F8F5DB"/>
    <w:rsid w:val="33F95129"/>
    <w:rsid w:val="33FE7B70"/>
    <w:rsid w:val="3416ECEE"/>
    <w:rsid w:val="3417A8AC"/>
    <w:rsid w:val="341DE3FD"/>
    <w:rsid w:val="341E61E7"/>
    <w:rsid w:val="34252194"/>
    <w:rsid w:val="343053ED"/>
    <w:rsid w:val="3435BD04"/>
    <w:rsid w:val="3437912B"/>
    <w:rsid w:val="343D9F07"/>
    <w:rsid w:val="34441C9A"/>
    <w:rsid w:val="344D2C7F"/>
    <w:rsid w:val="3454D091"/>
    <w:rsid w:val="34655F11"/>
    <w:rsid w:val="34670AF0"/>
    <w:rsid w:val="346F163C"/>
    <w:rsid w:val="3476B544"/>
    <w:rsid w:val="347D951E"/>
    <w:rsid w:val="347E781C"/>
    <w:rsid w:val="348F62BF"/>
    <w:rsid w:val="349883ED"/>
    <w:rsid w:val="34BA69EB"/>
    <w:rsid w:val="34BB12D2"/>
    <w:rsid w:val="34D7505F"/>
    <w:rsid w:val="34D9DD10"/>
    <w:rsid w:val="34DF7CE4"/>
    <w:rsid w:val="34FB006E"/>
    <w:rsid w:val="35087092"/>
    <w:rsid w:val="3528723D"/>
    <w:rsid w:val="352882C4"/>
    <w:rsid w:val="35359DE8"/>
    <w:rsid w:val="353BCCEF"/>
    <w:rsid w:val="35534914"/>
    <w:rsid w:val="3556E184"/>
    <w:rsid w:val="3557E1A4"/>
    <w:rsid w:val="35587C29"/>
    <w:rsid w:val="355D656A"/>
    <w:rsid w:val="3561BB15"/>
    <w:rsid w:val="356876B0"/>
    <w:rsid w:val="3582CA93"/>
    <w:rsid w:val="358447CA"/>
    <w:rsid w:val="35856C47"/>
    <w:rsid w:val="358AEA16"/>
    <w:rsid w:val="3592D54E"/>
    <w:rsid w:val="3593655E"/>
    <w:rsid w:val="35A31C27"/>
    <w:rsid w:val="35A7D128"/>
    <w:rsid w:val="35B1B523"/>
    <w:rsid w:val="35B93DAB"/>
    <w:rsid w:val="35B9FA8E"/>
    <w:rsid w:val="35C22DF5"/>
    <w:rsid w:val="35D19C4A"/>
    <w:rsid w:val="35D81AE1"/>
    <w:rsid w:val="35EAE641"/>
    <w:rsid w:val="35EDDB46"/>
    <w:rsid w:val="35F984E1"/>
    <w:rsid w:val="3600B7B3"/>
    <w:rsid w:val="360C99DC"/>
    <w:rsid w:val="360F83EF"/>
    <w:rsid w:val="3610690A"/>
    <w:rsid w:val="3616A743"/>
    <w:rsid w:val="363A2C73"/>
    <w:rsid w:val="3649748A"/>
    <w:rsid w:val="3656AC5B"/>
    <w:rsid w:val="36574DFD"/>
    <w:rsid w:val="3660F198"/>
    <w:rsid w:val="36641680"/>
    <w:rsid w:val="366875AB"/>
    <w:rsid w:val="3676B77B"/>
    <w:rsid w:val="367D578E"/>
    <w:rsid w:val="367FC684"/>
    <w:rsid w:val="368363B3"/>
    <w:rsid w:val="3689847A"/>
    <w:rsid w:val="368EADB9"/>
    <w:rsid w:val="3691946E"/>
    <w:rsid w:val="36950E7A"/>
    <w:rsid w:val="3695C55B"/>
    <w:rsid w:val="369D46CB"/>
    <w:rsid w:val="36AA8D4D"/>
    <w:rsid w:val="36ADBD81"/>
    <w:rsid w:val="36CB15AD"/>
    <w:rsid w:val="36CEE515"/>
    <w:rsid w:val="36D820B5"/>
    <w:rsid w:val="36D8BD90"/>
    <w:rsid w:val="36DA7A0A"/>
    <w:rsid w:val="36E05031"/>
    <w:rsid w:val="36ED104B"/>
    <w:rsid w:val="36EF67B2"/>
    <w:rsid w:val="36F81EB8"/>
    <w:rsid w:val="36FB69CF"/>
    <w:rsid w:val="37049C15"/>
    <w:rsid w:val="37052367"/>
    <w:rsid w:val="37091E95"/>
    <w:rsid w:val="37273738"/>
    <w:rsid w:val="37387FDC"/>
    <w:rsid w:val="3745C831"/>
    <w:rsid w:val="375DB875"/>
    <w:rsid w:val="376705C6"/>
    <w:rsid w:val="376767B0"/>
    <w:rsid w:val="376E74E5"/>
    <w:rsid w:val="37833A86"/>
    <w:rsid w:val="3793ECBA"/>
    <w:rsid w:val="379B6990"/>
    <w:rsid w:val="37A1B82E"/>
    <w:rsid w:val="37AAEAB1"/>
    <w:rsid w:val="37B14D56"/>
    <w:rsid w:val="37B85B38"/>
    <w:rsid w:val="37BC4056"/>
    <w:rsid w:val="37BF2313"/>
    <w:rsid w:val="37C5EE48"/>
    <w:rsid w:val="37CFAE78"/>
    <w:rsid w:val="37D3932A"/>
    <w:rsid w:val="37D485D8"/>
    <w:rsid w:val="37E1219D"/>
    <w:rsid w:val="37E93727"/>
    <w:rsid w:val="37FAC21B"/>
    <w:rsid w:val="380B61A0"/>
    <w:rsid w:val="38170844"/>
    <w:rsid w:val="3826133C"/>
    <w:rsid w:val="382FF9DA"/>
    <w:rsid w:val="3839A69B"/>
    <w:rsid w:val="38435535"/>
    <w:rsid w:val="384626C0"/>
    <w:rsid w:val="3853E20D"/>
    <w:rsid w:val="385C345F"/>
    <w:rsid w:val="386146CA"/>
    <w:rsid w:val="38736DB1"/>
    <w:rsid w:val="38764943"/>
    <w:rsid w:val="387E7F39"/>
    <w:rsid w:val="388662EA"/>
    <w:rsid w:val="38876813"/>
    <w:rsid w:val="3896D229"/>
    <w:rsid w:val="38A77B0A"/>
    <w:rsid w:val="38AFFA86"/>
    <w:rsid w:val="38BDC175"/>
    <w:rsid w:val="38C177F0"/>
    <w:rsid w:val="38C25E3D"/>
    <w:rsid w:val="38C693C7"/>
    <w:rsid w:val="38C69534"/>
    <w:rsid w:val="38C86064"/>
    <w:rsid w:val="38D026FD"/>
    <w:rsid w:val="38E482CC"/>
    <w:rsid w:val="38EB4C8D"/>
    <w:rsid w:val="38FA5BB0"/>
    <w:rsid w:val="38FB95B8"/>
    <w:rsid w:val="390C8CE1"/>
    <w:rsid w:val="390EB316"/>
    <w:rsid w:val="390F6C77"/>
    <w:rsid w:val="3920BB08"/>
    <w:rsid w:val="393170E8"/>
    <w:rsid w:val="393ABFD7"/>
    <w:rsid w:val="3941C272"/>
    <w:rsid w:val="394ED040"/>
    <w:rsid w:val="39557644"/>
    <w:rsid w:val="3959E1D9"/>
    <w:rsid w:val="395B66B9"/>
    <w:rsid w:val="39657C7F"/>
    <w:rsid w:val="3966EDB0"/>
    <w:rsid w:val="396942CB"/>
    <w:rsid w:val="397055BC"/>
    <w:rsid w:val="39715E49"/>
    <w:rsid w:val="39887BA8"/>
    <w:rsid w:val="398A69BB"/>
    <w:rsid w:val="398B928A"/>
    <w:rsid w:val="398DC70F"/>
    <w:rsid w:val="39A0444D"/>
    <w:rsid w:val="39C7A19E"/>
    <w:rsid w:val="39D0F338"/>
    <w:rsid w:val="39D52ED0"/>
    <w:rsid w:val="39F486DA"/>
    <w:rsid w:val="39FFD27B"/>
    <w:rsid w:val="3A11599A"/>
    <w:rsid w:val="3A181AF0"/>
    <w:rsid w:val="3A1B3AA2"/>
    <w:rsid w:val="3A232D61"/>
    <w:rsid w:val="3A268C2D"/>
    <w:rsid w:val="3A295DFC"/>
    <w:rsid w:val="3A3D6CE3"/>
    <w:rsid w:val="3A432486"/>
    <w:rsid w:val="3A549AB4"/>
    <w:rsid w:val="3A60BE86"/>
    <w:rsid w:val="3A65B551"/>
    <w:rsid w:val="3A6DC1D3"/>
    <w:rsid w:val="3A71C46B"/>
    <w:rsid w:val="3A955937"/>
    <w:rsid w:val="3A98ABE7"/>
    <w:rsid w:val="3AA1E3FC"/>
    <w:rsid w:val="3AA2167C"/>
    <w:rsid w:val="3AA869B9"/>
    <w:rsid w:val="3AA8D2FE"/>
    <w:rsid w:val="3AAC5D2D"/>
    <w:rsid w:val="3AD3954F"/>
    <w:rsid w:val="3AD39891"/>
    <w:rsid w:val="3ADCADC7"/>
    <w:rsid w:val="3AEA9812"/>
    <w:rsid w:val="3AF21DF2"/>
    <w:rsid w:val="3AF2A216"/>
    <w:rsid w:val="3AFF8245"/>
    <w:rsid w:val="3B007500"/>
    <w:rsid w:val="3B052AD3"/>
    <w:rsid w:val="3B08F488"/>
    <w:rsid w:val="3B122792"/>
    <w:rsid w:val="3B17BB46"/>
    <w:rsid w:val="3B1DAC37"/>
    <w:rsid w:val="3B1FCACD"/>
    <w:rsid w:val="3B236A28"/>
    <w:rsid w:val="3B29EFD6"/>
    <w:rsid w:val="3B3A0666"/>
    <w:rsid w:val="3B415AF0"/>
    <w:rsid w:val="3B4301F1"/>
    <w:rsid w:val="3B55F931"/>
    <w:rsid w:val="3B57F26C"/>
    <w:rsid w:val="3B61A82D"/>
    <w:rsid w:val="3B6B5D38"/>
    <w:rsid w:val="3B76A445"/>
    <w:rsid w:val="3B8010B2"/>
    <w:rsid w:val="3B882F3B"/>
    <w:rsid w:val="3B8CD08D"/>
    <w:rsid w:val="3B8E8071"/>
    <w:rsid w:val="3B8FDA69"/>
    <w:rsid w:val="3B9358BD"/>
    <w:rsid w:val="3BA1E5A6"/>
    <w:rsid w:val="3BB20F82"/>
    <w:rsid w:val="3BB2CEC4"/>
    <w:rsid w:val="3BBFAD93"/>
    <w:rsid w:val="3BE57E2F"/>
    <w:rsid w:val="3BF0A76D"/>
    <w:rsid w:val="3BF9DEB7"/>
    <w:rsid w:val="3C003A74"/>
    <w:rsid w:val="3C0929B8"/>
    <w:rsid w:val="3C0DEE1D"/>
    <w:rsid w:val="3C0E3242"/>
    <w:rsid w:val="3C16140A"/>
    <w:rsid w:val="3C234FEB"/>
    <w:rsid w:val="3C2486C9"/>
    <w:rsid w:val="3C24D35F"/>
    <w:rsid w:val="3C31ACDD"/>
    <w:rsid w:val="3C345F4E"/>
    <w:rsid w:val="3C433CE4"/>
    <w:rsid w:val="3C495356"/>
    <w:rsid w:val="3C5F0669"/>
    <w:rsid w:val="3C664A0A"/>
    <w:rsid w:val="3C6FC03C"/>
    <w:rsid w:val="3C703434"/>
    <w:rsid w:val="3C730B7E"/>
    <w:rsid w:val="3C78F8A4"/>
    <w:rsid w:val="3C87A099"/>
    <w:rsid w:val="3C8A425A"/>
    <w:rsid w:val="3C8E1654"/>
    <w:rsid w:val="3C952026"/>
    <w:rsid w:val="3C9B285A"/>
    <w:rsid w:val="3CA54077"/>
    <w:rsid w:val="3CA80102"/>
    <w:rsid w:val="3CB02401"/>
    <w:rsid w:val="3CB13931"/>
    <w:rsid w:val="3CB495D7"/>
    <w:rsid w:val="3CB9CF3D"/>
    <w:rsid w:val="3CC68D4B"/>
    <w:rsid w:val="3CC807EF"/>
    <w:rsid w:val="3CE10995"/>
    <w:rsid w:val="3CE5CFDC"/>
    <w:rsid w:val="3CE63F14"/>
    <w:rsid w:val="3CEB4925"/>
    <w:rsid w:val="3CED6EA3"/>
    <w:rsid w:val="3CF3EF61"/>
    <w:rsid w:val="3CF4BDDA"/>
    <w:rsid w:val="3D1F1327"/>
    <w:rsid w:val="3D2851B3"/>
    <w:rsid w:val="3D39AF86"/>
    <w:rsid w:val="3D3E43C5"/>
    <w:rsid w:val="3D50CEE3"/>
    <w:rsid w:val="3D5A0B50"/>
    <w:rsid w:val="3D5C3151"/>
    <w:rsid w:val="3D64BFEC"/>
    <w:rsid w:val="3D6FB466"/>
    <w:rsid w:val="3D7AD4DA"/>
    <w:rsid w:val="3D80313C"/>
    <w:rsid w:val="3D836BA9"/>
    <w:rsid w:val="3D9F2FE7"/>
    <w:rsid w:val="3DA954BE"/>
    <w:rsid w:val="3DAB2107"/>
    <w:rsid w:val="3DBC39BF"/>
    <w:rsid w:val="3DBD7915"/>
    <w:rsid w:val="3DE78D20"/>
    <w:rsid w:val="3E025292"/>
    <w:rsid w:val="3E0551D2"/>
    <w:rsid w:val="3E089874"/>
    <w:rsid w:val="3E2B81DA"/>
    <w:rsid w:val="3E2D16AC"/>
    <w:rsid w:val="3E30ADDC"/>
    <w:rsid w:val="3E3657EF"/>
    <w:rsid w:val="3E437A4E"/>
    <w:rsid w:val="3E48BA7D"/>
    <w:rsid w:val="3E51E25A"/>
    <w:rsid w:val="3E627EB1"/>
    <w:rsid w:val="3E66C602"/>
    <w:rsid w:val="3E729C51"/>
    <w:rsid w:val="3E76FDE6"/>
    <w:rsid w:val="3E84F653"/>
    <w:rsid w:val="3E8FAF40"/>
    <w:rsid w:val="3E8FBFC2"/>
    <w:rsid w:val="3E94796C"/>
    <w:rsid w:val="3E9B2904"/>
    <w:rsid w:val="3E9F6F3E"/>
    <w:rsid w:val="3EA7170F"/>
    <w:rsid w:val="3EA75E9E"/>
    <w:rsid w:val="3EB1A2CB"/>
    <w:rsid w:val="3EB7EAF4"/>
    <w:rsid w:val="3EBCDE7F"/>
    <w:rsid w:val="3EBDF6DF"/>
    <w:rsid w:val="3EC22C3A"/>
    <w:rsid w:val="3EC6C414"/>
    <w:rsid w:val="3ECA521F"/>
    <w:rsid w:val="3ECF6B96"/>
    <w:rsid w:val="3ED990AE"/>
    <w:rsid w:val="3EDC7C11"/>
    <w:rsid w:val="3EEF0688"/>
    <w:rsid w:val="3F008846"/>
    <w:rsid w:val="3F03918C"/>
    <w:rsid w:val="3F0590A7"/>
    <w:rsid w:val="3F0613AD"/>
    <w:rsid w:val="3F162369"/>
    <w:rsid w:val="3F2496DD"/>
    <w:rsid w:val="3F2B2A10"/>
    <w:rsid w:val="3F380FC4"/>
    <w:rsid w:val="3F4FDC28"/>
    <w:rsid w:val="3F5F7256"/>
    <w:rsid w:val="3F614426"/>
    <w:rsid w:val="3F6983FB"/>
    <w:rsid w:val="3F80F0B4"/>
    <w:rsid w:val="3F817DEC"/>
    <w:rsid w:val="3F865727"/>
    <w:rsid w:val="3F936354"/>
    <w:rsid w:val="3F99FCF3"/>
    <w:rsid w:val="3FA06A93"/>
    <w:rsid w:val="3FB399BA"/>
    <w:rsid w:val="3FC98BEE"/>
    <w:rsid w:val="3FCA4611"/>
    <w:rsid w:val="3FCDC39C"/>
    <w:rsid w:val="3FD48D15"/>
    <w:rsid w:val="3FE4F96F"/>
    <w:rsid w:val="3FE9B4AA"/>
    <w:rsid w:val="3FF0D1ED"/>
    <w:rsid w:val="4015644B"/>
    <w:rsid w:val="402E5694"/>
    <w:rsid w:val="402EAB0A"/>
    <w:rsid w:val="404999FE"/>
    <w:rsid w:val="404D0340"/>
    <w:rsid w:val="405EEE9D"/>
    <w:rsid w:val="406DC824"/>
    <w:rsid w:val="4083F44E"/>
    <w:rsid w:val="408473E3"/>
    <w:rsid w:val="408C8E40"/>
    <w:rsid w:val="40927E3B"/>
    <w:rsid w:val="4096D84E"/>
    <w:rsid w:val="409CA32C"/>
    <w:rsid w:val="409D7CA0"/>
    <w:rsid w:val="40A7CED2"/>
    <w:rsid w:val="40AEEAD9"/>
    <w:rsid w:val="40B9528F"/>
    <w:rsid w:val="40BB0C6B"/>
    <w:rsid w:val="40BDE6DF"/>
    <w:rsid w:val="40C43E83"/>
    <w:rsid w:val="40C7FA28"/>
    <w:rsid w:val="40C9D069"/>
    <w:rsid w:val="40CFACA5"/>
    <w:rsid w:val="40E1C175"/>
    <w:rsid w:val="40E66848"/>
    <w:rsid w:val="40EB73F0"/>
    <w:rsid w:val="40F75EB1"/>
    <w:rsid w:val="40FED5B9"/>
    <w:rsid w:val="4112F391"/>
    <w:rsid w:val="4112FE72"/>
    <w:rsid w:val="411D5027"/>
    <w:rsid w:val="41368B8B"/>
    <w:rsid w:val="41380995"/>
    <w:rsid w:val="413A62D2"/>
    <w:rsid w:val="413B9869"/>
    <w:rsid w:val="414F7601"/>
    <w:rsid w:val="415C4DE0"/>
    <w:rsid w:val="415D3943"/>
    <w:rsid w:val="4161E1C7"/>
    <w:rsid w:val="41651770"/>
    <w:rsid w:val="416B87F7"/>
    <w:rsid w:val="4179D5FF"/>
    <w:rsid w:val="41831991"/>
    <w:rsid w:val="41849D1D"/>
    <w:rsid w:val="4185B036"/>
    <w:rsid w:val="4187D08E"/>
    <w:rsid w:val="4189077B"/>
    <w:rsid w:val="4191D8C0"/>
    <w:rsid w:val="41988285"/>
    <w:rsid w:val="41988DB7"/>
    <w:rsid w:val="41A3D251"/>
    <w:rsid w:val="41A4E3A1"/>
    <w:rsid w:val="41AF5433"/>
    <w:rsid w:val="41B87BCB"/>
    <w:rsid w:val="41C48750"/>
    <w:rsid w:val="41C76084"/>
    <w:rsid w:val="41CA67D5"/>
    <w:rsid w:val="41CF15DB"/>
    <w:rsid w:val="41DA9FCF"/>
    <w:rsid w:val="41DC0569"/>
    <w:rsid w:val="41EC22E3"/>
    <w:rsid w:val="41F851C2"/>
    <w:rsid w:val="421567C1"/>
    <w:rsid w:val="4216CCFE"/>
    <w:rsid w:val="42318646"/>
    <w:rsid w:val="4233FA71"/>
    <w:rsid w:val="423A558D"/>
    <w:rsid w:val="424940AD"/>
    <w:rsid w:val="4256841E"/>
    <w:rsid w:val="425C5B9C"/>
    <w:rsid w:val="425DADE9"/>
    <w:rsid w:val="4273BDF1"/>
    <w:rsid w:val="4274398C"/>
    <w:rsid w:val="42772181"/>
    <w:rsid w:val="427A75ED"/>
    <w:rsid w:val="42814BE7"/>
    <w:rsid w:val="42882C31"/>
    <w:rsid w:val="428AFEC7"/>
    <w:rsid w:val="428F2CE2"/>
    <w:rsid w:val="4291AFAA"/>
    <w:rsid w:val="4292CB65"/>
    <w:rsid w:val="42B82469"/>
    <w:rsid w:val="42BC9BB7"/>
    <w:rsid w:val="42D49176"/>
    <w:rsid w:val="42DFEF7B"/>
    <w:rsid w:val="42EC0B4E"/>
    <w:rsid w:val="430D3CB4"/>
    <w:rsid w:val="43148A93"/>
    <w:rsid w:val="431AE425"/>
    <w:rsid w:val="43233951"/>
    <w:rsid w:val="43254A0C"/>
    <w:rsid w:val="43384E1E"/>
    <w:rsid w:val="434F43D6"/>
    <w:rsid w:val="43618816"/>
    <w:rsid w:val="43717FBA"/>
    <w:rsid w:val="4376EFC2"/>
    <w:rsid w:val="4386BA45"/>
    <w:rsid w:val="438A0D82"/>
    <w:rsid w:val="438A2C9D"/>
    <w:rsid w:val="438B45FC"/>
    <w:rsid w:val="439DB0E3"/>
    <w:rsid w:val="43B578EA"/>
    <w:rsid w:val="43C27DBA"/>
    <w:rsid w:val="43CF0D70"/>
    <w:rsid w:val="43E1301A"/>
    <w:rsid w:val="43E7C710"/>
    <w:rsid w:val="43E930E5"/>
    <w:rsid w:val="43EA75FE"/>
    <w:rsid w:val="43EB1442"/>
    <w:rsid w:val="43F830D0"/>
    <w:rsid w:val="43FC6818"/>
    <w:rsid w:val="43FD8A05"/>
    <w:rsid w:val="4414CEE2"/>
    <w:rsid w:val="4419AD3B"/>
    <w:rsid w:val="442A59E3"/>
    <w:rsid w:val="44339989"/>
    <w:rsid w:val="4439D5C5"/>
    <w:rsid w:val="444C930A"/>
    <w:rsid w:val="445173CE"/>
    <w:rsid w:val="4457CCE9"/>
    <w:rsid w:val="4465A5FA"/>
    <w:rsid w:val="446C81D6"/>
    <w:rsid w:val="446D3AE2"/>
    <w:rsid w:val="4479A9FB"/>
    <w:rsid w:val="447D92B5"/>
    <w:rsid w:val="4487565D"/>
    <w:rsid w:val="448B08E8"/>
    <w:rsid w:val="448D47C1"/>
    <w:rsid w:val="4490B45A"/>
    <w:rsid w:val="449AC35E"/>
    <w:rsid w:val="44A676CB"/>
    <w:rsid w:val="44C395DF"/>
    <w:rsid w:val="44C7C267"/>
    <w:rsid w:val="44D66B6F"/>
    <w:rsid w:val="44D9446D"/>
    <w:rsid w:val="44DB809E"/>
    <w:rsid w:val="44E53A05"/>
    <w:rsid w:val="44E6486E"/>
    <w:rsid w:val="44F06ACA"/>
    <w:rsid w:val="4507A178"/>
    <w:rsid w:val="450AE2A9"/>
    <w:rsid w:val="45193CD2"/>
    <w:rsid w:val="45207797"/>
    <w:rsid w:val="452A6583"/>
    <w:rsid w:val="452DE091"/>
    <w:rsid w:val="453A3AAA"/>
    <w:rsid w:val="455D739D"/>
    <w:rsid w:val="45601BDE"/>
    <w:rsid w:val="45670BCE"/>
    <w:rsid w:val="45670DB8"/>
    <w:rsid w:val="456D30D8"/>
    <w:rsid w:val="4573C108"/>
    <w:rsid w:val="45748C0D"/>
    <w:rsid w:val="457D4778"/>
    <w:rsid w:val="45904059"/>
    <w:rsid w:val="459362FE"/>
    <w:rsid w:val="45AC35B8"/>
    <w:rsid w:val="45C6E82B"/>
    <w:rsid w:val="45E32FBC"/>
    <w:rsid w:val="45EB3B22"/>
    <w:rsid w:val="45EE1036"/>
    <w:rsid w:val="45F56C9E"/>
    <w:rsid w:val="45F575A9"/>
    <w:rsid w:val="460055F1"/>
    <w:rsid w:val="46108523"/>
    <w:rsid w:val="46297815"/>
    <w:rsid w:val="4629A101"/>
    <w:rsid w:val="462DED63"/>
    <w:rsid w:val="463224B6"/>
    <w:rsid w:val="463522DB"/>
    <w:rsid w:val="4639BC01"/>
    <w:rsid w:val="464B8EF6"/>
    <w:rsid w:val="4666DE18"/>
    <w:rsid w:val="466EBBB1"/>
    <w:rsid w:val="46742DC1"/>
    <w:rsid w:val="46765141"/>
    <w:rsid w:val="467C500E"/>
    <w:rsid w:val="467C9CC2"/>
    <w:rsid w:val="467DAE36"/>
    <w:rsid w:val="467EF7A1"/>
    <w:rsid w:val="4682870B"/>
    <w:rsid w:val="469A2BD0"/>
    <w:rsid w:val="469AD1A7"/>
    <w:rsid w:val="469F2FD5"/>
    <w:rsid w:val="46A1BE0C"/>
    <w:rsid w:val="46A3D65F"/>
    <w:rsid w:val="46B21F85"/>
    <w:rsid w:val="46C1F52A"/>
    <w:rsid w:val="46CB78AB"/>
    <w:rsid w:val="46CE3EFF"/>
    <w:rsid w:val="46DFEF9E"/>
    <w:rsid w:val="46E3FE31"/>
    <w:rsid w:val="46E57BF6"/>
    <w:rsid w:val="46EDCBB2"/>
    <w:rsid w:val="47017BE0"/>
    <w:rsid w:val="47142888"/>
    <w:rsid w:val="47324707"/>
    <w:rsid w:val="4738A212"/>
    <w:rsid w:val="47426B8C"/>
    <w:rsid w:val="47464D64"/>
    <w:rsid w:val="474DBDBD"/>
    <w:rsid w:val="47507537"/>
    <w:rsid w:val="47508190"/>
    <w:rsid w:val="475DB8E6"/>
    <w:rsid w:val="47717129"/>
    <w:rsid w:val="478120E4"/>
    <w:rsid w:val="479880BF"/>
    <w:rsid w:val="479BCEC8"/>
    <w:rsid w:val="47A9B2CE"/>
    <w:rsid w:val="47A9B37E"/>
    <w:rsid w:val="47AB1A67"/>
    <w:rsid w:val="47ACCBE7"/>
    <w:rsid w:val="47B87FCD"/>
    <w:rsid w:val="47B8819F"/>
    <w:rsid w:val="47BC1540"/>
    <w:rsid w:val="47BFCDF7"/>
    <w:rsid w:val="47C2F55A"/>
    <w:rsid w:val="47C6A429"/>
    <w:rsid w:val="47D73143"/>
    <w:rsid w:val="47DFFFD3"/>
    <w:rsid w:val="47EC6856"/>
    <w:rsid w:val="47EF6298"/>
    <w:rsid w:val="47F48D42"/>
    <w:rsid w:val="47FBA000"/>
    <w:rsid w:val="4815E4CA"/>
    <w:rsid w:val="481A10E9"/>
    <w:rsid w:val="482772F0"/>
    <w:rsid w:val="482A5E3B"/>
    <w:rsid w:val="48339030"/>
    <w:rsid w:val="483AB228"/>
    <w:rsid w:val="484327AA"/>
    <w:rsid w:val="48509F59"/>
    <w:rsid w:val="4851CC3F"/>
    <w:rsid w:val="48539EAF"/>
    <w:rsid w:val="485BE190"/>
    <w:rsid w:val="48626AD8"/>
    <w:rsid w:val="48721E75"/>
    <w:rsid w:val="487F3567"/>
    <w:rsid w:val="48A741A5"/>
    <w:rsid w:val="48AABB69"/>
    <w:rsid w:val="48ABA23B"/>
    <w:rsid w:val="48ADC18B"/>
    <w:rsid w:val="48B9135D"/>
    <w:rsid w:val="48BA3990"/>
    <w:rsid w:val="48BE098F"/>
    <w:rsid w:val="48D65069"/>
    <w:rsid w:val="48E6B44E"/>
    <w:rsid w:val="48EA474D"/>
    <w:rsid w:val="48EB141D"/>
    <w:rsid w:val="48EE08A8"/>
    <w:rsid w:val="48F7887C"/>
    <w:rsid w:val="4917B2D9"/>
    <w:rsid w:val="492A2C75"/>
    <w:rsid w:val="492B1FC7"/>
    <w:rsid w:val="492FC3B1"/>
    <w:rsid w:val="4935AFD4"/>
    <w:rsid w:val="493C4677"/>
    <w:rsid w:val="493DA392"/>
    <w:rsid w:val="49540FAB"/>
    <w:rsid w:val="49556621"/>
    <w:rsid w:val="497BBA9E"/>
    <w:rsid w:val="498FA464"/>
    <w:rsid w:val="499AC873"/>
    <w:rsid w:val="49A93E3F"/>
    <w:rsid w:val="49AE07FB"/>
    <w:rsid w:val="49BF48B3"/>
    <w:rsid w:val="49C6D9C7"/>
    <w:rsid w:val="49C834BE"/>
    <w:rsid w:val="49CBD3C4"/>
    <w:rsid w:val="49DBA4B4"/>
    <w:rsid w:val="49E07F21"/>
    <w:rsid w:val="49FF3175"/>
    <w:rsid w:val="49FF5CCA"/>
    <w:rsid w:val="4A0FA3EE"/>
    <w:rsid w:val="4A36CEF4"/>
    <w:rsid w:val="4A56A963"/>
    <w:rsid w:val="4A58300E"/>
    <w:rsid w:val="4A628B95"/>
    <w:rsid w:val="4A674D1B"/>
    <w:rsid w:val="4A6FF4FD"/>
    <w:rsid w:val="4A732988"/>
    <w:rsid w:val="4A830EE4"/>
    <w:rsid w:val="4A89E78B"/>
    <w:rsid w:val="4A8C1108"/>
    <w:rsid w:val="4A923374"/>
    <w:rsid w:val="4A9360FC"/>
    <w:rsid w:val="4A9BA8E3"/>
    <w:rsid w:val="4AB40E23"/>
    <w:rsid w:val="4AC597E9"/>
    <w:rsid w:val="4AE345A4"/>
    <w:rsid w:val="4AE53BEE"/>
    <w:rsid w:val="4AEE605D"/>
    <w:rsid w:val="4AFAED7E"/>
    <w:rsid w:val="4B07E364"/>
    <w:rsid w:val="4B09AAC2"/>
    <w:rsid w:val="4B1B2B47"/>
    <w:rsid w:val="4B3C57A4"/>
    <w:rsid w:val="4B428020"/>
    <w:rsid w:val="4B4D08FB"/>
    <w:rsid w:val="4B4D9397"/>
    <w:rsid w:val="4B4E2E44"/>
    <w:rsid w:val="4B53F3D1"/>
    <w:rsid w:val="4B562422"/>
    <w:rsid w:val="4B5B7EC7"/>
    <w:rsid w:val="4B61D7D8"/>
    <w:rsid w:val="4B74A724"/>
    <w:rsid w:val="4B8E3885"/>
    <w:rsid w:val="4B99006A"/>
    <w:rsid w:val="4B9C13C1"/>
    <w:rsid w:val="4BA257AB"/>
    <w:rsid w:val="4BA88D45"/>
    <w:rsid w:val="4BAAAE85"/>
    <w:rsid w:val="4BB6AA1E"/>
    <w:rsid w:val="4BC747CF"/>
    <w:rsid w:val="4BC9E290"/>
    <w:rsid w:val="4BD50762"/>
    <w:rsid w:val="4BD63DC5"/>
    <w:rsid w:val="4BD85DCA"/>
    <w:rsid w:val="4BE46093"/>
    <w:rsid w:val="4BFDCF16"/>
    <w:rsid w:val="4C0323B1"/>
    <w:rsid w:val="4C06E674"/>
    <w:rsid w:val="4C0E7370"/>
    <w:rsid w:val="4C0F57C8"/>
    <w:rsid w:val="4C1090D7"/>
    <w:rsid w:val="4C22D575"/>
    <w:rsid w:val="4C240F46"/>
    <w:rsid w:val="4C269A56"/>
    <w:rsid w:val="4C304095"/>
    <w:rsid w:val="4C342FE4"/>
    <w:rsid w:val="4C3AC694"/>
    <w:rsid w:val="4C41F887"/>
    <w:rsid w:val="4C4335A0"/>
    <w:rsid w:val="4C5D06E4"/>
    <w:rsid w:val="4C6F693B"/>
    <w:rsid w:val="4C7CA5FB"/>
    <w:rsid w:val="4C84B78E"/>
    <w:rsid w:val="4C8EE699"/>
    <w:rsid w:val="4C8FCDE0"/>
    <w:rsid w:val="4CA187E7"/>
    <w:rsid w:val="4CADCBC8"/>
    <w:rsid w:val="4CB56A08"/>
    <w:rsid w:val="4CBF0C84"/>
    <w:rsid w:val="4CCA2420"/>
    <w:rsid w:val="4CDE047F"/>
    <w:rsid w:val="4CEC8F43"/>
    <w:rsid w:val="4CF74F28"/>
    <w:rsid w:val="4CF96A9D"/>
    <w:rsid w:val="4CFA173C"/>
    <w:rsid w:val="4D01F155"/>
    <w:rsid w:val="4D02D0AE"/>
    <w:rsid w:val="4D084235"/>
    <w:rsid w:val="4D0D5F36"/>
    <w:rsid w:val="4D1EB7C4"/>
    <w:rsid w:val="4D2ACE08"/>
    <w:rsid w:val="4D4251B7"/>
    <w:rsid w:val="4D5CEA24"/>
    <w:rsid w:val="4D7002BC"/>
    <w:rsid w:val="4D78D8DF"/>
    <w:rsid w:val="4D79DC9F"/>
    <w:rsid w:val="4D7DB7EC"/>
    <w:rsid w:val="4D8F3BAC"/>
    <w:rsid w:val="4D91BB61"/>
    <w:rsid w:val="4DAB4D0D"/>
    <w:rsid w:val="4DAE27DA"/>
    <w:rsid w:val="4DB44F32"/>
    <w:rsid w:val="4DC009D5"/>
    <w:rsid w:val="4DD30B86"/>
    <w:rsid w:val="4DE0B9C9"/>
    <w:rsid w:val="4DE5DE0B"/>
    <w:rsid w:val="4DEECDB0"/>
    <w:rsid w:val="4DEF2EB2"/>
    <w:rsid w:val="4DFD779B"/>
    <w:rsid w:val="4E07C06E"/>
    <w:rsid w:val="4E0BD3AF"/>
    <w:rsid w:val="4E16119A"/>
    <w:rsid w:val="4E255FAA"/>
    <w:rsid w:val="4E30B853"/>
    <w:rsid w:val="4E30C55D"/>
    <w:rsid w:val="4E40298E"/>
    <w:rsid w:val="4E4D5911"/>
    <w:rsid w:val="4E555582"/>
    <w:rsid w:val="4E582E9D"/>
    <w:rsid w:val="4E58C6D0"/>
    <w:rsid w:val="4E58EED4"/>
    <w:rsid w:val="4E655A9B"/>
    <w:rsid w:val="4E70EB4D"/>
    <w:rsid w:val="4E80C828"/>
    <w:rsid w:val="4E931F89"/>
    <w:rsid w:val="4E9D4B56"/>
    <w:rsid w:val="4E9EF9CD"/>
    <w:rsid w:val="4EB6A06A"/>
    <w:rsid w:val="4EBC69F5"/>
    <w:rsid w:val="4EBC80F5"/>
    <w:rsid w:val="4EC1F136"/>
    <w:rsid w:val="4ECECB33"/>
    <w:rsid w:val="4ED1C5B3"/>
    <w:rsid w:val="4ED82226"/>
    <w:rsid w:val="4EE12F0C"/>
    <w:rsid w:val="4EEA8BCF"/>
    <w:rsid w:val="4EECDB06"/>
    <w:rsid w:val="4EF19BAF"/>
    <w:rsid w:val="4EF27294"/>
    <w:rsid w:val="4EFDA2DB"/>
    <w:rsid w:val="4EFF6BE4"/>
    <w:rsid w:val="4F054754"/>
    <w:rsid w:val="4F0CD01F"/>
    <w:rsid w:val="4F101AFC"/>
    <w:rsid w:val="4F114F9F"/>
    <w:rsid w:val="4F1C58EE"/>
    <w:rsid w:val="4F2C995B"/>
    <w:rsid w:val="4F350B31"/>
    <w:rsid w:val="4F3C4917"/>
    <w:rsid w:val="4F3EFDEB"/>
    <w:rsid w:val="4F4512BB"/>
    <w:rsid w:val="4F46C66B"/>
    <w:rsid w:val="4F599CBB"/>
    <w:rsid w:val="4F76E870"/>
    <w:rsid w:val="4F7B69B1"/>
    <w:rsid w:val="4F85A302"/>
    <w:rsid w:val="4F867CC9"/>
    <w:rsid w:val="4F881A35"/>
    <w:rsid w:val="4F89D13D"/>
    <w:rsid w:val="4F8EA802"/>
    <w:rsid w:val="4F98E8E1"/>
    <w:rsid w:val="4F9F80FA"/>
    <w:rsid w:val="4FA7E381"/>
    <w:rsid w:val="4FADA39A"/>
    <w:rsid w:val="4FC55975"/>
    <w:rsid w:val="4FC92CD0"/>
    <w:rsid w:val="4FCA0FC5"/>
    <w:rsid w:val="4FD21DAF"/>
    <w:rsid w:val="4FD2975F"/>
    <w:rsid w:val="4FDA157A"/>
    <w:rsid w:val="4FE6EEF9"/>
    <w:rsid w:val="4FF7341A"/>
    <w:rsid w:val="50080C7E"/>
    <w:rsid w:val="50129C29"/>
    <w:rsid w:val="5013B8E6"/>
    <w:rsid w:val="50155E2A"/>
    <w:rsid w:val="5036B502"/>
    <w:rsid w:val="503A5D9E"/>
    <w:rsid w:val="50406992"/>
    <w:rsid w:val="50406C1D"/>
    <w:rsid w:val="505AC3C1"/>
    <w:rsid w:val="506AC391"/>
    <w:rsid w:val="50846016"/>
    <w:rsid w:val="5085E5BE"/>
    <w:rsid w:val="508D6C10"/>
    <w:rsid w:val="508ED612"/>
    <w:rsid w:val="509D0427"/>
    <w:rsid w:val="509F1F11"/>
    <w:rsid w:val="50A439D7"/>
    <w:rsid w:val="50C006D0"/>
    <w:rsid w:val="50C8DB63"/>
    <w:rsid w:val="50C949E2"/>
    <w:rsid w:val="50D21D1B"/>
    <w:rsid w:val="50D7E0CF"/>
    <w:rsid w:val="50DC8CBF"/>
    <w:rsid w:val="50E17459"/>
    <w:rsid w:val="50EAB57D"/>
    <w:rsid w:val="50ED2B1D"/>
    <w:rsid w:val="50F00507"/>
    <w:rsid w:val="50F47ECE"/>
    <w:rsid w:val="50F64698"/>
    <w:rsid w:val="50F78069"/>
    <w:rsid w:val="50FA50D6"/>
    <w:rsid w:val="50FDA847"/>
    <w:rsid w:val="51033D1C"/>
    <w:rsid w:val="511395FD"/>
    <w:rsid w:val="511569AA"/>
    <w:rsid w:val="511C30C2"/>
    <w:rsid w:val="5122897D"/>
    <w:rsid w:val="51247C8B"/>
    <w:rsid w:val="51275025"/>
    <w:rsid w:val="512894F0"/>
    <w:rsid w:val="512AC4EA"/>
    <w:rsid w:val="512E5E4E"/>
    <w:rsid w:val="513B4DE1"/>
    <w:rsid w:val="514320E8"/>
    <w:rsid w:val="514FA607"/>
    <w:rsid w:val="51529F79"/>
    <w:rsid w:val="5158D6DC"/>
    <w:rsid w:val="515EEDA4"/>
    <w:rsid w:val="5168AA48"/>
    <w:rsid w:val="516E2299"/>
    <w:rsid w:val="5170C10E"/>
    <w:rsid w:val="517CB7C3"/>
    <w:rsid w:val="5182BF5A"/>
    <w:rsid w:val="518318F3"/>
    <w:rsid w:val="518485B8"/>
    <w:rsid w:val="5184CA7C"/>
    <w:rsid w:val="51854840"/>
    <w:rsid w:val="5185E228"/>
    <w:rsid w:val="518778C9"/>
    <w:rsid w:val="519BE7B7"/>
    <w:rsid w:val="519D164E"/>
    <w:rsid w:val="51A57ADA"/>
    <w:rsid w:val="51A75271"/>
    <w:rsid w:val="51ACB994"/>
    <w:rsid w:val="51B27230"/>
    <w:rsid w:val="51CA4688"/>
    <w:rsid w:val="51CA50C9"/>
    <w:rsid w:val="51D45D03"/>
    <w:rsid w:val="51D4A60F"/>
    <w:rsid w:val="51D639E6"/>
    <w:rsid w:val="51D7B002"/>
    <w:rsid w:val="51D88D6F"/>
    <w:rsid w:val="51DC30BE"/>
    <w:rsid w:val="51E378BB"/>
    <w:rsid w:val="51EC2D71"/>
    <w:rsid w:val="51EE2C26"/>
    <w:rsid w:val="51F0587D"/>
    <w:rsid w:val="51F67B53"/>
    <w:rsid w:val="52079B65"/>
    <w:rsid w:val="5207FB79"/>
    <w:rsid w:val="5209C38C"/>
    <w:rsid w:val="520A3433"/>
    <w:rsid w:val="5239B817"/>
    <w:rsid w:val="525174FD"/>
    <w:rsid w:val="5256ADC1"/>
    <w:rsid w:val="525BC7F9"/>
    <w:rsid w:val="5269B000"/>
    <w:rsid w:val="527005BC"/>
    <w:rsid w:val="52754C11"/>
    <w:rsid w:val="5276747D"/>
    <w:rsid w:val="528B4F30"/>
    <w:rsid w:val="52A42907"/>
    <w:rsid w:val="52B26AD0"/>
    <w:rsid w:val="52BAF677"/>
    <w:rsid w:val="52BCEBD1"/>
    <w:rsid w:val="52C9FF93"/>
    <w:rsid w:val="52CD4DBC"/>
    <w:rsid w:val="52D86A7E"/>
    <w:rsid w:val="52DBCD99"/>
    <w:rsid w:val="52E12E88"/>
    <w:rsid w:val="52E130D7"/>
    <w:rsid w:val="52E7C4BB"/>
    <w:rsid w:val="52EC190D"/>
    <w:rsid w:val="52ED9D8B"/>
    <w:rsid w:val="52F358A1"/>
    <w:rsid w:val="52F80248"/>
    <w:rsid w:val="5305222F"/>
    <w:rsid w:val="5307DDF2"/>
    <w:rsid w:val="530B0E57"/>
    <w:rsid w:val="531C9623"/>
    <w:rsid w:val="531E8FBB"/>
    <w:rsid w:val="533AFA5A"/>
    <w:rsid w:val="533BFAB3"/>
    <w:rsid w:val="533E1705"/>
    <w:rsid w:val="5340B478"/>
    <w:rsid w:val="5341AAB9"/>
    <w:rsid w:val="53479B2C"/>
    <w:rsid w:val="534A6D49"/>
    <w:rsid w:val="5355E867"/>
    <w:rsid w:val="535EE1F7"/>
    <w:rsid w:val="5365AE54"/>
    <w:rsid w:val="5370B325"/>
    <w:rsid w:val="5371BC3D"/>
    <w:rsid w:val="53778FEB"/>
    <w:rsid w:val="537859CB"/>
    <w:rsid w:val="537A0A19"/>
    <w:rsid w:val="537E7F25"/>
    <w:rsid w:val="537FB909"/>
    <w:rsid w:val="5387BE5D"/>
    <w:rsid w:val="538BC886"/>
    <w:rsid w:val="53B8FC77"/>
    <w:rsid w:val="53BF0CB8"/>
    <w:rsid w:val="53D02A2D"/>
    <w:rsid w:val="53D52935"/>
    <w:rsid w:val="53D70C57"/>
    <w:rsid w:val="53DE6DC3"/>
    <w:rsid w:val="53E2653A"/>
    <w:rsid w:val="53F2BDA6"/>
    <w:rsid w:val="53F891CB"/>
    <w:rsid w:val="54039BC7"/>
    <w:rsid w:val="5403E4F7"/>
    <w:rsid w:val="542045E4"/>
    <w:rsid w:val="5424BD5F"/>
    <w:rsid w:val="54276D58"/>
    <w:rsid w:val="54280548"/>
    <w:rsid w:val="542B8EA9"/>
    <w:rsid w:val="5432337D"/>
    <w:rsid w:val="5436CBD4"/>
    <w:rsid w:val="544D0A6C"/>
    <w:rsid w:val="5454BEA5"/>
    <w:rsid w:val="54553483"/>
    <w:rsid w:val="546382F3"/>
    <w:rsid w:val="546FBF78"/>
    <w:rsid w:val="54706ABF"/>
    <w:rsid w:val="547CA7FE"/>
    <w:rsid w:val="547CC44F"/>
    <w:rsid w:val="547E9426"/>
    <w:rsid w:val="549D07D5"/>
    <w:rsid w:val="54A62A4F"/>
    <w:rsid w:val="54A7621D"/>
    <w:rsid w:val="54AD6E70"/>
    <w:rsid w:val="54ADE955"/>
    <w:rsid w:val="54B4A7F6"/>
    <w:rsid w:val="54B5C0F6"/>
    <w:rsid w:val="54BDAF36"/>
    <w:rsid w:val="54C808A6"/>
    <w:rsid w:val="54CB6AD1"/>
    <w:rsid w:val="54D161B6"/>
    <w:rsid w:val="54D3DC21"/>
    <w:rsid w:val="54D95E5D"/>
    <w:rsid w:val="54E12F02"/>
    <w:rsid w:val="54EAEDA6"/>
    <w:rsid w:val="54EC3B5A"/>
    <w:rsid w:val="54F81B5C"/>
    <w:rsid w:val="55135D4D"/>
    <w:rsid w:val="5513D180"/>
    <w:rsid w:val="5520EAFC"/>
    <w:rsid w:val="552E6CF8"/>
    <w:rsid w:val="55386E63"/>
    <w:rsid w:val="553E34B4"/>
    <w:rsid w:val="5543A58D"/>
    <w:rsid w:val="55440F09"/>
    <w:rsid w:val="5547249E"/>
    <w:rsid w:val="554BBD14"/>
    <w:rsid w:val="5554694B"/>
    <w:rsid w:val="5563F3B2"/>
    <w:rsid w:val="55645352"/>
    <w:rsid w:val="556A612B"/>
    <w:rsid w:val="556EE70D"/>
    <w:rsid w:val="5577AF32"/>
    <w:rsid w:val="55873858"/>
    <w:rsid w:val="558EE45B"/>
    <w:rsid w:val="5598F137"/>
    <w:rsid w:val="559C38B9"/>
    <w:rsid w:val="559E0276"/>
    <w:rsid w:val="55B4BE3E"/>
    <w:rsid w:val="55B55D6D"/>
    <w:rsid w:val="55B58C36"/>
    <w:rsid w:val="55BA4FA7"/>
    <w:rsid w:val="55CF7E6C"/>
    <w:rsid w:val="55DFDF45"/>
    <w:rsid w:val="55E21803"/>
    <w:rsid w:val="55ED2761"/>
    <w:rsid w:val="55F7DFFB"/>
    <w:rsid w:val="55FA705B"/>
    <w:rsid w:val="55FEF864"/>
    <w:rsid w:val="55FF6A7F"/>
    <w:rsid w:val="560015D8"/>
    <w:rsid w:val="560D75E7"/>
    <w:rsid w:val="56204B70"/>
    <w:rsid w:val="5621E8A7"/>
    <w:rsid w:val="562748D0"/>
    <w:rsid w:val="562749E1"/>
    <w:rsid w:val="5628E0A8"/>
    <w:rsid w:val="562A58E6"/>
    <w:rsid w:val="5640FC54"/>
    <w:rsid w:val="564494D6"/>
    <w:rsid w:val="564691AA"/>
    <w:rsid w:val="5650588D"/>
    <w:rsid w:val="565475F5"/>
    <w:rsid w:val="5654F1BB"/>
    <w:rsid w:val="5656D5E7"/>
    <w:rsid w:val="5665F00A"/>
    <w:rsid w:val="5667A19A"/>
    <w:rsid w:val="56750E58"/>
    <w:rsid w:val="5681E573"/>
    <w:rsid w:val="5695D52F"/>
    <w:rsid w:val="569A74E3"/>
    <w:rsid w:val="569C702B"/>
    <w:rsid w:val="56A4A8F3"/>
    <w:rsid w:val="56A5948A"/>
    <w:rsid w:val="56A9AB09"/>
    <w:rsid w:val="56B72DB5"/>
    <w:rsid w:val="56B82ED9"/>
    <w:rsid w:val="56C692BD"/>
    <w:rsid w:val="56C72CFC"/>
    <w:rsid w:val="56CE5267"/>
    <w:rsid w:val="56EB7991"/>
    <w:rsid w:val="56F68F3A"/>
    <w:rsid w:val="5705A772"/>
    <w:rsid w:val="571B61FE"/>
    <w:rsid w:val="571E04CE"/>
    <w:rsid w:val="571E4035"/>
    <w:rsid w:val="5720BBBF"/>
    <w:rsid w:val="5723D881"/>
    <w:rsid w:val="5732FB0E"/>
    <w:rsid w:val="57348CF9"/>
    <w:rsid w:val="573BB605"/>
    <w:rsid w:val="57421F33"/>
    <w:rsid w:val="574A8B27"/>
    <w:rsid w:val="574FB434"/>
    <w:rsid w:val="57608E5E"/>
    <w:rsid w:val="57609A94"/>
    <w:rsid w:val="57694CFD"/>
    <w:rsid w:val="576A98BC"/>
    <w:rsid w:val="576E8DCB"/>
    <w:rsid w:val="5785D784"/>
    <w:rsid w:val="579667D6"/>
    <w:rsid w:val="579BA960"/>
    <w:rsid w:val="57BD71F0"/>
    <w:rsid w:val="57DB1BE1"/>
    <w:rsid w:val="57EB6274"/>
    <w:rsid w:val="5807594B"/>
    <w:rsid w:val="5817A977"/>
    <w:rsid w:val="581F4D91"/>
    <w:rsid w:val="58217143"/>
    <w:rsid w:val="5831A590"/>
    <w:rsid w:val="583A01CF"/>
    <w:rsid w:val="583C3DCD"/>
    <w:rsid w:val="583E0AB7"/>
    <w:rsid w:val="583F3165"/>
    <w:rsid w:val="5855226A"/>
    <w:rsid w:val="5858BE05"/>
    <w:rsid w:val="5866C942"/>
    <w:rsid w:val="58A3DFB2"/>
    <w:rsid w:val="58AE13C3"/>
    <w:rsid w:val="58C71EFB"/>
    <w:rsid w:val="58CB7453"/>
    <w:rsid w:val="58D57B07"/>
    <w:rsid w:val="58D8B81D"/>
    <w:rsid w:val="58D8ED3B"/>
    <w:rsid w:val="58DD7E6D"/>
    <w:rsid w:val="58DE226A"/>
    <w:rsid w:val="58EBF501"/>
    <w:rsid w:val="58FE8649"/>
    <w:rsid w:val="59038E24"/>
    <w:rsid w:val="5905ACDD"/>
    <w:rsid w:val="590B4FD3"/>
    <w:rsid w:val="590D0B84"/>
    <w:rsid w:val="590E5167"/>
    <w:rsid w:val="590ECF42"/>
    <w:rsid w:val="59125F8A"/>
    <w:rsid w:val="592097B7"/>
    <w:rsid w:val="5920F0AD"/>
    <w:rsid w:val="59291542"/>
    <w:rsid w:val="592C99BC"/>
    <w:rsid w:val="593BA3FB"/>
    <w:rsid w:val="593E7AE2"/>
    <w:rsid w:val="594199D2"/>
    <w:rsid w:val="5942C7CB"/>
    <w:rsid w:val="594C26EA"/>
    <w:rsid w:val="596900DB"/>
    <w:rsid w:val="597D75D1"/>
    <w:rsid w:val="59827F92"/>
    <w:rsid w:val="598357E3"/>
    <w:rsid w:val="59891469"/>
    <w:rsid w:val="59974839"/>
    <w:rsid w:val="59996ECA"/>
    <w:rsid w:val="59A68D28"/>
    <w:rsid w:val="59AC6A42"/>
    <w:rsid w:val="59B53560"/>
    <w:rsid w:val="59BED3EC"/>
    <w:rsid w:val="59BEE7CC"/>
    <w:rsid w:val="59C2784A"/>
    <w:rsid w:val="59C81787"/>
    <w:rsid w:val="59D3C817"/>
    <w:rsid w:val="59D5D230"/>
    <w:rsid w:val="59D93B82"/>
    <w:rsid w:val="59E04370"/>
    <w:rsid w:val="59F46A40"/>
    <w:rsid w:val="59F8BB4B"/>
    <w:rsid w:val="59FD0CBD"/>
    <w:rsid w:val="59FE8C32"/>
    <w:rsid w:val="5A000650"/>
    <w:rsid w:val="5A05D9A9"/>
    <w:rsid w:val="5A0D7554"/>
    <w:rsid w:val="5A1C871C"/>
    <w:rsid w:val="5A2EC6AA"/>
    <w:rsid w:val="5A3A6044"/>
    <w:rsid w:val="5A3E44B3"/>
    <w:rsid w:val="5A3F8B9A"/>
    <w:rsid w:val="5A4CA031"/>
    <w:rsid w:val="5A5BB1E7"/>
    <w:rsid w:val="5A5CF85E"/>
    <w:rsid w:val="5A783380"/>
    <w:rsid w:val="5A7970B5"/>
    <w:rsid w:val="5A7BE125"/>
    <w:rsid w:val="5A82EBE7"/>
    <w:rsid w:val="5A9D68A5"/>
    <w:rsid w:val="5AB69D59"/>
    <w:rsid w:val="5AD9499F"/>
    <w:rsid w:val="5ADDDD7C"/>
    <w:rsid w:val="5AE544E6"/>
    <w:rsid w:val="5AE80789"/>
    <w:rsid w:val="5AEE009A"/>
    <w:rsid w:val="5AFEE6EA"/>
    <w:rsid w:val="5B17665A"/>
    <w:rsid w:val="5B1EEF51"/>
    <w:rsid w:val="5B1FDED5"/>
    <w:rsid w:val="5B23865A"/>
    <w:rsid w:val="5B23AB26"/>
    <w:rsid w:val="5B291575"/>
    <w:rsid w:val="5B417AFD"/>
    <w:rsid w:val="5B4BFA9C"/>
    <w:rsid w:val="5B4FD0A1"/>
    <w:rsid w:val="5B557F2F"/>
    <w:rsid w:val="5B5A985F"/>
    <w:rsid w:val="5B5E7E18"/>
    <w:rsid w:val="5B6A1B38"/>
    <w:rsid w:val="5B6CCFDF"/>
    <w:rsid w:val="5B729197"/>
    <w:rsid w:val="5B777FDC"/>
    <w:rsid w:val="5B7871E4"/>
    <w:rsid w:val="5B810151"/>
    <w:rsid w:val="5B8E3A58"/>
    <w:rsid w:val="5BA48886"/>
    <w:rsid w:val="5BABC5FC"/>
    <w:rsid w:val="5BB16517"/>
    <w:rsid w:val="5BB568A0"/>
    <w:rsid w:val="5BBE0112"/>
    <w:rsid w:val="5BDFA7DA"/>
    <w:rsid w:val="5BE09451"/>
    <w:rsid w:val="5BEF5D04"/>
    <w:rsid w:val="5BF1A0AA"/>
    <w:rsid w:val="5C0A5A7E"/>
    <w:rsid w:val="5C2395C3"/>
    <w:rsid w:val="5C251936"/>
    <w:rsid w:val="5C2EA0BF"/>
    <w:rsid w:val="5C366BC5"/>
    <w:rsid w:val="5C4232F5"/>
    <w:rsid w:val="5C43CFD7"/>
    <w:rsid w:val="5C4675A9"/>
    <w:rsid w:val="5C78FE7B"/>
    <w:rsid w:val="5C793EC6"/>
    <w:rsid w:val="5C960129"/>
    <w:rsid w:val="5C96E508"/>
    <w:rsid w:val="5CA17A71"/>
    <w:rsid w:val="5CA2C412"/>
    <w:rsid w:val="5CA76A1D"/>
    <w:rsid w:val="5CBB958E"/>
    <w:rsid w:val="5CD6E2CE"/>
    <w:rsid w:val="5CDF78C1"/>
    <w:rsid w:val="5CF48FFD"/>
    <w:rsid w:val="5CF57647"/>
    <w:rsid w:val="5CF9E848"/>
    <w:rsid w:val="5CFDD3C2"/>
    <w:rsid w:val="5D02273F"/>
    <w:rsid w:val="5D08A5C8"/>
    <w:rsid w:val="5D10A4B5"/>
    <w:rsid w:val="5D28839F"/>
    <w:rsid w:val="5D2A2214"/>
    <w:rsid w:val="5D32DF25"/>
    <w:rsid w:val="5D42FBD1"/>
    <w:rsid w:val="5D4AB6FB"/>
    <w:rsid w:val="5D54B933"/>
    <w:rsid w:val="5D5AE3C3"/>
    <w:rsid w:val="5D5CF1A6"/>
    <w:rsid w:val="5D66D162"/>
    <w:rsid w:val="5D6F1879"/>
    <w:rsid w:val="5D72008C"/>
    <w:rsid w:val="5D72EE14"/>
    <w:rsid w:val="5D76FC08"/>
    <w:rsid w:val="5D8B040D"/>
    <w:rsid w:val="5D8EE8FA"/>
    <w:rsid w:val="5DA7A886"/>
    <w:rsid w:val="5DBB6A55"/>
    <w:rsid w:val="5DCAAD1B"/>
    <w:rsid w:val="5DD34FBE"/>
    <w:rsid w:val="5DDA10B7"/>
    <w:rsid w:val="5DDAE02C"/>
    <w:rsid w:val="5DDB0D8B"/>
    <w:rsid w:val="5DE04D5F"/>
    <w:rsid w:val="5DE0D9C1"/>
    <w:rsid w:val="5DE4789E"/>
    <w:rsid w:val="5DE53B43"/>
    <w:rsid w:val="5DE56CFF"/>
    <w:rsid w:val="5DE788CC"/>
    <w:rsid w:val="5DF40363"/>
    <w:rsid w:val="5E047143"/>
    <w:rsid w:val="5E1E1C79"/>
    <w:rsid w:val="5E29A21B"/>
    <w:rsid w:val="5E433898"/>
    <w:rsid w:val="5E449414"/>
    <w:rsid w:val="5E69306B"/>
    <w:rsid w:val="5E694937"/>
    <w:rsid w:val="5E7ECDC9"/>
    <w:rsid w:val="5E861939"/>
    <w:rsid w:val="5E9A9B52"/>
    <w:rsid w:val="5EA37630"/>
    <w:rsid w:val="5EA5ABB3"/>
    <w:rsid w:val="5EABE557"/>
    <w:rsid w:val="5EAC7F81"/>
    <w:rsid w:val="5EBAB558"/>
    <w:rsid w:val="5EC7667F"/>
    <w:rsid w:val="5ECB91B1"/>
    <w:rsid w:val="5ED6110D"/>
    <w:rsid w:val="5EDB2232"/>
    <w:rsid w:val="5EDE40DE"/>
    <w:rsid w:val="5EDE4BEF"/>
    <w:rsid w:val="5EE0EE44"/>
    <w:rsid w:val="5EE605E3"/>
    <w:rsid w:val="5EEBC798"/>
    <w:rsid w:val="5EECC718"/>
    <w:rsid w:val="5EEED080"/>
    <w:rsid w:val="5EF49325"/>
    <w:rsid w:val="5EF6FE3B"/>
    <w:rsid w:val="5EF75532"/>
    <w:rsid w:val="5EFD2634"/>
    <w:rsid w:val="5F018E85"/>
    <w:rsid w:val="5F037CC7"/>
    <w:rsid w:val="5F06A105"/>
    <w:rsid w:val="5F06CACB"/>
    <w:rsid w:val="5F08DE37"/>
    <w:rsid w:val="5F0A4B5B"/>
    <w:rsid w:val="5F0D2C3D"/>
    <w:rsid w:val="5F0E8D89"/>
    <w:rsid w:val="5F16C20B"/>
    <w:rsid w:val="5F198A26"/>
    <w:rsid w:val="5F2536EE"/>
    <w:rsid w:val="5F2916B3"/>
    <w:rsid w:val="5F398071"/>
    <w:rsid w:val="5F3D1848"/>
    <w:rsid w:val="5F41B7DF"/>
    <w:rsid w:val="5F466BFC"/>
    <w:rsid w:val="5F59CCBE"/>
    <w:rsid w:val="5F5B6413"/>
    <w:rsid w:val="5F6568CE"/>
    <w:rsid w:val="5F6986B7"/>
    <w:rsid w:val="5F6A79BD"/>
    <w:rsid w:val="5F6E6AC2"/>
    <w:rsid w:val="5F71A246"/>
    <w:rsid w:val="5F7822F7"/>
    <w:rsid w:val="5F7CAA22"/>
    <w:rsid w:val="5F8ECE84"/>
    <w:rsid w:val="5FA0B2EE"/>
    <w:rsid w:val="5FAF35A8"/>
    <w:rsid w:val="5FB04DB4"/>
    <w:rsid w:val="5FB430C7"/>
    <w:rsid w:val="5FC3E2DA"/>
    <w:rsid w:val="5FD6AA40"/>
    <w:rsid w:val="5FE1A844"/>
    <w:rsid w:val="5FE86EE1"/>
    <w:rsid w:val="5FFB3095"/>
    <w:rsid w:val="5FFC8698"/>
    <w:rsid w:val="5FFCB96C"/>
    <w:rsid w:val="60087D7D"/>
    <w:rsid w:val="600ABB4D"/>
    <w:rsid w:val="6012343A"/>
    <w:rsid w:val="603A7569"/>
    <w:rsid w:val="604AB9C6"/>
    <w:rsid w:val="604B3497"/>
    <w:rsid w:val="6072A6F6"/>
    <w:rsid w:val="60AA8277"/>
    <w:rsid w:val="60B28B80"/>
    <w:rsid w:val="60B33420"/>
    <w:rsid w:val="60B588D1"/>
    <w:rsid w:val="60C9490F"/>
    <w:rsid w:val="60DE7CE7"/>
    <w:rsid w:val="60DFF495"/>
    <w:rsid w:val="60ED5FF3"/>
    <w:rsid w:val="60F27534"/>
    <w:rsid w:val="60FC63CF"/>
    <w:rsid w:val="60FDD2B5"/>
    <w:rsid w:val="61099CAA"/>
    <w:rsid w:val="610C4866"/>
    <w:rsid w:val="610DEF5D"/>
    <w:rsid w:val="611D8DC2"/>
    <w:rsid w:val="611F0FA5"/>
    <w:rsid w:val="612A6AAE"/>
    <w:rsid w:val="6138967D"/>
    <w:rsid w:val="614499F8"/>
    <w:rsid w:val="61500CB7"/>
    <w:rsid w:val="6159CD47"/>
    <w:rsid w:val="6162CA00"/>
    <w:rsid w:val="6170D5FC"/>
    <w:rsid w:val="617E8917"/>
    <w:rsid w:val="6183F8BA"/>
    <w:rsid w:val="61921740"/>
    <w:rsid w:val="6197B94F"/>
    <w:rsid w:val="6197F019"/>
    <w:rsid w:val="61A52529"/>
    <w:rsid w:val="61AE312B"/>
    <w:rsid w:val="61B2217F"/>
    <w:rsid w:val="61C296A6"/>
    <w:rsid w:val="61C91D36"/>
    <w:rsid w:val="61D20E02"/>
    <w:rsid w:val="61D93560"/>
    <w:rsid w:val="61DB1FB5"/>
    <w:rsid w:val="61DE1E50"/>
    <w:rsid w:val="61DFE9A5"/>
    <w:rsid w:val="61E33BBA"/>
    <w:rsid w:val="61E4DC47"/>
    <w:rsid w:val="61FABC21"/>
    <w:rsid w:val="62211AA0"/>
    <w:rsid w:val="622AA0CF"/>
    <w:rsid w:val="622FE525"/>
    <w:rsid w:val="62516D68"/>
    <w:rsid w:val="6256E2A2"/>
    <w:rsid w:val="62613680"/>
    <w:rsid w:val="627B10EB"/>
    <w:rsid w:val="627E9069"/>
    <w:rsid w:val="62833C07"/>
    <w:rsid w:val="62835E24"/>
    <w:rsid w:val="62841338"/>
    <w:rsid w:val="629104A9"/>
    <w:rsid w:val="6296264F"/>
    <w:rsid w:val="62971AA3"/>
    <w:rsid w:val="62973B34"/>
    <w:rsid w:val="62A258B1"/>
    <w:rsid w:val="62A89555"/>
    <w:rsid w:val="62B00765"/>
    <w:rsid w:val="62B596DA"/>
    <w:rsid w:val="62BC9B50"/>
    <w:rsid w:val="62C573E3"/>
    <w:rsid w:val="62C63B0F"/>
    <w:rsid w:val="62CB7920"/>
    <w:rsid w:val="62CFDC26"/>
    <w:rsid w:val="62D6A49E"/>
    <w:rsid w:val="62DE51AB"/>
    <w:rsid w:val="62F19B44"/>
    <w:rsid w:val="62F3BC1D"/>
    <w:rsid w:val="62F44F53"/>
    <w:rsid w:val="62F8BB84"/>
    <w:rsid w:val="62FDDC74"/>
    <w:rsid w:val="630CE628"/>
    <w:rsid w:val="632A2BDF"/>
    <w:rsid w:val="632C7111"/>
    <w:rsid w:val="63326BBC"/>
    <w:rsid w:val="633775D6"/>
    <w:rsid w:val="633796B3"/>
    <w:rsid w:val="633E8F62"/>
    <w:rsid w:val="6341B6DC"/>
    <w:rsid w:val="63424685"/>
    <w:rsid w:val="634C841F"/>
    <w:rsid w:val="6364EF62"/>
    <w:rsid w:val="63682787"/>
    <w:rsid w:val="6368DD10"/>
    <w:rsid w:val="636B0293"/>
    <w:rsid w:val="63708B3E"/>
    <w:rsid w:val="6384064B"/>
    <w:rsid w:val="6394C42C"/>
    <w:rsid w:val="6399A505"/>
    <w:rsid w:val="639B3A83"/>
    <w:rsid w:val="639D8F88"/>
    <w:rsid w:val="63A30001"/>
    <w:rsid w:val="63B4773C"/>
    <w:rsid w:val="63BBD817"/>
    <w:rsid w:val="63BEB57B"/>
    <w:rsid w:val="63C07C75"/>
    <w:rsid w:val="63CB9389"/>
    <w:rsid w:val="63CC84A9"/>
    <w:rsid w:val="63D43D44"/>
    <w:rsid w:val="63D75282"/>
    <w:rsid w:val="63E16699"/>
    <w:rsid w:val="63F24C4F"/>
    <w:rsid w:val="63F2F88F"/>
    <w:rsid w:val="6405D77C"/>
    <w:rsid w:val="6409DD8F"/>
    <w:rsid w:val="6427607F"/>
    <w:rsid w:val="64287678"/>
    <w:rsid w:val="6430B6FF"/>
    <w:rsid w:val="643324E1"/>
    <w:rsid w:val="643B2A24"/>
    <w:rsid w:val="644DD6BB"/>
    <w:rsid w:val="645C91B0"/>
    <w:rsid w:val="64610E37"/>
    <w:rsid w:val="646FE9F4"/>
    <w:rsid w:val="647FB5C9"/>
    <w:rsid w:val="647FC7EA"/>
    <w:rsid w:val="64850C7F"/>
    <w:rsid w:val="6486C7E1"/>
    <w:rsid w:val="64961FBB"/>
    <w:rsid w:val="6499A7F2"/>
    <w:rsid w:val="64B3D598"/>
    <w:rsid w:val="64B88433"/>
    <w:rsid w:val="64BAB0D9"/>
    <w:rsid w:val="64C8E819"/>
    <w:rsid w:val="64E973C7"/>
    <w:rsid w:val="64EEA725"/>
    <w:rsid w:val="64F32313"/>
    <w:rsid w:val="650535A5"/>
    <w:rsid w:val="65177F22"/>
    <w:rsid w:val="6519ED81"/>
    <w:rsid w:val="651BC28A"/>
    <w:rsid w:val="651F7057"/>
    <w:rsid w:val="65201979"/>
    <w:rsid w:val="6520725D"/>
    <w:rsid w:val="6533CC55"/>
    <w:rsid w:val="65617C63"/>
    <w:rsid w:val="6567F50D"/>
    <w:rsid w:val="656CF220"/>
    <w:rsid w:val="65754203"/>
    <w:rsid w:val="657C2F6D"/>
    <w:rsid w:val="657C87F7"/>
    <w:rsid w:val="657C9C50"/>
    <w:rsid w:val="65805536"/>
    <w:rsid w:val="6588F4CF"/>
    <w:rsid w:val="658F0F78"/>
    <w:rsid w:val="658F0F85"/>
    <w:rsid w:val="659844EA"/>
    <w:rsid w:val="659DA58B"/>
    <w:rsid w:val="65B05AD0"/>
    <w:rsid w:val="65B3C651"/>
    <w:rsid w:val="65C2C2AC"/>
    <w:rsid w:val="65CCF6CF"/>
    <w:rsid w:val="65CFAC58"/>
    <w:rsid w:val="65DC2165"/>
    <w:rsid w:val="65E65971"/>
    <w:rsid w:val="65EBCBF5"/>
    <w:rsid w:val="660E2194"/>
    <w:rsid w:val="6618E10A"/>
    <w:rsid w:val="661A0B80"/>
    <w:rsid w:val="661B6E46"/>
    <w:rsid w:val="661C6E43"/>
    <w:rsid w:val="661D9BDA"/>
    <w:rsid w:val="6624438B"/>
    <w:rsid w:val="6625D09F"/>
    <w:rsid w:val="66261BC3"/>
    <w:rsid w:val="663D54E5"/>
    <w:rsid w:val="6642FDB0"/>
    <w:rsid w:val="66473BE2"/>
    <w:rsid w:val="664C8D80"/>
    <w:rsid w:val="664DC100"/>
    <w:rsid w:val="664E18DA"/>
    <w:rsid w:val="666D7B85"/>
    <w:rsid w:val="66848E31"/>
    <w:rsid w:val="6687802F"/>
    <w:rsid w:val="6688E47D"/>
    <w:rsid w:val="668B1188"/>
    <w:rsid w:val="66925031"/>
    <w:rsid w:val="66955FB8"/>
    <w:rsid w:val="66A163C2"/>
    <w:rsid w:val="66A7A8D7"/>
    <w:rsid w:val="66C03209"/>
    <w:rsid w:val="66D3EF55"/>
    <w:rsid w:val="66DB7ACA"/>
    <w:rsid w:val="66E9FEFA"/>
    <w:rsid w:val="6705D241"/>
    <w:rsid w:val="67081D6C"/>
    <w:rsid w:val="670E45E4"/>
    <w:rsid w:val="6718BE4F"/>
    <w:rsid w:val="6738488E"/>
    <w:rsid w:val="6742B069"/>
    <w:rsid w:val="67438C90"/>
    <w:rsid w:val="67449714"/>
    <w:rsid w:val="674D2770"/>
    <w:rsid w:val="674DC646"/>
    <w:rsid w:val="67549767"/>
    <w:rsid w:val="6756AD2A"/>
    <w:rsid w:val="675997A9"/>
    <w:rsid w:val="6766486A"/>
    <w:rsid w:val="6774870D"/>
    <w:rsid w:val="6777EF5D"/>
    <w:rsid w:val="679084E6"/>
    <w:rsid w:val="679673EB"/>
    <w:rsid w:val="6796E99A"/>
    <w:rsid w:val="6797FE89"/>
    <w:rsid w:val="679F078C"/>
    <w:rsid w:val="67AA15C1"/>
    <w:rsid w:val="67C0F466"/>
    <w:rsid w:val="67C740D5"/>
    <w:rsid w:val="67CAC375"/>
    <w:rsid w:val="67CF74B9"/>
    <w:rsid w:val="67CFA286"/>
    <w:rsid w:val="67D729BB"/>
    <w:rsid w:val="67E59FAC"/>
    <w:rsid w:val="67F0A1AA"/>
    <w:rsid w:val="67FFDF08"/>
    <w:rsid w:val="682F2CC2"/>
    <w:rsid w:val="68368E83"/>
    <w:rsid w:val="683C1E5B"/>
    <w:rsid w:val="683CE6E8"/>
    <w:rsid w:val="6853A855"/>
    <w:rsid w:val="685D056C"/>
    <w:rsid w:val="686D5833"/>
    <w:rsid w:val="6873F92D"/>
    <w:rsid w:val="6875698E"/>
    <w:rsid w:val="68785353"/>
    <w:rsid w:val="6882F845"/>
    <w:rsid w:val="6887EA67"/>
    <w:rsid w:val="688E2075"/>
    <w:rsid w:val="68951C29"/>
    <w:rsid w:val="68954E4D"/>
    <w:rsid w:val="68983E34"/>
    <w:rsid w:val="68A9614A"/>
    <w:rsid w:val="68BC6727"/>
    <w:rsid w:val="68BE8668"/>
    <w:rsid w:val="68CA0C2B"/>
    <w:rsid w:val="68D2781D"/>
    <w:rsid w:val="68DA13B7"/>
    <w:rsid w:val="68F0BCDD"/>
    <w:rsid w:val="6929DBB6"/>
    <w:rsid w:val="6947EF30"/>
    <w:rsid w:val="6954F17A"/>
    <w:rsid w:val="69643AE1"/>
    <w:rsid w:val="6964C57D"/>
    <w:rsid w:val="6968139E"/>
    <w:rsid w:val="696D2492"/>
    <w:rsid w:val="69723787"/>
    <w:rsid w:val="697C1A2E"/>
    <w:rsid w:val="697D1E76"/>
    <w:rsid w:val="698428A9"/>
    <w:rsid w:val="6991B067"/>
    <w:rsid w:val="699DF8DA"/>
    <w:rsid w:val="69C12D13"/>
    <w:rsid w:val="69C255EF"/>
    <w:rsid w:val="69C7BD37"/>
    <w:rsid w:val="69C9F0F3"/>
    <w:rsid w:val="69D25FD3"/>
    <w:rsid w:val="69D88C37"/>
    <w:rsid w:val="69DC8EBD"/>
    <w:rsid w:val="69E628D7"/>
    <w:rsid w:val="69EC67DB"/>
    <w:rsid w:val="6A3F15DB"/>
    <w:rsid w:val="6A535885"/>
    <w:rsid w:val="6A5AA35D"/>
    <w:rsid w:val="6A66D3F2"/>
    <w:rsid w:val="6A934F77"/>
    <w:rsid w:val="6A94E74B"/>
    <w:rsid w:val="6A99D77D"/>
    <w:rsid w:val="6AAABD4C"/>
    <w:rsid w:val="6AB9ABAA"/>
    <w:rsid w:val="6AB9ACF7"/>
    <w:rsid w:val="6ABB44CD"/>
    <w:rsid w:val="6ACCBC19"/>
    <w:rsid w:val="6AECFB21"/>
    <w:rsid w:val="6AF7E951"/>
    <w:rsid w:val="6B0256E8"/>
    <w:rsid w:val="6B0E1105"/>
    <w:rsid w:val="6B13F7F0"/>
    <w:rsid w:val="6B14730E"/>
    <w:rsid w:val="6B1BA980"/>
    <w:rsid w:val="6B1E3F87"/>
    <w:rsid w:val="6B1E7D77"/>
    <w:rsid w:val="6B29A711"/>
    <w:rsid w:val="6B342AF8"/>
    <w:rsid w:val="6B3A2F95"/>
    <w:rsid w:val="6B40CC0C"/>
    <w:rsid w:val="6B4E7277"/>
    <w:rsid w:val="6B50A3D5"/>
    <w:rsid w:val="6B56C5C6"/>
    <w:rsid w:val="6B6192DD"/>
    <w:rsid w:val="6B68926C"/>
    <w:rsid w:val="6B6F1758"/>
    <w:rsid w:val="6B769B1D"/>
    <w:rsid w:val="6B7A0BB2"/>
    <w:rsid w:val="6B7A147F"/>
    <w:rsid w:val="6B7B132B"/>
    <w:rsid w:val="6B7D36C2"/>
    <w:rsid w:val="6B8950B0"/>
    <w:rsid w:val="6B9A856B"/>
    <w:rsid w:val="6BAA772B"/>
    <w:rsid w:val="6BAF3539"/>
    <w:rsid w:val="6BB03D29"/>
    <w:rsid w:val="6BB3D821"/>
    <w:rsid w:val="6BBA5DC5"/>
    <w:rsid w:val="6BBBA714"/>
    <w:rsid w:val="6BCCF941"/>
    <w:rsid w:val="6BE5B7DB"/>
    <w:rsid w:val="6BF3049D"/>
    <w:rsid w:val="6C02938B"/>
    <w:rsid w:val="6C06D808"/>
    <w:rsid w:val="6C0CE70F"/>
    <w:rsid w:val="6C100BCC"/>
    <w:rsid w:val="6C145A7D"/>
    <w:rsid w:val="6C1B0E45"/>
    <w:rsid w:val="6C26B6FF"/>
    <w:rsid w:val="6C2A5671"/>
    <w:rsid w:val="6C2CD55A"/>
    <w:rsid w:val="6C2CE9F3"/>
    <w:rsid w:val="6C344EF9"/>
    <w:rsid w:val="6C3FE5B0"/>
    <w:rsid w:val="6C4174AD"/>
    <w:rsid w:val="6C44672A"/>
    <w:rsid w:val="6C472D35"/>
    <w:rsid w:val="6C513260"/>
    <w:rsid w:val="6C54B1DE"/>
    <w:rsid w:val="6C5A40C6"/>
    <w:rsid w:val="6C60E82C"/>
    <w:rsid w:val="6C6BF910"/>
    <w:rsid w:val="6C6C4D81"/>
    <w:rsid w:val="6C6EB095"/>
    <w:rsid w:val="6C837436"/>
    <w:rsid w:val="6C85A246"/>
    <w:rsid w:val="6C86493A"/>
    <w:rsid w:val="6C89929F"/>
    <w:rsid w:val="6C911380"/>
    <w:rsid w:val="6CA14852"/>
    <w:rsid w:val="6CA86CCB"/>
    <w:rsid w:val="6CAE034B"/>
    <w:rsid w:val="6CB4A3C3"/>
    <w:rsid w:val="6CB6DCB5"/>
    <w:rsid w:val="6CC73050"/>
    <w:rsid w:val="6CC840C2"/>
    <w:rsid w:val="6CC8BA51"/>
    <w:rsid w:val="6CCFFB59"/>
    <w:rsid w:val="6CD6A808"/>
    <w:rsid w:val="6CDCBBA5"/>
    <w:rsid w:val="6CE7FB52"/>
    <w:rsid w:val="6CEEEE0B"/>
    <w:rsid w:val="6CF42B52"/>
    <w:rsid w:val="6CF8BC7C"/>
    <w:rsid w:val="6CF9E83F"/>
    <w:rsid w:val="6D012D54"/>
    <w:rsid w:val="6D028977"/>
    <w:rsid w:val="6D0380CF"/>
    <w:rsid w:val="6D11E222"/>
    <w:rsid w:val="6D1A7066"/>
    <w:rsid w:val="6D228D32"/>
    <w:rsid w:val="6D28EACE"/>
    <w:rsid w:val="6D2B5882"/>
    <w:rsid w:val="6D3CF4B5"/>
    <w:rsid w:val="6D3D0075"/>
    <w:rsid w:val="6D4BE539"/>
    <w:rsid w:val="6D4E2F8C"/>
    <w:rsid w:val="6D5878C4"/>
    <w:rsid w:val="6D5B2D97"/>
    <w:rsid w:val="6D5D9A99"/>
    <w:rsid w:val="6D64872F"/>
    <w:rsid w:val="6D71F4D3"/>
    <w:rsid w:val="6D72A357"/>
    <w:rsid w:val="6D73E01F"/>
    <w:rsid w:val="6D936C64"/>
    <w:rsid w:val="6D97A9F1"/>
    <w:rsid w:val="6DA431E1"/>
    <w:rsid w:val="6DA99645"/>
    <w:rsid w:val="6DAE9C52"/>
    <w:rsid w:val="6DBEC62C"/>
    <w:rsid w:val="6DD09078"/>
    <w:rsid w:val="6DE7F571"/>
    <w:rsid w:val="6DF57F1A"/>
    <w:rsid w:val="6DF723FF"/>
    <w:rsid w:val="6DFD6CB5"/>
    <w:rsid w:val="6E06180F"/>
    <w:rsid w:val="6E09DA0C"/>
    <w:rsid w:val="6E10B0F1"/>
    <w:rsid w:val="6E134262"/>
    <w:rsid w:val="6E18E2DB"/>
    <w:rsid w:val="6E197C6E"/>
    <w:rsid w:val="6E212FC8"/>
    <w:rsid w:val="6E285F01"/>
    <w:rsid w:val="6E31FB8A"/>
    <w:rsid w:val="6E41D761"/>
    <w:rsid w:val="6E479467"/>
    <w:rsid w:val="6E559457"/>
    <w:rsid w:val="6E60AF70"/>
    <w:rsid w:val="6E637AA8"/>
    <w:rsid w:val="6E6588AE"/>
    <w:rsid w:val="6E669539"/>
    <w:rsid w:val="6E7E7520"/>
    <w:rsid w:val="6E801835"/>
    <w:rsid w:val="6E86CEE3"/>
    <w:rsid w:val="6E950DE3"/>
    <w:rsid w:val="6E9ABB45"/>
    <w:rsid w:val="6E9E817F"/>
    <w:rsid w:val="6EB2A1B2"/>
    <w:rsid w:val="6EB6DE17"/>
    <w:rsid w:val="6EBE6A7E"/>
    <w:rsid w:val="6EBEF864"/>
    <w:rsid w:val="6ECB6DCD"/>
    <w:rsid w:val="6ECB9E97"/>
    <w:rsid w:val="6ECCFC86"/>
    <w:rsid w:val="6ECEF609"/>
    <w:rsid w:val="6EE006C6"/>
    <w:rsid w:val="6EE29211"/>
    <w:rsid w:val="6EE4F276"/>
    <w:rsid w:val="6EE85818"/>
    <w:rsid w:val="6EF8F8EB"/>
    <w:rsid w:val="6EFF9514"/>
    <w:rsid w:val="6F017B0B"/>
    <w:rsid w:val="6F0EAF32"/>
    <w:rsid w:val="6F117B05"/>
    <w:rsid w:val="6F1A04C5"/>
    <w:rsid w:val="6F1EC338"/>
    <w:rsid w:val="6F1F43B1"/>
    <w:rsid w:val="6F33F29E"/>
    <w:rsid w:val="6F349A30"/>
    <w:rsid w:val="6F369D34"/>
    <w:rsid w:val="6F3C1789"/>
    <w:rsid w:val="6F4487D1"/>
    <w:rsid w:val="6F661C8E"/>
    <w:rsid w:val="6F77423E"/>
    <w:rsid w:val="6F79C0D5"/>
    <w:rsid w:val="6F883742"/>
    <w:rsid w:val="6F8C470A"/>
    <w:rsid w:val="6F905728"/>
    <w:rsid w:val="6F927CA4"/>
    <w:rsid w:val="6F92A83A"/>
    <w:rsid w:val="6F9D7D9D"/>
    <w:rsid w:val="6FBD89F6"/>
    <w:rsid w:val="6FCE62C2"/>
    <w:rsid w:val="6FCECC1D"/>
    <w:rsid w:val="6FE35D4E"/>
    <w:rsid w:val="6FED7360"/>
    <w:rsid w:val="6FF8A99A"/>
    <w:rsid w:val="70015001"/>
    <w:rsid w:val="7003B402"/>
    <w:rsid w:val="70105E7D"/>
    <w:rsid w:val="7011DECA"/>
    <w:rsid w:val="7011F037"/>
    <w:rsid w:val="7016F5B2"/>
    <w:rsid w:val="701877D0"/>
    <w:rsid w:val="701ED428"/>
    <w:rsid w:val="7027FE7E"/>
    <w:rsid w:val="702E65F7"/>
    <w:rsid w:val="7035BF0E"/>
    <w:rsid w:val="704245C2"/>
    <w:rsid w:val="70424DF2"/>
    <w:rsid w:val="704E7040"/>
    <w:rsid w:val="704EC9FC"/>
    <w:rsid w:val="70552457"/>
    <w:rsid w:val="705AC8C5"/>
    <w:rsid w:val="7067E76E"/>
    <w:rsid w:val="706B56D1"/>
    <w:rsid w:val="707433AB"/>
    <w:rsid w:val="7075CE90"/>
    <w:rsid w:val="70807B73"/>
    <w:rsid w:val="7082F8B1"/>
    <w:rsid w:val="7093DBEE"/>
    <w:rsid w:val="70A15D9D"/>
    <w:rsid w:val="70B229B8"/>
    <w:rsid w:val="70BD4C9E"/>
    <w:rsid w:val="70C2A556"/>
    <w:rsid w:val="70C58ED2"/>
    <w:rsid w:val="70D45BDA"/>
    <w:rsid w:val="70E236B1"/>
    <w:rsid w:val="70F294FA"/>
    <w:rsid w:val="71030AA0"/>
    <w:rsid w:val="7108AEDD"/>
    <w:rsid w:val="710E0268"/>
    <w:rsid w:val="710E7448"/>
    <w:rsid w:val="71142E63"/>
    <w:rsid w:val="711482D7"/>
    <w:rsid w:val="711D7A48"/>
    <w:rsid w:val="7128124E"/>
    <w:rsid w:val="712B043F"/>
    <w:rsid w:val="713C2490"/>
    <w:rsid w:val="713EFFDD"/>
    <w:rsid w:val="714ACD16"/>
    <w:rsid w:val="714C806E"/>
    <w:rsid w:val="7151328F"/>
    <w:rsid w:val="71598D66"/>
    <w:rsid w:val="715C77A5"/>
    <w:rsid w:val="71666EB4"/>
    <w:rsid w:val="717B0D12"/>
    <w:rsid w:val="717E3826"/>
    <w:rsid w:val="71824634"/>
    <w:rsid w:val="7183B871"/>
    <w:rsid w:val="718C87CD"/>
    <w:rsid w:val="719477C0"/>
    <w:rsid w:val="719988BA"/>
    <w:rsid w:val="71A421BF"/>
    <w:rsid w:val="71ACEC49"/>
    <w:rsid w:val="71B5A574"/>
    <w:rsid w:val="71BAA95F"/>
    <w:rsid w:val="71C824DB"/>
    <w:rsid w:val="71C86167"/>
    <w:rsid w:val="71CA48E8"/>
    <w:rsid w:val="71D35671"/>
    <w:rsid w:val="71D79353"/>
    <w:rsid w:val="71DE1E53"/>
    <w:rsid w:val="71E3331D"/>
    <w:rsid w:val="71E472A1"/>
    <w:rsid w:val="71EB3660"/>
    <w:rsid w:val="71F15263"/>
    <w:rsid w:val="71F1C981"/>
    <w:rsid w:val="71FFDE66"/>
    <w:rsid w:val="720AFD3A"/>
    <w:rsid w:val="720B3B9E"/>
    <w:rsid w:val="720DDF9A"/>
    <w:rsid w:val="7218CAD7"/>
    <w:rsid w:val="7226264B"/>
    <w:rsid w:val="72341B08"/>
    <w:rsid w:val="723FF4A2"/>
    <w:rsid w:val="7243CC39"/>
    <w:rsid w:val="7266DD87"/>
    <w:rsid w:val="7267FFEE"/>
    <w:rsid w:val="72A87856"/>
    <w:rsid w:val="72AE524A"/>
    <w:rsid w:val="72B803D5"/>
    <w:rsid w:val="72BDE5BE"/>
    <w:rsid w:val="72D98FFB"/>
    <w:rsid w:val="72DE6A22"/>
    <w:rsid w:val="72E20923"/>
    <w:rsid w:val="72FD210D"/>
    <w:rsid w:val="7303990D"/>
    <w:rsid w:val="7313E4FE"/>
    <w:rsid w:val="731468A6"/>
    <w:rsid w:val="7316A30E"/>
    <w:rsid w:val="7317CA45"/>
    <w:rsid w:val="731EE8AD"/>
    <w:rsid w:val="7325F11C"/>
    <w:rsid w:val="7336468F"/>
    <w:rsid w:val="73389A21"/>
    <w:rsid w:val="7339A996"/>
    <w:rsid w:val="7340FC59"/>
    <w:rsid w:val="7351BD45"/>
    <w:rsid w:val="7355BF5C"/>
    <w:rsid w:val="735A7CBF"/>
    <w:rsid w:val="735D9EB9"/>
    <w:rsid w:val="736575D4"/>
    <w:rsid w:val="736E95EF"/>
    <w:rsid w:val="73771B4E"/>
    <w:rsid w:val="738A23DA"/>
    <w:rsid w:val="738CB2A2"/>
    <w:rsid w:val="73942892"/>
    <w:rsid w:val="739556F4"/>
    <w:rsid w:val="73968CD4"/>
    <w:rsid w:val="7399D46C"/>
    <w:rsid w:val="739A012F"/>
    <w:rsid w:val="73A50944"/>
    <w:rsid w:val="73B08FEB"/>
    <w:rsid w:val="73B397BF"/>
    <w:rsid w:val="73B45164"/>
    <w:rsid w:val="73B84182"/>
    <w:rsid w:val="73BC0BC1"/>
    <w:rsid w:val="73C7784E"/>
    <w:rsid w:val="73D37D4C"/>
    <w:rsid w:val="73D94DDB"/>
    <w:rsid w:val="73FBDA71"/>
    <w:rsid w:val="7402106A"/>
    <w:rsid w:val="74146917"/>
    <w:rsid w:val="741D3ED2"/>
    <w:rsid w:val="741F10EA"/>
    <w:rsid w:val="741F49A4"/>
    <w:rsid w:val="742138FF"/>
    <w:rsid w:val="7423A3CA"/>
    <w:rsid w:val="74375A32"/>
    <w:rsid w:val="7444CB72"/>
    <w:rsid w:val="74462D73"/>
    <w:rsid w:val="744B80AC"/>
    <w:rsid w:val="744CB8F8"/>
    <w:rsid w:val="744DB456"/>
    <w:rsid w:val="74573996"/>
    <w:rsid w:val="7462A7B4"/>
    <w:rsid w:val="746DEF54"/>
    <w:rsid w:val="7474FAA9"/>
    <w:rsid w:val="747E3A1A"/>
    <w:rsid w:val="747F3CB2"/>
    <w:rsid w:val="7480493E"/>
    <w:rsid w:val="7480FA63"/>
    <w:rsid w:val="7485D2A9"/>
    <w:rsid w:val="74889047"/>
    <w:rsid w:val="7498D351"/>
    <w:rsid w:val="749AED85"/>
    <w:rsid w:val="74A062E4"/>
    <w:rsid w:val="74A9467D"/>
    <w:rsid w:val="74BC7CB1"/>
    <w:rsid w:val="74E00674"/>
    <w:rsid w:val="74E09E59"/>
    <w:rsid w:val="74EB90DD"/>
    <w:rsid w:val="7504887A"/>
    <w:rsid w:val="7509015A"/>
    <w:rsid w:val="75097F97"/>
    <w:rsid w:val="75205CE7"/>
    <w:rsid w:val="75207D8A"/>
    <w:rsid w:val="752442C0"/>
    <w:rsid w:val="7527993E"/>
    <w:rsid w:val="752DDA8A"/>
    <w:rsid w:val="75484BCD"/>
    <w:rsid w:val="754B48BD"/>
    <w:rsid w:val="754DE6AE"/>
    <w:rsid w:val="7550F1E1"/>
    <w:rsid w:val="755678EB"/>
    <w:rsid w:val="75667FC1"/>
    <w:rsid w:val="756BB8EB"/>
    <w:rsid w:val="757051D7"/>
    <w:rsid w:val="7576E840"/>
    <w:rsid w:val="75820A2A"/>
    <w:rsid w:val="7588444B"/>
    <w:rsid w:val="759FC3F7"/>
    <w:rsid w:val="75A437D1"/>
    <w:rsid w:val="75A71305"/>
    <w:rsid w:val="75AE604A"/>
    <w:rsid w:val="75D8336E"/>
    <w:rsid w:val="75DBBFFF"/>
    <w:rsid w:val="75E09BD3"/>
    <w:rsid w:val="7605BFCF"/>
    <w:rsid w:val="76125B57"/>
    <w:rsid w:val="76186E1A"/>
    <w:rsid w:val="7619C232"/>
    <w:rsid w:val="7620FA6E"/>
    <w:rsid w:val="7622D780"/>
    <w:rsid w:val="7632A375"/>
    <w:rsid w:val="7641D26F"/>
    <w:rsid w:val="7642790D"/>
    <w:rsid w:val="7642F029"/>
    <w:rsid w:val="764B9554"/>
    <w:rsid w:val="764FEB08"/>
    <w:rsid w:val="76532E77"/>
    <w:rsid w:val="76539327"/>
    <w:rsid w:val="765413A8"/>
    <w:rsid w:val="765C7622"/>
    <w:rsid w:val="76718AA8"/>
    <w:rsid w:val="76749939"/>
    <w:rsid w:val="767F0E34"/>
    <w:rsid w:val="76959B14"/>
    <w:rsid w:val="7695D1BD"/>
    <w:rsid w:val="769B6F5F"/>
    <w:rsid w:val="76A0C479"/>
    <w:rsid w:val="76A183D5"/>
    <w:rsid w:val="76A404F3"/>
    <w:rsid w:val="76AB5B89"/>
    <w:rsid w:val="76AFF07E"/>
    <w:rsid w:val="76B18F76"/>
    <w:rsid w:val="76BD7F46"/>
    <w:rsid w:val="76BF5F0E"/>
    <w:rsid w:val="76C2ADC3"/>
    <w:rsid w:val="76CA0A49"/>
    <w:rsid w:val="76CE6AA6"/>
    <w:rsid w:val="76DDE25B"/>
    <w:rsid w:val="76E10A08"/>
    <w:rsid w:val="76E55599"/>
    <w:rsid w:val="76E73BA9"/>
    <w:rsid w:val="76E74F45"/>
    <w:rsid w:val="76ED5642"/>
    <w:rsid w:val="76F60C05"/>
    <w:rsid w:val="76FC045C"/>
    <w:rsid w:val="770E436D"/>
    <w:rsid w:val="772BABB1"/>
    <w:rsid w:val="772C5734"/>
    <w:rsid w:val="772D516E"/>
    <w:rsid w:val="77353F35"/>
    <w:rsid w:val="77376D6F"/>
    <w:rsid w:val="77384FD8"/>
    <w:rsid w:val="773AEC10"/>
    <w:rsid w:val="773DE804"/>
    <w:rsid w:val="773E456B"/>
    <w:rsid w:val="774E357B"/>
    <w:rsid w:val="774E526D"/>
    <w:rsid w:val="77585E9B"/>
    <w:rsid w:val="7764EC76"/>
    <w:rsid w:val="7773AF6E"/>
    <w:rsid w:val="7774859E"/>
    <w:rsid w:val="777F9FFE"/>
    <w:rsid w:val="77959FB7"/>
    <w:rsid w:val="7796FE01"/>
    <w:rsid w:val="77A3C20C"/>
    <w:rsid w:val="77A7A07D"/>
    <w:rsid w:val="77C31C5D"/>
    <w:rsid w:val="77C509BA"/>
    <w:rsid w:val="77D44B58"/>
    <w:rsid w:val="77D4EFA2"/>
    <w:rsid w:val="77D62A00"/>
    <w:rsid w:val="77D6D7FF"/>
    <w:rsid w:val="77DCB5F5"/>
    <w:rsid w:val="77E5F2FA"/>
    <w:rsid w:val="77EEA0AF"/>
    <w:rsid w:val="77F312FB"/>
    <w:rsid w:val="77F85F9F"/>
    <w:rsid w:val="77FE5DC7"/>
    <w:rsid w:val="78055845"/>
    <w:rsid w:val="781511A9"/>
    <w:rsid w:val="7815E978"/>
    <w:rsid w:val="78217B06"/>
    <w:rsid w:val="7828AF56"/>
    <w:rsid w:val="78568D20"/>
    <w:rsid w:val="78590AC7"/>
    <w:rsid w:val="7875D580"/>
    <w:rsid w:val="787D1774"/>
    <w:rsid w:val="788A024A"/>
    <w:rsid w:val="788EA0C2"/>
    <w:rsid w:val="788F0E68"/>
    <w:rsid w:val="789D527C"/>
    <w:rsid w:val="789E6D06"/>
    <w:rsid w:val="78A3CC7B"/>
    <w:rsid w:val="78A5697A"/>
    <w:rsid w:val="78A79037"/>
    <w:rsid w:val="78B0B73F"/>
    <w:rsid w:val="78B413F9"/>
    <w:rsid w:val="78B46A98"/>
    <w:rsid w:val="78C3809D"/>
    <w:rsid w:val="78C597DF"/>
    <w:rsid w:val="78C75031"/>
    <w:rsid w:val="78C84BD8"/>
    <w:rsid w:val="78CA4A94"/>
    <w:rsid w:val="78CA864B"/>
    <w:rsid w:val="78D6C965"/>
    <w:rsid w:val="78E267BC"/>
    <w:rsid w:val="790FC0DB"/>
    <w:rsid w:val="7940E320"/>
    <w:rsid w:val="794E9354"/>
    <w:rsid w:val="79582C16"/>
    <w:rsid w:val="7958C3C3"/>
    <w:rsid w:val="796AB1D4"/>
    <w:rsid w:val="79736A4F"/>
    <w:rsid w:val="7980AB1E"/>
    <w:rsid w:val="799C79B8"/>
    <w:rsid w:val="799E240F"/>
    <w:rsid w:val="79A4B235"/>
    <w:rsid w:val="79A51238"/>
    <w:rsid w:val="79B87B2D"/>
    <w:rsid w:val="79C76F56"/>
    <w:rsid w:val="79C90675"/>
    <w:rsid w:val="79DE721C"/>
    <w:rsid w:val="79E27868"/>
    <w:rsid w:val="79F092C5"/>
    <w:rsid w:val="79FC4CA1"/>
    <w:rsid w:val="7A003CE1"/>
    <w:rsid w:val="7A021A63"/>
    <w:rsid w:val="7A2C13C9"/>
    <w:rsid w:val="7A33292E"/>
    <w:rsid w:val="7A40AE7C"/>
    <w:rsid w:val="7A4697C2"/>
    <w:rsid w:val="7A4833B9"/>
    <w:rsid w:val="7A4C0DF6"/>
    <w:rsid w:val="7A4D6CD3"/>
    <w:rsid w:val="7A5657A9"/>
    <w:rsid w:val="7A61CDB1"/>
    <w:rsid w:val="7A730BDB"/>
    <w:rsid w:val="7A828BDD"/>
    <w:rsid w:val="7A86BA81"/>
    <w:rsid w:val="7A9FCE60"/>
    <w:rsid w:val="7AA36AE9"/>
    <w:rsid w:val="7AACEAB6"/>
    <w:rsid w:val="7ABCA7ED"/>
    <w:rsid w:val="7ACA1483"/>
    <w:rsid w:val="7ACEE928"/>
    <w:rsid w:val="7AD3E965"/>
    <w:rsid w:val="7AE0F5BC"/>
    <w:rsid w:val="7AE47A8C"/>
    <w:rsid w:val="7AEB6A61"/>
    <w:rsid w:val="7AF01B7B"/>
    <w:rsid w:val="7AF04D51"/>
    <w:rsid w:val="7AFA4750"/>
    <w:rsid w:val="7AFB1D15"/>
    <w:rsid w:val="7B0858ED"/>
    <w:rsid w:val="7B20B052"/>
    <w:rsid w:val="7B297A20"/>
    <w:rsid w:val="7B2B16FE"/>
    <w:rsid w:val="7B2B7249"/>
    <w:rsid w:val="7B3EC97A"/>
    <w:rsid w:val="7B5DBBA6"/>
    <w:rsid w:val="7B637F16"/>
    <w:rsid w:val="7B69DD73"/>
    <w:rsid w:val="7B6FF8C6"/>
    <w:rsid w:val="7B7A47EF"/>
    <w:rsid w:val="7B88FB49"/>
    <w:rsid w:val="7B8C4095"/>
    <w:rsid w:val="7B8C6CDA"/>
    <w:rsid w:val="7B923256"/>
    <w:rsid w:val="7B981D02"/>
    <w:rsid w:val="7B989189"/>
    <w:rsid w:val="7B99A1AC"/>
    <w:rsid w:val="7BA07B03"/>
    <w:rsid w:val="7BA4484F"/>
    <w:rsid w:val="7BB609A9"/>
    <w:rsid w:val="7BBE6B2A"/>
    <w:rsid w:val="7BC46C69"/>
    <w:rsid w:val="7BCC8B81"/>
    <w:rsid w:val="7BCEACDE"/>
    <w:rsid w:val="7BD9E0FE"/>
    <w:rsid w:val="7BE1E8E4"/>
    <w:rsid w:val="7BE6E2E1"/>
    <w:rsid w:val="7BF5404A"/>
    <w:rsid w:val="7C0384BC"/>
    <w:rsid w:val="7C18A13E"/>
    <w:rsid w:val="7C24FD8D"/>
    <w:rsid w:val="7C32998E"/>
    <w:rsid w:val="7C37F239"/>
    <w:rsid w:val="7C3E558E"/>
    <w:rsid w:val="7C6C838B"/>
    <w:rsid w:val="7C70B97C"/>
    <w:rsid w:val="7C7EABAB"/>
    <w:rsid w:val="7C865860"/>
    <w:rsid w:val="7C900A61"/>
    <w:rsid w:val="7C968BDB"/>
    <w:rsid w:val="7C97131D"/>
    <w:rsid w:val="7CBDAD6F"/>
    <w:rsid w:val="7CC23707"/>
    <w:rsid w:val="7CC49C5B"/>
    <w:rsid w:val="7CC4CD7F"/>
    <w:rsid w:val="7CCA9FF5"/>
    <w:rsid w:val="7CD5120C"/>
    <w:rsid w:val="7CDE17C6"/>
    <w:rsid w:val="7CE75830"/>
    <w:rsid w:val="7CF9319F"/>
    <w:rsid w:val="7CFDA56F"/>
    <w:rsid w:val="7D02A527"/>
    <w:rsid w:val="7D06AC0E"/>
    <w:rsid w:val="7D13659C"/>
    <w:rsid w:val="7D1AC506"/>
    <w:rsid w:val="7D207EA4"/>
    <w:rsid w:val="7D264B0D"/>
    <w:rsid w:val="7D279165"/>
    <w:rsid w:val="7D33ED63"/>
    <w:rsid w:val="7D5A8BA7"/>
    <w:rsid w:val="7D5B191D"/>
    <w:rsid w:val="7D5D1AA2"/>
    <w:rsid w:val="7D6A7A96"/>
    <w:rsid w:val="7D7E85E5"/>
    <w:rsid w:val="7D87DC57"/>
    <w:rsid w:val="7D944809"/>
    <w:rsid w:val="7D9DD223"/>
    <w:rsid w:val="7D9ED726"/>
    <w:rsid w:val="7DC25594"/>
    <w:rsid w:val="7DDDB7C4"/>
    <w:rsid w:val="7DE27F04"/>
    <w:rsid w:val="7DEE3608"/>
    <w:rsid w:val="7DF8BAD7"/>
    <w:rsid w:val="7DFB35B2"/>
    <w:rsid w:val="7E0E87F9"/>
    <w:rsid w:val="7E136F32"/>
    <w:rsid w:val="7E1F440E"/>
    <w:rsid w:val="7E2DB315"/>
    <w:rsid w:val="7E597DD0"/>
    <w:rsid w:val="7E5B98F5"/>
    <w:rsid w:val="7E5FF6A0"/>
    <w:rsid w:val="7E6DA21C"/>
    <w:rsid w:val="7E6F2B42"/>
    <w:rsid w:val="7E70A4EB"/>
    <w:rsid w:val="7E936D5D"/>
    <w:rsid w:val="7E9AAE68"/>
    <w:rsid w:val="7E9D1CD4"/>
    <w:rsid w:val="7EA9ED89"/>
    <w:rsid w:val="7EAAE2F5"/>
    <w:rsid w:val="7EB506E1"/>
    <w:rsid w:val="7EB800D7"/>
    <w:rsid w:val="7EBA498E"/>
    <w:rsid w:val="7EC23BB5"/>
    <w:rsid w:val="7ECA864F"/>
    <w:rsid w:val="7ECB2414"/>
    <w:rsid w:val="7ECFBDC4"/>
    <w:rsid w:val="7ED5A997"/>
    <w:rsid w:val="7EDAB738"/>
    <w:rsid w:val="7EDFCA04"/>
    <w:rsid w:val="7EE1244A"/>
    <w:rsid w:val="7EE23678"/>
    <w:rsid w:val="7EEC7DCA"/>
    <w:rsid w:val="7F1ADCC3"/>
    <w:rsid w:val="7F2F3DE1"/>
    <w:rsid w:val="7F4AF9D9"/>
    <w:rsid w:val="7F80D445"/>
    <w:rsid w:val="7F815F3C"/>
    <w:rsid w:val="7F8C9B4E"/>
    <w:rsid w:val="7F9047B6"/>
    <w:rsid w:val="7F90B788"/>
    <w:rsid w:val="7F9C07B3"/>
    <w:rsid w:val="7FA97949"/>
    <w:rsid w:val="7FB81303"/>
    <w:rsid w:val="7FC2720C"/>
    <w:rsid w:val="7FC3037E"/>
    <w:rsid w:val="7FC5C638"/>
    <w:rsid w:val="7FC8278A"/>
    <w:rsid w:val="7FCCA819"/>
    <w:rsid w:val="7FD56972"/>
    <w:rsid w:val="7FD64AFB"/>
    <w:rsid w:val="7FF0F2E4"/>
    <w:rsid w:val="7FF6CE9A"/>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DAFFC84"/>
  <w15:docId w15:val="{48963CFD-F33B-47DE-AF2C-761B3A5D8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1D2A"/>
    <w:pPr>
      <w:spacing w:line="400" w:lineRule="exact"/>
      <w:jc w:val="both"/>
    </w:pPr>
    <w:rPr>
      <w:rFonts w:ascii="Times New Roman" w:hAnsi="Times New Roman"/>
      <w:sz w:val="24"/>
    </w:rPr>
  </w:style>
  <w:style w:type="paragraph" w:styleId="Rubrik1">
    <w:name w:val="heading 1"/>
    <w:basedOn w:val="Normal"/>
    <w:next w:val="Normal"/>
    <w:link w:val="Rubrik1Char"/>
    <w:uiPriority w:val="9"/>
    <w:qFormat/>
    <w:rsid w:val="006A4F5C"/>
    <w:pPr>
      <w:keepNext/>
      <w:keepLines/>
      <w:spacing w:before="360" w:after="240"/>
      <w:outlineLvl w:val="0"/>
    </w:pPr>
    <w:rPr>
      <w:rFonts w:eastAsiaTheme="majorEastAsia" w:cstheme="majorBidi"/>
      <w:sz w:val="32"/>
      <w:szCs w:val="32"/>
    </w:rPr>
  </w:style>
  <w:style w:type="paragraph" w:styleId="Rubrik2">
    <w:name w:val="heading 2"/>
    <w:basedOn w:val="Normal"/>
    <w:next w:val="Normal"/>
    <w:link w:val="Rubrik2Char"/>
    <w:uiPriority w:val="9"/>
    <w:unhideWhenUsed/>
    <w:qFormat/>
    <w:rsid w:val="00DF1616"/>
    <w:pPr>
      <w:keepNext/>
      <w:keepLines/>
      <w:spacing w:before="120" w:after="120"/>
      <w:outlineLvl w:val="1"/>
    </w:pPr>
    <w:rPr>
      <w:rFonts w:eastAsiaTheme="majorEastAsia" w:cstheme="majorBidi"/>
      <w:sz w:val="26"/>
      <w:szCs w:val="26"/>
    </w:rPr>
  </w:style>
  <w:style w:type="paragraph" w:styleId="Rubrik3">
    <w:name w:val="heading 3"/>
    <w:basedOn w:val="Normal"/>
    <w:next w:val="Normal"/>
    <w:link w:val="Rubrik3Char"/>
    <w:uiPriority w:val="9"/>
    <w:unhideWhenUsed/>
    <w:qFormat/>
    <w:rsid w:val="00244175"/>
    <w:pPr>
      <w:keepNext/>
      <w:keepLines/>
      <w:spacing w:before="160" w:after="120"/>
      <w:outlineLvl w:val="2"/>
    </w:pPr>
    <w:rPr>
      <w:rFonts w:eastAsiaTheme="majorEastAsia" w:cstheme="majorBidi"/>
      <w:b/>
      <w:szCs w:val="24"/>
    </w:rPr>
  </w:style>
  <w:style w:type="paragraph" w:styleId="Rubrik4">
    <w:name w:val="heading 4"/>
    <w:basedOn w:val="Normal"/>
    <w:next w:val="Normal"/>
    <w:link w:val="Rubrik4Char"/>
    <w:uiPriority w:val="9"/>
    <w:semiHidden/>
    <w:unhideWhenUsed/>
    <w:qFormat/>
    <w:rsid w:val="0076451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Liststycke">
    <w:name w:val="List Paragraph"/>
    <w:basedOn w:val="Normal"/>
    <w:uiPriority w:val="34"/>
    <w:qFormat/>
    <w:rsid w:val="00ED7403"/>
    <w:pPr>
      <w:ind w:left="720"/>
      <w:contextualSpacing/>
    </w:pPr>
  </w:style>
  <w:style w:type="paragraph" w:styleId="Ballongtext">
    <w:name w:val="Balloon Text"/>
    <w:basedOn w:val="Normal"/>
    <w:link w:val="BallongtextChar"/>
    <w:uiPriority w:val="99"/>
    <w:semiHidden/>
    <w:unhideWhenUsed/>
    <w:rsid w:val="00AB5D58"/>
    <w:pPr>
      <w:spacing w:after="0" w:line="240" w:lineRule="auto"/>
    </w:pPr>
    <w:rPr>
      <w:rFonts w:ascii="Segoe UI" w:hAnsi="Segoe UI" w:cs="Segoe UI"/>
      <w:sz w:val="18"/>
      <w:szCs w:val="18"/>
    </w:rPr>
  </w:style>
  <w:style w:type="character" w:customStyle="1" w:styleId="BallongtextChar">
    <w:name w:val="Ballongtext Char"/>
    <w:basedOn w:val="Standardstycketeckensnitt"/>
    <w:link w:val="Ballongtext"/>
    <w:uiPriority w:val="99"/>
    <w:semiHidden/>
    <w:rsid w:val="00AB5D58"/>
    <w:rPr>
      <w:rFonts w:ascii="Segoe UI" w:hAnsi="Segoe UI" w:cs="Segoe UI"/>
      <w:sz w:val="18"/>
      <w:szCs w:val="18"/>
    </w:rPr>
  </w:style>
  <w:style w:type="character" w:styleId="Kommentarsreferens">
    <w:name w:val="annotation reference"/>
    <w:basedOn w:val="Standardstycketeckensnitt"/>
    <w:uiPriority w:val="99"/>
    <w:semiHidden/>
    <w:unhideWhenUsed/>
    <w:rsid w:val="00AB5D58"/>
    <w:rPr>
      <w:sz w:val="16"/>
      <w:szCs w:val="16"/>
    </w:rPr>
  </w:style>
  <w:style w:type="paragraph" w:styleId="Kommentarer">
    <w:name w:val="annotation text"/>
    <w:basedOn w:val="Normal"/>
    <w:link w:val="KommentarerChar"/>
    <w:uiPriority w:val="99"/>
    <w:unhideWhenUsed/>
    <w:rsid w:val="00AB5D58"/>
    <w:pPr>
      <w:spacing w:line="240" w:lineRule="auto"/>
    </w:pPr>
    <w:rPr>
      <w:sz w:val="20"/>
      <w:szCs w:val="20"/>
    </w:rPr>
  </w:style>
  <w:style w:type="character" w:customStyle="1" w:styleId="KommentarerChar">
    <w:name w:val="Kommentarer Char"/>
    <w:basedOn w:val="Standardstycketeckensnitt"/>
    <w:link w:val="Kommentarer"/>
    <w:uiPriority w:val="99"/>
    <w:rsid w:val="00AB5D58"/>
    <w:rPr>
      <w:sz w:val="20"/>
      <w:szCs w:val="20"/>
    </w:rPr>
  </w:style>
  <w:style w:type="paragraph" w:styleId="Kommentarsmne">
    <w:name w:val="annotation subject"/>
    <w:basedOn w:val="Kommentarer"/>
    <w:next w:val="Kommentarer"/>
    <w:link w:val="KommentarsmneChar"/>
    <w:uiPriority w:val="99"/>
    <w:semiHidden/>
    <w:unhideWhenUsed/>
    <w:rsid w:val="00AB5D58"/>
    <w:rPr>
      <w:b/>
      <w:bCs/>
    </w:rPr>
  </w:style>
  <w:style w:type="character" w:customStyle="1" w:styleId="KommentarsmneChar">
    <w:name w:val="Kommentarsämne Char"/>
    <w:basedOn w:val="KommentarerChar"/>
    <w:link w:val="Kommentarsmne"/>
    <w:uiPriority w:val="99"/>
    <w:semiHidden/>
    <w:rsid w:val="00AB5D58"/>
    <w:rPr>
      <w:b/>
      <w:bCs/>
      <w:sz w:val="20"/>
      <w:szCs w:val="20"/>
    </w:rPr>
  </w:style>
  <w:style w:type="paragraph" w:customStyle="1" w:styleId="EndNoteBibliographyTitle">
    <w:name w:val="EndNote Bibliography Title"/>
    <w:basedOn w:val="Normal"/>
    <w:link w:val="EndNoteBibliographyTitleChar"/>
    <w:rsid w:val="000B093A"/>
    <w:pPr>
      <w:spacing w:after="0"/>
      <w:jc w:val="center"/>
    </w:pPr>
    <w:rPr>
      <w:rFonts w:ascii="Calibri" w:hAnsi="Calibri" w:cs="Calibri"/>
      <w:noProof/>
      <w:sz w:val="22"/>
      <w:lang w:val="en-US"/>
    </w:rPr>
  </w:style>
  <w:style w:type="character" w:customStyle="1" w:styleId="EndNoteBibliographyTitleChar">
    <w:name w:val="EndNote Bibliography Title Char"/>
    <w:basedOn w:val="Standardstycketeckensnitt"/>
    <w:link w:val="EndNoteBibliographyTitle"/>
    <w:rsid w:val="000B093A"/>
    <w:rPr>
      <w:rFonts w:ascii="Calibri" w:hAnsi="Calibri" w:cs="Calibri"/>
      <w:noProof/>
      <w:lang w:val="en-US"/>
    </w:rPr>
  </w:style>
  <w:style w:type="paragraph" w:customStyle="1" w:styleId="EndNoteBibliography">
    <w:name w:val="EndNote Bibliography"/>
    <w:basedOn w:val="Normal"/>
    <w:link w:val="EndNoteBibliographyChar"/>
    <w:rsid w:val="000B093A"/>
    <w:pPr>
      <w:spacing w:line="240" w:lineRule="auto"/>
    </w:pPr>
    <w:rPr>
      <w:rFonts w:ascii="Calibri" w:hAnsi="Calibri" w:cs="Calibri"/>
      <w:noProof/>
      <w:sz w:val="22"/>
      <w:lang w:val="en-US"/>
    </w:rPr>
  </w:style>
  <w:style w:type="character" w:customStyle="1" w:styleId="EndNoteBibliographyChar">
    <w:name w:val="EndNote Bibliography Char"/>
    <w:basedOn w:val="Standardstycketeckensnitt"/>
    <w:link w:val="EndNoteBibliography"/>
    <w:rsid w:val="000B093A"/>
    <w:rPr>
      <w:rFonts w:ascii="Calibri" w:hAnsi="Calibri" w:cs="Calibri"/>
      <w:noProof/>
      <w:lang w:val="en-US"/>
    </w:rPr>
  </w:style>
  <w:style w:type="character" w:styleId="Hyperlnk">
    <w:name w:val="Hyperlink"/>
    <w:basedOn w:val="Standardstycketeckensnitt"/>
    <w:uiPriority w:val="99"/>
    <w:unhideWhenUsed/>
    <w:rsid w:val="000B093A"/>
    <w:rPr>
      <w:color w:val="0563C1" w:themeColor="hyperlink"/>
      <w:u w:val="single"/>
    </w:rPr>
  </w:style>
  <w:style w:type="paragraph" w:customStyle="1" w:styleId="bodytext">
    <w:name w:val="_bodytext"/>
    <w:qFormat/>
    <w:rsid w:val="004132DC"/>
    <w:pPr>
      <w:spacing w:after="0" w:line="250" w:lineRule="exact"/>
      <w:ind w:firstLine="227"/>
      <w:jc w:val="both"/>
    </w:pPr>
    <w:rPr>
      <w:rFonts w:ascii="Garamond" w:hAnsi="Garamond" w:cs="Calibri"/>
      <w:color w:val="0D0D0D" w:themeColor="text1" w:themeTint="F2"/>
      <w:sz w:val="21"/>
    </w:rPr>
  </w:style>
  <w:style w:type="character" w:customStyle="1" w:styleId="Rubrik1Char">
    <w:name w:val="Rubrik 1 Char"/>
    <w:basedOn w:val="Standardstycketeckensnitt"/>
    <w:link w:val="Rubrik1"/>
    <w:uiPriority w:val="9"/>
    <w:rsid w:val="006A4F5C"/>
    <w:rPr>
      <w:rFonts w:ascii="Times New Roman" w:eastAsiaTheme="majorEastAsia" w:hAnsi="Times New Roman" w:cstheme="majorBidi"/>
      <w:sz w:val="32"/>
      <w:szCs w:val="32"/>
    </w:rPr>
  </w:style>
  <w:style w:type="character" w:customStyle="1" w:styleId="Rubrik2Char">
    <w:name w:val="Rubrik 2 Char"/>
    <w:basedOn w:val="Standardstycketeckensnitt"/>
    <w:link w:val="Rubrik2"/>
    <w:uiPriority w:val="9"/>
    <w:rsid w:val="00DF1616"/>
    <w:rPr>
      <w:rFonts w:ascii="Times New Roman" w:eastAsiaTheme="majorEastAsia" w:hAnsi="Times New Roman" w:cstheme="majorBidi"/>
      <w:sz w:val="26"/>
      <w:szCs w:val="26"/>
    </w:rPr>
  </w:style>
  <w:style w:type="character" w:customStyle="1" w:styleId="Rubrik4Char">
    <w:name w:val="Rubrik 4 Char"/>
    <w:basedOn w:val="Standardstycketeckensnitt"/>
    <w:link w:val="Rubrik4"/>
    <w:uiPriority w:val="9"/>
    <w:semiHidden/>
    <w:rsid w:val="00764511"/>
    <w:rPr>
      <w:rFonts w:asciiTheme="majorHAnsi" w:eastAsiaTheme="majorEastAsia" w:hAnsiTheme="majorHAnsi" w:cstheme="majorBidi"/>
      <w:i/>
      <w:iCs/>
      <w:color w:val="2E74B5" w:themeColor="accent1" w:themeShade="BF"/>
    </w:rPr>
  </w:style>
  <w:style w:type="character" w:customStyle="1" w:styleId="Rubrik3Char">
    <w:name w:val="Rubrik 3 Char"/>
    <w:basedOn w:val="Standardstycketeckensnitt"/>
    <w:link w:val="Rubrik3"/>
    <w:uiPriority w:val="9"/>
    <w:rsid w:val="00244175"/>
    <w:rPr>
      <w:rFonts w:ascii="Times New Roman" w:eastAsiaTheme="majorEastAsia" w:hAnsi="Times New Roman" w:cstheme="majorBidi"/>
      <w:b/>
      <w:sz w:val="24"/>
      <w:szCs w:val="24"/>
    </w:rPr>
  </w:style>
  <w:style w:type="character" w:styleId="AnvndHyperlnk">
    <w:name w:val="FollowedHyperlink"/>
    <w:basedOn w:val="Standardstycketeckensnitt"/>
    <w:uiPriority w:val="99"/>
    <w:semiHidden/>
    <w:unhideWhenUsed/>
    <w:rsid w:val="00290886"/>
    <w:rPr>
      <w:color w:val="954F72" w:themeColor="followedHyperlink"/>
      <w:u w:val="single"/>
    </w:rPr>
  </w:style>
  <w:style w:type="character" w:customStyle="1" w:styleId="text">
    <w:name w:val="text"/>
    <w:basedOn w:val="Standardstycketeckensnitt"/>
    <w:rsid w:val="0071430C"/>
  </w:style>
  <w:style w:type="table" w:styleId="Tabellrutnt">
    <w:name w:val="Table Grid"/>
    <w:basedOn w:val="Normaltabel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SidhuvudChar">
    <w:name w:val="Sidhuvud Char"/>
    <w:basedOn w:val="Standardstycketeckensnitt"/>
    <w:link w:val="Sidhuvud"/>
    <w:uiPriority w:val="99"/>
  </w:style>
  <w:style w:type="paragraph" w:styleId="Sidhuvud">
    <w:name w:val="header"/>
    <w:basedOn w:val="Normal"/>
    <w:link w:val="SidhuvudChar"/>
    <w:uiPriority w:val="99"/>
    <w:unhideWhenUsed/>
    <w:pPr>
      <w:tabs>
        <w:tab w:val="center" w:pos="4680"/>
        <w:tab w:val="right" w:pos="9360"/>
      </w:tabs>
      <w:spacing w:after="0" w:line="240" w:lineRule="auto"/>
    </w:pPr>
  </w:style>
  <w:style w:type="character" w:customStyle="1" w:styleId="SidfotChar">
    <w:name w:val="Sidfot Char"/>
    <w:basedOn w:val="Standardstycketeckensnitt"/>
    <w:link w:val="Sidfot"/>
    <w:uiPriority w:val="99"/>
  </w:style>
  <w:style w:type="paragraph" w:styleId="Sidfot">
    <w:name w:val="footer"/>
    <w:basedOn w:val="Normal"/>
    <w:link w:val="SidfotChar"/>
    <w:uiPriority w:val="99"/>
    <w:unhideWhenUsed/>
    <w:pPr>
      <w:tabs>
        <w:tab w:val="center" w:pos="4680"/>
        <w:tab w:val="right" w:pos="9360"/>
      </w:tabs>
      <w:spacing w:after="0" w:line="240" w:lineRule="auto"/>
    </w:pPr>
  </w:style>
  <w:style w:type="paragraph" w:styleId="Revision">
    <w:name w:val="Revision"/>
    <w:hidden/>
    <w:uiPriority w:val="99"/>
    <w:semiHidden/>
    <w:rsid w:val="008A2053"/>
    <w:pPr>
      <w:spacing w:after="0" w:line="240" w:lineRule="auto"/>
    </w:pPr>
    <w:rPr>
      <w:rFonts w:ascii="Times New Roman" w:hAnsi="Times New Roman"/>
    </w:rPr>
  </w:style>
  <w:style w:type="character" w:styleId="Stark">
    <w:name w:val="Strong"/>
    <w:basedOn w:val="Standardstycketeckensnitt"/>
    <w:uiPriority w:val="22"/>
    <w:qFormat/>
    <w:rsid w:val="000A3FFD"/>
    <w:rPr>
      <w:b/>
      <w:bCs/>
    </w:rPr>
  </w:style>
  <w:style w:type="paragraph" w:styleId="Normalwebb">
    <w:name w:val="Normal (Web)"/>
    <w:basedOn w:val="Normal"/>
    <w:uiPriority w:val="99"/>
    <w:semiHidden/>
    <w:unhideWhenUsed/>
    <w:rsid w:val="00E05167"/>
    <w:pPr>
      <w:spacing w:before="100" w:beforeAutospacing="1" w:after="100" w:afterAutospacing="1" w:line="240" w:lineRule="auto"/>
    </w:pPr>
    <w:rPr>
      <w:rFonts w:eastAsia="Times New Roman" w:cs="Times New Roman"/>
      <w:szCs w:val="24"/>
      <w:lang w:eastAsia="sv-SE"/>
    </w:rPr>
  </w:style>
  <w:style w:type="table" w:customStyle="1" w:styleId="PlainTable51">
    <w:name w:val="Plain Table 51"/>
    <w:basedOn w:val="Normaltabell"/>
    <w:uiPriority w:val="45"/>
    <w:rsid w:val="00692FA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21">
    <w:name w:val="Plain Table 21"/>
    <w:basedOn w:val="Normaltabell"/>
    <w:uiPriority w:val="42"/>
    <w:rsid w:val="00D80F7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Mention1">
    <w:name w:val="Mention1"/>
    <w:basedOn w:val="Standardstycketeckensnitt"/>
    <w:uiPriority w:val="99"/>
    <w:unhideWhenUsed/>
    <w:rsid w:val="00772497"/>
    <w:rPr>
      <w:color w:val="2B579A"/>
      <w:shd w:val="clear" w:color="auto" w:fill="E6E6E6"/>
    </w:rPr>
  </w:style>
  <w:style w:type="character" w:customStyle="1" w:styleId="normaltextrun">
    <w:name w:val="normaltextrun"/>
    <w:basedOn w:val="Standardstycketeckensnitt"/>
    <w:rsid w:val="0003797D"/>
  </w:style>
  <w:style w:type="character" w:customStyle="1" w:styleId="UnresolvedMention1">
    <w:name w:val="Unresolved Mention1"/>
    <w:basedOn w:val="Standardstycketeckensnitt"/>
    <w:uiPriority w:val="99"/>
    <w:semiHidden/>
    <w:unhideWhenUsed/>
    <w:rsid w:val="00253C8A"/>
    <w:rPr>
      <w:color w:val="605E5C"/>
      <w:shd w:val="clear" w:color="auto" w:fill="E1DFDD"/>
    </w:rPr>
  </w:style>
  <w:style w:type="character" w:styleId="Betoning">
    <w:name w:val="Emphasis"/>
    <w:basedOn w:val="Standardstycketeckensnitt"/>
    <w:uiPriority w:val="20"/>
    <w:qFormat/>
    <w:rsid w:val="00DD43BE"/>
    <w:rPr>
      <w:i/>
      <w:iCs/>
    </w:rPr>
  </w:style>
  <w:style w:type="character" w:styleId="Radnummer">
    <w:name w:val="line number"/>
    <w:basedOn w:val="Standardstycketeckensnitt"/>
    <w:uiPriority w:val="99"/>
    <w:semiHidden/>
    <w:unhideWhenUsed/>
    <w:rsid w:val="00481D2A"/>
  </w:style>
  <w:style w:type="paragraph" w:styleId="Beskrivning">
    <w:name w:val="caption"/>
    <w:basedOn w:val="Normal"/>
    <w:next w:val="Normal"/>
    <w:uiPriority w:val="35"/>
    <w:semiHidden/>
    <w:unhideWhenUsed/>
    <w:qFormat/>
    <w:rsid w:val="00A54542"/>
    <w:pPr>
      <w:spacing w:after="200" w:line="240" w:lineRule="auto"/>
    </w:pPr>
    <w:rPr>
      <w:rFonts w:asciiTheme="minorHAnsi" w:hAnsiTheme="minorHAnsi"/>
      <w:i/>
      <w:iCs/>
      <w:color w:val="44546A" w:themeColor="text2"/>
      <w:sz w:val="18"/>
      <w:szCs w:val="18"/>
      <w:lang w:val="en-GB"/>
    </w:rPr>
  </w:style>
  <w:style w:type="character" w:customStyle="1" w:styleId="UnresolvedMention2">
    <w:name w:val="Unresolved Mention2"/>
    <w:basedOn w:val="Standardstycketeckensnitt"/>
    <w:uiPriority w:val="99"/>
    <w:semiHidden/>
    <w:unhideWhenUsed/>
    <w:rsid w:val="006C1E6F"/>
    <w:rPr>
      <w:color w:val="605E5C"/>
      <w:shd w:val="clear" w:color="auto" w:fill="E1DFDD"/>
    </w:rPr>
  </w:style>
  <w:style w:type="character" w:customStyle="1" w:styleId="UnresolvedMention3">
    <w:name w:val="Unresolved Mention3"/>
    <w:basedOn w:val="Standardstycketeckensnitt"/>
    <w:uiPriority w:val="99"/>
    <w:semiHidden/>
    <w:unhideWhenUsed/>
    <w:rsid w:val="008F3C9D"/>
    <w:rPr>
      <w:color w:val="605E5C"/>
      <w:shd w:val="clear" w:color="auto" w:fill="E1DFDD"/>
    </w:rPr>
  </w:style>
  <w:style w:type="table" w:styleId="Oformateradtabell5">
    <w:name w:val="Plain Table 5"/>
    <w:basedOn w:val="Normaltabell"/>
    <w:uiPriority w:val="45"/>
    <w:rsid w:val="0045137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UnresolvedMention4">
    <w:name w:val="Unresolved Mention4"/>
    <w:basedOn w:val="Standardstycketeckensnitt"/>
    <w:uiPriority w:val="99"/>
    <w:semiHidden/>
    <w:unhideWhenUsed/>
    <w:rsid w:val="00CD57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87585">
      <w:bodyDiv w:val="1"/>
      <w:marLeft w:val="0"/>
      <w:marRight w:val="0"/>
      <w:marTop w:val="0"/>
      <w:marBottom w:val="0"/>
      <w:divBdr>
        <w:top w:val="none" w:sz="0" w:space="0" w:color="auto"/>
        <w:left w:val="none" w:sz="0" w:space="0" w:color="auto"/>
        <w:bottom w:val="none" w:sz="0" w:space="0" w:color="auto"/>
        <w:right w:val="none" w:sz="0" w:space="0" w:color="auto"/>
      </w:divBdr>
    </w:div>
    <w:div w:id="69078954">
      <w:bodyDiv w:val="1"/>
      <w:marLeft w:val="0"/>
      <w:marRight w:val="0"/>
      <w:marTop w:val="0"/>
      <w:marBottom w:val="0"/>
      <w:divBdr>
        <w:top w:val="none" w:sz="0" w:space="0" w:color="auto"/>
        <w:left w:val="none" w:sz="0" w:space="0" w:color="auto"/>
        <w:bottom w:val="none" w:sz="0" w:space="0" w:color="auto"/>
        <w:right w:val="none" w:sz="0" w:space="0" w:color="auto"/>
      </w:divBdr>
    </w:div>
    <w:div w:id="71007002">
      <w:bodyDiv w:val="1"/>
      <w:marLeft w:val="0"/>
      <w:marRight w:val="0"/>
      <w:marTop w:val="0"/>
      <w:marBottom w:val="0"/>
      <w:divBdr>
        <w:top w:val="none" w:sz="0" w:space="0" w:color="auto"/>
        <w:left w:val="none" w:sz="0" w:space="0" w:color="auto"/>
        <w:bottom w:val="none" w:sz="0" w:space="0" w:color="auto"/>
        <w:right w:val="none" w:sz="0" w:space="0" w:color="auto"/>
      </w:divBdr>
    </w:div>
    <w:div w:id="98448175">
      <w:bodyDiv w:val="1"/>
      <w:marLeft w:val="0"/>
      <w:marRight w:val="0"/>
      <w:marTop w:val="0"/>
      <w:marBottom w:val="0"/>
      <w:divBdr>
        <w:top w:val="none" w:sz="0" w:space="0" w:color="auto"/>
        <w:left w:val="none" w:sz="0" w:space="0" w:color="auto"/>
        <w:bottom w:val="none" w:sz="0" w:space="0" w:color="auto"/>
        <w:right w:val="none" w:sz="0" w:space="0" w:color="auto"/>
      </w:divBdr>
    </w:div>
    <w:div w:id="143083295">
      <w:bodyDiv w:val="1"/>
      <w:marLeft w:val="0"/>
      <w:marRight w:val="0"/>
      <w:marTop w:val="0"/>
      <w:marBottom w:val="0"/>
      <w:divBdr>
        <w:top w:val="none" w:sz="0" w:space="0" w:color="auto"/>
        <w:left w:val="none" w:sz="0" w:space="0" w:color="auto"/>
        <w:bottom w:val="none" w:sz="0" w:space="0" w:color="auto"/>
        <w:right w:val="none" w:sz="0" w:space="0" w:color="auto"/>
      </w:divBdr>
    </w:div>
    <w:div w:id="188881164">
      <w:bodyDiv w:val="1"/>
      <w:marLeft w:val="0"/>
      <w:marRight w:val="0"/>
      <w:marTop w:val="0"/>
      <w:marBottom w:val="0"/>
      <w:divBdr>
        <w:top w:val="none" w:sz="0" w:space="0" w:color="auto"/>
        <w:left w:val="none" w:sz="0" w:space="0" w:color="auto"/>
        <w:bottom w:val="none" w:sz="0" w:space="0" w:color="auto"/>
        <w:right w:val="none" w:sz="0" w:space="0" w:color="auto"/>
      </w:divBdr>
    </w:div>
    <w:div w:id="196352111">
      <w:bodyDiv w:val="1"/>
      <w:marLeft w:val="0"/>
      <w:marRight w:val="0"/>
      <w:marTop w:val="0"/>
      <w:marBottom w:val="0"/>
      <w:divBdr>
        <w:top w:val="none" w:sz="0" w:space="0" w:color="auto"/>
        <w:left w:val="none" w:sz="0" w:space="0" w:color="auto"/>
        <w:bottom w:val="none" w:sz="0" w:space="0" w:color="auto"/>
        <w:right w:val="none" w:sz="0" w:space="0" w:color="auto"/>
      </w:divBdr>
      <w:divsChild>
        <w:div w:id="1073165886">
          <w:marLeft w:val="0"/>
          <w:marRight w:val="0"/>
          <w:marTop w:val="0"/>
          <w:marBottom w:val="0"/>
          <w:divBdr>
            <w:top w:val="none" w:sz="0" w:space="0" w:color="auto"/>
            <w:left w:val="none" w:sz="0" w:space="0" w:color="auto"/>
            <w:bottom w:val="none" w:sz="0" w:space="0" w:color="auto"/>
            <w:right w:val="none" w:sz="0" w:space="0" w:color="auto"/>
          </w:divBdr>
          <w:divsChild>
            <w:div w:id="1032730780">
              <w:marLeft w:val="0"/>
              <w:marRight w:val="0"/>
              <w:marTop w:val="0"/>
              <w:marBottom w:val="0"/>
              <w:divBdr>
                <w:top w:val="none" w:sz="0" w:space="0" w:color="auto"/>
                <w:left w:val="none" w:sz="0" w:space="0" w:color="auto"/>
                <w:bottom w:val="none" w:sz="0" w:space="0" w:color="auto"/>
                <w:right w:val="none" w:sz="0" w:space="0" w:color="auto"/>
              </w:divBdr>
              <w:divsChild>
                <w:div w:id="1622761096">
                  <w:marLeft w:val="0"/>
                  <w:marRight w:val="0"/>
                  <w:marTop w:val="0"/>
                  <w:marBottom w:val="0"/>
                  <w:divBdr>
                    <w:top w:val="none" w:sz="0" w:space="0" w:color="auto"/>
                    <w:left w:val="none" w:sz="0" w:space="0" w:color="auto"/>
                    <w:bottom w:val="none" w:sz="0" w:space="0" w:color="auto"/>
                    <w:right w:val="none" w:sz="0" w:space="0" w:color="auto"/>
                  </w:divBdr>
                  <w:divsChild>
                    <w:div w:id="693533837">
                      <w:marLeft w:val="0"/>
                      <w:marRight w:val="0"/>
                      <w:marTop w:val="0"/>
                      <w:marBottom w:val="0"/>
                      <w:divBdr>
                        <w:top w:val="none" w:sz="0" w:space="0" w:color="auto"/>
                        <w:left w:val="none" w:sz="0" w:space="0" w:color="auto"/>
                        <w:bottom w:val="none" w:sz="0" w:space="0" w:color="auto"/>
                        <w:right w:val="none" w:sz="0" w:space="0" w:color="auto"/>
                      </w:divBdr>
                      <w:divsChild>
                        <w:div w:id="1824003588">
                          <w:marLeft w:val="0"/>
                          <w:marRight w:val="0"/>
                          <w:marTop w:val="0"/>
                          <w:marBottom w:val="0"/>
                          <w:divBdr>
                            <w:top w:val="none" w:sz="0" w:space="0" w:color="auto"/>
                            <w:left w:val="none" w:sz="0" w:space="0" w:color="auto"/>
                            <w:bottom w:val="none" w:sz="0" w:space="0" w:color="auto"/>
                            <w:right w:val="none" w:sz="0" w:space="0" w:color="auto"/>
                          </w:divBdr>
                          <w:divsChild>
                            <w:div w:id="11910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2400279">
      <w:bodyDiv w:val="1"/>
      <w:marLeft w:val="0"/>
      <w:marRight w:val="0"/>
      <w:marTop w:val="0"/>
      <w:marBottom w:val="0"/>
      <w:divBdr>
        <w:top w:val="none" w:sz="0" w:space="0" w:color="auto"/>
        <w:left w:val="none" w:sz="0" w:space="0" w:color="auto"/>
        <w:bottom w:val="none" w:sz="0" w:space="0" w:color="auto"/>
        <w:right w:val="none" w:sz="0" w:space="0" w:color="auto"/>
      </w:divBdr>
    </w:div>
    <w:div w:id="246423127">
      <w:bodyDiv w:val="1"/>
      <w:marLeft w:val="0"/>
      <w:marRight w:val="0"/>
      <w:marTop w:val="0"/>
      <w:marBottom w:val="0"/>
      <w:divBdr>
        <w:top w:val="none" w:sz="0" w:space="0" w:color="auto"/>
        <w:left w:val="none" w:sz="0" w:space="0" w:color="auto"/>
        <w:bottom w:val="none" w:sz="0" w:space="0" w:color="auto"/>
        <w:right w:val="none" w:sz="0" w:space="0" w:color="auto"/>
      </w:divBdr>
      <w:divsChild>
        <w:div w:id="365569454">
          <w:marLeft w:val="0"/>
          <w:marRight w:val="0"/>
          <w:marTop w:val="0"/>
          <w:marBottom w:val="0"/>
          <w:divBdr>
            <w:top w:val="none" w:sz="0" w:space="0" w:color="auto"/>
            <w:left w:val="none" w:sz="0" w:space="0" w:color="auto"/>
            <w:bottom w:val="none" w:sz="0" w:space="0" w:color="auto"/>
            <w:right w:val="none" w:sz="0" w:space="0" w:color="auto"/>
          </w:divBdr>
        </w:div>
        <w:div w:id="418020992">
          <w:marLeft w:val="0"/>
          <w:marRight w:val="0"/>
          <w:marTop w:val="0"/>
          <w:marBottom w:val="0"/>
          <w:divBdr>
            <w:top w:val="none" w:sz="0" w:space="0" w:color="auto"/>
            <w:left w:val="none" w:sz="0" w:space="0" w:color="auto"/>
            <w:bottom w:val="none" w:sz="0" w:space="0" w:color="auto"/>
            <w:right w:val="none" w:sz="0" w:space="0" w:color="auto"/>
          </w:divBdr>
        </w:div>
      </w:divsChild>
    </w:div>
    <w:div w:id="336470415">
      <w:bodyDiv w:val="1"/>
      <w:marLeft w:val="0"/>
      <w:marRight w:val="0"/>
      <w:marTop w:val="0"/>
      <w:marBottom w:val="0"/>
      <w:divBdr>
        <w:top w:val="none" w:sz="0" w:space="0" w:color="auto"/>
        <w:left w:val="none" w:sz="0" w:space="0" w:color="auto"/>
        <w:bottom w:val="none" w:sz="0" w:space="0" w:color="auto"/>
        <w:right w:val="none" w:sz="0" w:space="0" w:color="auto"/>
      </w:divBdr>
      <w:divsChild>
        <w:div w:id="63916344">
          <w:blockQuote w:val="1"/>
          <w:marLeft w:val="0"/>
          <w:marRight w:val="0"/>
          <w:marTop w:val="300"/>
          <w:marBottom w:val="450"/>
          <w:divBdr>
            <w:top w:val="none" w:sz="0" w:space="0" w:color="006939"/>
            <w:left w:val="single" w:sz="36" w:space="15" w:color="006939"/>
            <w:bottom w:val="none" w:sz="0" w:space="0" w:color="006939"/>
            <w:right w:val="none" w:sz="0" w:space="0" w:color="006939"/>
          </w:divBdr>
        </w:div>
      </w:divsChild>
    </w:div>
    <w:div w:id="345333443">
      <w:bodyDiv w:val="1"/>
      <w:marLeft w:val="0"/>
      <w:marRight w:val="0"/>
      <w:marTop w:val="0"/>
      <w:marBottom w:val="0"/>
      <w:divBdr>
        <w:top w:val="none" w:sz="0" w:space="0" w:color="auto"/>
        <w:left w:val="none" w:sz="0" w:space="0" w:color="auto"/>
        <w:bottom w:val="none" w:sz="0" w:space="0" w:color="auto"/>
        <w:right w:val="none" w:sz="0" w:space="0" w:color="auto"/>
      </w:divBdr>
    </w:div>
    <w:div w:id="346054648">
      <w:bodyDiv w:val="1"/>
      <w:marLeft w:val="0"/>
      <w:marRight w:val="0"/>
      <w:marTop w:val="0"/>
      <w:marBottom w:val="0"/>
      <w:divBdr>
        <w:top w:val="none" w:sz="0" w:space="0" w:color="auto"/>
        <w:left w:val="none" w:sz="0" w:space="0" w:color="auto"/>
        <w:bottom w:val="none" w:sz="0" w:space="0" w:color="auto"/>
        <w:right w:val="none" w:sz="0" w:space="0" w:color="auto"/>
      </w:divBdr>
    </w:div>
    <w:div w:id="346831401">
      <w:bodyDiv w:val="1"/>
      <w:marLeft w:val="0"/>
      <w:marRight w:val="0"/>
      <w:marTop w:val="0"/>
      <w:marBottom w:val="0"/>
      <w:divBdr>
        <w:top w:val="none" w:sz="0" w:space="0" w:color="auto"/>
        <w:left w:val="none" w:sz="0" w:space="0" w:color="auto"/>
        <w:bottom w:val="none" w:sz="0" w:space="0" w:color="auto"/>
        <w:right w:val="none" w:sz="0" w:space="0" w:color="auto"/>
      </w:divBdr>
    </w:div>
    <w:div w:id="362753985">
      <w:bodyDiv w:val="1"/>
      <w:marLeft w:val="0"/>
      <w:marRight w:val="0"/>
      <w:marTop w:val="0"/>
      <w:marBottom w:val="0"/>
      <w:divBdr>
        <w:top w:val="none" w:sz="0" w:space="0" w:color="auto"/>
        <w:left w:val="none" w:sz="0" w:space="0" w:color="auto"/>
        <w:bottom w:val="none" w:sz="0" w:space="0" w:color="auto"/>
        <w:right w:val="none" w:sz="0" w:space="0" w:color="auto"/>
      </w:divBdr>
    </w:div>
    <w:div w:id="367030501">
      <w:bodyDiv w:val="1"/>
      <w:marLeft w:val="0"/>
      <w:marRight w:val="0"/>
      <w:marTop w:val="0"/>
      <w:marBottom w:val="0"/>
      <w:divBdr>
        <w:top w:val="none" w:sz="0" w:space="0" w:color="auto"/>
        <w:left w:val="none" w:sz="0" w:space="0" w:color="auto"/>
        <w:bottom w:val="none" w:sz="0" w:space="0" w:color="auto"/>
        <w:right w:val="none" w:sz="0" w:space="0" w:color="auto"/>
      </w:divBdr>
      <w:divsChild>
        <w:div w:id="66805243">
          <w:marLeft w:val="0"/>
          <w:marRight w:val="0"/>
          <w:marTop w:val="0"/>
          <w:marBottom w:val="0"/>
          <w:divBdr>
            <w:top w:val="none" w:sz="0" w:space="0" w:color="auto"/>
            <w:left w:val="none" w:sz="0" w:space="0" w:color="auto"/>
            <w:bottom w:val="none" w:sz="0" w:space="0" w:color="auto"/>
            <w:right w:val="none" w:sz="0" w:space="0" w:color="auto"/>
          </w:divBdr>
        </w:div>
        <w:div w:id="261304500">
          <w:marLeft w:val="0"/>
          <w:marRight w:val="0"/>
          <w:marTop w:val="0"/>
          <w:marBottom w:val="0"/>
          <w:divBdr>
            <w:top w:val="none" w:sz="0" w:space="0" w:color="auto"/>
            <w:left w:val="none" w:sz="0" w:space="0" w:color="auto"/>
            <w:bottom w:val="none" w:sz="0" w:space="0" w:color="auto"/>
            <w:right w:val="none" w:sz="0" w:space="0" w:color="auto"/>
          </w:divBdr>
        </w:div>
      </w:divsChild>
    </w:div>
    <w:div w:id="389769032">
      <w:bodyDiv w:val="1"/>
      <w:marLeft w:val="0"/>
      <w:marRight w:val="0"/>
      <w:marTop w:val="0"/>
      <w:marBottom w:val="0"/>
      <w:divBdr>
        <w:top w:val="none" w:sz="0" w:space="0" w:color="auto"/>
        <w:left w:val="none" w:sz="0" w:space="0" w:color="auto"/>
        <w:bottom w:val="none" w:sz="0" w:space="0" w:color="auto"/>
        <w:right w:val="none" w:sz="0" w:space="0" w:color="auto"/>
      </w:divBdr>
      <w:divsChild>
        <w:div w:id="230701546">
          <w:marLeft w:val="0"/>
          <w:marRight w:val="0"/>
          <w:marTop w:val="0"/>
          <w:marBottom w:val="0"/>
          <w:divBdr>
            <w:top w:val="none" w:sz="0" w:space="0" w:color="auto"/>
            <w:left w:val="none" w:sz="0" w:space="0" w:color="auto"/>
            <w:bottom w:val="none" w:sz="0" w:space="0" w:color="auto"/>
            <w:right w:val="none" w:sz="0" w:space="0" w:color="auto"/>
          </w:divBdr>
          <w:divsChild>
            <w:div w:id="363017127">
              <w:marLeft w:val="0"/>
              <w:marRight w:val="0"/>
              <w:marTop w:val="0"/>
              <w:marBottom w:val="0"/>
              <w:divBdr>
                <w:top w:val="none" w:sz="0" w:space="0" w:color="auto"/>
                <w:left w:val="none" w:sz="0" w:space="0" w:color="auto"/>
                <w:bottom w:val="none" w:sz="0" w:space="0" w:color="auto"/>
                <w:right w:val="none" w:sz="0" w:space="0" w:color="auto"/>
              </w:divBdr>
            </w:div>
            <w:div w:id="565260754">
              <w:marLeft w:val="0"/>
              <w:marRight w:val="0"/>
              <w:marTop w:val="0"/>
              <w:marBottom w:val="0"/>
              <w:divBdr>
                <w:top w:val="none" w:sz="0" w:space="0" w:color="auto"/>
                <w:left w:val="none" w:sz="0" w:space="0" w:color="auto"/>
                <w:bottom w:val="none" w:sz="0" w:space="0" w:color="auto"/>
                <w:right w:val="none" w:sz="0" w:space="0" w:color="auto"/>
              </w:divBdr>
            </w:div>
            <w:div w:id="1247882310">
              <w:marLeft w:val="0"/>
              <w:marRight w:val="0"/>
              <w:marTop w:val="0"/>
              <w:marBottom w:val="0"/>
              <w:divBdr>
                <w:top w:val="none" w:sz="0" w:space="0" w:color="auto"/>
                <w:left w:val="none" w:sz="0" w:space="0" w:color="auto"/>
                <w:bottom w:val="none" w:sz="0" w:space="0" w:color="auto"/>
                <w:right w:val="none" w:sz="0" w:space="0" w:color="auto"/>
              </w:divBdr>
            </w:div>
            <w:div w:id="1970434296">
              <w:marLeft w:val="0"/>
              <w:marRight w:val="0"/>
              <w:marTop w:val="0"/>
              <w:marBottom w:val="0"/>
              <w:divBdr>
                <w:top w:val="none" w:sz="0" w:space="0" w:color="auto"/>
                <w:left w:val="none" w:sz="0" w:space="0" w:color="auto"/>
                <w:bottom w:val="none" w:sz="0" w:space="0" w:color="auto"/>
                <w:right w:val="none" w:sz="0" w:space="0" w:color="auto"/>
              </w:divBdr>
            </w:div>
          </w:divsChild>
        </w:div>
        <w:div w:id="530536390">
          <w:marLeft w:val="0"/>
          <w:marRight w:val="0"/>
          <w:marTop w:val="0"/>
          <w:marBottom w:val="0"/>
          <w:divBdr>
            <w:top w:val="none" w:sz="0" w:space="0" w:color="auto"/>
            <w:left w:val="none" w:sz="0" w:space="0" w:color="auto"/>
            <w:bottom w:val="none" w:sz="0" w:space="0" w:color="auto"/>
            <w:right w:val="none" w:sz="0" w:space="0" w:color="auto"/>
          </w:divBdr>
          <w:divsChild>
            <w:div w:id="655063730">
              <w:marLeft w:val="0"/>
              <w:marRight w:val="0"/>
              <w:marTop w:val="0"/>
              <w:marBottom w:val="0"/>
              <w:divBdr>
                <w:top w:val="none" w:sz="0" w:space="0" w:color="auto"/>
                <w:left w:val="none" w:sz="0" w:space="0" w:color="auto"/>
                <w:bottom w:val="none" w:sz="0" w:space="0" w:color="auto"/>
                <w:right w:val="none" w:sz="0" w:space="0" w:color="auto"/>
              </w:divBdr>
            </w:div>
          </w:divsChild>
        </w:div>
        <w:div w:id="938948578">
          <w:marLeft w:val="0"/>
          <w:marRight w:val="0"/>
          <w:marTop w:val="0"/>
          <w:marBottom w:val="0"/>
          <w:divBdr>
            <w:top w:val="none" w:sz="0" w:space="0" w:color="auto"/>
            <w:left w:val="none" w:sz="0" w:space="0" w:color="auto"/>
            <w:bottom w:val="none" w:sz="0" w:space="0" w:color="auto"/>
            <w:right w:val="none" w:sz="0" w:space="0" w:color="auto"/>
          </w:divBdr>
          <w:divsChild>
            <w:div w:id="1654721521">
              <w:marLeft w:val="0"/>
              <w:marRight w:val="0"/>
              <w:marTop w:val="0"/>
              <w:marBottom w:val="0"/>
              <w:divBdr>
                <w:top w:val="none" w:sz="0" w:space="0" w:color="auto"/>
                <w:left w:val="none" w:sz="0" w:space="0" w:color="auto"/>
                <w:bottom w:val="none" w:sz="0" w:space="0" w:color="auto"/>
                <w:right w:val="none" w:sz="0" w:space="0" w:color="auto"/>
              </w:divBdr>
            </w:div>
          </w:divsChild>
        </w:div>
        <w:div w:id="1048067943">
          <w:marLeft w:val="0"/>
          <w:marRight w:val="0"/>
          <w:marTop w:val="0"/>
          <w:marBottom w:val="0"/>
          <w:divBdr>
            <w:top w:val="none" w:sz="0" w:space="0" w:color="auto"/>
            <w:left w:val="none" w:sz="0" w:space="0" w:color="auto"/>
            <w:bottom w:val="none" w:sz="0" w:space="0" w:color="auto"/>
            <w:right w:val="none" w:sz="0" w:space="0" w:color="auto"/>
          </w:divBdr>
          <w:divsChild>
            <w:div w:id="1746102187">
              <w:marLeft w:val="0"/>
              <w:marRight w:val="0"/>
              <w:marTop w:val="0"/>
              <w:marBottom w:val="0"/>
              <w:divBdr>
                <w:top w:val="none" w:sz="0" w:space="0" w:color="auto"/>
                <w:left w:val="none" w:sz="0" w:space="0" w:color="auto"/>
                <w:bottom w:val="none" w:sz="0" w:space="0" w:color="auto"/>
                <w:right w:val="none" w:sz="0" w:space="0" w:color="auto"/>
              </w:divBdr>
            </w:div>
          </w:divsChild>
        </w:div>
        <w:div w:id="1147236789">
          <w:marLeft w:val="0"/>
          <w:marRight w:val="0"/>
          <w:marTop w:val="0"/>
          <w:marBottom w:val="0"/>
          <w:divBdr>
            <w:top w:val="none" w:sz="0" w:space="0" w:color="auto"/>
            <w:left w:val="none" w:sz="0" w:space="0" w:color="auto"/>
            <w:bottom w:val="none" w:sz="0" w:space="0" w:color="auto"/>
            <w:right w:val="none" w:sz="0" w:space="0" w:color="auto"/>
          </w:divBdr>
          <w:divsChild>
            <w:div w:id="1942906525">
              <w:marLeft w:val="0"/>
              <w:marRight w:val="0"/>
              <w:marTop w:val="0"/>
              <w:marBottom w:val="0"/>
              <w:divBdr>
                <w:top w:val="none" w:sz="0" w:space="0" w:color="auto"/>
                <w:left w:val="none" w:sz="0" w:space="0" w:color="auto"/>
                <w:bottom w:val="none" w:sz="0" w:space="0" w:color="auto"/>
                <w:right w:val="none" w:sz="0" w:space="0" w:color="auto"/>
              </w:divBdr>
            </w:div>
          </w:divsChild>
        </w:div>
        <w:div w:id="1165438568">
          <w:marLeft w:val="0"/>
          <w:marRight w:val="0"/>
          <w:marTop w:val="0"/>
          <w:marBottom w:val="0"/>
          <w:divBdr>
            <w:top w:val="none" w:sz="0" w:space="0" w:color="auto"/>
            <w:left w:val="none" w:sz="0" w:space="0" w:color="auto"/>
            <w:bottom w:val="none" w:sz="0" w:space="0" w:color="auto"/>
            <w:right w:val="none" w:sz="0" w:space="0" w:color="auto"/>
          </w:divBdr>
          <w:divsChild>
            <w:div w:id="77289851">
              <w:marLeft w:val="0"/>
              <w:marRight w:val="0"/>
              <w:marTop w:val="0"/>
              <w:marBottom w:val="0"/>
              <w:divBdr>
                <w:top w:val="none" w:sz="0" w:space="0" w:color="auto"/>
                <w:left w:val="none" w:sz="0" w:space="0" w:color="auto"/>
                <w:bottom w:val="none" w:sz="0" w:space="0" w:color="auto"/>
                <w:right w:val="none" w:sz="0" w:space="0" w:color="auto"/>
              </w:divBdr>
            </w:div>
            <w:div w:id="295765274">
              <w:marLeft w:val="0"/>
              <w:marRight w:val="0"/>
              <w:marTop w:val="0"/>
              <w:marBottom w:val="0"/>
              <w:divBdr>
                <w:top w:val="none" w:sz="0" w:space="0" w:color="auto"/>
                <w:left w:val="none" w:sz="0" w:space="0" w:color="auto"/>
                <w:bottom w:val="none" w:sz="0" w:space="0" w:color="auto"/>
                <w:right w:val="none" w:sz="0" w:space="0" w:color="auto"/>
              </w:divBdr>
            </w:div>
            <w:div w:id="1477257836">
              <w:marLeft w:val="0"/>
              <w:marRight w:val="0"/>
              <w:marTop w:val="0"/>
              <w:marBottom w:val="0"/>
              <w:divBdr>
                <w:top w:val="none" w:sz="0" w:space="0" w:color="auto"/>
                <w:left w:val="none" w:sz="0" w:space="0" w:color="auto"/>
                <w:bottom w:val="none" w:sz="0" w:space="0" w:color="auto"/>
                <w:right w:val="none" w:sz="0" w:space="0" w:color="auto"/>
              </w:divBdr>
            </w:div>
            <w:div w:id="1549298775">
              <w:marLeft w:val="0"/>
              <w:marRight w:val="0"/>
              <w:marTop w:val="0"/>
              <w:marBottom w:val="0"/>
              <w:divBdr>
                <w:top w:val="none" w:sz="0" w:space="0" w:color="auto"/>
                <w:left w:val="none" w:sz="0" w:space="0" w:color="auto"/>
                <w:bottom w:val="none" w:sz="0" w:space="0" w:color="auto"/>
                <w:right w:val="none" w:sz="0" w:space="0" w:color="auto"/>
              </w:divBdr>
            </w:div>
            <w:div w:id="1819883303">
              <w:marLeft w:val="0"/>
              <w:marRight w:val="0"/>
              <w:marTop w:val="0"/>
              <w:marBottom w:val="0"/>
              <w:divBdr>
                <w:top w:val="none" w:sz="0" w:space="0" w:color="auto"/>
                <w:left w:val="none" w:sz="0" w:space="0" w:color="auto"/>
                <w:bottom w:val="none" w:sz="0" w:space="0" w:color="auto"/>
                <w:right w:val="none" w:sz="0" w:space="0" w:color="auto"/>
              </w:divBdr>
            </w:div>
            <w:div w:id="1955742834">
              <w:marLeft w:val="0"/>
              <w:marRight w:val="0"/>
              <w:marTop w:val="0"/>
              <w:marBottom w:val="0"/>
              <w:divBdr>
                <w:top w:val="none" w:sz="0" w:space="0" w:color="auto"/>
                <w:left w:val="none" w:sz="0" w:space="0" w:color="auto"/>
                <w:bottom w:val="none" w:sz="0" w:space="0" w:color="auto"/>
                <w:right w:val="none" w:sz="0" w:space="0" w:color="auto"/>
              </w:divBdr>
            </w:div>
            <w:div w:id="1965845325">
              <w:marLeft w:val="0"/>
              <w:marRight w:val="0"/>
              <w:marTop w:val="0"/>
              <w:marBottom w:val="0"/>
              <w:divBdr>
                <w:top w:val="none" w:sz="0" w:space="0" w:color="auto"/>
                <w:left w:val="none" w:sz="0" w:space="0" w:color="auto"/>
                <w:bottom w:val="none" w:sz="0" w:space="0" w:color="auto"/>
                <w:right w:val="none" w:sz="0" w:space="0" w:color="auto"/>
              </w:divBdr>
            </w:div>
          </w:divsChild>
        </w:div>
        <w:div w:id="1355039854">
          <w:marLeft w:val="0"/>
          <w:marRight w:val="0"/>
          <w:marTop w:val="0"/>
          <w:marBottom w:val="0"/>
          <w:divBdr>
            <w:top w:val="none" w:sz="0" w:space="0" w:color="auto"/>
            <w:left w:val="none" w:sz="0" w:space="0" w:color="auto"/>
            <w:bottom w:val="none" w:sz="0" w:space="0" w:color="auto"/>
            <w:right w:val="none" w:sz="0" w:space="0" w:color="auto"/>
          </w:divBdr>
          <w:divsChild>
            <w:div w:id="374474563">
              <w:marLeft w:val="0"/>
              <w:marRight w:val="0"/>
              <w:marTop w:val="0"/>
              <w:marBottom w:val="0"/>
              <w:divBdr>
                <w:top w:val="none" w:sz="0" w:space="0" w:color="auto"/>
                <w:left w:val="none" w:sz="0" w:space="0" w:color="auto"/>
                <w:bottom w:val="none" w:sz="0" w:space="0" w:color="auto"/>
                <w:right w:val="none" w:sz="0" w:space="0" w:color="auto"/>
              </w:divBdr>
            </w:div>
            <w:div w:id="557323262">
              <w:marLeft w:val="0"/>
              <w:marRight w:val="0"/>
              <w:marTop w:val="0"/>
              <w:marBottom w:val="0"/>
              <w:divBdr>
                <w:top w:val="none" w:sz="0" w:space="0" w:color="auto"/>
                <w:left w:val="none" w:sz="0" w:space="0" w:color="auto"/>
                <w:bottom w:val="none" w:sz="0" w:space="0" w:color="auto"/>
                <w:right w:val="none" w:sz="0" w:space="0" w:color="auto"/>
              </w:divBdr>
            </w:div>
            <w:div w:id="1579249342">
              <w:marLeft w:val="0"/>
              <w:marRight w:val="0"/>
              <w:marTop w:val="0"/>
              <w:marBottom w:val="0"/>
              <w:divBdr>
                <w:top w:val="none" w:sz="0" w:space="0" w:color="auto"/>
                <w:left w:val="none" w:sz="0" w:space="0" w:color="auto"/>
                <w:bottom w:val="none" w:sz="0" w:space="0" w:color="auto"/>
                <w:right w:val="none" w:sz="0" w:space="0" w:color="auto"/>
              </w:divBdr>
            </w:div>
            <w:div w:id="2095777835">
              <w:marLeft w:val="0"/>
              <w:marRight w:val="0"/>
              <w:marTop w:val="0"/>
              <w:marBottom w:val="0"/>
              <w:divBdr>
                <w:top w:val="none" w:sz="0" w:space="0" w:color="auto"/>
                <w:left w:val="none" w:sz="0" w:space="0" w:color="auto"/>
                <w:bottom w:val="none" w:sz="0" w:space="0" w:color="auto"/>
                <w:right w:val="none" w:sz="0" w:space="0" w:color="auto"/>
              </w:divBdr>
            </w:div>
          </w:divsChild>
        </w:div>
        <w:div w:id="1644195196">
          <w:marLeft w:val="0"/>
          <w:marRight w:val="0"/>
          <w:marTop w:val="0"/>
          <w:marBottom w:val="0"/>
          <w:divBdr>
            <w:top w:val="none" w:sz="0" w:space="0" w:color="auto"/>
            <w:left w:val="none" w:sz="0" w:space="0" w:color="auto"/>
            <w:bottom w:val="none" w:sz="0" w:space="0" w:color="auto"/>
            <w:right w:val="none" w:sz="0" w:space="0" w:color="auto"/>
          </w:divBdr>
          <w:divsChild>
            <w:div w:id="1933585817">
              <w:marLeft w:val="0"/>
              <w:marRight w:val="0"/>
              <w:marTop w:val="0"/>
              <w:marBottom w:val="0"/>
              <w:divBdr>
                <w:top w:val="none" w:sz="0" w:space="0" w:color="auto"/>
                <w:left w:val="none" w:sz="0" w:space="0" w:color="auto"/>
                <w:bottom w:val="none" w:sz="0" w:space="0" w:color="auto"/>
                <w:right w:val="none" w:sz="0" w:space="0" w:color="auto"/>
              </w:divBdr>
            </w:div>
          </w:divsChild>
        </w:div>
        <w:div w:id="1974948239">
          <w:marLeft w:val="0"/>
          <w:marRight w:val="0"/>
          <w:marTop w:val="0"/>
          <w:marBottom w:val="0"/>
          <w:divBdr>
            <w:top w:val="none" w:sz="0" w:space="0" w:color="auto"/>
            <w:left w:val="none" w:sz="0" w:space="0" w:color="auto"/>
            <w:bottom w:val="none" w:sz="0" w:space="0" w:color="auto"/>
            <w:right w:val="none" w:sz="0" w:space="0" w:color="auto"/>
          </w:divBdr>
          <w:divsChild>
            <w:div w:id="124742580">
              <w:marLeft w:val="0"/>
              <w:marRight w:val="0"/>
              <w:marTop w:val="0"/>
              <w:marBottom w:val="0"/>
              <w:divBdr>
                <w:top w:val="none" w:sz="0" w:space="0" w:color="auto"/>
                <w:left w:val="none" w:sz="0" w:space="0" w:color="auto"/>
                <w:bottom w:val="none" w:sz="0" w:space="0" w:color="auto"/>
                <w:right w:val="none" w:sz="0" w:space="0" w:color="auto"/>
              </w:divBdr>
            </w:div>
            <w:div w:id="1158377249">
              <w:marLeft w:val="0"/>
              <w:marRight w:val="0"/>
              <w:marTop w:val="0"/>
              <w:marBottom w:val="0"/>
              <w:divBdr>
                <w:top w:val="none" w:sz="0" w:space="0" w:color="auto"/>
                <w:left w:val="none" w:sz="0" w:space="0" w:color="auto"/>
                <w:bottom w:val="none" w:sz="0" w:space="0" w:color="auto"/>
                <w:right w:val="none" w:sz="0" w:space="0" w:color="auto"/>
              </w:divBdr>
            </w:div>
            <w:div w:id="1530921290">
              <w:marLeft w:val="0"/>
              <w:marRight w:val="0"/>
              <w:marTop w:val="0"/>
              <w:marBottom w:val="0"/>
              <w:divBdr>
                <w:top w:val="none" w:sz="0" w:space="0" w:color="auto"/>
                <w:left w:val="none" w:sz="0" w:space="0" w:color="auto"/>
                <w:bottom w:val="none" w:sz="0" w:space="0" w:color="auto"/>
                <w:right w:val="none" w:sz="0" w:space="0" w:color="auto"/>
              </w:divBdr>
            </w:div>
          </w:divsChild>
        </w:div>
        <w:div w:id="2098935564">
          <w:marLeft w:val="0"/>
          <w:marRight w:val="0"/>
          <w:marTop w:val="0"/>
          <w:marBottom w:val="0"/>
          <w:divBdr>
            <w:top w:val="none" w:sz="0" w:space="0" w:color="auto"/>
            <w:left w:val="none" w:sz="0" w:space="0" w:color="auto"/>
            <w:bottom w:val="none" w:sz="0" w:space="0" w:color="auto"/>
            <w:right w:val="none" w:sz="0" w:space="0" w:color="auto"/>
          </w:divBdr>
          <w:divsChild>
            <w:div w:id="176063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024973">
      <w:bodyDiv w:val="1"/>
      <w:marLeft w:val="0"/>
      <w:marRight w:val="0"/>
      <w:marTop w:val="0"/>
      <w:marBottom w:val="0"/>
      <w:divBdr>
        <w:top w:val="none" w:sz="0" w:space="0" w:color="auto"/>
        <w:left w:val="none" w:sz="0" w:space="0" w:color="auto"/>
        <w:bottom w:val="none" w:sz="0" w:space="0" w:color="auto"/>
        <w:right w:val="none" w:sz="0" w:space="0" w:color="auto"/>
      </w:divBdr>
    </w:div>
    <w:div w:id="450444169">
      <w:bodyDiv w:val="1"/>
      <w:marLeft w:val="0"/>
      <w:marRight w:val="0"/>
      <w:marTop w:val="0"/>
      <w:marBottom w:val="0"/>
      <w:divBdr>
        <w:top w:val="none" w:sz="0" w:space="0" w:color="auto"/>
        <w:left w:val="none" w:sz="0" w:space="0" w:color="auto"/>
        <w:bottom w:val="none" w:sz="0" w:space="0" w:color="auto"/>
        <w:right w:val="none" w:sz="0" w:space="0" w:color="auto"/>
      </w:divBdr>
    </w:div>
    <w:div w:id="482311008">
      <w:bodyDiv w:val="1"/>
      <w:marLeft w:val="0"/>
      <w:marRight w:val="0"/>
      <w:marTop w:val="0"/>
      <w:marBottom w:val="0"/>
      <w:divBdr>
        <w:top w:val="none" w:sz="0" w:space="0" w:color="auto"/>
        <w:left w:val="none" w:sz="0" w:space="0" w:color="auto"/>
        <w:bottom w:val="none" w:sz="0" w:space="0" w:color="auto"/>
        <w:right w:val="none" w:sz="0" w:space="0" w:color="auto"/>
      </w:divBdr>
    </w:div>
    <w:div w:id="482702579">
      <w:bodyDiv w:val="1"/>
      <w:marLeft w:val="0"/>
      <w:marRight w:val="0"/>
      <w:marTop w:val="0"/>
      <w:marBottom w:val="0"/>
      <w:divBdr>
        <w:top w:val="none" w:sz="0" w:space="0" w:color="auto"/>
        <w:left w:val="none" w:sz="0" w:space="0" w:color="auto"/>
        <w:bottom w:val="none" w:sz="0" w:space="0" w:color="auto"/>
        <w:right w:val="none" w:sz="0" w:space="0" w:color="auto"/>
      </w:divBdr>
    </w:div>
    <w:div w:id="509107478">
      <w:bodyDiv w:val="1"/>
      <w:marLeft w:val="0"/>
      <w:marRight w:val="0"/>
      <w:marTop w:val="0"/>
      <w:marBottom w:val="0"/>
      <w:divBdr>
        <w:top w:val="none" w:sz="0" w:space="0" w:color="auto"/>
        <w:left w:val="none" w:sz="0" w:space="0" w:color="auto"/>
        <w:bottom w:val="none" w:sz="0" w:space="0" w:color="auto"/>
        <w:right w:val="none" w:sz="0" w:space="0" w:color="auto"/>
      </w:divBdr>
    </w:div>
    <w:div w:id="529494549">
      <w:bodyDiv w:val="1"/>
      <w:marLeft w:val="0"/>
      <w:marRight w:val="0"/>
      <w:marTop w:val="0"/>
      <w:marBottom w:val="0"/>
      <w:divBdr>
        <w:top w:val="none" w:sz="0" w:space="0" w:color="auto"/>
        <w:left w:val="none" w:sz="0" w:space="0" w:color="auto"/>
        <w:bottom w:val="none" w:sz="0" w:space="0" w:color="auto"/>
        <w:right w:val="none" w:sz="0" w:space="0" w:color="auto"/>
      </w:divBdr>
      <w:divsChild>
        <w:div w:id="126288910">
          <w:marLeft w:val="0"/>
          <w:marRight w:val="0"/>
          <w:marTop w:val="0"/>
          <w:marBottom w:val="0"/>
          <w:divBdr>
            <w:top w:val="none" w:sz="0" w:space="0" w:color="auto"/>
            <w:left w:val="none" w:sz="0" w:space="0" w:color="auto"/>
            <w:bottom w:val="none" w:sz="0" w:space="0" w:color="auto"/>
            <w:right w:val="none" w:sz="0" w:space="0" w:color="auto"/>
          </w:divBdr>
        </w:div>
        <w:div w:id="339282618">
          <w:marLeft w:val="0"/>
          <w:marRight w:val="0"/>
          <w:marTop w:val="0"/>
          <w:marBottom w:val="0"/>
          <w:divBdr>
            <w:top w:val="none" w:sz="0" w:space="0" w:color="auto"/>
            <w:left w:val="none" w:sz="0" w:space="0" w:color="auto"/>
            <w:bottom w:val="none" w:sz="0" w:space="0" w:color="auto"/>
            <w:right w:val="none" w:sz="0" w:space="0" w:color="auto"/>
          </w:divBdr>
        </w:div>
      </w:divsChild>
    </w:div>
    <w:div w:id="550194312">
      <w:bodyDiv w:val="1"/>
      <w:marLeft w:val="0"/>
      <w:marRight w:val="0"/>
      <w:marTop w:val="0"/>
      <w:marBottom w:val="0"/>
      <w:divBdr>
        <w:top w:val="none" w:sz="0" w:space="0" w:color="auto"/>
        <w:left w:val="none" w:sz="0" w:space="0" w:color="auto"/>
        <w:bottom w:val="none" w:sz="0" w:space="0" w:color="auto"/>
        <w:right w:val="none" w:sz="0" w:space="0" w:color="auto"/>
      </w:divBdr>
    </w:div>
    <w:div w:id="607354824">
      <w:bodyDiv w:val="1"/>
      <w:marLeft w:val="0"/>
      <w:marRight w:val="0"/>
      <w:marTop w:val="0"/>
      <w:marBottom w:val="0"/>
      <w:divBdr>
        <w:top w:val="none" w:sz="0" w:space="0" w:color="auto"/>
        <w:left w:val="none" w:sz="0" w:space="0" w:color="auto"/>
        <w:bottom w:val="none" w:sz="0" w:space="0" w:color="auto"/>
        <w:right w:val="none" w:sz="0" w:space="0" w:color="auto"/>
      </w:divBdr>
      <w:divsChild>
        <w:div w:id="245772769">
          <w:marLeft w:val="0"/>
          <w:marRight w:val="0"/>
          <w:marTop w:val="0"/>
          <w:marBottom w:val="0"/>
          <w:divBdr>
            <w:top w:val="none" w:sz="0" w:space="0" w:color="auto"/>
            <w:left w:val="none" w:sz="0" w:space="0" w:color="auto"/>
            <w:bottom w:val="none" w:sz="0" w:space="0" w:color="auto"/>
            <w:right w:val="none" w:sz="0" w:space="0" w:color="auto"/>
          </w:divBdr>
          <w:divsChild>
            <w:div w:id="1071657774">
              <w:marLeft w:val="0"/>
              <w:marRight w:val="0"/>
              <w:marTop w:val="0"/>
              <w:marBottom w:val="0"/>
              <w:divBdr>
                <w:top w:val="none" w:sz="0" w:space="0" w:color="auto"/>
                <w:left w:val="none" w:sz="0" w:space="0" w:color="auto"/>
                <w:bottom w:val="none" w:sz="0" w:space="0" w:color="auto"/>
                <w:right w:val="none" w:sz="0" w:space="0" w:color="auto"/>
              </w:divBdr>
              <w:divsChild>
                <w:div w:id="1686134806">
                  <w:marLeft w:val="0"/>
                  <w:marRight w:val="0"/>
                  <w:marTop w:val="0"/>
                  <w:marBottom w:val="0"/>
                  <w:divBdr>
                    <w:top w:val="none" w:sz="0" w:space="0" w:color="auto"/>
                    <w:left w:val="none" w:sz="0" w:space="0" w:color="auto"/>
                    <w:bottom w:val="none" w:sz="0" w:space="0" w:color="auto"/>
                    <w:right w:val="none" w:sz="0" w:space="0" w:color="auto"/>
                  </w:divBdr>
                  <w:divsChild>
                    <w:div w:id="2099985852">
                      <w:marLeft w:val="0"/>
                      <w:marRight w:val="0"/>
                      <w:marTop w:val="0"/>
                      <w:marBottom w:val="0"/>
                      <w:divBdr>
                        <w:top w:val="none" w:sz="0" w:space="0" w:color="auto"/>
                        <w:left w:val="none" w:sz="0" w:space="0" w:color="auto"/>
                        <w:bottom w:val="none" w:sz="0" w:space="0" w:color="auto"/>
                        <w:right w:val="none" w:sz="0" w:space="0" w:color="auto"/>
                      </w:divBdr>
                      <w:divsChild>
                        <w:div w:id="1643539196">
                          <w:marLeft w:val="0"/>
                          <w:marRight w:val="0"/>
                          <w:marTop w:val="0"/>
                          <w:marBottom w:val="0"/>
                          <w:divBdr>
                            <w:top w:val="none" w:sz="0" w:space="0" w:color="auto"/>
                            <w:left w:val="none" w:sz="0" w:space="0" w:color="auto"/>
                            <w:bottom w:val="none" w:sz="0" w:space="0" w:color="auto"/>
                            <w:right w:val="none" w:sz="0" w:space="0" w:color="auto"/>
                          </w:divBdr>
                          <w:divsChild>
                            <w:div w:id="140760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0279793">
      <w:bodyDiv w:val="1"/>
      <w:marLeft w:val="0"/>
      <w:marRight w:val="0"/>
      <w:marTop w:val="0"/>
      <w:marBottom w:val="0"/>
      <w:divBdr>
        <w:top w:val="none" w:sz="0" w:space="0" w:color="auto"/>
        <w:left w:val="none" w:sz="0" w:space="0" w:color="auto"/>
        <w:bottom w:val="none" w:sz="0" w:space="0" w:color="auto"/>
        <w:right w:val="none" w:sz="0" w:space="0" w:color="auto"/>
      </w:divBdr>
    </w:div>
    <w:div w:id="664357306">
      <w:bodyDiv w:val="1"/>
      <w:marLeft w:val="0"/>
      <w:marRight w:val="0"/>
      <w:marTop w:val="0"/>
      <w:marBottom w:val="0"/>
      <w:divBdr>
        <w:top w:val="none" w:sz="0" w:space="0" w:color="auto"/>
        <w:left w:val="none" w:sz="0" w:space="0" w:color="auto"/>
        <w:bottom w:val="none" w:sz="0" w:space="0" w:color="auto"/>
        <w:right w:val="none" w:sz="0" w:space="0" w:color="auto"/>
      </w:divBdr>
    </w:div>
    <w:div w:id="670718342">
      <w:bodyDiv w:val="1"/>
      <w:marLeft w:val="0"/>
      <w:marRight w:val="0"/>
      <w:marTop w:val="0"/>
      <w:marBottom w:val="0"/>
      <w:divBdr>
        <w:top w:val="none" w:sz="0" w:space="0" w:color="auto"/>
        <w:left w:val="none" w:sz="0" w:space="0" w:color="auto"/>
        <w:bottom w:val="none" w:sz="0" w:space="0" w:color="auto"/>
        <w:right w:val="none" w:sz="0" w:space="0" w:color="auto"/>
      </w:divBdr>
    </w:div>
    <w:div w:id="705562997">
      <w:bodyDiv w:val="1"/>
      <w:marLeft w:val="0"/>
      <w:marRight w:val="0"/>
      <w:marTop w:val="0"/>
      <w:marBottom w:val="0"/>
      <w:divBdr>
        <w:top w:val="none" w:sz="0" w:space="0" w:color="auto"/>
        <w:left w:val="none" w:sz="0" w:space="0" w:color="auto"/>
        <w:bottom w:val="none" w:sz="0" w:space="0" w:color="auto"/>
        <w:right w:val="none" w:sz="0" w:space="0" w:color="auto"/>
      </w:divBdr>
    </w:div>
    <w:div w:id="728384237">
      <w:bodyDiv w:val="1"/>
      <w:marLeft w:val="0"/>
      <w:marRight w:val="0"/>
      <w:marTop w:val="0"/>
      <w:marBottom w:val="0"/>
      <w:divBdr>
        <w:top w:val="none" w:sz="0" w:space="0" w:color="auto"/>
        <w:left w:val="none" w:sz="0" w:space="0" w:color="auto"/>
        <w:bottom w:val="none" w:sz="0" w:space="0" w:color="auto"/>
        <w:right w:val="none" w:sz="0" w:space="0" w:color="auto"/>
      </w:divBdr>
    </w:div>
    <w:div w:id="744842218">
      <w:bodyDiv w:val="1"/>
      <w:marLeft w:val="0"/>
      <w:marRight w:val="0"/>
      <w:marTop w:val="0"/>
      <w:marBottom w:val="0"/>
      <w:divBdr>
        <w:top w:val="none" w:sz="0" w:space="0" w:color="auto"/>
        <w:left w:val="none" w:sz="0" w:space="0" w:color="auto"/>
        <w:bottom w:val="none" w:sz="0" w:space="0" w:color="auto"/>
        <w:right w:val="none" w:sz="0" w:space="0" w:color="auto"/>
      </w:divBdr>
      <w:divsChild>
        <w:div w:id="495194975">
          <w:marLeft w:val="0"/>
          <w:marRight w:val="0"/>
          <w:marTop w:val="0"/>
          <w:marBottom w:val="0"/>
          <w:divBdr>
            <w:top w:val="none" w:sz="0" w:space="0" w:color="auto"/>
            <w:left w:val="none" w:sz="0" w:space="0" w:color="auto"/>
            <w:bottom w:val="none" w:sz="0" w:space="0" w:color="auto"/>
            <w:right w:val="none" w:sz="0" w:space="0" w:color="auto"/>
          </w:divBdr>
        </w:div>
      </w:divsChild>
    </w:div>
    <w:div w:id="798306568">
      <w:bodyDiv w:val="1"/>
      <w:marLeft w:val="0"/>
      <w:marRight w:val="0"/>
      <w:marTop w:val="0"/>
      <w:marBottom w:val="0"/>
      <w:divBdr>
        <w:top w:val="none" w:sz="0" w:space="0" w:color="auto"/>
        <w:left w:val="none" w:sz="0" w:space="0" w:color="auto"/>
        <w:bottom w:val="none" w:sz="0" w:space="0" w:color="auto"/>
        <w:right w:val="none" w:sz="0" w:space="0" w:color="auto"/>
      </w:divBdr>
    </w:div>
    <w:div w:id="821118550">
      <w:bodyDiv w:val="1"/>
      <w:marLeft w:val="0"/>
      <w:marRight w:val="0"/>
      <w:marTop w:val="0"/>
      <w:marBottom w:val="0"/>
      <w:divBdr>
        <w:top w:val="none" w:sz="0" w:space="0" w:color="auto"/>
        <w:left w:val="none" w:sz="0" w:space="0" w:color="auto"/>
        <w:bottom w:val="none" w:sz="0" w:space="0" w:color="auto"/>
        <w:right w:val="none" w:sz="0" w:space="0" w:color="auto"/>
      </w:divBdr>
    </w:div>
    <w:div w:id="831525182">
      <w:bodyDiv w:val="1"/>
      <w:marLeft w:val="0"/>
      <w:marRight w:val="0"/>
      <w:marTop w:val="0"/>
      <w:marBottom w:val="0"/>
      <w:divBdr>
        <w:top w:val="none" w:sz="0" w:space="0" w:color="auto"/>
        <w:left w:val="none" w:sz="0" w:space="0" w:color="auto"/>
        <w:bottom w:val="none" w:sz="0" w:space="0" w:color="auto"/>
        <w:right w:val="none" w:sz="0" w:space="0" w:color="auto"/>
      </w:divBdr>
    </w:div>
    <w:div w:id="839808888">
      <w:bodyDiv w:val="1"/>
      <w:marLeft w:val="0"/>
      <w:marRight w:val="0"/>
      <w:marTop w:val="0"/>
      <w:marBottom w:val="0"/>
      <w:divBdr>
        <w:top w:val="none" w:sz="0" w:space="0" w:color="auto"/>
        <w:left w:val="none" w:sz="0" w:space="0" w:color="auto"/>
        <w:bottom w:val="none" w:sz="0" w:space="0" w:color="auto"/>
        <w:right w:val="none" w:sz="0" w:space="0" w:color="auto"/>
      </w:divBdr>
    </w:div>
    <w:div w:id="847139880">
      <w:bodyDiv w:val="1"/>
      <w:marLeft w:val="0"/>
      <w:marRight w:val="0"/>
      <w:marTop w:val="0"/>
      <w:marBottom w:val="0"/>
      <w:divBdr>
        <w:top w:val="none" w:sz="0" w:space="0" w:color="auto"/>
        <w:left w:val="none" w:sz="0" w:space="0" w:color="auto"/>
        <w:bottom w:val="none" w:sz="0" w:space="0" w:color="auto"/>
        <w:right w:val="none" w:sz="0" w:space="0" w:color="auto"/>
      </w:divBdr>
    </w:div>
    <w:div w:id="863596448">
      <w:bodyDiv w:val="1"/>
      <w:marLeft w:val="0"/>
      <w:marRight w:val="0"/>
      <w:marTop w:val="0"/>
      <w:marBottom w:val="0"/>
      <w:divBdr>
        <w:top w:val="none" w:sz="0" w:space="0" w:color="auto"/>
        <w:left w:val="none" w:sz="0" w:space="0" w:color="auto"/>
        <w:bottom w:val="none" w:sz="0" w:space="0" w:color="auto"/>
        <w:right w:val="none" w:sz="0" w:space="0" w:color="auto"/>
      </w:divBdr>
    </w:div>
    <w:div w:id="898857337">
      <w:bodyDiv w:val="1"/>
      <w:marLeft w:val="0"/>
      <w:marRight w:val="0"/>
      <w:marTop w:val="0"/>
      <w:marBottom w:val="0"/>
      <w:divBdr>
        <w:top w:val="none" w:sz="0" w:space="0" w:color="auto"/>
        <w:left w:val="none" w:sz="0" w:space="0" w:color="auto"/>
        <w:bottom w:val="none" w:sz="0" w:space="0" w:color="auto"/>
        <w:right w:val="none" w:sz="0" w:space="0" w:color="auto"/>
      </w:divBdr>
    </w:div>
    <w:div w:id="910702494">
      <w:bodyDiv w:val="1"/>
      <w:marLeft w:val="0"/>
      <w:marRight w:val="0"/>
      <w:marTop w:val="0"/>
      <w:marBottom w:val="0"/>
      <w:divBdr>
        <w:top w:val="none" w:sz="0" w:space="0" w:color="auto"/>
        <w:left w:val="none" w:sz="0" w:space="0" w:color="auto"/>
        <w:bottom w:val="none" w:sz="0" w:space="0" w:color="auto"/>
        <w:right w:val="none" w:sz="0" w:space="0" w:color="auto"/>
      </w:divBdr>
    </w:div>
    <w:div w:id="916092224">
      <w:bodyDiv w:val="1"/>
      <w:marLeft w:val="0"/>
      <w:marRight w:val="0"/>
      <w:marTop w:val="0"/>
      <w:marBottom w:val="0"/>
      <w:divBdr>
        <w:top w:val="none" w:sz="0" w:space="0" w:color="auto"/>
        <w:left w:val="none" w:sz="0" w:space="0" w:color="auto"/>
        <w:bottom w:val="none" w:sz="0" w:space="0" w:color="auto"/>
        <w:right w:val="none" w:sz="0" w:space="0" w:color="auto"/>
      </w:divBdr>
      <w:divsChild>
        <w:div w:id="1256667392">
          <w:marLeft w:val="0"/>
          <w:marRight w:val="0"/>
          <w:marTop w:val="0"/>
          <w:marBottom w:val="0"/>
          <w:divBdr>
            <w:top w:val="none" w:sz="0" w:space="0" w:color="auto"/>
            <w:left w:val="none" w:sz="0" w:space="0" w:color="auto"/>
            <w:bottom w:val="none" w:sz="0" w:space="0" w:color="auto"/>
            <w:right w:val="none" w:sz="0" w:space="0" w:color="auto"/>
          </w:divBdr>
        </w:div>
        <w:div w:id="1479348600">
          <w:marLeft w:val="0"/>
          <w:marRight w:val="0"/>
          <w:marTop w:val="0"/>
          <w:marBottom w:val="0"/>
          <w:divBdr>
            <w:top w:val="none" w:sz="0" w:space="0" w:color="auto"/>
            <w:left w:val="none" w:sz="0" w:space="0" w:color="auto"/>
            <w:bottom w:val="none" w:sz="0" w:space="0" w:color="auto"/>
            <w:right w:val="none" w:sz="0" w:space="0" w:color="auto"/>
          </w:divBdr>
        </w:div>
      </w:divsChild>
    </w:div>
    <w:div w:id="952172754">
      <w:bodyDiv w:val="1"/>
      <w:marLeft w:val="0"/>
      <w:marRight w:val="0"/>
      <w:marTop w:val="0"/>
      <w:marBottom w:val="0"/>
      <w:divBdr>
        <w:top w:val="none" w:sz="0" w:space="0" w:color="auto"/>
        <w:left w:val="none" w:sz="0" w:space="0" w:color="auto"/>
        <w:bottom w:val="none" w:sz="0" w:space="0" w:color="auto"/>
        <w:right w:val="none" w:sz="0" w:space="0" w:color="auto"/>
      </w:divBdr>
    </w:div>
    <w:div w:id="955452982">
      <w:bodyDiv w:val="1"/>
      <w:marLeft w:val="0"/>
      <w:marRight w:val="0"/>
      <w:marTop w:val="0"/>
      <w:marBottom w:val="0"/>
      <w:divBdr>
        <w:top w:val="none" w:sz="0" w:space="0" w:color="auto"/>
        <w:left w:val="none" w:sz="0" w:space="0" w:color="auto"/>
        <w:bottom w:val="none" w:sz="0" w:space="0" w:color="auto"/>
        <w:right w:val="none" w:sz="0" w:space="0" w:color="auto"/>
      </w:divBdr>
      <w:divsChild>
        <w:div w:id="1198547806">
          <w:blockQuote w:val="1"/>
          <w:marLeft w:val="0"/>
          <w:marRight w:val="0"/>
          <w:marTop w:val="300"/>
          <w:marBottom w:val="450"/>
          <w:divBdr>
            <w:top w:val="none" w:sz="0" w:space="0" w:color="006939"/>
            <w:left w:val="single" w:sz="36" w:space="15" w:color="006939"/>
            <w:bottom w:val="none" w:sz="0" w:space="0" w:color="006939"/>
            <w:right w:val="none" w:sz="0" w:space="0" w:color="006939"/>
          </w:divBdr>
        </w:div>
      </w:divsChild>
    </w:div>
    <w:div w:id="983435368">
      <w:bodyDiv w:val="1"/>
      <w:marLeft w:val="0"/>
      <w:marRight w:val="0"/>
      <w:marTop w:val="0"/>
      <w:marBottom w:val="0"/>
      <w:divBdr>
        <w:top w:val="none" w:sz="0" w:space="0" w:color="auto"/>
        <w:left w:val="none" w:sz="0" w:space="0" w:color="auto"/>
        <w:bottom w:val="none" w:sz="0" w:space="0" w:color="auto"/>
        <w:right w:val="none" w:sz="0" w:space="0" w:color="auto"/>
      </w:divBdr>
      <w:divsChild>
        <w:div w:id="909731217">
          <w:marLeft w:val="0"/>
          <w:marRight w:val="0"/>
          <w:marTop w:val="0"/>
          <w:marBottom w:val="0"/>
          <w:divBdr>
            <w:top w:val="none" w:sz="0" w:space="0" w:color="auto"/>
            <w:left w:val="none" w:sz="0" w:space="0" w:color="auto"/>
            <w:bottom w:val="none" w:sz="0" w:space="0" w:color="auto"/>
            <w:right w:val="none" w:sz="0" w:space="0" w:color="auto"/>
          </w:divBdr>
        </w:div>
      </w:divsChild>
    </w:div>
    <w:div w:id="986669619">
      <w:bodyDiv w:val="1"/>
      <w:marLeft w:val="0"/>
      <w:marRight w:val="0"/>
      <w:marTop w:val="0"/>
      <w:marBottom w:val="0"/>
      <w:divBdr>
        <w:top w:val="none" w:sz="0" w:space="0" w:color="auto"/>
        <w:left w:val="none" w:sz="0" w:space="0" w:color="auto"/>
        <w:bottom w:val="none" w:sz="0" w:space="0" w:color="auto"/>
        <w:right w:val="none" w:sz="0" w:space="0" w:color="auto"/>
      </w:divBdr>
    </w:div>
    <w:div w:id="993490843">
      <w:bodyDiv w:val="1"/>
      <w:marLeft w:val="0"/>
      <w:marRight w:val="0"/>
      <w:marTop w:val="0"/>
      <w:marBottom w:val="0"/>
      <w:divBdr>
        <w:top w:val="none" w:sz="0" w:space="0" w:color="auto"/>
        <w:left w:val="none" w:sz="0" w:space="0" w:color="auto"/>
        <w:bottom w:val="none" w:sz="0" w:space="0" w:color="auto"/>
        <w:right w:val="none" w:sz="0" w:space="0" w:color="auto"/>
      </w:divBdr>
      <w:divsChild>
        <w:div w:id="1078214038">
          <w:marLeft w:val="0"/>
          <w:marRight w:val="0"/>
          <w:marTop w:val="0"/>
          <w:marBottom w:val="0"/>
          <w:divBdr>
            <w:top w:val="none" w:sz="0" w:space="0" w:color="auto"/>
            <w:left w:val="none" w:sz="0" w:space="0" w:color="auto"/>
            <w:bottom w:val="none" w:sz="0" w:space="0" w:color="auto"/>
            <w:right w:val="none" w:sz="0" w:space="0" w:color="auto"/>
          </w:divBdr>
          <w:divsChild>
            <w:div w:id="2016571628">
              <w:marLeft w:val="0"/>
              <w:marRight w:val="0"/>
              <w:marTop w:val="0"/>
              <w:marBottom w:val="0"/>
              <w:divBdr>
                <w:top w:val="none" w:sz="0" w:space="0" w:color="auto"/>
                <w:left w:val="none" w:sz="0" w:space="0" w:color="auto"/>
                <w:bottom w:val="none" w:sz="0" w:space="0" w:color="auto"/>
                <w:right w:val="none" w:sz="0" w:space="0" w:color="auto"/>
              </w:divBdr>
              <w:divsChild>
                <w:div w:id="779646654">
                  <w:marLeft w:val="0"/>
                  <w:marRight w:val="0"/>
                  <w:marTop w:val="0"/>
                  <w:marBottom w:val="0"/>
                  <w:divBdr>
                    <w:top w:val="none" w:sz="0" w:space="0" w:color="auto"/>
                    <w:left w:val="none" w:sz="0" w:space="0" w:color="auto"/>
                    <w:bottom w:val="none" w:sz="0" w:space="0" w:color="auto"/>
                    <w:right w:val="none" w:sz="0" w:space="0" w:color="auto"/>
                  </w:divBdr>
                  <w:divsChild>
                    <w:div w:id="123924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434621">
          <w:marLeft w:val="0"/>
          <w:marRight w:val="0"/>
          <w:marTop w:val="0"/>
          <w:marBottom w:val="0"/>
          <w:divBdr>
            <w:top w:val="none" w:sz="0" w:space="0" w:color="auto"/>
            <w:left w:val="none" w:sz="0" w:space="0" w:color="auto"/>
            <w:bottom w:val="none" w:sz="0" w:space="0" w:color="auto"/>
            <w:right w:val="none" w:sz="0" w:space="0" w:color="auto"/>
          </w:divBdr>
          <w:divsChild>
            <w:div w:id="153031130">
              <w:marLeft w:val="0"/>
              <w:marRight w:val="0"/>
              <w:marTop w:val="0"/>
              <w:marBottom w:val="0"/>
              <w:divBdr>
                <w:top w:val="none" w:sz="0" w:space="0" w:color="auto"/>
                <w:left w:val="none" w:sz="0" w:space="0" w:color="auto"/>
                <w:bottom w:val="none" w:sz="0" w:space="0" w:color="auto"/>
                <w:right w:val="none" w:sz="0" w:space="0" w:color="auto"/>
              </w:divBdr>
              <w:divsChild>
                <w:div w:id="802231464">
                  <w:marLeft w:val="0"/>
                  <w:marRight w:val="0"/>
                  <w:marTop w:val="0"/>
                  <w:marBottom w:val="0"/>
                  <w:divBdr>
                    <w:top w:val="none" w:sz="0" w:space="0" w:color="auto"/>
                    <w:left w:val="none" w:sz="0" w:space="0" w:color="auto"/>
                    <w:bottom w:val="none" w:sz="0" w:space="0" w:color="auto"/>
                    <w:right w:val="none" w:sz="0" w:space="0" w:color="auto"/>
                  </w:divBdr>
                  <w:divsChild>
                    <w:div w:id="125096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6665616">
      <w:bodyDiv w:val="1"/>
      <w:marLeft w:val="0"/>
      <w:marRight w:val="0"/>
      <w:marTop w:val="0"/>
      <w:marBottom w:val="0"/>
      <w:divBdr>
        <w:top w:val="none" w:sz="0" w:space="0" w:color="auto"/>
        <w:left w:val="none" w:sz="0" w:space="0" w:color="auto"/>
        <w:bottom w:val="none" w:sz="0" w:space="0" w:color="auto"/>
        <w:right w:val="none" w:sz="0" w:space="0" w:color="auto"/>
      </w:divBdr>
      <w:divsChild>
        <w:div w:id="307831458">
          <w:marLeft w:val="0"/>
          <w:marRight w:val="0"/>
          <w:marTop w:val="0"/>
          <w:marBottom w:val="0"/>
          <w:divBdr>
            <w:top w:val="none" w:sz="0" w:space="0" w:color="auto"/>
            <w:left w:val="none" w:sz="0" w:space="0" w:color="auto"/>
            <w:bottom w:val="none" w:sz="0" w:space="0" w:color="auto"/>
            <w:right w:val="none" w:sz="0" w:space="0" w:color="auto"/>
          </w:divBdr>
        </w:div>
        <w:div w:id="897472933">
          <w:marLeft w:val="0"/>
          <w:marRight w:val="0"/>
          <w:marTop w:val="0"/>
          <w:marBottom w:val="0"/>
          <w:divBdr>
            <w:top w:val="none" w:sz="0" w:space="0" w:color="auto"/>
            <w:left w:val="none" w:sz="0" w:space="0" w:color="auto"/>
            <w:bottom w:val="none" w:sz="0" w:space="0" w:color="auto"/>
            <w:right w:val="none" w:sz="0" w:space="0" w:color="auto"/>
          </w:divBdr>
        </w:div>
      </w:divsChild>
    </w:div>
    <w:div w:id="1031227408">
      <w:bodyDiv w:val="1"/>
      <w:marLeft w:val="0"/>
      <w:marRight w:val="0"/>
      <w:marTop w:val="0"/>
      <w:marBottom w:val="0"/>
      <w:divBdr>
        <w:top w:val="none" w:sz="0" w:space="0" w:color="auto"/>
        <w:left w:val="none" w:sz="0" w:space="0" w:color="auto"/>
        <w:bottom w:val="none" w:sz="0" w:space="0" w:color="auto"/>
        <w:right w:val="none" w:sz="0" w:space="0" w:color="auto"/>
      </w:divBdr>
      <w:divsChild>
        <w:div w:id="591476801">
          <w:marLeft w:val="0"/>
          <w:marRight w:val="0"/>
          <w:marTop w:val="0"/>
          <w:marBottom w:val="120"/>
          <w:divBdr>
            <w:top w:val="none" w:sz="0" w:space="0" w:color="auto"/>
            <w:left w:val="none" w:sz="0" w:space="0" w:color="auto"/>
            <w:bottom w:val="none" w:sz="0" w:space="0" w:color="auto"/>
            <w:right w:val="none" w:sz="0" w:space="0" w:color="auto"/>
          </w:divBdr>
        </w:div>
      </w:divsChild>
    </w:div>
    <w:div w:id="1042948391">
      <w:bodyDiv w:val="1"/>
      <w:marLeft w:val="0"/>
      <w:marRight w:val="0"/>
      <w:marTop w:val="0"/>
      <w:marBottom w:val="0"/>
      <w:divBdr>
        <w:top w:val="none" w:sz="0" w:space="0" w:color="auto"/>
        <w:left w:val="none" w:sz="0" w:space="0" w:color="auto"/>
        <w:bottom w:val="none" w:sz="0" w:space="0" w:color="auto"/>
        <w:right w:val="none" w:sz="0" w:space="0" w:color="auto"/>
      </w:divBdr>
    </w:div>
    <w:div w:id="1045060980">
      <w:bodyDiv w:val="1"/>
      <w:marLeft w:val="0"/>
      <w:marRight w:val="0"/>
      <w:marTop w:val="0"/>
      <w:marBottom w:val="0"/>
      <w:divBdr>
        <w:top w:val="none" w:sz="0" w:space="0" w:color="auto"/>
        <w:left w:val="none" w:sz="0" w:space="0" w:color="auto"/>
        <w:bottom w:val="none" w:sz="0" w:space="0" w:color="auto"/>
        <w:right w:val="none" w:sz="0" w:space="0" w:color="auto"/>
      </w:divBdr>
    </w:div>
    <w:div w:id="1061707061">
      <w:bodyDiv w:val="1"/>
      <w:marLeft w:val="0"/>
      <w:marRight w:val="0"/>
      <w:marTop w:val="0"/>
      <w:marBottom w:val="0"/>
      <w:divBdr>
        <w:top w:val="none" w:sz="0" w:space="0" w:color="auto"/>
        <w:left w:val="none" w:sz="0" w:space="0" w:color="auto"/>
        <w:bottom w:val="none" w:sz="0" w:space="0" w:color="auto"/>
        <w:right w:val="none" w:sz="0" w:space="0" w:color="auto"/>
      </w:divBdr>
    </w:div>
    <w:div w:id="1070418858">
      <w:bodyDiv w:val="1"/>
      <w:marLeft w:val="0"/>
      <w:marRight w:val="0"/>
      <w:marTop w:val="0"/>
      <w:marBottom w:val="0"/>
      <w:divBdr>
        <w:top w:val="none" w:sz="0" w:space="0" w:color="auto"/>
        <w:left w:val="none" w:sz="0" w:space="0" w:color="auto"/>
        <w:bottom w:val="none" w:sz="0" w:space="0" w:color="auto"/>
        <w:right w:val="none" w:sz="0" w:space="0" w:color="auto"/>
      </w:divBdr>
      <w:divsChild>
        <w:div w:id="26761084">
          <w:marLeft w:val="0"/>
          <w:marRight w:val="0"/>
          <w:marTop w:val="0"/>
          <w:marBottom w:val="0"/>
          <w:divBdr>
            <w:top w:val="none" w:sz="0" w:space="0" w:color="auto"/>
            <w:left w:val="none" w:sz="0" w:space="0" w:color="auto"/>
            <w:bottom w:val="none" w:sz="0" w:space="0" w:color="auto"/>
            <w:right w:val="none" w:sz="0" w:space="0" w:color="auto"/>
          </w:divBdr>
          <w:divsChild>
            <w:div w:id="1318463537">
              <w:marLeft w:val="0"/>
              <w:marRight w:val="0"/>
              <w:marTop w:val="0"/>
              <w:marBottom w:val="0"/>
              <w:divBdr>
                <w:top w:val="none" w:sz="0" w:space="0" w:color="auto"/>
                <w:left w:val="none" w:sz="0" w:space="0" w:color="auto"/>
                <w:bottom w:val="none" w:sz="0" w:space="0" w:color="auto"/>
                <w:right w:val="none" w:sz="0" w:space="0" w:color="auto"/>
              </w:divBdr>
              <w:divsChild>
                <w:div w:id="747767727">
                  <w:marLeft w:val="0"/>
                  <w:marRight w:val="0"/>
                  <w:marTop w:val="0"/>
                  <w:marBottom w:val="0"/>
                  <w:divBdr>
                    <w:top w:val="none" w:sz="0" w:space="0" w:color="auto"/>
                    <w:left w:val="none" w:sz="0" w:space="0" w:color="auto"/>
                    <w:bottom w:val="none" w:sz="0" w:space="0" w:color="auto"/>
                    <w:right w:val="none" w:sz="0" w:space="0" w:color="auto"/>
                  </w:divBdr>
                  <w:divsChild>
                    <w:div w:id="2083529294">
                      <w:marLeft w:val="0"/>
                      <w:marRight w:val="0"/>
                      <w:marTop w:val="0"/>
                      <w:marBottom w:val="0"/>
                      <w:divBdr>
                        <w:top w:val="none" w:sz="0" w:space="0" w:color="auto"/>
                        <w:left w:val="none" w:sz="0" w:space="0" w:color="auto"/>
                        <w:bottom w:val="none" w:sz="0" w:space="0" w:color="auto"/>
                        <w:right w:val="none" w:sz="0" w:space="0" w:color="auto"/>
                      </w:divBdr>
                      <w:divsChild>
                        <w:div w:id="1631277191">
                          <w:marLeft w:val="0"/>
                          <w:marRight w:val="0"/>
                          <w:marTop w:val="0"/>
                          <w:marBottom w:val="0"/>
                          <w:divBdr>
                            <w:top w:val="none" w:sz="0" w:space="0" w:color="auto"/>
                            <w:left w:val="none" w:sz="0" w:space="0" w:color="auto"/>
                            <w:bottom w:val="none" w:sz="0" w:space="0" w:color="auto"/>
                            <w:right w:val="none" w:sz="0" w:space="0" w:color="auto"/>
                          </w:divBdr>
                          <w:divsChild>
                            <w:div w:id="49233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6460913">
      <w:bodyDiv w:val="1"/>
      <w:marLeft w:val="0"/>
      <w:marRight w:val="0"/>
      <w:marTop w:val="0"/>
      <w:marBottom w:val="0"/>
      <w:divBdr>
        <w:top w:val="none" w:sz="0" w:space="0" w:color="auto"/>
        <w:left w:val="none" w:sz="0" w:space="0" w:color="auto"/>
        <w:bottom w:val="none" w:sz="0" w:space="0" w:color="auto"/>
        <w:right w:val="none" w:sz="0" w:space="0" w:color="auto"/>
      </w:divBdr>
    </w:div>
    <w:div w:id="1103571823">
      <w:bodyDiv w:val="1"/>
      <w:marLeft w:val="0"/>
      <w:marRight w:val="0"/>
      <w:marTop w:val="0"/>
      <w:marBottom w:val="0"/>
      <w:divBdr>
        <w:top w:val="none" w:sz="0" w:space="0" w:color="auto"/>
        <w:left w:val="none" w:sz="0" w:space="0" w:color="auto"/>
        <w:bottom w:val="none" w:sz="0" w:space="0" w:color="auto"/>
        <w:right w:val="none" w:sz="0" w:space="0" w:color="auto"/>
      </w:divBdr>
      <w:divsChild>
        <w:div w:id="364670812">
          <w:marLeft w:val="0"/>
          <w:marRight w:val="0"/>
          <w:marTop w:val="0"/>
          <w:marBottom w:val="0"/>
          <w:divBdr>
            <w:top w:val="none" w:sz="0" w:space="0" w:color="auto"/>
            <w:left w:val="none" w:sz="0" w:space="0" w:color="auto"/>
            <w:bottom w:val="none" w:sz="0" w:space="0" w:color="auto"/>
            <w:right w:val="none" w:sz="0" w:space="0" w:color="auto"/>
          </w:divBdr>
        </w:div>
        <w:div w:id="886257795">
          <w:marLeft w:val="0"/>
          <w:marRight w:val="0"/>
          <w:marTop w:val="0"/>
          <w:marBottom w:val="0"/>
          <w:divBdr>
            <w:top w:val="none" w:sz="0" w:space="0" w:color="auto"/>
            <w:left w:val="none" w:sz="0" w:space="0" w:color="auto"/>
            <w:bottom w:val="none" w:sz="0" w:space="0" w:color="auto"/>
            <w:right w:val="none" w:sz="0" w:space="0" w:color="auto"/>
          </w:divBdr>
          <w:divsChild>
            <w:div w:id="24099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573658">
      <w:bodyDiv w:val="1"/>
      <w:marLeft w:val="0"/>
      <w:marRight w:val="0"/>
      <w:marTop w:val="0"/>
      <w:marBottom w:val="0"/>
      <w:divBdr>
        <w:top w:val="none" w:sz="0" w:space="0" w:color="auto"/>
        <w:left w:val="none" w:sz="0" w:space="0" w:color="auto"/>
        <w:bottom w:val="none" w:sz="0" w:space="0" w:color="auto"/>
        <w:right w:val="none" w:sz="0" w:space="0" w:color="auto"/>
      </w:divBdr>
    </w:div>
    <w:div w:id="1164512587">
      <w:bodyDiv w:val="1"/>
      <w:marLeft w:val="0"/>
      <w:marRight w:val="0"/>
      <w:marTop w:val="0"/>
      <w:marBottom w:val="0"/>
      <w:divBdr>
        <w:top w:val="none" w:sz="0" w:space="0" w:color="auto"/>
        <w:left w:val="none" w:sz="0" w:space="0" w:color="auto"/>
        <w:bottom w:val="none" w:sz="0" w:space="0" w:color="auto"/>
        <w:right w:val="none" w:sz="0" w:space="0" w:color="auto"/>
      </w:divBdr>
    </w:div>
    <w:div w:id="1178160844">
      <w:bodyDiv w:val="1"/>
      <w:marLeft w:val="0"/>
      <w:marRight w:val="0"/>
      <w:marTop w:val="0"/>
      <w:marBottom w:val="0"/>
      <w:divBdr>
        <w:top w:val="none" w:sz="0" w:space="0" w:color="auto"/>
        <w:left w:val="none" w:sz="0" w:space="0" w:color="auto"/>
        <w:bottom w:val="none" w:sz="0" w:space="0" w:color="auto"/>
        <w:right w:val="none" w:sz="0" w:space="0" w:color="auto"/>
      </w:divBdr>
    </w:div>
    <w:div w:id="1178229112">
      <w:bodyDiv w:val="1"/>
      <w:marLeft w:val="0"/>
      <w:marRight w:val="0"/>
      <w:marTop w:val="0"/>
      <w:marBottom w:val="0"/>
      <w:divBdr>
        <w:top w:val="none" w:sz="0" w:space="0" w:color="auto"/>
        <w:left w:val="none" w:sz="0" w:space="0" w:color="auto"/>
        <w:bottom w:val="none" w:sz="0" w:space="0" w:color="auto"/>
        <w:right w:val="none" w:sz="0" w:space="0" w:color="auto"/>
      </w:divBdr>
    </w:div>
    <w:div w:id="1187014458">
      <w:bodyDiv w:val="1"/>
      <w:marLeft w:val="0"/>
      <w:marRight w:val="0"/>
      <w:marTop w:val="0"/>
      <w:marBottom w:val="0"/>
      <w:divBdr>
        <w:top w:val="none" w:sz="0" w:space="0" w:color="auto"/>
        <w:left w:val="none" w:sz="0" w:space="0" w:color="auto"/>
        <w:bottom w:val="none" w:sz="0" w:space="0" w:color="auto"/>
        <w:right w:val="none" w:sz="0" w:space="0" w:color="auto"/>
      </w:divBdr>
    </w:div>
    <w:div w:id="1216046109">
      <w:bodyDiv w:val="1"/>
      <w:marLeft w:val="0"/>
      <w:marRight w:val="0"/>
      <w:marTop w:val="0"/>
      <w:marBottom w:val="0"/>
      <w:divBdr>
        <w:top w:val="none" w:sz="0" w:space="0" w:color="auto"/>
        <w:left w:val="none" w:sz="0" w:space="0" w:color="auto"/>
        <w:bottom w:val="none" w:sz="0" w:space="0" w:color="auto"/>
        <w:right w:val="none" w:sz="0" w:space="0" w:color="auto"/>
      </w:divBdr>
      <w:divsChild>
        <w:div w:id="1937714227">
          <w:marLeft w:val="0"/>
          <w:marRight w:val="0"/>
          <w:marTop w:val="0"/>
          <w:marBottom w:val="0"/>
          <w:divBdr>
            <w:top w:val="none" w:sz="0" w:space="0" w:color="auto"/>
            <w:left w:val="none" w:sz="0" w:space="0" w:color="auto"/>
            <w:bottom w:val="none" w:sz="0" w:space="0" w:color="auto"/>
            <w:right w:val="none" w:sz="0" w:space="0" w:color="auto"/>
          </w:divBdr>
        </w:div>
      </w:divsChild>
    </w:div>
    <w:div w:id="1232427889">
      <w:bodyDiv w:val="1"/>
      <w:marLeft w:val="0"/>
      <w:marRight w:val="0"/>
      <w:marTop w:val="0"/>
      <w:marBottom w:val="0"/>
      <w:divBdr>
        <w:top w:val="none" w:sz="0" w:space="0" w:color="auto"/>
        <w:left w:val="none" w:sz="0" w:space="0" w:color="auto"/>
        <w:bottom w:val="none" w:sz="0" w:space="0" w:color="auto"/>
        <w:right w:val="none" w:sz="0" w:space="0" w:color="auto"/>
      </w:divBdr>
    </w:div>
    <w:div w:id="1239901212">
      <w:bodyDiv w:val="1"/>
      <w:marLeft w:val="0"/>
      <w:marRight w:val="0"/>
      <w:marTop w:val="0"/>
      <w:marBottom w:val="0"/>
      <w:divBdr>
        <w:top w:val="none" w:sz="0" w:space="0" w:color="auto"/>
        <w:left w:val="none" w:sz="0" w:space="0" w:color="auto"/>
        <w:bottom w:val="none" w:sz="0" w:space="0" w:color="auto"/>
        <w:right w:val="none" w:sz="0" w:space="0" w:color="auto"/>
      </w:divBdr>
    </w:div>
    <w:div w:id="1241714834">
      <w:bodyDiv w:val="1"/>
      <w:marLeft w:val="0"/>
      <w:marRight w:val="0"/>
      <w:marTop w:val="0"/>
      <w:marBottom w:val="0"/>
      <w:divBdr>
        <w:top w:val="none" w:sz="0" w:space="0" w:color="auto"/>
        <w:left w:val="none" w:sz="0" w:space="0" w:color="auto"/>
        <w:bottom w:val="none" w:sz="0" w:space="0" w:color="auto"/>
        <w:right w:val="none" w:sz="0" w:space="0" w:color="auto"/>
      </w:divBdr>
    </w:div>
    <w:div w:id="1302881031">
      <w:bodyDiv w:val="1"/>
      <w:marLeft w:val="0"/>
      <w:marRight w:val="0"/>
      <w:marTop w:val="0"/>
      <w:marBottom w:val="0"/>
      <w:divBdr>
        <w:top w:val="none" w:sz="0" w:space="0" w:color="auto"/>
        <w:left w:val="none" w:sz="0" w:space="0" w:color="auto"/>
        <w:bottom w:val="none" w:sz="0" w:space="0" w:color="auto"/>
        <w:right w:val="none" w:sz="0" w:space="0" w:color="auto"/>
      </w:divBdr>
    </w:div>
    <w:div w:id="1335841896">
      <w:bodyDiv w:val="1"/>
      <w:marLeft w:val="0"/>
      <w:marRight w:val="0"/>
      <w:marTop w:val="0"/>
      <w:marBottom w:val="0"/>
      <w:divBdr>
        <w:top w:val="none" w:sz="0" w:space="0" w:color="auto"/>
        <w:left w:val="none" w:sz="0" w:space="0" w:color="auto"/>
        <w:bottom w:val="none" w:sz="0" w:space="0" w:color="auto"/>
        <w:right w:val="none" w:sz="0" w:space="0" w:color="auto"/>
      </w:divBdr>
    </w:div>
    <w:div w:id="1395592225">
      <w:bodyDiv w:val="1"/>
      <w:marLeft w:val="0"/>
      <w:marRight w:val="0"/>
      <w:marTop w:val="0"/>
      <w:marBottom w:val="0"/>
      <w:divBdr>
        <w:top w:val="none" w:sz="0" w:space="0" w:color="auto"/>
        <w:left w:val="none" w:sz="0" w:space="0" w:color="auto"/>
        <w:bottom w:val="none" w:sz="0" w:space="0" w:color="auto"/>
        <w:right w:val="none" w:sz="0" w:space="0" w:color="auto"/>
      </w:divBdr>
    </w:div>
    <w:div w:id="1404720425">
      <w:bodyDiv w:val="1"/>
      <w:marLeft w:val="0"/>
      <w:marRight w:val="0"/>
      <w:marTop w:val="0"/>
      <w:marBottom w:val="0"/>
      <w:divBdr>
        <w:top w:val="none" w:sz="0" w:space="0" w:color="auto"/>
        <w:left w:val="none" w:sz="0" w:space="0" w:color="auto"/>
        <w:bottom w:val="none" w:sz="0" w:space="0" w:color="auto"/>
        <w:right w:val="none" w:sz="0" w:space="0" w:color="auto"/>
      </w:divBdr>
      <w:divsChild>
        <w:div w:id="1116486315">
          <w:marLeft w:val="11460"/>
          <w:marRight w:val="-14760"/>
          <w:marTop w:val="0"/>
          <w:marBottom w:val="0"/>
          <w:divBdr>
            <w:top w:val="none" w:sz="0" w:space="0" w:color="auto"/>
            <w:left w:val="none" w:sz="0" w:space="0" w:color="auto"/>
            <w:bottom w:val="none" w:sz="0" w:space="0" w:color="auto"/>
            <w:right w:val="none" w:sz="0" w:space="0" w:color="auto"/>
          </w:divBdr>
          <w:divsChild>
            <w:div w:id="1310985842">
              <w:marLeft w:val="0"/>
              <w:marRight w:val="0"/>
              <w:marTop w:val="0"/>
              <w:marBottom w:val="480"/>
              <w:divBdr>
                <w:top w:val="none" w:sz="0" w:space="0" w:color="auto"/>
                <w:left w:val="none" w:sz="0" w:space="0" w:color="auto"/>
                <w:bottom w:val="none" w:sz="0" w:space="0" w:color="auto"/>
                <w:right w:val="none" w:sz="0" w:space="0" w:color="auto"/>
              </w:divBdr>
              <w:divsChild>
                <w:div w:id="297223355">
                  <w:marLeft w:val="0"/>
                  <w:marRight w:val="0"/>
                  <w:marTop w:val="0"/>
                  <w:marBottom w:val="180"/>
                  <w:divBdr>
                    <w:top w:val="single" w:sz="6" w:space="0" w:color="CCCCCC"/>
                    <w:left w:val="none" w:sz="0" w:space="0" w:color="auto"/>
                    <w:bottom w:val="none" w:sz="0" w:space="0" w:color="auto"/>
                    <w:right w:val="none" w:sz="0" w:space="0" w:color="auto"/>
                  </w:divBdr>
                </w:div>
                <w:div w:id="621503274">
                  <w:marLeft w:val="0"/>
                  <w:marRight w:val="0"/>
                  <w:marTop w:val="0"/>
                  <w:marBottom w:val="180"/>
                  <w:divBdr>
                    <w:top w:val="single" w:sz="6" w:space="0" w:color="CCCCCC"/>
                    <w:left w:val="none" w:sz="0" w:space="0" w:color="auto"/>
                    <w:bottom w:val="none" w:sz="0" w:space="0" w:color="auto"/>
                    <w:right w:val="none" w:sz="0" w:space="0" w:color="auto"/>
                  </w:divBdr>
                </w:div>
                <w:div w:id="769541980">
                  <w:marLeft w:val="0"/>
                  <w:marRight w:val="0"/>
                  <w:marTop w:val="0"/>
                  <w:marBottom w:val="180"/>
                  <w:divBdr>
                    <w:top w:val="single" w:sz="6" w:space="0" w:color="CCCCCC"/>
                    <w:left w:val="none" w:sz="0" w:space="0" w:color="auto"/>
                    <w:bottom w:val="none" w:sz="0" w:space="0" w:color="auto"/>
                    <w:right w:val="none" w:sz="0" w:space="0" w:color="auto"/>
                  </w:divBdr>
                </w:div>
                <w:div w:id="2054233524">
                  <w:marLeft w:val="0"/>
                  <w:marRight w:val="0"/>
                  <w:marTop w:val="0"/>
                  <w:marBottom w:val="0"/>
                  <w:divBdr>
                    <w:top w:val="single" w:sz="6" w:space="0" w:color="CCCCCC"/>
                    <w:left w:val="none" w:sz="0" w:space="0" w:color="auto"/>
                    <w:bottom w:val="none" w:sz="0" w:space="0" w:color="auto"/>
                    <w:right w:val="none" w:sz="0" w:space="0" w:color="auto"/>
                  </w:divBdr>
                  <w:divsChild>
                    <w:div w:id="1648513413">
                      <w:marLeft w:val="0"/>
                      <w:marRight w:val="0"/>
                      <w:marTop w:val="0"/>
                      <w:marBottom w:val="0"/>
                      <w:divBdr>
                        <w:top w:val="none" w:sz="0" w:space="0" w:color="auto"/>
                        <w:left w:val="none" w:sz="0" w:space="0" w:color="auto"/>
                        <w:bottom w:val="none" w:sz="0" w:space="0" w:color="auto"/>
                        <w:right w:val="none" w:sz="0" w:space="0" w:color="auto"/>
                      </w:divBdr>
                      <w:divsChild>
                        <w:div w:id="1702704604">
                          <w:marLeft w:val="0"/>
                          <w:marRight w:val="0"/>
                          <w:marTop w:val="0"/>
                          <w:marBottom w:val="0"/>
                          <w:divBdr>
                            <w:top w:val="none" w:sz="0" w:space="0" w:color="auto"/>
                            <w:left w:val="none" w:sz="0" w:space="0" w:color="auto"/>
                            <w:bottom w:val="none" w:sz="0" w:space="0" w:color="auto"/>
                            <w:right w:val="none" w:sz="0" w:space="0" w:color="auto"/>
                          </w:divBdr>
                          <w:divsChild>
                            <w:div w:id="27992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06485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140346933">
          <w:marLeft w:val="0"/>
          <w:marRight w:val="-14760"/>
          <w:marTop w:val="0"/>
          <w:marBottom w:val="240"/>
          <w:divBdr>
            <w:top w:val="none" w:sz="0" w:space="0" w:color="auto"/>
            <w:left w:val="none" w:sz="0" w:space="0" w:color="auto"/>
            <w:bottom w:val="none" w:sz="0" w:space="0" w:color="auto"/>
            <w:right w:val="none" w:sz="0" w:space="0" w:color="auto"/>
          </w:divBdr>
          <w:divsChild>
            <w:div w:id="274100813">
              <w:marLeft w:val="0"/>
              <w:marRight w:val="0"/>
              <w:marTop w:val="0"/>
              <w:marBottom w:val="0"/>
              <w:divBdr>
                <w:top w:val="none" w:sz="0" w:space="0" w:color="auto"/>
                <w:left w:val="none" w:sz="0" w:space="0" w:color="auto"/>
                <w:bottom w:val="none" w:sz="0" w:space="0" w:color="auto"/>
                <w:right w:val="none" w:sz="0" w:space="0" w:color="auto"/>
              </w:divBdr>
            </w:div>
            <w:div w:id="1882130785">
              <w:marLeft w:val="0"/>
              <w:marRight w:val="0"/>
              <w:marTop w:val="0"/>
              <w:marBottom w:val="240"/>
              <w:divBdr>
                <w:top w:val="none" w:sz="0" w:space="0" w:color="auto"/>
                <w:left w:val="none" w:sz="0" w:space="0" w:color="auto"/>
                <w:bottom w:val="none" w:sz="0" w:space="0" w:color="auto"/>
                <w:right w:val="none" w:sz="0" w:space="0" w:color="auto"/>
              </w:divBdr>
              <w:divsChild>
                <w:div w:id="823667498">
                  <w:marLeft w:val="240"/>
                  <w:marRight w:val="240"/>
                  <w:marTop w:val="0"/>
                  <w:marBottom w:val="0"/>
                  <w:divBdr>
                    <w:top w:val="none" w:sz="0" w:space="0" w:color="auto"/>
                    <w:left w:val="none" w:sz="0" w:space="0" w:color="auto"/>
                    <w:bottom w:val="none" w:sz="0" w:space="0" w:color="auto"/>
                    <w:right w:val="none" w:sz="0" w:space="0" w:color="auto"/>
                  </w:divBdr>
                </w:div>
              </w:divsChild>
            </w:div>
            <w:div w:id="2074885803">
              <w:marLeft w:val="0"/>
              <w:marRight w:val="0"/>
              <w:marTop w:val="0"/>
              <w:marBottom w:val="0"/>
              <w:divBdr>
                <w:top w:val="none" w:sz="0" w:space="0" w:color="auto"/>
                <w:left w:val="none" w:sz="0" w:space="0" w:color="auto"/>
                <w:bottom w:val="none" w:sz="0" w:space="0" w:color="auto"/>
                <w:right w:val="none" w:sz="0" w:space="0" w:color="auto"/>
              </w:divBdr>
              <w:divsChild>
                <w:div w:id="664481598">
                  <w:marLeft w:val="0"/>
                  <w:marRight w:val="0"/>
                  <w:marTop w:val="0"/>
                  <w:marBottom w:val="0"/>
                  <w:divBdr>
                    <w:top w:val="none" w:sz="0" w:space="0" w:color="auto"/>
                    <w:left w:val="none" w:sz="0" w:space="0" w:color="auto"/>
                    <w:bottom w:val="single" w:sz="6" w:space="0" w:color="CCCCCC"/>
                    <w:right w:val="none" w:sz="0" w:space="0" w:color="auto"/>
                  </w:divBdr>
                  <w:divsChild>
                    <w:div w:id="1901743220">
                      <w:marLeft w:val="0"/>
                      <w:marRight w:val="0"/>
                      <w:marTop w:val="0"/>
                      <w:marBottom w:val="0"/>
                      <w:divBdr>
                        <w:top w:val="none" w:sz="0" w:space="0" w:color="auto"/>
                        <w:left w:val="none" w:sz="0" w:space="0" w:color="auto"/>
                        <w:bottom w:val="none" w:sz="0" w:space="0" w:color="auto"/>
                        <w:right w:val="none" w:sz="0" w:space="0" w:color="auto"/>
                      </w:divBdr>
                      <w:divsChild>
                        <w:div w:id="1597398436">
                          <w:marLeft w:val="0"/>
                          <w:marRight w:val="-18000"/>
                          <w:marTop w:val="0"/>
                          <w:marBottom w:val="0"/>
                          <w:divBdr>
                            <w:top w:val="none" w:sz="0" w:space="0" w:color="auto"/>
                            <w:left w:val="none" w:sz="0" w:space="0" w:color="auto"/>
                            <w:bottom w:val="none" w:sz="0" w:space="0" w:color="auto"/>
                            <w:right w:val="none" w:sz="0" w:space="0" w:color="auto"/>
                          </w:divBdr>
                          <w:divsChild>
                            <w:div w:id="1257713743">
                              <w:marLeft w:val="11460"/>
                              <w:marRight w:val="-14760"/>
                              <w:marTop w:val="0"/>
                              <w:marBottom w:val="0"/>
                              <w:divBdr>
                                <w:top w:val="none" w:sz="0" w:space="0" w:color="auto"/>
                                <w:left w:val="none" w:sz="0" w:space="0" w:color="auto"/>
                                <w:bottom w:val="none" w:sz="0" w:space="0" w:color="auto"/>
                                <w:right w:val="none" w:sz="0" w:space="0" w:color="auto"/>
                              </w:divBdr>
                              <w:divsChild>
                                <w:div w:id="1837527020">
                                  <w:marLeft w:val="0"/>
                                  <w:marRight w:val="0"/>
                                  <w:marTop w:val="0"/>
                                  <w:marBottom w:val="0"/>
                                  <w:divBdr>
                                    <w:top w:val="none" w:sz="0" w:space="0" w:color="auto"/>
                                    <w:left w:val="none" w:sz="0" w:space="0" w:color="auto"/>
                                    <w:bottom w:val="none" w:sz="0" w:space="0" w:color="auto"/>
                                    <w:right w:val="none" w:sz="0" w:space="0" w:color="auto"/>
                                  </w:divBdr>
                                </w:div>
                              </w:divsChild>
                            </w:div>
                            <w:div w:id="1545944678">
                              <w:marLeft w:val="0"/>
                              <w:marRight w:val="-14760"/>
                              <w:marTop w:val="0"/>
                              <w:marBottom w:val="0"/>
                              <w:divBdr>
                                <w:top w:val="none" w:sz="0" w:space="0" w:color="auto"/>
                                <w:left w:val="none" w:sz="0" w:space="0" w:color="auto"/>
                                <w:bottom w:val="none" w:sz="0" w:space="0" w:color="auto"/>
                                <w:right w:val="none" w:sz="0" w:space="0" w:color="auto"/>
                              </w:divBdr>
                              <w:divsChild>
                                <w:div w:id="876047753">
                                  <w:marLeft w:val="0"/>
                                  <w:marRight w:val="0"/>
                                  <w:marTop w:val="0"/>
                                  <w:marBottom w:val="0"/>
                                  <w:divBdr>
                                    <w:top w:val="none" w:sz="0" w:space="0" w:color="auto"/>
                                    <w:left w:val="none" w:sz="0" w:space="0" w:color="auto"/>
                                    <w:bottom w:val="none" w:sz="0" w:space="0" w:color="auto"/>
                                    <w:right w:val="none" w:sz="0" w:space="0" w:color="auto"/>
                                  </w:divBdr>
                                </w:div>
                                <w:div w:id="119662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0711176">
          <w:marLeft w:val="0"/>
          <w:marRight w:val="-14760"/>
          <w:marTop w:val="0"/>
          <w:marBottom w:val="0"/>
          <w:divBdr>
            <w:top w:val="none" w:sz="0" w:space="0" w:color="auto"/>
            <w:left w:val="none" w:sz="0" w:space="0" w:color="auto"/>
            <w:bottom w:val="none" w:sz="0" w:space="0" w:color="auto"/>
            <w:right w:val="none" w:sz="0" w:space="0" w:color="auto"/>
          </w:divBdr>
          <w:divsChild>
            <w:div w:id="473986736">
              <w:marLeft w:val="0"/>
              <w:marRight w:val="0"/>
              <w:marTop w:val="0"/>
              <w:marBottom w:val="960"/>
              <w:divBdr>
                <w:top w:val="none" w:sz="0" w:space="0" w:color="auto"/>
                <w:left w:val="none" w:sz="0" w:space="0" w:color="auto"/>
                <w:bottom w:val="none" w:sz="0" w:space="0" w:color="auto"/>
                <w:right w:val="none" w:sz="0" w:space="0" w:color="auto"/>
              </w:divBdr>
              <w:divsChild>
                <w:div w:id="450903937">
                  <w:marLeft w:val="480"/>
                  <w:marRight w:val="0"/>
                  <w:marTop w:val="0"/>
                  <w:marBottom w:val="0"/>
                  <w:divBdr>
                    <w:top w:val="none" w:sz="0" w:space="0" w:color="auto"/>
                    <w:left w:val="none" w:sz="0" w:space="0" w:color="auto"/>
                    <w:bottom w:val="none" w:sz="0" w:space="0" w:color="auto"/>
                    <w:right w:val="none" w:sz="0" w:space="0" w:color="auto"/>
                  </w:divBdr>
                  <w:divsChild>
                    <w:div w:id="855734418">
                      <w:marLeft w:val="0"/>
                      <w:marRight w:val="0"/>
                      <w:marTop w:val="0"/>
                      <w:marBottom w:val="120"/>
                      <w:divBdr>
                        <w:top w:val="none" w:sz="0" w:space="0" w:color="auto"/>
                        <w:left w:val="none" w:sz="0" w:space="0" w:color="auto"/>
                        <w:bottom w:val="none" w:sz="0" w:space="0" w:color="auto"/>
                        <w:right w:val="none" w:sz="0" w:space="0" w:color="auto"/>
                      </w:divBdr>
                      <w:divsChild>
                        <w:div w:id="259529608">
                          <w:marLeft w:val="0"/>
                          <w:marRight w:val="0"/>
                          <w:marTop w:val="0"/>
                          <w:marBottom w:val="0"/>
                          <w:divBdr>
                            <w:top w:val="none" w:sz="0" w:space="0" w:color="auto"/>
                            <w:left w:val="none" w:sz="0" w:space="0" w:color="auto"/>
                            <w:bottom w:val="none" w:sz="0" w:space="0" w:color="auto"/>
                            <w:right w:val="none" w:sz="0" w:space="0" w:color="auto"/>
                          </w:divBdr>
                          <w:divsChild>
                            <w:div w:id="1273635786">
                              <w:marLeft w:val="0"/>
                              <w:marRight w:val="0"/>
                              <w:marTop w:val="0"/>
                              <w:marBottom w:val="0"/>
                              <w:divBdr>
                                <w:top w:val="none" w:sz="0" w:space="0" w:color="auto"/>
                                <w:left w:val="none" w:sz="0" w:space="0" w:color="auto"/>
                                <w:bottom w:val="none" w:sz="0" w:space="0" w:color="auto"/>
                                <w:right w:val="none" w:sz="0" w:space="0" w:color="auto"/>
                              </w:divBdr>
                              <w:divsChild>
                                <w:div w:id="127023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4198278">
                  <w:marLeft w:val="0"/>
                  <w:marRight w:val="0"/>
                  <w:marTop w:val="0"/>
                  <w:marBottom w:val="0"/>
                  <w:divBdr>
                    <w:top w:val="none" w:sz="0" w:space="0" w:color="auto"/>
                    <w:left w:val="none" w:sz="0" w:space="0" w:color="auto"/>
                    <w:bottom w:val="none" w:sz="0" w:space="0" w:color="auto"/>
                    <w:right w:val="none" w:sz="0" w:space="0" w:color="auto"/>
                  </w:divBdr>
                  <w:divsChild>
                    <w:div w:id="1445659599">
                      <w:marLeft w:val="0"/>
                      <w:marRight w:val="0"/>
                      <w:marTop w:val="0"/>
                      <w:marBottom w:val="0"/>
                      <w:divBdr>
                        <w:top w:val="none" w:sz="0" w:space="0" w:color="auto"/>
                        <w:left w:val="none" w:sz="0" w:space="0" w:color="auto"/>
                        <w:bottom w:val="none" w:sz="0" w:space="0" w:color="auto"/>
                        <w:right w:val="none" w:sz="0" w:space="0" w:color="auto"/>
                      </w:divBdr>
                      <w:divsChild>
                        <w:div w:id="17985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869895">
                  <w:marLeft w:val="0"/>
                  <w:marRight w:val="0"/>
                  <w:marTop w:val="0"/>
                  <w:marBottom w:val="0"/>
                  <w:divBdr>
                    <w:top w:val="none" w:sz="0" w:space="0" w:color="auto"/>
                    <w:left w:val="none" w:sz="0" w:space="0" w:color="auto"/>
                    <w:bottom w:val="none" w:sz="0" w:space="0" w:color="auto"/>
                    <w:right w:val="none" w:sz="0" w:space="0" w:color="auto"/>
                  </w:divBdr>
                </w:div>
                <w:div w:id="1344740895">
                  <w:marLeft w:val="0"/>
                  <w:marRight w:val="0"/>
                  <w:marTop w:val="0"/>
                  <w:marBottom w:val="0"/>
                  <w:divBdr>
                    <w:top w:val="none" w:sz="0" w:space="0" w:color="auto"/>
                    <w:left w:val="none" w:sz="0" w:space="0" w:color="auto"/>
                    <w:bottom w:val="none" w:sz="0" w:space="0" w:color="auto"/>
                    <w:right w:val="none" w:sz="0" w:space="0" w:color="auto"/>
                  </w:divBdr>
                  <w:divsChild>
                    <w:div w:id="117457476">
                      <w:marLeft w:val="0"/>
                      <w:marRight w:val="0"/>
                      <w:marTop w:val="0"/>
                      <w:marBottom w:val="0"/>
                      <w:divBdr>
                        <w:top w:val="none" w:sz="0" w:space="0" w:color="auto"/>
                        <w:left w:val="none" w:sz="0" w:space="0" w:color="auto"/>
                        <w:bottom w:val="none" w:sz="0" w:space="0" w:color="auto"/>
                        <w:right w:val="none" w:sz="0" w:space="0" w:color="auto"/>
                      </w:divBdr>
                      <w:divsChild>
                        <w:div w:id="38092975">
                          <w:marLeft w:val="0"/>
                          <w:marRight w:val="0"/>
                          <w:marTop w:val="0"/>
                          <w:marBottom w:val="0"/>
                          <w:divBdr>
                            <w:top w:val="single" w:sz="6" w:space="0" w:color="CCCCCC"/>
                            <w:left w:val="none" w:sz="0" w:space="0" w:color="auto"/>
                            <w:bottom w:val="none" w:sz="0" w:space="0" w:color="auto"/>
                            <w:right w:val="none" w:sz="0" w:space="0" w:color="auto"/>
                          </w:divBdr>
                        </w:div>
                        <w:div w:id="1469783502">
                          <w:marLeft w:val="0"/>
                          <w:marRight w:val="0"/>
                          <w:marTop w:val="0"/>
                          <w:marBottom w:val="0"/>
                          <w:divBdr>
                            <w:top w:val="none" w:sz="0" w:space="0" w:color="auto"/>
                            <w:left w:val="none" w:sz="0" w:space="0" w:color="auto"/>
                            <w:bottom w:val="none" w:sz="0" w:space="0" w:color="auto"/>
                            <w:right w:val="none" w:sz="0" w:space="0" w:color="auto"/>
                          </w:divBdr>
                          <w:divsChild>
                            <w:div w:id="417556997">
                              <w:marLeft w:val="0"/>
                              <w:marRight w:val="0"/>
                              <w:marTop w:val="0"/>
                              <w:marBottom w:val="240"/>
                              <w:divBdr>
                                <w:top w:val="none" w:sz="0" w:space="0" w:color="auto"/>
                                <w:left w:val="none" w:sz="0" w:space="0" w:color="auto"/>
                                <w:bottom w:val="none" w:sz="0" w:space="0" w:color="auto"/>
                                <w:right w:val="none" w:sz="0" w:space="0" w:color="auto"/>
                              </w:divBdr>
                            </w:div>
                            <w:div w:id="553396938">
                              <w:marLeft w:val="0"/>
                              <w:marRight w:val="0"/>
                              <w:marTop w:val="0"/>
                              <w:marBottom w:val="0"/>
                              <w:divBdr>
                                <w:top w:val="none" w:sz="0" w:space="0" w:color="auto"/>
                                <w:left w:val="none" w:sz="0" w:space="0" w:color="auto"/>
                                <w:bottom w:val="none" w:sz="0" w:space="0" w:color="auto"/>
                                <w:right w:val="none" w:sz="0" w:space="0" w:color="auto"/>
                              </w:divBdr>
                            </w:div>
                          </w:divsChild>
                        </w:div>
                        <w:div w:id="2120835747">
                          <w:marLeft w:val="0"/>
                          <w:marRight w:val="0"/>
                          <w:marTop w:val="0"/>
                          <w:marBottom w:val="480"/>
                          <w:divBdr>
                            <w:top w:val="single" w:sz="6" w:space="12" w:color="CCCCCC"/>
                            <w:left w:val="single" w:sz="6" w:space="16" w:color="CCCCCC"/>
                            <w:bottom w:val="single" w:sz="6" w:space="6" w:color="CCCCCC"/>
                            <w:right w:val="single" w:sz="6" w:space="16" w:color="CCCCCC"/>
                          </w:divBdr>
                        </w:div>
                      </w:divsChild>
                    </w:div>
                    <w:div w:id="360087004">
                      <w:marLeft w:val="0"/>
                      <w:marRight w:val="0"/>
                      <w:marTop w:val="0"/>
                      <w:marBottom w:val="0"/>
                      <w:divBdr>
                        <w:top w:val="none" w:sz="0" w:space="0" w:color="auto"/>
                        <w:left w:val="none" w:sz="0" w:space="0" w:color="auto"/>
                        <w:bottom w:val="none" w:sz="0" w:space="0" w:color="auto"/>
                        <w:right w:val="none" w:sz="0" w:space="0" w:color="auto"/>
                      </w:divBdr>
                    </w:div>
                    <w:div w:id="772944238">
                      <w:marLeft w:val="0"/>
                      <w:marRight w:val="0"/>
                      <w:marTop w:val="0"/>
                      <w:marBottom w:val="0"/>
                      <w:divBdr>
                        <w:top w:val="none" w:sz="0" w:space="0" w:color="auto"/>
                        <w:left w:val="none" w:sz="0" w:space="0" w:color="auto"/>
                        <w:bottom w:val="none" w:sz="0" w:space="0" w:color="auto"/>
                        <w:right w:val="none" w:sz="0" w:space="0" w:color="auto"/>
                      </w:divBdr>
                      <w:divsChild>
                        <w:div w:id="154422262">
                          <w:marLeft w:val="0"/>
                          <w:marRight w:val="0"/>
                          <w:marTop w:val="0"/>
                          <w:marBottom w:val="0"/>
                          <w:divBdr>
                            <w:top w:val="none" w:sz="0" w:space="0" w:color="auto"/>
                            <w:left w:val="none" w:sz="0" w:space="0" w:color="auto"/>
                            <w:bottom w:val="none" w:sz="0" w:space="0" w:color="auto"/>
                            <w:right w:val="none" w:sz="0" w:space="0" w:color="auto"/>
                          </w:divBdr>
                          <w:divsChild>
                            <w:div w:id="747580425">
                              <w:marLeft w:val="0"/>
                              <w:marRight w:val="0"/>
                              <w:marTop w:val="0"/>
                              <w:marBottom w:val="0"/>
                              <w:divBdr>
                                <w:top w:val="none" w:sz="0" w:space="0" w:color="auto"/>
                                <w:left w:val="none" w:sz="0" w:space="0" w:color="auto"/>
                                <w:bottom w:val="none" w:sz="0" w:space="0" w:color="auto"/>
                                <w:right w:val="none" w:sz="0" w:space="0" w:color="auto"/>
                              </w:divBdr>
                              <w:divsChild>
                                <w:div w:id="1215507917">
                                  <w:marLeft w:val="0"/>
                                  <w:marRight w:val="0"/>
                                  <w:marTop w:val="0"/>
                                  <w:marBottom w:val="0"/>
                                  <w:divBdr>
                                    <w:top w:val="single" w:sz="6" w:space="0" w:color="CCCCCC"/>
                                    <w:left w:val="none" w:sz="0" w:space="0" w:color="auto"/>
                                    <w:bottom w:val="none" w:sz="0" w:space="0" w:color="auto"/>
                                    <w:right w:val="none" w:sz="0" w:space="0" w:color="auto"/>
                                  </w:divBdr>
                                </w:div>
                                <w:div w:id="1806072979">
                                  <w:marLeft w:val="0"/>
                                  <w:marRight w:val="0"/>
                                  <w:marTop w:val="0"/>
                                  <w:marBottom w:val="0"/>
                                  <w:divBdr>
                                    <w:top w:val="none" w:sz="0" w:space="0" w:color="auto"/>
                                    <w:left w:val="none" w:sz="0" w:space="0" w:color="auto"/>
                                    <w:bottom w:val="none" w:sz="0" w:space="0" w:color="auto"/>
                                    <w:right w:val="none" w:sz="0" w:space="0" w:color="auto"/>
                                  </w:divBdr>
                                  <w:divsChild>
                                    <w:div w:id="980420920">
                                      <w:marLeft w:val="0"/>
                                      <w:marRight w:val="0"/>
                                      <w:marTop w:val="0"/>
                                      <w:marBottom w:val="0"/>
                                      <w:divBdr>
                                        <w:top w:val="none" w:sz="0" w:space="0" w:color="auto"/>
                                        <w:left w:val="none" w:sz="0" w:space="0" w:color="auto"/>
                                        <w:bottom w:val="none" w:sz="0" w:space="0" w:color="auto"/>
                                        <w:right w:val="none" w:sz="0" w:space="0" w:color="auto"/>
                                      </w:divBdr>
                                    </w:div>
                                    <w:div w:id="103149769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637178281">
                              <w:marLeft w:val="0"/>
                              <w:marRight w:val="0"/>
                              <w:marTop w:val="0"/>
                              <w:marBottom w:val="0"/>
                              <w:divBdr>
                                <w:top w:val="none" w:sz="0" w:space="0" w:color="auto"/>
                                <w:left w:val="none" w:sz="0" w:space="0" w:color="auto"/>
                                <w:bottom w:val="none" w:sz="0" w:space="0" w:color="auto"/>
                                <w:right w:val="none" w:sz="0" w:space="0" w:color="auto"/>
                              </w:divBdr>
                              <w:divsChild>
                                <w:div w:id="901603062">
                                  <w:marLeft w:val="0"/>
                                  <w:marRight w:val="0"/>
                                  <w:marTop w:val="0"/>
                                  <w:marBottom w:val="0"/>
                                  <w:divBdr>
                                    <w:top w:val="single" w:sz="6" w:space="0" w:color="CCCCCC"/>
                                    <w:left w:val="none" w:sz="0" w:space="0" w:color="auto"/>
                                    <w:bottom w:val="none" w:sz="0" w:space="0" w:color="auto"/>
                                    <w:right w:val="none" w:sz="0" w:space="0" w:color="auto"/>
                                  </w:divBdr>
                                </w:div>
                                <w:div w:id="1496803298">
                                  <w:marLeft w:val="0"/>
                                  <w:marRight w:val="0"/>
                                  <w:marTop w:val="0"/>
                                  <w:marBottom w:val="480"/>
                                  <w:divBdr>
                                    <w:top w:val="single" w:sz="6" w:space="12" w:color="CCCCCC"/>
                                    <w:left w:val="single" w:sz="6" w:space="16" w:color="CCCCCC"/>
                                    <w:bottom w:val="single" w:sz="6" w:space="6" w:color="CCCCCC"/>
                                    <w:right w:val="single" w:sz="6" w:space="16" w:color="CCCCCC"/>
                                  </w:divBdr>
                                </w:div>
                                <w:div w:id="1528446351">
                                  <w:marLeft w:val="0"/>
                                  <w:marRight w:val="0"/>
                                  <w:marTop w:val="0"/>
                                  <w:marBottom w:val="0"/>
                                  <w:divBdr>
                                    <w:top w:val="none" w:sz="0" w:space="0" w:color="auto"/>
                                    <w:left w:val="none" w:sz="0" w:space="0" w:color="auto"/>
                                    <w:bottom w:val="none" w:sz="0" w:space="0" w:color="auto"/>
                                    <w:right w:val="none" w:sz="0" w:space="0" w:color="auto"/>
                                  </w:divBdr>
                                  <w:divsChild>
                                    <w:div w:id="1528981157">
                                      <w:marLeft w:val="0"/>
                                      <w:marRight w:val="0"/>
                                      <w:marTop w:val="0"/>
                                      <w:marBottom w:val="0"/>
                                      <w:divBdr>
                                        <w:top w:val="none" w:sz="0" w:space="0" w:color="auto"/>
                                        <w:left w:val="none" w:sz="0" w:space="0" w:color="auto"/>
                                        <w:bottom w:val="none" w:sz="0" w:space="0" w:color="auto"/>
                                        <w:right w:val="none" w:sz="0" w:space="0" w:color="auto"/>
                                      </w:divBdr>
                                    </w:div>
                                    <w:div w:id="208282920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 w:id="1068842291">
                      <w:marLeft w:val="0"/>
                      <w:marRight w:val="0"/>
                      <w:marTop w:val="0"/>
                      <w:marBottom w:val="0"/>
                      <w:divBdr>
                        <w:top w:val="none" w:sz="0" w:space="0" w:color="auto"/>
                        <w:left w:val="none" w:sz="0" w:space="0" w:color="auto"/>
                        <w:bottom w:val="none" w:sz="0" w:space="0" w:color="auto"/>
                        <w:right w:val="none" w:sz="0" w:space="0" w:color="auto"/>
                      </w:divBdr>
                      <w:divsChild>
                        <w:div w:id="147333004">
                          <w:marLeft w:val="0"/>
                          <w:marRight w:val="0"/>
                          <w:marTop w:val="0"/>
                          <w:marBottom w:val="0"/>
                          <w:divBdr>
                            <w:top w:val="single" w:sz="6" w:space="0" w:color="CCCCCC"/>
                            <w:left w:val="none" w:sz="0" w:space="0" w:color="auto"/>
                            <w:bottom w:val="none" w:sz="0" w:space="0" w:color="auto"/>
                            <w:right w:val="none" w:sz="0" w:space="0" w:color="auto"/>
                          </w:divBdr>
                        </w:div>
                        <w:div w:id="548299237">
                          <w:marLeft w:val="0"/>
                          <w:marRight w:val="0"/>
                          <w:marTop w:val="0"/>
                          <w:marBottom w:val="0"/>
                          <w:divBdr>
                            <w:top w:val="none" w:sz="0" w:space="0" w:color="auto"/>
                            <w:left w:val="none" w:sz="0" w:space="0" w:color="auto"/>
                            <w:bottom w:val="none" w:sz="0" w:space="0" w:color="auto"/>
                            <w:right w:val="none" w:sz="0" w:space="0" w:color="auto"/>
                          </w:divBdr>
                          <w:divsChild>
                            <w:div w:id="292060073">
                              <w:marLeft w:val="0"/>
                              <w:marRight w:val="120"/>
                              <w:marTop w:val="0"/>
                              <w:marBottom w:val="0"/>
                              <w:divBdr>
                                <w:top w:val="none" w:sz="0" w:space="0" w:color="auto"/>
                                <w:left w:val="none" w:sz="0" w:space="0" w:color="auto"/>
                                <w:bottom w:val="none" w:sz="0" w:space="0" w:color="auto"/>
                                <w:right w:val="none" w:sz="0" w:space="0" w:color="auto"/>
                              </w:divBdr>
                            </w:div>
                            <w:div w:id="382485107">
                              <w:marLeft w:val="0"/>
                              <w:marRight w:val="120"/>
                              <w:marTop w:val="0"/>
                              <w:marBottom w:val="0"/>
                              <w:divBdr>
                                <w:top w:val="none" w:sz="0" w:space="0" w:color="auto"/>
                                <w:left w:val="none" w:sz="0" w:space="0" w:color="auto"/>
                                <w:bottom w:val="none" w:sz="0" w:space="0" w:color="auto"/>
                                <w:right w:val="none" w:sz="0" w:space="0" w:color="auto"/>
                              </w:divBdr>
                            </w:div>
                            <w:div w:id="518931038">
                              <w:marLeft w:val="0"/>
                              <w:marRight w:val="0"/>
                              <w:marTop w:val="0"/>
                              <w:marBottom w:val="180"/>
                              <w:divBdr>
                                <w:top w:val="none" w:sz="0" w:space="0" w:color="auto"/>
                                <w:left w:val="none" w:sz="0" w:space="0" w:color="auto"/>
                                <w:bottom w:val="none" w:sz="0" w:space="0" w:color="auto"/>
                                <w:right w:val="none" w:sz="0" w:space="0" w:color="auto"/>
                              </w:divBdr>
                            </w:div>
                            <w:div w:id="532814146">
                              <w:marLeft w:val="0"/>
                              <w:marRight w:val="0"/>
                              <w:marTop w:val="0"/>
                              <w:marBottom w:val="180"/>
                              <w:divBdr>
                                <w:top w:val="none" w:sz="0" w:space="0" w:color="auto"/>
                                <w:left w:val="none" w:sz="0" w:space="0" w:color="auto"/>
                                <w:bottom w:val="none" w:sz="0" w:space="0" w:color="auto"/>
                                <w:right w:val="none" w:sz="0" w:space="0" w:color="auto"/>
                              </w:divBdr>
                            </w:div>
                            <w:div w:id="559947659">
                              <w:marLeft w:val="0"/>
                              <w:marRight w:val="0"/>
                              <w:marTop w:val="0"/>
                              <w:marBottom w:val="180"/>
                              <w:divBdr>
                                <w:top w:val="none" w:sz="0" w:space="0" w:color="auto"/>
                                <w:left w:val="none" w:sz="0" w:space="0" w:color="auto"/>
                                <w:bottom w:val="none" w:sz="0" w:space="0" w:color="auto"/>
                                <w:right w:val="none" w:sz="0" w:space="0" w:color="auto"/>
                              </w:divBdr>
                            </w:div>
                            <w:div w:id="663631163">
                              <w:marLeft w:val="0"/>
                              <w:marRight w:val="120"/>
                              <w:marTop w:val="0"/>
                              <w:marBottom w:val="0"/>
                              <w:divBdr>
                                <w:top w:val="none" w:sz="0" w:space="0" w:color="auto"/>
                                <w:left w:val="none" w:sz="0" w:space="0" w:color="auto"/>
                                <w:bottom w:val="none" w:sz="0" w:space="0" w:color="auto"/>
                                <w:right w:val="none" w:sz="0" w:space="0" w:color="auto"/>
                              </w:divBdr>
                            </w:div>
                            <w:div w:id="669986377">
                              <w:marLeft w:val="0"/>
                              <w:marRight w:val="120"/>
                              <w:marTop w:val="0"/>
                              <w:marBottom w:val="0"/>
                              <w:divBdr>
                                <w:top w:val="none" w:sz="0" w:space="0" w:color="auto"/>
                                <w:left w:val="none" w:sz="0" w:space="0" w:color="auto"/>
                                <w:bottom w:val="none" w:sz="0" w:space="0" w:color="auto"/>
                                <w:right w:val="none" w:sz="0" w:space="0" w:color="auto"/>
                              </w:divBdr>
                            </w:div>
                            <w:div w:id="777068931">
                              <w:marLeft w:val="0"/>
                              <w:marRight w:val="120"/>
                              <w:marTop w:val="0"/>
                              <w:marBottom w:val="0"/>
                              <w:divBdr>
                                <w:top w:val="none" w:sz="0" w:space="0" w:color="auto"/>
                                <w:left w:val="none" w:sz="0" w:space="0" w:color="auto"/>
                                <w:bottom w:val="none" w:sz="0" w:space="0" w:color="auto"/>
                                <w:right w:val="none" w:sz="0" w:space="0" w:color="auto"/>
                              </w:divBdr>
                            </w:div>
                            <w:div w:id="915940699">
                              <w:marLeft w:val="0"/>
                              <w:marRight w:val="0"/>
                              <w:marTop w:val="0"/>
                              <w:marBottom w:val="180"/>
                              <w:divBdr>
                                <w:top w:val="none" w:sz="0" w:space="0" w:color="auto"/>
                                <w:left w:val="none" w:sz="0" w:space="0" w:color="auto"/>
                                <w:bottom w:val="none" w:sz="0" w:space="0" w:color="auto"/>
                                <w:right w:val="none" w:sz="0" w:space="0" w:color="auto"/>
                              </w:divBdr>
                            </w:div>
                            <w:div w:id="1539390472">
                              <w:marLeft w:val="0"/>
                              <w:marRight w:val="0"/>
                              <w:marTop w:val="0"/>
                              <w:marBottom w:val="180"/>
                              <w:divBdr>
                                <w:top w:val="none" w:sz="0" w:space="0" w:color="auto"/>
                                <w:left w:val="none" w:sz="0" w:space="0" w:color="auto"/>
                                <w:bottom w:val="none" w:sz="0" w:space="0" w:color="auto"/>
                                <w:right w:val="none" w:sz="0" w:space="0" w:color="auto"/>
                              </w:divBdr>
                            </w:div>
                          </w:divsChild>
                        </w:div>
                        <w:div w:id="638265382">
                          <w:marLeft w:val="0"/>
                          <w:marRight w:val="0"/>
                          <w:marTop w:val="0"/>
                          <w:marBottom w:val="0"/>
                          <w:divBdr>
                            <w:top w:val="none" w:sz="0" w:space="0" w:color="auto"/>
                            <w:left w:val="none" w:sz="0" w:space="0" w:color="auto"/>
                            <w:bottom w:val="none" w:sz="0" w:space="0" w:color="auto"/>
                            <w:right w:val="none" w:sz="0" w:space="0" w:color="auto"/>
                          </w:divBdr>
                        </w:div>
                        <w:div w:id="859852028">
                          <w:marLeft w:val="0"/>
                          <w:marRight w:val="0"/>
                          <w:marTop w:val="0"/>
                          <w:marBottom w:val="0"/>
                          <w:divBdr>
                            <w:top w:val="none" w:sz="0" w:space="0" w:color="auto"/>
                            <w:left w:val="none" w:sz="0" w:space="0" w:color="auto"/>
                            <w:bottom w:val="none" w:sz="0" w:space="0" w:color="auto"/>
                            <w:right w:val="none" w:sz="0" w:space="0" w:color="auto"/>
                          </w:divBdr>
                          <w:divsChild>
                            <w:div w:id="490680900">
                              <w:marLeft w:val="0"/>
                              <w:marRight w:val="0"/>
                              <w:marTop w:val="0"/>
                              <w:marBottom w:val="0"/>
                              <w:divBdr>
                                <w:top w:val="none" w:sz="0" w:space="0" w:color="auto"/>
                                <w:left w:val="none" w:sz="0" w:space="0" w:color="auto"/>
                                <w:bottom w:val="none" w:sz="0" w:space="0" w:color="auto"/>
                                <w:right w:val="none" w:sz="0" w:space="0" w:color="auto"/>
                              </w:divBdr>
                            </w:div>
                            <w:div w:id="1905293055">
                              <w:marLeft w:val="0"/>
                              <w:marRight w:val="0"/>
                              <w:marTop w:val="0"/>
                              <w:marBottom w:val="240"/>
                              <w:divBdr>
                                <w:top w:val="none" w:sz="0" w:space="0" w:color="auto"/>
                                <w:left w:val="none" w:sz="0" w:space="0" w:color="auto"/>
                                <w:bottom w:val="none" w:sz="0" w:space="0" w:color="auto"/>
                                <w:right w:val="none" w:sz="0" w:space="0" w:color="auto"/>
                              </w:divBdr>
                            </w:div>
                          </w:divsChild>
                        </w:div>
                        <w:div w:id="135418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708983">
                  <w:marLeft w:val="0"/>
                  <w:marRight w:val="0"/>
                  <w:marTop w:val="0"/>
                  <w:marBottom w:val="240"/>
                  <w:divBdr>
                    <w:top w:val="none" w:sz="0" w:space="0" w:color="auto"/>
                    <w:left w:val="none" w:sz="0" w:space="0" w:color="auto"/>
                    <w:bottom w:val="none" w:sz="0" w:space="0" w:color="auto"/>
                    <w:right w:val="none" w:sz="0" w:space="0" w:color="auto"/>
                  </w:divBdr>
                  <w:divsChild>
                    <w:div w:id="162472670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860315367">
              <w:marLeft w:val="0"/>
              <w:marRight w:val="0"/>
              <w:marTop w:val="0"/>
              <w:marBottom w:val="0"/>
              <w:divBdr>
                <w:top w:val="single" w:sz="6" w:space="0" w:color="CCCCCC"/>
                <w:left w:val="none" w:sz="0" w:space="0" w:color="auto"/>
                <w:bottom w:val="none" w:sz="0" w:space="0" w:color="auto"/>
                <w:right w:val="none" w:sz="0" w:space="0" w:color="auto"/>
              </w:divBdr>
              <w:divsChild>
                <w:div w:id="96488778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 w:id="1407454146">
      <w:bodyDiv w:val="1"/>
      <w:marLeft w:val="0"/>
      <w:marRight w:val="0"/>
      <w:marTop w:val="0"/>
      <w:marBottom w:val="0"/>
      <w:divBdr>
        <w:top w:val="none" w:sz="0" w:space="0" w:color="auto"/>
        <w:left w:val="none" w:sz="0" w:space="0" w:color="auto"/>
        <w:bottom w:val="none" w:sz="0" w:space="0" w:color="auto"/>
        <w:right w:val="none" w:sz="0" w:space="0" w:color="auto"/>
      </w:divBdr>
    </w:div>
    <w:div w:id="1439713854">
      <w:bodyDiv w:val="1"/>
      <w:marLeft w:val="0"/>
      <w:marRight w:val="0"/>
      <w:marTop w:val="0"/>
      <w:marBottom w:val="0"/>
      <w:divBdr>
        <w:top w:val="none" w:sz="0" w:space="0" w:color="auto"/>
        <w:left w:val="none" w:sz="0" w:space="0" w:color="auto"/>
        <w:bottom w:val="none" w:sz="0" w:space="0" w:color="auto"/>
        <w:right w:val="none" w:sz="0" w:space="0" w:color="auto"/>
      </w:divBdr>
    </w:div>
    <w:div w:id="1461218362">
      <w:bodyDiv w:val="1"/>
      <w:marLeft w:val="0"/>
      <w:marRight w:val="0"/>
      <w:marTop w:val="0"/>
      <w:marBottom w:val="0"/>
      <w:divBdr>
        <w:top w:val="none" w:sz="0" w:space="0" w:color="auto"/>
        <w:left w:val="none" w:sz="0" w:space="0" w:color="auto"/>
        <w:bottom w:val="none" w:sz="0" w:space="0" w:color="auto"/>
        <w:right w:val="none" w:sz="0" w:space="0" w:color="auto"/>
      </w:divBdr>
    </w:div>
    <w:div w:id="1462531305">
      <w:bodyDiv w:val="1"/>
      <w:marLeft w:val="0"/>
      <w:marRight w:val="0"/>
      <w:marTop w:val="0"/>
      <w:marBottom w:val="0"/>
      <w:divBdr>
        <w:top w:val="none" w:sz="0" w:space="0" w:color="auto"/>
        <w:left w:val="none" w:sz="0" w:space="0" w:color="auto"/>
        <w:bottom w:val="none" w:sz="0" w:space="0" w:color="auto"/>
        <w:right w:val="none" w:sz="0" w:space="0" w:color="auto"/>
      </w:divBdr>
    </w:div>
    <w:div w:id="1487551413">
      <w:bodyDiv w:val="1"/>
      <w:marLeft w:val="0"/>
      <w:marRight w:val="0"/>
      <w:marTop w:val="0"/>
      <w:marBottom w:val="0"/>
      <w:divBdr>
        <w:top w:val="none" w:sz="0" w:space="0" w:color="auto"/>
        <w:left w:val="none" w:sz="0" w:space="0" w:color="auto"/>
        <w:bottom w:val="none" w:sz="0" w:space="0" w:color="auto"/>
        <w:right w:val="none" w:sz="0" w:space="0" w:color="auto"/>
      </w:divBdr>
    </w:div>
    <w:div w:id="1492910754">
      <w:bodyDiv w:val="1"/>
      <w:marLeft w:val="0"/>
      <w:marRight w:val="0"/>
      <w:marTop w:val="0"/>
      <w:marBottom w:val="0"/>
      <w:divBdr>
        <w:top w:val="none" w:sz="0" w:space="0" w:color="auto"/>
        <w:left w:val="none" w:sz="0" w:space="0" w:color="auto"/>
        <w:bottom w:val="none" w:sz="0" w:space="0" w:color="auto"/>
        <w:right w:val="none" w:sz="0" w:space="0" w:color="auto"/>
      </w:divBdr>
    </w:div>
    <w:div w:id="1506286223">
      <w:bodyDiv w:val="1"/>
      <w:marLeft w:val="0"/>
      <w:marRight w:val="0"/>
      <w:marTop w:val="0"/>
      <w:marBottom w:val="0"/>
      <w:divBdr>
        <w:top w:val="none" w:sz="0" w:space="0" w:color="auto"/>
        <w:left w:val="none" w:sz="0" w:space="0" w:color="auto"/>
        <w:bottom w:val="none" w:sz="0" w:space="0" w:color="auto"/>
        <w:right w:val="none" w:sz="0" w:space="0" w:color="auto"/>
      </w:divBdr>
    </w:div>
    <w:div w:id="1548954038">
      <w:bodyDiv w:val="1"/>
      <w:marLeft w:val="0"/>
      <w:marRight w:val="0"/>
      <w:marTop w:val="0"/>
      <w:marBottom w:val="0"/>
      <w:divBdr>
        <w:top w:val="none" w:sz="0" w:space="0" w:color="auto"/>
        <w:left w:val="none" w:sz="0" w:space="0" w:color="auto"/>
        <w:bottom w:val="none" w:sz="0" w:space="0" w:color="auto"/>
        <w:right w:val="none" w:sz="0" w:space="0" w:color="auto"/>
      </w:divBdr>
      <w:divsChild>
        <w:div w:id="760612713">
          <w:marLeft w:val="0"/>
          <w:marRight w:val="0"/>
          <w:marTop w:val="0"/>
          <w:marBottom w:val="0"/>
          <w:divBdr>
            <w:top w:val="none" w:sz="0" w:space="0" w:color="auto"/>
            <w:left w:val="none" w:sz="0" w:space="0" w:color="auto"/>
            <w:bottom w:val="none" w:sz="0" w:space="0" w:color="auto"/>
            <w:right w:val="none" w:sz="0" w:space="0" w:color="auto"/>
          </w:divBdr>
        </w:div>
        <w:div w:id="1761559227">
          <w:marLeft w:val="0"/>
          <w:marRight w:val="0"/>
          <w:marTop w:val="0"/>
          <w:marBottom w:val="0"/>
          <w:divBdr>
            <w:top w:val="none" w:sz="0" w:space="0" w:color="auto"/>
            <w:left w:val="none" w:sz="0" w:space="0" w:color="auto"/>
            <w:bottom w:val="none" w:sz="0" w:space="0" w:color="auto"/>
            <w:right w:val="none" w:sz="0" w:space="0" w:color="auto"/>
          </w:divBdr>
        </w:div>
      </w:divsChild>
    </w:div>
    <w:div w:id="1554270799">
      <w:bodyDiv w:val="1"/>
      <w:marLeft w:val="0"/>
      <w:marRight w:val="0"/>
      <w:marTop w:val="0"/>
      <w:marBottom w:val="0"/>
      <w:divBdr>
        <w:top w:val="none" w:sz="0" w:space="0" w:color="auto"/>
        <w:left w:val="none" w:sz="0" w:space="0" w:color="auto"/>
        <w:bottom w:val="none" w:sz="0" w:space="0" w:color="auto"/>
        <w:right w:val="none" w:sz="0" w:space="0" w:color="auto"/>
      </w:divBdr>
    </w:div>
    <w:div w:id="1609921961">
      <w:bodyDiv w:val="1"/>
      <w:marLeft w:val="0"/>
      <w:marRight w:val="0"/>
      <w:marTop w:val="0"/>
      <w:marBottom w:val="0"/>
      <w:divBdr>
        <w:top w:val="none" w:sz="0" w:space="0" w:color="auto"/>
        <w:left w:val="none" w:sz="0" w:space="0" w:color="auto"/>
        <w:bottom w:val="none" w:sz="0" w:space="0" w:color="auto"/>
        <w:right w:val="none" w:sz="0" w:space="0" w:color="auto"/>
      </w:divBdr>
      <w:divsChild>
        <w:div w:id="249434636">
          <w:marLeft w:val="0"/>
          <w:marRight w:val="0"/>
          <w:marTop w:val="0"/>
          <w:marBottom w:val="0"/>
          <w:divBdr>
            <w:top w:val="none" w:sz="0" w:space="0" w:color="auto"/>
            <w:left w:val="none" w:sz="0" w:space="0" w:color="auto"/>
            <w:bottom w:val="none" w:sz="0" w:space="0" w:color="auto"/>
            <w:right w:val="none" w:sz="0" w:space="0" w:color="auto"/>
          </w:divBdr>
          <w:divsChild>
            <w:div w:id="1107654428">
              <w:marLeft w:val="0"/>
              <w:marRight w:val="0"/>
              <w:marTop w:val="0"/>
              <w:marBottom w:val="0"/>
              <w:divBdr>
                <w:top w:val="none" w:sz="0" w:space="0" w:color="auto"/>
                <w:left w:val="none" w:sz="0" w:space="0" w:color="auto"/>
                <w:bottom w:val="none" w:sz="0" w:space="0" w:color="auto"/>
                <w:right w:val="none" w:sz="0" w:space="0" w:color="auto"/>
              </w:divBdr>
              <w:divsChild>
                <w:div w:id="1368292542">
                  <w:marLeft w:val="0"/>
                  <w:marRight w:val="0"/>
                  <w:marTop w:val="0"/>
                  <w:marBottom w:val="0"/>
                  <w:divBdr>
                    <w:top w:val="none" w:sz="0" w:space="0" w:color="auto"/>
                    <w:left w:val="none" w:sz="0" w:space="0" w:color="auto"/>
                    <w:bottom w:val="none" w:sz="0" w:space="0" w:color="auto"/>
                    <w:right w:val="none" w:sz="0" w:space="0" w:color="auto"/>
                  </w:divBdr>
                  <w:divsChild>
                    <w:div w:id="144724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406418">
          <w:marLeft w:val="0"/>
          <w:marRight w:val="0"/>
          <w:marTop w:val="0"/>
          <w:marBottom w:val="0"/>
          <w:divBdr>
            <w:top w:val="none" w:sz="0" w:space="0" w:color="auto"/>
            <w:left w:val="none" w:sz="0" w:space="0" w:color="auto"/>
            <w:bottom w:val="none" w:sz="0" w:space="0" w:color="auto"/>
            <w:right w:val="none" w:sz="0" w:space="0" w:color="auto"/>
          </w:divBdr>
          <w:divsChild>
            <w:div w:id="870648729">
              <w:marLeft w:val="0"/>
              <w:marRight w:val="0"/>
              <w:marTop w:val="0"/>
              <w:marBottom w:val="0"/>
              <w:divBdr>
                <w:top w:val="none" w:sz="0" w:space="0" w:color="auto"/>
                <w:left w:val="none" w:sz="0" w:space="0" w:color="auto"/>
                <w:bottom w:val="none" w:sz="0" w:space="0" w:color="auto"/>
                <w:right w:val="none" w:sz="0" w:space="0" w:color="auto"/>
              </w:divBdr>
              <w:divsChild>
                <w:div w:id="2139107756">
                  <w:marLeft w:val="0"/>
                  <w:marRight w:val="0"/>
                  <w:marTop w:val="0"/>
                  <w:marBottom w:val="0"/>
                  <w:divBdr>
                    <w:top w:val="none" w:sz="0" w:space="0" w:color="auto"/>
                    <w:left w:val="none" w:sz="0" w:space="0" w:color="auto"/>
                    <w:bottom w:val="none" w:sz="0" w:space="0" w:color="auto"/>
                    <w:right w:val="none" w:sz="0" w:space="0" w:color="auto"/>
                  </w:divBdr>
                  <w:divsChild>
                    <w:div w:id="86725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249952">
      <w:bodyDiv w:val="1"/>
      <w:marLeft w:val="0"/>
      <w:marRight w:val="0"/>
      <w:marTop w:val="0"/>
      <w:marBottom w:val="0"/>
      <w:divBdr>
        <w:top w:val="none" w:sz="0" w:space="0" w:color="auto"/>
        <w:left w:val="none" w:sz="0" w:space="0" w:color="auto"/>
        <w:bottom w:val="none" w:sz="0" w:space="0" w:color="auto"/>
        <w:right w:val="none" w:sz="0" w:space="0" w:color="auto"/>
      </w:divBdr>
    </w:div>
    <w:div w:id="1686050882">
      <w:bodyDiv w:val="1"/>
      <w:marLeft w:val="0"/>
      <w:marRight w:val="0"/>
      <w:marTop w:val="0"/>
      <w:marBottom w:val="0"/>
      <w:divBdr>
        <w:top w:val="none" w:sz="0" w:space="0" w:color="auto"/>
        <w:left w:val="none" w:sz="0" w:space="0" w:color="auto"/>
        <w:bottom w:val="none" w:sz="0" w:space="0" w:color="auto"/>
        <w:right w:val="none" w:sz="0" w:space="0" w:color="auto"/>
      </w:divBdr>
    </w:div>
    <w:div w:id="1716346673">
      <w:bodyDiv w:val="1"/>
      <w:marLeft w:val="0"/>
      <w:marRight w:val="0"/>
      <w:marTop w:val="0"/>
      <w:marBottom w:val="0"/>
      <w:divBdr>
        <w:top w:val="none" w:sz="0" w:space="0" w:color="auto"/>
        <w:left w:val="none" w:sz="0" w:space="0" w:color="auto"/>
        <w:bottom w:val="none" w:sz="0" w:space="0" w:color="auto"/>
        <w:right w:val="none" w:sz="0" w:space="0" w:color="auto"/>
      </w:divBdr>
    </w:div>
    <w:div w:id="1719279930">
      <w:bodyDiv w:val="1"/>
      <w:marLeft w:val="0"/>
      <w:marRight w:val="0"/>
      <w:marTop w:val="0"/>
      <w:marBottom w:val="0"/>
      <w:divBdr>
        <w:top w:val="none" w:sz="0" w:space="0" w:color="auto"/>
        <w:left w:val="none" w:sz="0" w:space="0" w:color="auto"/>
        <w:bottom w:val="none" w:sz="0" w:space="0" w:color="auto"/>
        <w:right w:val="none" w:sz="0" w:space="0" w:color="auto"/>
      </w:divBdr>
    </w:div>
    <w:div w:id="1726949220">
      <w:bodyDiv w:val="1"/>
      <w:marLeft w:val="0"/>
      <w:marRight w:val="0"/>
      <w:marTop w:val="0"/>
      <w:marBottom w:val="0"/>
      <w:divBdr>
        <w:top w:val="none" w:sz="0" w:space="0" w:color="auto"/>
        <w:left w:val="none" w:sz="0" w:space="0" w:color="auto"/>
        <w:bottom w:val="none" w:sz="0" w:space="0" w:color="auto"/>
        <w:right w:val="none" w:sz="0" w:space="0" w:color="auto"/>
      </w:divBdr>
    </w:div>
    <w:div w:id="1734695589">
      <w:bodyDiv w:val="1"/>
      <w:marLeft w:val="0"/>
      <w:marRight w:val="0"/>
      <w:marTop w:val="0"/>
      <w:marBottom w:val="0"/>
      <w:divBdr>
        <w:top w:val="none" w:sz="0" w:space="0" w:color="auto"/>
        <w:left w:val="none" w:sz="0" w:space="0" w:color="auto"/>
        <w:bottom w:val="none" w:sz="0" w:space="0" w:color="auto"/>
        <w:right w:val="none" w:sz="0" w:space="0" w:color="auto"/>
      </w:divBdr>
      <w:divsChild>
        <w:div w:id="718745696">
          <w:marLeft w:val="0"/>
          <w:marRight w:val="0"/>
          <w:marTop w:val="0"/>
          <w:marBottom w:val="0"/>
          <w:divBdr>
            <w:top w:val="none" w:sz="0" w:space="0" w:color="auto"/>
            <w:left w:val="none" w:sz="0" w:space="0" w:color="auto"/>
            <w:bottom w:val="none" w:sz="0" w:space="0" w:color="auto"/>
            <w:right w:val="none" w:sz="0" w:space="0" w:color="auto"/>
          </w:divBdr>
        </w:div>
        <w:div w:id="2080862632">
          <w:marLeft w:val="0"/>
          <w:marRight w:val="0"/>
          <w:marTop w:val="0"/>
          <w:marBottom w:val="0"/>
          <w:divBdr>
            <w:top w:val="none" w:sz="0" w:space="0" w:color="auto"/>
            <w:left w:val="none" w:sz="0" w:space="0" w:color="auto"/>
            <w:bottom w:val="none" w:sz="0" w:space="0" w:color="auto"/>
            <w:right w:val="none" w:sz="0" w:space="0" w:color="auto"/>
          </w:divBdr>
        </w:div>
      </w:divsChild>
    </w:div>
    <w:div w:id="1744258858">
      <w:bodyDiv w:val="1"/>
      <w:marLeft w:val="0"/>
      <w:marRight w:val="0"/>
      <w:marTop w:val="0"/>
      <w:marBottom w:val="0"/>
      <w:divBdr>
        <w:top w:val="none" w:sz="0" w:space="0" w:color="auto"/>
        <w:left w:val="none" w:sz="0" w:space="0" w:color="auto"/>
        <w:bottom w:val="none" w:sz="0" w:space="0" w:color="auto"/>
        <w:right w:val="none" w:sz="0" w:space="0" w:color="auto"/>
      </w:divBdr>
    </w:div>
    <w:div w:id="1774930851">
      <w:bodyDiv w:val="1"/>
      <w:marLeft w:val="0"/>
      <w:marRight w:val="0"/>
      <w:marTop w:val="0"/>
      <w:marBottom w:val="0"/>
      <w:divBdr>
        <w:top w:val="none" w:sz="0" w:space="0" w:color="auto"/>
        <w:left w:val="none" w:sz="0" w:space="0" w:color="auto"/>
        <w:bottom w:val="none" w:sz="0" w:space="0" w:color="auto"/>
        <w:right w:val="none" w:sz="0" w:space="0" w:color="auto"/>
      </w:divBdr>
    </w:div>
    <w:div w:id="1799301663">
      <w:bodyDiv w:val="1"/>
      <w:marLeft w:val="0"/>
      <w:marRight w:val="0"/>
      <w:marTop w:val="0"/>
      <w:marBottom w:val="0"/>
      <w:divBdr>
        <w:top w:val="none" w:sz="0" w:space="0" w:color="auto"/>
        <w:left w:val="none" w:sz="0" w:space="0" w:color="auto"/>
        <w:bottom w:val="none" w:sz="0" w:space="0" w:color="auto"/>
        <w:right w:val="none" w:sz="0" w:space="0" w:color="auto"/>
      </w:divBdr>
    </w:div>
    <w:div w:id="1803882418">
      <w:bodyDiv w:val="1"/>
      <w:marLeft w:val="0"/>
      <w:marRight w:val="0"/>
      <w:marTop w:val="0"/>
      <w:marBottom w:val="0"/>
      <w:divBdr>
        <w:top w:val="none" w:sz="0" w:space="0" w:color="auto"/>
        <w:left w:val="none" w:sz="0" w:space="0" w:color="auto"/>
        <w:bottom w:val="none" w:sz="0" w:space="0" w:color="auto"/>
        <w:right w:val="none" w:sz="0" w:space="0" w:color="auto"/>
      </w:divBdr>
    </w:div>
    <w:div w:id="1805077889">
      <w:bodyDiv w:val="1"/>
      <w:marLeft w:val="0"/>
      <w:marRight w:val="0"/>
      <w:marTop w:val="0"/>
      <w:marBottom w:val="0"/>
      <w:divBdr>
        <w:top w:val="none" w:sz="0" w:space="0" w:color="auto"/>
        <w:left w:val="none" w:sz="0" w:space="0" w:color="auto"/>
        <w:bottom w:val="none" w:sz="0" w:space="0" w:color="auto"/>
        <w:right w:val="none" w:sz="0" w:space="0" w:color="auto"/>
      </w:divBdr>
      <w:divsChild>
        <w:div w:id="1232155427">
          <w:marLeft w:val="0"/>
          <w:marRight w:val="0"/>
          <w:marTop w:val="0"/>
          <w:marBottom w:val="0"/>
          <w:divBdr>
            <w:top w:val="none" w:sz="0" w:space="0" w:color="auto"/>
            <w:left w:val="none" w:sz="0" w:space="0" w:color="auto"/>
            <w:bottom w:val="none" w:sz="0" w:space="0" w:color="auto"/>
            <w:right w:val="none" w:sz="0" w:space="0" w:color="auto"/>
          </w:divBdr>
        </w:div>
      </w:divsChild>
    </w:div>
    <w:div w:id="1826043737">
      <w:bodyDiv w:val="1"/>
      <w:marLeft w:val="0"/>
      <w:marRight w:val="0"/>
      <w:marTop w:val="0"/>
      <w:marBottom w:val="0"/>
      <w:divBdr>
        <w:top w:val="none" w:sz="0" w:space="0" w:color="auto"/>
        <w:left w:val="none" w:sz="0" w:space="0" w:color="auto"/>
        <w:bottom w:val="none" w:sz="0" w:space="0" w:color="auto"/>
        <w:right w:val="none" w:sz="0" w:space="0" w:color="auto"/>
      </w:divBdr>
    </w:div>
    <w:div w:id="1831797661">
      <w:bodyDiv w:val="1"/>
      <w:marLeft w:val="0"/>
      <w:marRight w:val="0"/>
      <w:marTop w:val="0"/>
      <w:marBottom w:val="0"/>
      <w:divBdr>
        <w:top w:val="none" w:sz="0" w:space="0" w:color="auto"/>
        <w:left w:val="none" w:sz="0" w:space="0" w:color="auto"/>
        <w:bottom w:val="none" w:sz="0" w:space="0" w:color="auto"/>
        <w:right w:val="none" w:sz="0" w:space="0" w:color="auto"/>
      </w:divBdr>
    </w:div>
    <w:div w:id="1843659816">
      <w:bodyDiv w:val="1"/>
      <w:marLeft w:val="0"/>
      <w:marRight w:val="0"/>
      <w:marTop w:val="0"/>
      <w:marBottom w:val="0"/>
      <w:divBdr>
        <w:top w:val="none" w:sz="0" w:space="0" w:color="auto"/>
        <w:left w:val="none" w:sz="0" w:space="0" w:color="auto"/>
        <w:bottom w:val="none" w:sz="0" w:space="0" w:color="auto"/>
        <w:right w:val="none" w:sz="0" w:space="0" w:color="auto"/>
      </w:divBdr>
    </w:div>
    <w:div w:id="1856990557">
      <w:bodyDiv w:val="1"/>
      <w:marLeft w:val="0"/>
      <w:marRight w:val="0"/>
      <w:marTop w:val="0"/>
      <w:marBottom w:val="0"/>
      <w:divBdr>
        <w:top w:val="none" w:sz="0" w:space="0" w:color="auto"/>
        <w:left w:val="none" w:sz="0" w:space="0" w:color="auto"/>
        <w:bottom w:val="none" w:sz="0" w:space="0" w:color="auto"/>
        <w:right w:val="none" w:sz="0" w:space="0" w:color="auto"/>
      </w:divBdr>
      <w:divsChild>
        <w:div w:id="1682704774">
          <w:marLeft w:val="0"/>
          <w:marRight w:val="0"/>
          <w:marTop w:val="0"/>
          <w:marBottom w:val="0"/>
          <w:divBdr>
            <w:top w:val="none" w:sz="0" w:space="0" w:color="auto"/>
            <w:left w:val="none" w:sz="0" w:space="0" w:color="auto"/>
            <w:bottom w:val="none" w:sz="0" w:space="0" w:color="auto"/>
            <w:right w:val="none" w:sz="0" w:space="0" w:color="auto"/>
          </w:divBdr>
          <w:divsChild>
            <w:div w:id="996960189">
              <w:marLeft w:val="0"/>
              <w:marRight w:val="0"/>
              <w:marTop w:val="0"/>
              <w:marBottom w:val="0"/>
              <w:divBdr>
                <w:top w:val="none" w:sz="0" w:space="0" w:color="auto"/>
                <w:left w:val="none" w:sz="0" w:space="0" w:color="auto"/>
                <w:bottom w:val="none" w:sz="0" w:space="0" w:color="auto"/>
                <w:right w:val="none" w:sz="0" w:space="0" w:color="auto"/>
              </w:divBdr>
              <w:divsChild>
                <w:div w:id="236522952">
                  <w:marLeft w:val="0"/>
                  <w:marRight w:val="0"/>
                  <w:marTop w:val="0"/>
                  <w:marBottom w:val="0"/>
                  <w:divBdr>
                    <w:top w:val="none" w:sz="0" w:space="0" w:color="auto"/>
                    <w:left w:val="none" w:sz="0" w:space="0" w:color="auto"/>
                    <w:bottom w:val="none" w:sz="0" w:space="0" w:color="auto"/>
                    <w:right w:val="none" w:sz="0" w:space="0" w:color="auto"/>
                  </w:divBdr>
                  <w:divsChild>
                    <w:div w:id="739793997">
                      <w:marLeft w:val="0"/>
                      <w:marRight w:val="0"/>
                      <w:marTop w:val="0"/>
                      <w:marBottom w:val="0"/>
                      <w:divBdr>
                        <w:top w:val="none" w:sz="0" w:space="0" w:color="auto"/>
                        <w:left w:val="none" w:sz="0" w:space="0" w:color="auto"/>
                        <w:bottom w:val="none" w:sz="0" w:space="0" w:color="auto"/>
                        <w:right w:val="none" w:sz="0" w:space="0" w:color="auto"/>
                      </w:divBdr>
                      <w:divsChild>
                        <w:div w:id="246499674">
                          <w:marLeft w:val="0"/>
                          <w:marRight w:val="0"/>
                          <w:marTop w:val="0"/>
                          <w:marBottom w:val="0"/>
                          <w:divBdr>
                            <w:top w:val="none" w:sz="0" w:space="0" w:color="auto"/>
                            <w:left w:val="none" w:sz="0" w:space="0" w:color="auto"/>
                            <w:bottom w:val="none" w:sz="0" w:space="0" w:color="auto"/>
                            <w:right w:val="none" w:sz="0" w:space="0" w:color="auto"/>
                          </w:divBdr>
                          <w:divsChild>
                            <w:div w:id="180546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4627127">
      <w:bodyDiv w:val="1"/>
      <w:marLeft w:val="0"/>
      <w:marRight w:val="0"/>
      <w:marTop w:val="0"/>
      <w:marBottom w:val="0"/>
      <w:divBdr>
        <w:top w:val="none" w:sz="0" w:space="0" w:color="auto"/>
        <w:left w:val="none" w:sz="0" w:space="0" w:color="auto"/>
        <w:bottom w:val="none" w:sz="0" w:space="0" w:color="auto"/>
        <w:right w:val="none" w:sz="0" w:space="0" w:color="auto"/>
      </w:divBdr>
    </w:div>
    <w:div w:id="1938630921">
      <w:bodyDiv w:val="1"/>
      <w:marLeft w:val="0"/>
      <w:marRight w:val="0"/>
      <w:marTop w:val="0"/>
      <w:marBottom w:val="0"/>
      <w:divBdr>
        <w:top w:val="none" w:sz="0" w:space="0" w:color="auto"/>
        <w:left w:val="none" w:sz="0" w:space="0" w:color="auto"/>
        <w:bottom w:val="none" w:sz="0" w:space="0" w:color="auto"/>
        <w:right w:val="none" w:sz="0" w:space="0" w:color="auto"/>
      </w:divBdr>
    </w:div>
    <w:div w:id="1954970948">
      <w:bodyDiv w:val="1"/>
      <w:marLeft w:val="0"/>
      <w:marRight w:val="0"/>
      <w:marTop w:val="0"/>
      <w:marBottom w:val="0"/>
      <w:divBdr>
        <w:top w:val="none" w:sz="0" w:space="0" w:color="auto"/>
        <w:left w:val="none" w:sz="0" w:space="0" w:color="auto"/>
        <w:bottom w:val="none" w:sz="0" w:space="0" w:color="auto"/>
        <w:right w:val="none" w:sz="0" w:space="0" w:color="auto"/>
      </w:divBdr>
    </w:div>
    <w:div w:id="1974558003">
      <w:bodyDiv w:val="1"/>
      <w:marLeft w:val="0"/>
      <w:marRight w:val="0"/>
      <w:marTop w:val="0"/>
      <w:marBottom w:val="0"/>
      <w:divBdr>
        <w:top w:val="none" w:sz="0" w:space="0" w:color="auto"/>
        <w:left w:val="none" w:sz="0" w:space="0" w:color="auto"/>
        <w:bottom w:val="none" w:sz="0" w:space="0" w:color="auto"/>
        <w:right w:val="none" w:sz="0" w:space="0" w:color="auto"/>
      </w:divBdr>
    </w:div>
    <w:div w:id="1987396159">
      <w:bodyDiv w:val="1"/>
      <w:marLeft w:val="0"/>
      <w:marRight w:val="0"/>
      <w:marTop w:val="0"/>
      <w:marBottom w:val="0"/>
      <w:divBdr>
        <w:top w:val="none" w:sz="0" w:space="0" w:color="auto"/>
        <w:left w:val="none" w:sz="0" w:space="0" w:color="auto"/>
        <w:bottom w:val="none" w:sz="0" w:space="0" w:color="auto"/>
        <w:right w:val="none" w:sz="0" w:space="0" w:color="auto"/>
      </w:divBdr>
    </w:div>
    <w:div w:id="2004889110">
      <w:bodyDiv w:val="1"/>
      <w:marLeft w:val="0"/>
      <w:marRight w:val="0"/>
      <w:marTop w:val="0"/>
      <w:marBottom w:val="0"/>
      <w:divBdr>
        <w:top w:val="none" w:sz="0" w:space="0" w:color="auto"/>
        <w:left w:val="none" w:sz="0" w:space="0" w:color="auto"/>
        <w:bottom w:val="none" w:sz="0" w:space="0" w:color="auto"/>
        <w:right w:val="none" w:sz="0" w:space="0" w:color="auto"/>
      </w:divBdr>
    </w:div>
    <w:div w:id="2026205052">
      <w:bodyDiv w:val="1"/>
      <w:marLeft w:val="0"/>
      <w:marRight w:val="0"/>
      <w:marTop w:val="0"/>
      <w:marBottom w:val="0"/>
      <w:divBdr>
        <w:top w:val="none" w:sz="0" w:space="0" w:color="auto"/>
        <w:left w:val="none" w:sz="0" w:space="0" w:color="auto"/>
        <w:bottom w:val="none" w:sz="0" w:space="0" w:color="auto"/>
        <w:right w:val="none" w:sz="0" w:space="0" w:color="auto"/>
      </w:divBdr>
    </w:div>
    <w:div w:id="2071611646">
      <w:bodyDiv w:val="1"/>
      <w:marLeft w:val="0"/>
      <w:marRight w:val="0"/>
      <w:marTop w:val="0"/>
      <w:marBottom w:val="0"/>
      <w:divBdr>
        <w:top w:val="none" w:sz="0" w:space="0" w:color="auto"/>
        <w:left w:val="none" w:sz="0" w:space="0" w:color="auto"/>
        <w:bottom w:val="none" w:sz="0" w:space="0" w:color="auto"/>
        <w:right w:val="none" w:sz="0" w:space="0" w:color="auto"/>
      </w:divBdr>
    </w:div>
    <w:div w:id="2072118669">
      <w:bodyDiv w:val="1"/>
      <w:marLeft w:val="0"/>
      <w:marRight w:val="0"/>
      <w:marTop w:val="0"/>
      <w:marBottom w:val="0"/>
      <w:divBdr>
        <w:top w:val="none" w:sz="0" w:space="0" w:color="auto"/>
        <w:left w:val="none" w:sz="0" w:space="0" w:color="auto"/>
        <w:bottom w:val="none" w:sz="0" w:space="0" w:color="auto"/>
        <w:right w:val="none" w:sz="0" w:space="0" w:color="auto"/>
      </w:divBdr>
    </w:div>
    <w:div w:id="2122601462">
      <w:bodyDiv w:val="1"/>
      <w:marLeft w:val="0"/>
      <w:marRight w:val="0"/>
      <w:marTop w:val="0"/>
      <w:marBottom w:val="0"/>
      <w:divBdr>
        <w:top w:val="none" w:sz="0" w:space="0" w:color="auto"/>
        <w:left w:val="none" w:sz="0" w:space="0" w:color="auto"/>
        <w:bottom w:val="none" w:sz="0" w:space="0" w:color="auto"/>
        <w:right w:val="none" w:sz="0" w:space="0" w:color="auto"/>
      </w:divBdr>
    </w:div>
    <w:div w:id="2128887402">
      <w:bodyDiv w:val="1"/>
      <w:marLeft w:val="0"/>
      <w:marRight w:val="0"/>
      <w:marTop w:val="0"/>
      <w:marBottom w:val="0"/>
      <w:divBdr>
        <w:top w:val="none" w:sz="0" w:space="0" w:color="auto"/>
        <w:left w:val="none" w:sz="0" w:space="0" w:color="auto"/>
        <w:bottom w:val="none" w:sz="0" w:space="0" w:color="auto"/>
        <w:right w:val="none" w:sz="0" w:space="0" w:color="auto"/>
      </w:divBdr>
    </w:div>
    <w:div w:id="2132628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doi.org/10.3390/foods9091227"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hyperlink" Target="https://doi.org/10.1016/j.spc.2021.03.028" TargetMode="Externa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hyperlink" Target="https://doi.org/10.1136/bmj.m2322" TargetMode="Externa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yperlink" Target="https://doi.org/10.1002/vetr.28" TargetMode="Externa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png"/><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A603BB68AE5C0F4C908E70EB4D1DDDC3" ma:contentTypeVersion="14" ma:contentTypeDescription="Skapa ett nytt dokument." ma:contentTypeScope="" ma:versionID="78d44e63d9d75fc66cfd02670a74185a">
  <xsd:schema xmlns:xsd="http://www.w3.org/2001/XMLSchema" xmlns:xs="http://www.w3.org/2001/XMLSchema" xmlns:p="http://schemas.microsoft.com/office/2006/metadata/properties" xmlns:ns3="31ffec6e-e0c6-46d3-bf16-e7019fdf1f95" xmlns:ns4="20b5f8f8-e964-4ea5-9bc5-5fa83731a92f" targetNamespace="http://schemas.microsoft.com/office/2006/metadata/properties" ma:root="true" ma:fieldsID="853480a3971f0c6f76ca7f89efb9f47b" ns3:_="" ns4:_="">
    <xsd:import namespace="31ffec6e-e0c6-46d3-bf16-e7019fdf1f95"/>
    <xsd:import namespace="20b5f8f8-e964-4ea5-9bc5-5fa83731a92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OCR" minOccurs="0"/>
                <xsd:element ref="ns4:MediaServiceAutoKeyPoints" minOccurs="0"/>
                <xsd:element ref="ns4:MediaServiceKeyPoints" minOccurs="0"/>
                <xsd:element ref="ns4:MediaServiceDateTaken" minOccurs="0"/>
                <xsd:element ref="ns4:MediaServiceLocation"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ffec6e-e0c6-46d3-bf16-e7019fdf1f95"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SharingHintHash" ma:index="10" nillable="true" ma:displayName="Delar tips,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b5f8f8-e964-4ea5-9bc5-5fa83731a92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E497D9-9000-47FC-B726-C68665C33D7A}">
  <ds:schemaRefs>
    <ds:schemaRef ds:uri="http://schemas.microsoft.com/sharepoint/v3/contenttype/forms"/>
  </ds:schemaRefs>
</ds:datastoreItem>
</file>

<file path=customXml/itemProps2.xml><?xml version="1.0" encoding="utf-8"?>
<ds:datastoreItem xmlns:ds="http://schemas.openxmlformats.org/officeDocument/2006/customXml" ds:itemID="{2CADD272-1539-4A40-9CF2-F23004339E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ffec6e-e0c6-46d3-bf16-e7019fdf1f95"/>
    <ds:schemaRef ds:uri="20b5f8f8-e964-4ea5-9bc5-5fa83731a9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0492580-5926-4342-9884-8DCAC5AA496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5696455-48DC-40EE-B113-3A5D2E7AD7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44</Pages>
  <Words>19085</Words>
  <Characters>101151</Characters>
  <Application>Microsoft Office Word</Application>
  <DocSecurity>0</DocSecurity>
  <Lines>842</Lines>
  <Paragraphs>239</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Company>SLU</Company>
  <LinksUpToDate>false</LinksUpToDate>
  <CharactersWithSpaces>119997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Säll</dc:creator>
  <cp:keywords/>
  <cp:lastModifiedBy>Elin Röös</cp:lastModifiedBy>
  <cp:revision>4</cp:revision>
  <cp:lastPrinted>2025-05-22T14:07:00Z</cp:lastPrinted>
  <dcterms:created xsi:type="dcterms:W3CDTF">2025-05-25T17:23:00Z</dcterms:created>
  <dcterms:modified xsi:type="dcterms:W3CDTF">2025-05-26T06:50:00Z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0x010100A603BB68AE5C0F4C908E70EB4D1DDDC3</vt:lpwstr>
  </property>
</Properties>
</file>