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217E4C" w:rsidR="004B0659" w:rsidP="00E5797C" w:rsidRDefault="004B0659" w14:paraId="3E5E6212" w14:textId="3F0BB23A">
      <w:pPr>
        <w:spacing w:line="240" w:lineRule="auto"/>
        <w:rPr>
          <w:rFonts w:cs="Times New Roman"/>
          <w:sz w:val="36"/>
          <w:szCs w:val="36"/>
          <w:lang w:val="en-GB"/>
        </w:rPr>
      </w:pPr>
      <w:r w:rsidRPr="00217E4C">
        <w:rPr>
          <w:rFonts w:cs="Times New Roman"/>
          <w:sz w:val="36"/>
          <w:szCs w:val="36"/>
          <w:lang w:val="en-GB"/>
        </w:rPr>
        <w:t>Advancing Indicators for Animal Welfare and Antibiotic Use in Sustainability Assessments</w:t>
      </w:r>
      <w:r w:rsidRPr="00217E4C" w:rsidR="006735B9">
        <w:rPr>
          <w:rFonts w:cs="Times New Roman"/>
          <w:sz w:val="36"/>
          <w:szCs w:val="36"/>
          <w:lang w:val="en-GB"/>
        </w:rPr>
        <w:t xml:space="preserve"> of Diets</w:t>
      </w:r>
    </w:p>
    <w:p w:rsidRPr="00217E4C" w:rsidR="00E5797C" w:rsidP="00E5797C" w:rsidRDefault="00E5797C" w14:paraId="39EADC05" w14:textId="4B956C09">
      <w:pPr>
        <w:spacing w:line="240" w:lineRule="auto"/>
        <w:rPr>
          <w:vertAlign w:val="superscript"/>
          <w:lang w:val="en-GB"/>
        </w:rPr>
      </w:pPr>
      <w:r w:rsidRPr="00217E4C">
        <w:rPr>
          <w:lang w:val="en-GB"/>
        </w:rPr>
        <w:t>Rydhmer, L.</w:t>
      </w:r>
      <w:r w:rsidRPr="00217E4C">
        <w:rPr>
          <w:vertAlign w:val="superscript"/>
          <w:lang w:val="en-GB"/>
        </w:rPr>
        <w:t>1</w:t>
      </w:r>
      <w:r w:rsidRPr="00217E4C">
        <w:rPr>
          <w:lang w:val="en-GB"/>
        </w:rPr>
        <w:t>, Röös, E.</w:t>
      </w:r>
      <w:r w:rsidRPr="00217E4C">
        <w:rPr>
          <w:vertAlign w:val="superscript"/>
          <w:lang w:val="en-GB"/>
        </w:rPr>
        <w:t>2</w:t>
      </w:r>
    </w:p>
    <w:p w:rsidRPr="00387946" w:rsidR="00E5797C" w:rsidP="00E5797C" w:rsidRDefault="49FF5CCA" w14:paraId="02078E93" w14:textId="2DDC7A4D">
      <w:pPr>
        <w:spacing w:line="240" w:lineRule="auto"/>
        <w:rPr>
          <w:sz w:val="20"/>
          <w:szCs w:val="20"/>
          <w:vertAlign w:val="superscript"/>
          <w:lang w:val="en-GB"/>
        </w:rPr>
      </w:pPr>
      <w:r w:rsidRPr="00387946">
        <w:rPr>
          <w:sz w:val="20"/>
          <w:szCs w:val="20"/>
          <w:vertAlign w:val="superscript"/>
          <w:lang w:val="en-GB"/>
        </w:rPr>
        <w:t>1</w:t>
      </w:r>
      <w:r w:rsidRPr="00387946">
        <w:rPr>
          <w:sz w:val="20"/>
          <w:szCs w:val="20"/>
          <w:lang w:val="en-GB"/>
        </w:rPr>
        <w:t>Department of Animal Biosciences, Swedish University of Agricultural Sciences, Box 7023, 750 07 Uppsala, Sweden</w:t>
      </w:r>
    </w:p>
    <w:p w:rsidRPr="00387946" w:rsidR="00E5797C" w:rsidP="00E5797C" w:rsidRDefault="00E5797C" w14:paraId="76F5604F" w14:textId="77777777">
      <w:pPr>
        <w:spacing w:line="240" w:lineRule="auto"/>
        <w:rPr>
          <w:sz w:val="20"/>
          <w:szCs w:val="20"/>
          <w:vertAlign w:val="superscript"/>
          <w:lang w:val="en-GB"/>
        </w:rPr>
      </w:pPr>
      <w:r w:rsidRPr="00387946">
        <w:rPr>
          <w:sz w:val="20"/>
          <w:szCs w:val="20"/>
          <w:vertAlign w:val="superscript"/>
          <w:lang w:val="en-GB"/>
        </w:rPr>
        <w:t>2</w:t>
      </w:r>
      <w:r w:rsidRPr="00387946">
        <w:rPr>
          <w:sz w:val="20"/>
          <w:szCs w:val="20"/>
          <w:lang w:val="en-GB"/>
        </w:rPr>
        <w:t>Department of Energy and Technology, Swedish University of Agricultural Sciences</w:t>
      </w:r>
      <w:r w:rsidRPr="00387946">
        <w:rPr>
          <w:rFonts w:eastAsiaTheme="minorEastAsia"/>
          <w:sz w:val="20"/>
          <w:szCs w:val="20"/>
          <w:lang w:val="en-GB"/>
        </w:rPr>
        <w:t>, Box 7013, 750 07 Uppsala, Sweden</w:t>
      </w:r>
    </w:p>
    <w:p w:rsidRPr="00387946" w:rsidR="00E5797C" w:rsidP="00E5797C" w:rsidRDefault="00E5797C" w14:paraId="3E7CBEC6" w14:textId="77777777">
      <w:pPr>
        <w:rPr>
          <w:b/>
          <w:lang w:val="en-GB"/>
        </w:rPr>
      </w:pPr>
      <w:r w:rsidRPr="00387946">
        <w:rPr>
          <w:b/>
          <w:lang w:val="en-GB"/>
        </w:rPr>
        <w:t>Abstract:</w:t>
      </w:r>
    </w:p>
    <w:p w:rsidRPr="00387946" w:rsidR="00774FF8" w:rsidP="00E5797C" w:rsidRDefault="5B5A985F" w14:paraId="38EECC12" w14:textId="7BE90729">
      <w:pPr>
        <w:rPr>
          <w:rFonts w:eastAsia="Times New Roman" w:cs="Times New Roman"/>
          <w:color w:val="000000" w:themeColor="text1"/>
          <w:sz w:val="20"/>
          <w:szCs w:val="20"/>
          <w:lang w:val="en-GB"/>
        </w:rPr>
      </w:pPr>
      <w:r w:rsidRPr="00387946">
        <w:rPr>
          <w:rFonts w:eastAsia="Times New Roman" w:cs="Times New Roman"/>
          <w:color w:val="000000" w:themeColor="text1"/>
          <w:sz w:val="20"/>
          <w:szCs w:val="20"/>
          <w:lang w:val="en-GB"/>
        </w:rPr>
        <w:t>This study advances sustainability assessments of food systems by incorporating novel indices for animal welfare and antibiotic use, complementing traditional environmental indicators such as the carbon footprint. The proposed animal welfare index reflects the number of animals affected per kilogram of animal product, the animals' cognitive ability to experience negative effects, and the quality of the production system, including disease frequency and space limitations. Additionally, an antibiotic use index was developed based on national sales data, adjusted for species-specific differences. The indices were applied to a range of animal products commonly consumed in a set of European countries, revealing substantial variations in welfare loss and antibiotic usage across species and production systems. For example, rabbit and chicken production showed high welfare loss per kilogram of meat due to the number of animals affected and the relatively poor conditions in intensive farming systems. Meanwhile, meat from cattle and wild-caught species had lower welfare loss per kilogram, attributed to the larger body mass of these animals and less suffering in production. These indices offer a comprehensive tool for evaluating trade-offs between animal welfare, antibiotic use, and environmental sustainability in food production.</w:t>
      </w:r>
    </w:p>
    <w:p w:rsidRPr="00387946" w:rsidR="00E5797C" w:rsidP="00AC7265" w:rsidRDefault="5B5A985F" w14:paraId="307879EF" w14:textId="35C4AC5A">
      <w:pPr>
        <w:rPr>
          <w:lang w:val="en-GB"/>
        </w:rPr>
      </w:pPr>
      <w:r w:rsidRPr="00387946">
        <w:rPr>
          <w:lang w:val="en-GB"/>
        </w:rPr>
        <w:t>Keywords: Livestock sustainability, antimicrobial resistance, food ethics, environmental trade-offs, animal husbandry impacts</w:t>
      </w:r>
    </w:p>
    <w:p w:rsidRPr="00387946" w:rsidR="00E5797C" w:rsidP="00E5797C" w:rsidRDefault="00E5797C" w14:paraId="18EA91BB" w14:textId="77777777">
      <w:pPr>
        <w:rPr>
          <w:lang w:val="en-GB"/>
        </w:rPr>
      </w:pPr>
      <w:r w:rsidRPr="00387946">
        <w:rPr>
          <w:lang w:val="en-GB"/>
        </w:rPr>
        <w:t xml:space="preserve">Highlights:  </w:t>
      </w:r>
    </w:p>
    <w:p w:rsidRPr="00387946" w:rsidR="00980D0E" w:rsidP="00C93CBC" w:rsidRDefault="00980D0E" w14:paraId="313638E0" w14:textId="5514C74B">
      <w:pPr>
        <w:pStyle w:val="ListParagraph"/>
        <w:numPr>
          <w:ilvl w:val="0"/>
          <w:numId w:val="30"/>
        </w:numPr>
        <w:rPr>
          <w:rFonts w:cs="Times New Roman" w:eastAsiaTheme="minorEastAsia"/>
          <w:lang w:val="en-GB"/>
        </w:rPr>
      </w:pPr>
      <w:r w:rsidRPr="00387946">
        <w:rPr>
          <w:rFonts w:cs="Times New Roman" w:eastAsiaTheme="minorEastAsia"/>
          <w:lang w:val="en-GB"/>
        </w:rPr>
        <w:t xml:space="preserve">New indices assess animal welfare per kilogram of </w:t>
      </w:r>
      <w:r w:rsidRPr="00387946" w:rsidR="5B557F2F">
        <w:rPr>
          <w:rFonts w:cs="Times New Roman" w:eastAsiaTheme="minorEastAsia"/>
          <w:lang w:val="en-GB"/>
        </w:rPr>
        <w:t>animal-sourced food</w:t>
      </w:r>
      <w:r w:rsidRPr="00387946">
        <w:rPr>
          <w:rFonts w:cs="Times New Roman" w:eastAsiaTheme="minorEastAsia"/>
          <w:lang w:val="en-GB"/>
        </w:rPr>
        <w:t xml:space="preserve"> products.</w:t>
      </w:r>
    </w:p>
    <w:p w:rsidRPr="00387946" w:rsidR="00980D0E" w:rsidP="00C93CBC" w:rsidRDefault="00980D0E" w14:paraId="0830BF9F" w14:textId="77777777">
      <w:pPr>
        <w:pStyle w:val="ListParagraph"/>
        <w:numPr>
          <w:ilvl w:val="0"/>
          <w:numId w:val="30"/>
        </w:numPr>
        <w:rPr>
          <w:rFonts w:cs="Times New Roman" w:eastAsiaTheme="minorEastAsia"/>
          <w:lang w:val="en-GB"/>
        </w:rPr>
      </w:pPr>
      <w:r w:rsidRPr="00387946">
        <w:rPr>
          <w:rFonts w:cs="Times New Roman" w:eastAsiaTheme="minorEastAsia"/>
          <w:lang w:val="en-GB"/>
        </w:rPr>
        <w:t>Antibiotic use index adjusts for species-specific differences in consumption.</w:t>
      </w:r>
    </w:p>
    <w:p w:rsidRPr="00387946" w:rsidR="00980D0E" w:rsidP="5B5A985F" w:rsidRDefault="5B5A985F" w14:paraId="5133ECDC" w14:textId="4E1B0584">
      <w:pPr>
        <w:pStyle w:val="ListParagraph"/>
        <w:numPr>
          <w:ilvl w:val="0"/>
          <w:numId w:val="30"/>
        </w:numPr>
        <w:rPr>
          <w:rFonts w:cs="Times New Roman" w:eastAsiaTheme="minorEastAsia"/>
          <w:lang w:val="en-GB"/>
        </w:rPr>
      </w:pPr>
      <w:r w:rsidRPr="00387946">
        <w:rPr>
          <w:rFonts w:cs="Times New Roman" w:eastAsiaTheme="minorEastAsia"/>
          <w:lang w:val="en-GB"/>
        </w:rPr>
        <w:t>Variations in welfare and antibiotic use are substantial across species and production systems.</w:t>
      </w:r>
    </w:p>
    <w:p w:rsidRPr="00387946" w:rsidR="00980D0E" w:rsidP="00C93CBC" w:rsidRDefault="00980D0E" w14:paraId="15DA1149" w14:textId="171B526B">
      <w:pPr>
        <w:pStyle w:val="ListParagraph"/>
        <w:numPr>
          <w:ilvl w:val="0"/>
          <w:numId w:val="30"/>
        </w:numPr>
        <w:rPr>
          <w:rFonts w:cs="Times New Roman" w:eastAsiaTheme="minorEastAsia"/>
          <w:lang w:val="en-GB"/>
        </w:rPr>
      </w:pPr>
      <w:r w:rsidRPr="00387946">
        <w:rPr>
          <w:rFonts w:cs="Times New Roman" w:eastAsiaTheme="minorEastAsia"/>
          <w:lang w:val="en-GB"/>
        </w:rPr>
        <w:t xml:space="preserve">Indices enable comprehensive evaluation of sustainability </w:t>
      </w:r>
      <w:r w:rsidRPr="00387946" w:rsidR="00C34E83">
        <w:rPr>
          <w:rFonts w:cs="Times New Roman" w:eastAsiaTheme="minorEastAsia"/>
          <w:lang w:val="en-GB"/>
        </w:rPr>
        <w:t xml:space="preserve">of </w:t>
      </w:r>
      <w:r w:rsidRPr="00387946" w:rsidR="00543090">
        <w:rPr>
          <w:rFonts w:cs="Times New Roman" w:eastAsiaTheme="minorEastAsia"/>
          <w:lang w:val="en-GB"/>
        </w:rPr>
        <w:t>diets and food systems</w:t>
      </w:r>
      <w:r w:rsidRPr="00387946">
        <w:rPr>
          <w:rFonts w:cs="Times New Roman" w:eastAsiaTheme="minorEastAsia"/>
          <w:lang w:val="en-GB"/>
        </w:rPr>
        <w:t>.</w:t>
      </w:r>
    </w:p>
    <w:p w:rsidRPr="00387946" w:rsidR="00E5797C" w:rsidP="00193A96" w:rsidRDefault="00E5797C" w14:paraId="5311AD51" w14:textId="54195FA6">
      <w:pPr>
        <w:pStyle w:val="ListParagraph"/>
        <w:numPr>
          <w:ilvl w:val="0"/>
          <w:numId w:val="28"/>
        </w:numPr>
        <w:spacing w:line="259" w:lineRule="auto"/>
        <w:jc w:val="left"/>
        <w:rPr>
          <w:rFonts w:eastAsiaTheme="majorEastAsia" w:cstheme="majorBidi"/>
          <w:sz w:val="32"/>
          <w:szCs w:val="32"/>
          <w:lang w:val="en-GB"/>
        </w:rPr>
      </w:pPr>
      <w:r w:rsidRPr="00387946">
        <w:rPr>
          <w:lang w:val="en-GB"/>
        </w:rPr>
        <w:br w:type="page"/>
      </w:r>
    </w:p>
    <w:p w:rsidRPr="00387946" w:rsidR="00E5797C" w:rsidP="00E5797C" w:rsidRDefault="00E5797C" w14:paraId="6832E77F" w14:textId="066F5165">
      <w:pPr>
        <w:pStyle w:val="Heading1"/>
        <w:rPr>
          <w:lang w:val="en-GB"/>
        </w:rPr>
      </w:pPr>
      <w:r w:rsidRPr="00387946">
        <w:rPr>
          <w:lang w:val="en-GB"/>
        </w:rPr>
        <w:lastRenderedPageBreak/>
        <w:t xml:space="preserve">1. Introduction </w:t>
      </w:r>
      <w:r w:rsidRPr="00387946" w:rsidR="009D7D14">
        <w:rPr>
          <w:lang w:val="en-GB"/>
        </w:rPr>
        <w:t>– 12</w:t>
      </w:r>
      <w:r w:rsidRPr="00387946" w:rsidR="00A4388E">
        <w:rPr>
          <w:lang w:val="en-GB"/>
        </w:rPr>
        <w:t>02</w:t>
      </w:r>
      <w:r w:rsidRPr="00387946" w:rsidR="009D7D14">
        <w:rPr>
          <w:lang w:val="en-GB"/>
        </w:rPr>
        <w:t xml:space="preserve"> words</w:t>
      </w:r>
    </w:p>
    <w:p w:rsidRPr="00217E4C" w:rsidR="005B3124" w:rsidP="2C34456E" w:rsidRDefault="2C34456E" w14:paraId="795F3A50" w14:textId="192E76D8">
      <w:pPr>
        <w:rPr>
          <w:lang w:val="en-GB"/>
        </w:rPr>
      </w:pPr>
      <w:r w:rsidRPr="00387946">
        <w:rPr>
          <w:lang w:val="en-GB"/>
        </w:rPr>
        <w:t xml:space="preserve">Modelling diets’ impact on humans, animals and nature, can give politicians and consumers a scientific base for decisions concerning food choices. Commonly, such diet assessments are performed by multiplying the amount of certain foods or commodities in the diet with the per kg impact of each food or commodity as measured by a set of indicators. Thereafter the impact of all foods is summed up resulting in a total impact of the diet. So far, diet assessments typically include the diet’s impact on the environment, using indicators such as the carbon, water and land footprint (Harrison </w:t>
      </w:r>
      <w:r w:rsidRPr="00387946">
        <w:rPr>
          <w:i/>
          <w:iCs/>
          <w:lang w:val="en-GB"/>
        </w:rPr>
        <w:t>et al.</w:t>
      </w:r>
      <w:r w:rsidRPr="00387946">
        <w:rPr>
          <w:lang w:val="en-GB"/>
        </w:rPr>
        <w:t xml:space="preserve">, 2022) and on health by assessing how a set of diet related risk factors (e.g. high consumption of red meat) are likely to affect mortality and disease burden (Springman </w:t>
      </w:r>
      <w:r w:rsidRPr="00387946">
        <w:rPr>
          <w:i/>
          <w:iCs/>
          <w:lang w:val="en-GB"/>
        </w:rPr>
        <w:t>et al.</w:t>
      </w:r>
      <w:r w:rsidRPr="00387946">
        <w:rPr>
          <w:lang w:val="en-GB"/>
        </w:rPr>
        <w:t xml:space="preserve">, 2020). </w:t>
      </w:r>
    </w:p>
    <w:p w:rsidRPr="00387946" w:rsidR="00746DDD" w:rsidP="00746DDD" w:rsidRDefault="5B5A985F" w14:paraId="64F4C769" w14:textId="2691F3D8">
      <w:pPr>
        <w:rPr>
          <w:lang w:val="en-GB"/>
        </w:rPr>
      </w:pPr>
      <w:r w:rsidRPr="00217E4C">
        <w:rPr>
          <w:lang w:val="en-GB"/>
        </w:rPr>
        <w:t>The interest in sustainability assessments covering more than environmental and human health is growing (</w:t>
      </w:r>
      <w:proofErr w:type="spellStart"/>
      <w:r w:rsidRPr="00217E4C">
        <w:rPr>
          <w:lang w:val="en-GB"/>
        </w:rPr>
        <w:t>Hebinck</w:t>
      </w:r>
      <w:proofErr w:type="spellEnd"/>
      <w:r w:rsidRPr="00217E4C">
        <w:rPr>
          <w:lang w:val="en-GB"/>
        </w:rPr>
        <w:t xml:space="preserve"> </w:t>
      </w:r>
      <w:r w:rsidRPr="00217E4C">
        <w:rPr>
          <w:i/>
          <w:iCs/>
          <w:lang w:val="en-GB"/>
        </w:rPr>
        <w:t>et al.</w:t>
      </w:r>
      <w:r w:rsidRPr="00217E4C">
        <w:rPr>
          <w:lang w:val="en-GB"/>
        </w:rPr>
        <w:t xml:space="preserve">, 2021; Lanzoni </w:t>
      </w:r>
      <w:r w:rsidRPr="00217E4C">
        <w:rPr>
          <w:i/>
          <w:iCs/>
          <w:lang w:val="en-GB"/>
        </w:rPr>
        <w:t>et al</w:t>
      </w:r>
      <w:r w:rsidRPr="00217E4C">
        <w:rPr>
          <w:lang w:val="en-GB"/>
        </w:rPr>
        <w:t xml:space="preserve">., 2023). </w:t>
      </w:r>
      <w:r w:rsidRPr="00387946">
        <w:rPr>
          <w:lang w:val="en-GB"/>
        </w:rPr>
        <w:t xml:space="preserve">Social sustainability aspects of consumption cover, for example the diet’s impact on health and wellbeing going beyond the human health impacts of ingesting different types of foods, including food productions’ contribution to antibiotic resistance.  </w:t>
      </w:r>
    </w:p>
    <w:p w:rsidRPr="00387946" w:rsidR="00746DDD" w:rsidRDefault="5B5A985F" w14:paraId="5BEBE49F" w14:textId="076B9736">
      <w:pPr>
        <w:rPr>
          <w:lang w:val="en-GB"/>
        </w:rPr>
      </w:pPr>
      <w:r w:rsidRPr="00387946">
        <w:rPr>
          <w:lang w:val="en-GB"/>
        </w:rPr>
        <w:t xml:space="preserve">Antimicrobials are used to cure and to prevent infections in humans and animals, and in some countries also for animal growth promotion. All use of antimicrobials increases the risk of microbes developing resistance to antimicrobials.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reduce overall EU sales of antimicrobials for farmed animals and in aquaculture, but a greater volume of antimicrobials is still sold to treat disease in food-producing animals than in humans (EEA, 2024). The fight against antimicrobial resistance is closely linked to UN’s sustainable development goals (SDG), especially SDG3 Good health and well-being and SDG 12 Responsible consumption and production (WHO, 2020). </w:t>
      </w:r>
      <w:r w:rsidRPr="00217E4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Pr="00387946">
        <w:rPr>
          <w:lang w:val="en-GB"/>
        </w:rPr>
        <w:t>Mestrovic et al</w:t>
      </w:r>
      <w:r w:rsidRPr="00217E4C">
        <w:rPr>
          <w:lang w:val="en-GB"/>
        </w:rPr>
        <w:t xml:space="preserve">, 2022). In Europe (WHO European region; 53 countries), 541,000 deaths were associated with antibiotic resistance and the main reasons were </w:t>
      </w:r>
      <w:proofErr w:type="spellStart"/>
      <w:r w:rsidRPr="00217E4C">
        <w:rPr>
          <w:lang w:val="en-GB"/>
        </w:rPr>
        <w:t>blodstream</w:t>
      </w:r>
      <w:proofErr w:type="spellEnd"/>
      <w:r w:rsidRPr="00217E4C">
        <w:rPr>
          <w:lang w:val="en-GB"/>
        </w:rPr>
        <w:t xml:space="preserve">, intra-abdominal and respiratory infections (EARC, 2022). </w:t>
      </w:r>
    </w:p>
    <w:p w:rsidRPr="00387946" w:rsidR="00E5797C" w:rsidP="48B9135D" w:rsidRDefault="5B5A985F" w14:paraId="7C45F3A1" w14:textId="4594A6B1">
      <w:pPr>
        <w:rPr>
          <w:strike/>
          <w:lang w:val="en-GB"/>
        </w:rPr>
      </w:pPr>
      <w:r w:rsidRPr="00387946">
        <w:rPr>
          <w:lang w:val="en-GB"/>
        </w:rPr>
        <w:lastRenderedPageBreak/>
        <w:t xml:space="preserve">Since food production causes harm to animals directly and indirectly (Hampton </w:t>
      </w:r>
      <w:r w:rsidRPr="00387946">
        <w:rPr>
          <w:i/>
          <w:iCs/>
          <w:lang w:val="en-GB"/>
        </w:rPr>
        <w:t>et al.</w:t>
      </w:r>
      <w:r w:rsidRPr="00387946">
        <w:rPr>
          <w:lang w:val="en-GB"/>
        </w:rPr>
        <w:t xml:space="preserve">, 2021), animal health and welfare aspects can be considered an important part of sustainability (Keeling, 2005; </w:t>
      </w:r>
      <w:proofErr w:type="spellStart"/>
      <w:r w:rsidRPr="00387946">
        <w:rPr>
          <w:lang w:val="en-GB"/>
        </w:rPr>
        <w:t>Vinnari</w:t>
      </w:r>
      <w:proofErr w:type="spellEnd"/>
      <w:r w:rsidRPr="00387946">
        <w:rPr>
          <w:lang w:val="en-GB"/>
        </w:rPr>
        <w:t xml:space="preserve"> &amp; </w:t>
      </w:r>
      <w:proofErr w:type="spellStart"/>
      <w:r w:rsidRPr="00387946">
        <w:rPr>
          <w:lang w:val="en-GB"/>
        </w:rPr>
        <w:t>Vinnari</w:t>
      </w:r>
      <w:proofErr w:type="spellEnd"/>
      <w:r w:rsidRPr="00387946">
        <w:rPr>
          <w:lang w:val="en-GB"/>
        </w:rPr>
        <w:t xml:space="preserve">, 2022) and hence be part of diet assessments. 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 (Keeling </w:t>
      </w:r>
      <w:r w:rsidRPr="00387946">
        <w:rPr>
          <w:i/>
          <w:iCs/>
          <w:lang w:val="en-GB"/>
        </w:rPr>
        <w:t>et al.</w:t>
      </w:r>
      <w:r w:rsidRPr="00387946">
        <w:rPr>
          <w:lang w:val="en-GB"/>
        </w:rPr>
        <w:t xml:space="preserve">, 2019; </w:t>
      </w:r>
      <w:proofErr w:type="spellStart"/>
      <w:r w:rsidRPr="00387946">
        <w:rPr>
          <w:lang w:val="en-GB"/>
        </w:rPr>
        <w:t>WellBeing</w:t>
      </w:r>
      <w:proofErr w:type="spellEnd"/>
      <w:r w:rsidRPr="00387946">
        <w:rPr>
          <w:lang w:val="en-GB"/>
        </w:rPr>
        <w:t xml:space="preserve"> International, 2022). Even though current norms concerning animal welfare are reflected in the EU animal welfare law (EU Council, 1998), 84% of the respondents in the Eurobarometer survey (EU, 2023) believe that the welfare of farmed animals should be better protected than it is now. There are also national laws and standards in place, which vary in ambition across European countries and production systems. So far, the welfare of both farm animals and wild animals have been almost invisible in sustainability assessments (</w:t>
      </w:r>
      <w:proofErr w:type="spellStart"/>
      <w:r w:rsidRPr="00387946">
        <w:rPr>
          <w:lang w:val="en-GB"/>
        </w:rPr>
        <w:t>Vinnari</w:t>
      </w:r>
      <w:proofErr w:type="spellEnd"/>
      <w:r w:rsidRPr="00387946">
        <w:rPr>
          <w:lang w:val="en-GB"/>
        </w:rPr>
        <w:t xml:space="preserve"> &amp; </w:t>
      </w:r>
      <w:proofErr w:type="spellStart"/>
      <w:r w:rsidRPr="00387946">
        <w:rPr>
          <w:lang w:val="en-GB"/>
        </w:rPr>
        <w:t>Vinnari</w:t>
      </w:r>
      <w:proofErr w:type="spellEnd"/>
      <w:r w:rsidRPr="00387946">
        <w:rPr>
          <w:lang w:val="en-GB"/>
        </w:rPr>
        <w:t xml:space="preserve">, 2022), hidden behind terms like climate impact or biodiversity loss. </w:t>
      </w:r>
    </w:p>
    <w:p w:rsidRPr="00387946" w:rsidR="00E5797C" w:rsidP="00E5797C" w:rsidRDefault="5B5A985F" w14:paraId="71EE1F1D" w14:textId="470AB6BA">
      <w:pPr>
        <w:rPr>
          <w:lang w:val="en-GB"/>
        </w:rPr>
      </w:pPr>
      <w:r w:rsidRPr="00387946">
        <w:rPr>
          <w:lang w:val="en-GB"/>
        </w:rPr>
        <w:t xml:space="preserve">According to EU’s Farm to Fork Strategy (EC, 2020) “Better animal welfare improves animal health and food quality, reduces the need for medication and can help preserve biodiversity”. A resolution adopted by the </w:t>
      </w:r>
      <w:r w:rsidRPr="00217E4C">
        <w:rPr>
          <w:lang w:val="en-GB"/>
        </w:rPr>
        <w:t>UN Environment Assembly (2022)</w:t>
      </w:r>
      <w:r w:rsidRPr="00387946">
        <w:rPr>
          <w:lang w:val="en-GB"/>
        </w:rPr>
        <w:t xml:space="preserve"> acknowledges that animal welfare can contribute to addressing environmental challenges and that “health and welfare of animals, sustainable development and the environment are connected to human health and well-being”. However, there are both synergies and goal conflicts between animal welfare, use of antibiotics and environmental impact (Bartlett </w:t>
      </w:r>
      <w:r w:rsidRPr="00387946">
        <w:rPr>
          <w:i/>
          <w:iCs/>
          <w:lang w:val="en-GB"/>
        </w:rPr>
        <w:t>et al.</w:t>
      </w:r>
      <w:r w:rsidRPr="00387946">
        <w:rPr>
          <w:lang w:val="en-GB"/>
        </w:rPr>
        <w:t xml:space="preserve">, 2024). For example, exchanging beef from an extensive production system for pork and chicken meat from intensive production systems in a diet could reduce climate impact per kg meat, but may involve trade-offs with animal welfare and use of antibiotics. Therefore, it is important to include animal welfare and use of antibiotics together with environmental impacts in diet assessments. </w:t>
      </w:r>
    </w:p>
    <w:p w:rsidRPr="00217E4C" w:rsidR="00084B9A" w:rsidP="48B9135D" w:rsidRDefault="5B5A985F" w14:paraId="6601C850" w14:textId="018D2B1E">
      <w:pPr>
        <w:rPr>
          <w:lang w:val="en-GB"/>
        </w:rPr>
      </w:pPr>
      <w:r w:rsidRPr="00387946">
        <w:rPr>
          <w:lang w:val="en-GB"/>
        </w:rPr>
        <w:t>Diets vary between regions both regarding the type of foods consumed (plant or animal sourced and species) and the origin of food ingredients (country and production system). We focus on European diets in this study. Most consumers in Europe eat animal products from several different species (e.g. pig, hen and honeybee). Furthermore, they eat animal products from several European countries (i.e. domestic and imported food). The import of animal sourced food from non-European countries is limited (</w:t>
      </w:r>
      <w:proofErr w:type="spellStart"/>
      <w:r w:rsidRPr="00387946">
        <w:rPr>
          <w:lang w:val="en-GB"/>
        </w:rPr>
        <w:t>Schwarzmueller</w:t>
      </w:r>
      <w:proofErr w:type="spellEnd"/>
      <w:r w:rsidRPr="00387946">
        <w:rPr>
          <w:lang w:val="en-GB"/>
        </w:rPr>
        <w:t xml:space="preserve"> &amp; Kastner, 2022). Preferably, assessments of environmental </w:t>
      </w:r>
      <w:r w:rsidRPr="00217E4C">
        <w:rPr>
          <w:lang w:val="en-GB"/>
        </w:rPr>
        <w:lastRenderedPageBreak/>
        <w:t xml:space="preserve">impacts, animal welfare and use of antibiotics should be based on many indicators and on data from a large number of representative production units in all production systems contributing to the diets. However, there are no open databases with potential indicators covering all species, countries and production systems relevant for assessment of European consumers’ diets. Official data on national antibiotic use for animals in Europe exists (ESVAC, 2023), but the amount of antibiotics is not divided upon animal species. Thus, comparable data on antibiotic use per kg of animal product are lacking. Primary data could be collected from representative production sites, for example by collecting antibiotic prescriptions on farms. For animal welfare, data could be collected with the Welfare Quality® Assessment Protocols (Blokhuis </w:t>
      </w:r>
      <w:r w:rsidRPr="00217E4C">
        <w:rPr>
          <w:i/>
          <w:iCs/>
          <w:lang w:val="en-GB"/>
        </w:rPr>
        <w:t>et al.</w:t>
      </w:r>
      <w:r w:rsidRPr="00217E4C">
        <w:rPr>
          <w:lang w:val="en-GB"/>
        </w:rPr>
        <w:t xml:space="preserve">, 2013) which is an established tool (but only available for pig, cattle and poultry). When the aim is to evaluate total consumption of all foods in a diet with different types of animal products, such large-scale field data collection is not feasible for practical and economic reasons. Instead, rough assessments of animal welfare and antibiotic use have to be performed based on existing data from national databases, scientific studies and reports of agricultural organizations and authorities.  </w:t>
      </w:r>
    </w:p>
    <w:p w:rsidRPr="00387946" w:rsidR="48B9135D" w:rsidP="48B9135D" w:rsidRDefault="49FF5CCA" w14:paraId="6719F28F" w14:textId="3943DFC9">
      <w:pPr>
        <w:rPr>
          <w:lang w:val="en-GB"/>
        </w:rPr>
      </w:pPr>
      <w:r w:rsidRPr="00387946">
        <w:rPr>
          <w:lang w:val="en-GB"/>
        </w:rPr>
        <w:t xml:space="preserve">The aim of this study was to further develop methods for including animal welfare and use of antibiotics in diet assessments, as a complement to environmental indicators. To be useful in diet assessments, the impact should be expressed per functional unit, and we have chosen kg animal sourced food product as the functional unit. We propose a set of indices to capture animal welfare issues, based on number of animals needed to produce 1 kg of animal product, animal suffering in the production system and different species’ ability to perceive negative effects of being used by humans, and an index for the use of antibiotics based on amounts of antibiotics sold for animals and estimated distribution over animal species and total biomass of different species. We exemplify the use of these indices for current dietary patterns in three countries, and include an assessment of the climate impact to illustrate how the inclusion of animal welfare and antibiotics use indices enable the identification of important trade-offs when evaluating potential dietary changes. </w:t>
      </w:r>
    </w:p>
    <w:p w:rsidRPr="00387946" w:rsidR="48B9135D" w:rsidP="48B9135D" w:rsidRDefault="48B9135D" w14:paraId="755B5BDC" w14:textId="1DECE0BC">
      <w:pPr>
        <w:rPr>
          <w:lang w:val="en-GB"/>
        </w:rPr>
      </w:pPr>
    </w:p>
    <w:p w:rsidRPr="00387946" w:rsidR="00E5797C" w:rsidP="00E5797C" w:rsidRDefault="48B9135D" w14:paraId="1966AC32" w14:textId="2FED2873">
      <w:pPr>
        <w:pStyle w:val="Heading1"/>
        <w:rPr>
          <w:lang w:val="en-GB"/>
        </w:rPr>
      </w:pPr>
      <w:r w:rsidRPr="00387946">
        <w:rPr>
          <w:lang w:val="en-GB"/>
        </w:rPr>
        <w:lastRenderedPageBreak/>
        <w:t>2. Background</w:t>
      </w:r>
      <w:r w:rsidRPr="00387946" w:rsidR="00F6144F">
        <w:rPr>
          <w:lang w:val="en-GB"/>
        </w:rPr>
        <w:t xml:space="preserve"> – 2017 words</w:t>
      </w:r>
    </w:p>
    <w:p w:rsidRPr="00387946" w:rsidR="00E5797C" w:rsidP="00E5797C" w:rsidRDefault="48B9135D" w14:paraId="3FCE7FFF" w14:textId="73517088">
      <w:pPr>
        <w:pStyle w:val="Heading2"/>
        <w:rPr>
          <w:lang w:val="en-GB"/>
        </w:rPr>
      </w:pPr>
      <w:r w:rsidRPr="00387946">
        <w:rPr>
          <w:lang w:val="en-GB"/>
        </w:rPr>
        <w:t>2.</w:t>
      </w:r>
      <w:r w:rsidRPr="00387946" w:rsidR="00B97D3F">
        <w:rPr>
          <w:lang w:val="en-GB"/>
        </w:rPr>
        <w:t>1</w:t>
      </w:r>
      <w:r w:rsidRPr="00387946">
        <w:rPr>
          <w:lang w:val="en-GB"/>
        </w:rPr>
        <w:t xml:space="preserve"> Ethics and animal sourced food</w:t>
      </w:r>
    </w:p>
    <w:p w:rsidRPr="00217E4C" w:rsidR="00E5797C" w:rsidP="48B9135D" w:rsidRDefault="5B5A985F" w14:paraId="5FE21621" w14:textId="31817FA2">
      <w:pPr>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r w:rsidRPr="00387946">
        <w:rPr>
          <w:lang w:val="en-GB"/>
        </w:rPr>
        <w:t xml:space="preserve"> </w:t>
      </w:r>
      <w:proofErr w:type="spellStart"/>
      <w:r w:rsidRPr="00387946">
        <w:rPr>
          <w:lang w:val="en-GB"/>
        </w:rPr>
        <w:t>Vinnari</w:t>
      </w:r>
      <w:proofErr w:type="spellEnd"/>
      <w:r w:rsidRPr="00387946">
        <w:rPr>
          <w:lang w:val="en-GB"/>
        </w:rPr>
        <w:t xml:space="preserve"> &amp; </w:t>
      </w:r>
      <w:proofErr w:type="spellStart"/>
      <w:r w:rsidRPr="00387946">
        <w:rPr>
          <w:lang w:val="en-GB"/>
        </w:rPr>
        <w:t>Vinnari</w:t>
      </w:r>
      <w:proofErr w:type="spellEnd"/>
      <w:r w:rsidRPr="00387946">
        <w:rPr>
          <w:lang w:val="en-GB"/>
        </w:rPr>
        <w:t xml:space="preserve"> (2022) presents a framework reflecting these perspectives and describing a potential shift from no rights for animals via simple rights to fundamental right for animals. Our work here fits within ‘simple rights’ on their scale, meaning that human use of animals is acceptable “but subject to welfare considerations” and “suffering inflicted on animals should be minimized”. </w:t>
      </w:r>
      <w:r w:rsidRPr="00217E4C">
        <w:rPr>
          <w:lang w:val="en-GB"/>
        </w:rPr>
        <w:t xml:space="preserve">From a utilitarian point of view, an individual animal’s impaired welfare may be outweighed by other factors beneficial for humans, such as lower climate impact of food consumption. If a large number of animals severely suffer in food production, the beneficial impact on humans of that food must be large to outweigh the suffering of animals (Palmer &amp; </w:t>
      </w:r>
      <w:proofErr w:type="spellStart"/>
      <w:r w:rsidRPr="00217E4C">
        <w:rPr>
          <w:lang w:val="en-GB"/>
        </w:rPr>
        <w:t>Sandöe</w:t>
      </w:r>
      <w:proofErr w:type="spellEnd"/>
      <w:r w:rsidRPr="00217E4C">
        <w:rPr>
          <w:lang w:val="en-GB"/>
        </w:rPr>
        <w:t>, 2011). Ideally, consideration should not be limited to the production animals themselves, but should include all animals in the system, e.g. parents of production animals and wild animals affected by feed production (</w:t>
      </w:r>
      <w:proofErr w:type="spellStart"/>
      <w:r w:rsidRPr="00217E4C">
        <w:rPr>
          <w:lang w:val="en-GB"/>
        </w:rPr>
        <w:t>Vinnari</w:t>
      </w:r>
      <w:proofErr w:type="spellEnd"/>
      <w:r w:rsidRPr="00217E4C">
        <w:rPr>
          <w:lang w:val="en-GB"/>
        </w:rPr>
        <w:t xml:space="preserve"> &amp; </w:t>
      </w:r>
      <w:proofErr w:type="spellStart"/>
      <w:r w:rsidRPr="00217E4C">
        <w:rPr>
          <w:lang w:val="en-GB"/>
        </w:rPr>
        <w:t>Vinnari</w:t>
      </w:r>
      <w:proofErr w:type="spellEnd"/>
      <w:r w:rsidRPr="00217E4C">
        <w:rPr>
          <w:lang w:val="en-GB"/>
        </w:rPr>
        <w:t xml:space="preserve">, 2022). </w:t>
      </w:r>
    </w:p>
    <w:p w:rsidRPr="00387946" w:rsidR="00E5797C" w:rsidP="00E5797C" w:rsidRDefault="5B5A985F" w14:paraId="7F77C8A0" w14:textId="30855092">
      <w:pPr>
        <w:rPr>
          <w:strike/>
          <w:lang w:val="en-GB"/>
        </w:rPr>
      </w:pPr>
      <w:r w:rsidRPr="00387946">
        <w:rPr>
          <w:lang w:val="en-GB"/>
        </w:rPr>
        <w:t>From an animal rights perspective, the animal is an individual worthy of respect in its own right</w:t>
      </w:r>
      <w:r w:rsidRPr="00217E4C">
        <w:rPr>
          <w:lang w:val="en-GB"/>
        </w:rPr>
        <w:t xml:space="preserve"> </w:t>
      </w:r>
      <w:r w:rsidRPr="00387946">
        <w:rPr>
          <w:lang w:val="en-GB"/>
        </w:rPr>
        <w:t xml:space="preserve">since it has an interest in continuing to live (Francione, 2010). This view excludes all consumption of animal-sourced food and animal welfare indicators then becomes obsolete. The animal welfare indicators in our work are developed with an underlying assumption that humans have the right to use and kill animals for food production. With an animal integrity perspective, the animal is regarded as a sentient being experiencing its own life. The animal is not defined through its function as source of food for humans (Röcklinsberg </w:t>
      </w:r>
      <w:r w:rsidRPr="00387946">
        <w:rPr>
          <w:i/>
          <w:iCs/>
          <w:lang w:val="en-GB"/>
        </w:rPr>
        <w:t>et al.</w:t>
      </w:r>
      <w:r w:rsidRPr="00387946">
        <w:rPr>
          <w:lang w:val="en-GB"/>
        </w:rPr>
        <w:t xml:space="preserve">, 2014). With respect for animals’ integrity, what is ethically acceptable cannot be based only on utilitarian calculations of maximum benefit; number of animals needed (i.e. number of lives) for a diet also matters. </w:t>
      </w:r>
    </w:p>
    <w:p w:rsidRPr="00387946" w:rsidR="00E5797C" w:rsidP="00E5797C" w:rsidRDefault="00E5797C" w14:paraId="31589DC2" w14:textId="6A2F508B">
      <w:pPr>
        <w:pStyle w:val="Heading2"/>
        <w:rPr>
          <w:lang w:val="en-GB"/>
        </w:rPr>
      </w:pPr>
      <w:r w:rsidRPr="00387946">
        <w:rPr>
          <w:lang w:val="en-GB"/>
        </w:rPr>
        <w:lastRenderedPageBreak/>
        <w:t>2.</w:t>
      </w:r>
      <w:r w:rsidRPr="00387946" w:rsidR="0032642B">
        <w:rPr>
          <w:lang w:val="en-GB"/>
        </w:rPr>
        <w:t>2</w:t>
      </w:r>
      <w:r w:rsidRPr="00387946">
        <w:rPr>
          <w:lang w:val="en-GB"/>
        </w:rPr>
        <w:t xml:space="preserve"> Animal welfare challenges</w:t>
      </w:r>
    </w:p>
    <w:p w:rsidRPr="00387946" w:rsidR="00E5797C" w:rsidP="00E5797C" w:rsidRDefault="5B5A985F" w14:paraId="2FA8EA3A" w14:textId="30312F8C">
      <w:pPr>
        <w:rPr>
          <w:lang w:val="en-GB"/>
        </w:rPr>
      </w:pPr>
      <w:r w:rsidRPr="00387946">
        <w:rPr>
          <w:lang w:val="en-GB"/>
        </w:rPr>
        <w:t xml:space="preserve">There are several major animal welfare issues in food production, often related to frequent diseases and injuries and restricted area available for farm animals and to catching or </w:t>
      </w:r>
      <w:r w:rsidR="00267B6D">
        <w:rPr>
          <w:lang w:val="en-GB"/>
        </w:rPr>
        <w:t>shooting</w:t>
      </w:r>
      <w:r w:rsidRPr="00387946">
        <w:rPr>
          <w:lang w:val="en-GB"/>
        </w:rPr>
        <w:t xml:space="preserve"> wild animals (Hampton </w:t>
      </w:r>
      <w:r w:rsidRPr="00387946">
        <w:rPr>
          <w:i/>
          <w:iCs/>
          <w:lang w:val="en-GB"/>
        </w:rPr>
        <w:t>et al.</w:t>
      </w:r>
      <w:r w:rsidRPr="00387946">
        <w:rPr>
          <w:lang w:val="en-GB"/>
        </w:rPr>
        <w:t xml:space="preserve">, 2021). Death is not an animal welfare issue in itself but mortality on farm is often preceded by a period of disease or stress and thus indicate low welfare. Animals’ ability to perform behaviours that they are strongly motivated to perform is crucial for animal welfare (WOAH, 2024). In intensive production systems animals are often kept in an environment where there is not enough room for performing those behaviours, such as rooting or grazing. High stocking density does not only hinder animals’ movements - it also increases the risk of aggressive interactions and spreading of infections in the group (Maes </w:t>
      </w:r>
      <w:r w:rsidRPr="00387946">
        <w:rPr>
          <w:i/>
          <w:iCs/>
          <w:lang w:val="en-GB"/>
        </w:rPr>
        <w:t>et al.</w:t>
      </w:r>
      <w:r w:rsidRPr="00387946">
        <w:rPr>
          <w:lang w:val="en-GB"/>
        </w:rPr>
        <w:t xml:space="preserve">, 2020). </w:t>
      </w:r>
    </w:p>
    <w:p w:rsidRPr="00387946" w:rsidR="00E5797C" w:rsidP="00E5797C" w:rsidRDefault="5B5A985F" w14:paraId="7E2E893C" w14:textId="68F87917">
      <w:pPr>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xml:space="preserve">. The whole slaughter process, from animal collection and transport to death, may cause fear and pain (e.g. Tomás </w:t>
      </w:r>
      <w:r w:rsidRPr="00387946">
        <w:rPr>
          <w:i/>
          <w:iCs/>
          <w:lang w:val="en-GB"/>
        </w:rPr>
        <w:t>et al.</w:t>
      </w:r>
      <w:r w:rsidRPr="00387946">
        <w:rPr>
          <w:lang w:val="en-GB"/>
        </w:rPr>
        <w:t xml:space="preserve">, 2024). The duration of this process varies between production systems, with a range from less than a minute (for </w:t>
      </w:r>
      <w:r w:rsidR="00267B6D">
        <w:rPr>
          <w:lang w:val="en-GB"/>
        </w:rPr>
        <w:t>shot</w:t>
      </w:r>
      <w:r w:rsidRPr="00387946" w:rsidR="00267B6D">
        <w:rPr>
          <w:lang w:val="en-GB"/>
        </w:rPr>
        <w:t xml:space="preserve"> </w:t>
      </w:r>
      <w:r w:rsidRPr="00387946">
        <w:rPr>
          <w:lang w:val="en-GB"/>
        </w:rPr>
        <w:t xml:space="preserve">animals) to more than a day (ECA, 2023). </w:t>
      </w:r>
    </w:p>
    <w:p w:rsidRPr="00387946" w:rsidR="00E5797C" w:rsidP="00E5797C" w:rsidRDefault="5B5A985F" w14:paraId="5A53BEA7" w14:textId="284D2BDD">
      <w:pPr>
        <w:rPr>
          <w:lang w:val="en-GB"/>
        </w:rPr>
      </w:pPr>
      <w:r w:rsidRPr="00387946">
        <w:rPr>
          <w:lang w:val="en-GB"/>
        </w:rPr>
        <w:t xml:space="preserve">Domesticated animals are selected for high production levels (growth, milk, eggs etc). This has led to a more effective food production with lower climate impact per kg product (Naranjo </w:t>
      </w:r>
      <w:r w:rsidRPr="00387946">
        <w:rPr>
          <w:i/>
          <w:iCs/>
          <w:lang w:val="en-GB"/>
        </w:rPr>
        <w:t>et al.</w:t>
      </w:r>
      <w:r w:rsidRPr="00387946">
        <w:rPr>
          <w:lang w:val="en-GB"/>
        </w:rPr>
        <w:t xml:space="preserve">, 2020; </w:t>
      </w:r>
      <w:proofErr w:type="spellStart"/>
      <w:r w:rsidRPr="00387946">
        <w:rPr>
          <w:lang w:val="en-GB"/>
        </w:rPr>
        <w:t>Thoma</w:t>
      </w:r>
      <w:proofErr w:type="spellEnd"/>
      <w:r w:rsidRPr="00387946">
        <w:rPr>
          <w:lang w:val="en-GB"/>
        </w:rPr>
        <w:t xml:space="preserve"> et al,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Pr="00217E4C">
        <w:rPr>
          <w:lang w:val="en-GB"/>
        </w:rPr>
        <w:t xml:space="preserve">Rauw </w:t>
      </w:r>
      <w:r w:rsidRPr="00217E4C">
        <w:rPr>
          <w:i/>
          <w:iCs/>
          <w:lang w:val="en-GB"/>
        </w:rPr>
        <w:t>et al.</w:t>
      </w:r>
      <w:r w:rsidRPr="00217E4C">
        <w:rPr>
          <w:lang w:val="en-GB"/>
        </w:rPr>
        <w:t>, 1998</w:t>
      </w:r>
      <w:r w:rsidRPr="00387946">
        <w:rPr>
          <w:lang w:val="en-GB"/>
        </w:rPr>
        <w:t>). Therefore, resistance to mastitis and strong legs and other traits important for animal welfare are included in the breeding goals alongside with the production traits. However, considerable animal welfare problems still prevail.</w:t>
      </w:r>
    </w:p>
    <w:p w:rsidRPr="00387946" w:rsidR="009C7449" w:rsidP="009C7449" w:rsidRDefault="009C7449" w14:paraId="37E4CDEA" w14:textId="36CC16EF">
      <w:pPr>
        <w:pStyle w:val="Heading2"/>
        <w:rPr>
          <w:lang w:val="en-GB"/>
        </w:rPr>
      </w:pPr>
      <w:r w:rsidRPr="00387946">
        <w:rPr>
          <w:lang w:val="en-GB"/>
        </w:rPr>
        <w:t>2.3 Assessing animal welfare per kg of product</w:t>
      </w:r>
    </w:p>
    <w:p w:rsidRPr="00387946" w:rsidR="001F07C1" w:rsidP="48B9135D" w:rsidRDefault="00E5797C" w14:paraId="2E1CC438" w14:textId="10F9E11C">
      <w:pPr>
        <w:rPr>
          <w:lang w:val="en-GB"/>
        </w:rPr>
      </w:pPr>
      <w:r w:rsidRPr="00387946">
        <w:rPr>
          <w:lang w:val="en-GB"/>
        </w:rPr>
        <w:t xml:space="preserve">Zira </w:t>
      </w:r>
      <w:r w:rsidRPr="00387946" w:rsidR="00466023">
        <w:rPr>
          <w:i/>
          <w:lang w:val="en-GB"/>
        </w:rPr>
        <w:t>et al.</w:t>
      </w:r>
      <w:r w:rsidRPr="00387946">
        <w:rPr>
          <w:lang w:val="en-GB"/>
        </w:rPr>
        <w:t xml:space="preserve"> (202</w:t>
      </w:r>
      <w:r w:rsidRPr="00387946" w:rsidR="00CF5AF7">
        <w:rPr>
          <w:lang w:val="en-GB"/>
        </w:rPr>
        <w:t>1</w:t>
      </w:r>
      <w:r w:rsidRPr="00387946">
        <w:rPr>
          <w:lang w:val="en-GB"/>
        </w:rPr>
        <w:t>) included animal welfare in a life cycle sustainability assessment (LCSA) of different pig production systems</w:t>
      </w:r>
      <w:r w:rsidRPr="00387946" w:rsidR="000B7E39">
        <w:rPr>
          <w:lang w:val="en-GB"/>
        </w:rPr>
        <w:t xml:space="preserve"> </w:t>
      </w:r>
      <w:r w:rsidRPr="00387946" w:rsidR="005F45DD">
        <w:rPr>
          <w:lang w:val="en-GB"/>
        </w:rPr>
        <w:t>using</w:t>
      </w:r>
      <w:r w:rsidRPr="00387946" w:rsidR="000B7E39">
        <w:rPr>
          <w:lang w:val="en-GB"/>
        </w:rPr>
        <w:t xml:space="preserve"> </w:t>
      </w:r>
      <w:r w:rsidRPr="00387946" w:rsidR="00AC32A5">
        <w:rPr>
          <w:lang w:val="en-GB"/>
        </w:rPr>
        <w:t xml:space="preserve">more than twenty </w:t>
      </w:r>
      <w:r w:rsidRPr="00387946" w:rsidR="000B7E39">
        <w:rPr>
          <w:lang w:val="en-GB"/>
        </w:rPr>
        <w:t>indicators relevant for pig production</w:t>
      </w:r>
      <w:r w:rsidRPr="00387946" w:rsidR="005F45DD">
        <w:rPr>
          <w:lang w:val="en-GB"/>
        </w:rPr>
        <w:t xml:space="preserve">, e.g. </w:t>
      </w:r>
      <w:r w:rsidRPr="00387946" w:rsidR="00AC32A5">
        <w:rPr>
          <w:lang w:val="en-GB"/>
        </w:rPr>
        <w:t>pigs’ access to daylight and frequency of pigs with injured tails</w:t>
      </w:r>
      <w:r w:rsidRPr="00387946">
        <w:rPr>
          <w:lang w:val="en-GB"/>
        </w:rPr>
        <w:t>.</w:t>
      </w:r>
      <w:r w:rsidRPr="00387946" w:rsidR="000B7E39">
        <w:rPr>
          <w:lang w:val="en-GB"/>
        </w:rPr>
        <w:t xml:space="preserve"> For diet assessments, a method that can be used across different animal species</w:t>
      </w:r>
      <w:r w:rsidRPr="00387946" w:rsidR="00333B3E">
        <w:rPr>
          <w:lang w:val="en-GB"/>
        </w:rPr>
        <w:t xml:space="preserve"> (e.g. beef, chicken, blue mussels)</w:t>
      </w:r>
      <w:r w:rsidRPr="00387946" w:rsidR="00EA6877">
        <w:rPr>
          <w:lang w:val="en-GB"/>
        </w:rPr>
        <w:t xml:space="preserve">, accounting </w:t>
      </w:r>
      <w:r w:rsidRPr="00387946" w:rsidR="00FE492C">
        <w:rPr>
          <w:lang w:val="en-GB"/>
        </w:rPr>
        <w:t xml:space="preserve">also </w:t>
      </w:r>
      <w:r w:rsidRPr="00387946" w:rsidR="00EA6877">
        <w:rPr>
          <w:lang w:val="en-GB"/>
        </w:rPr>
        <w:t xml:space="preserve">for different species cognitive ability, is needed. </w:t>
      </w:r>
      <w:r w:rsidRPr="00387946">
        <w:rPr>
          <w:lang w:val="en-GB"/>
        </w:rPr>
        <w:t xml:space="preserve">Scherer </w:t>
      </w:r>
      <w:r w:rsidRPr="00387946" w:rsidR="00466023">
        <w:rPr>
          <w:i/>
          <w:lang w:val="en-GB"/>
        </w:rPr>
        <w:t>et al.</w:t>
      </w:r>
      <w:r w:rsidRPr="00387946">
        <w:rPr>
          <w:lang w:val="en-GB"/>
        </w:rPr>
        <w:t xml:space="preserve"> (2018) developed a framework for </w:t>
      </w:r>
      <w:r w:rsidRPr="00387946">
        <w:rPr>
          <w:lang w:val="en-GB"/>
        </w:rPr>
        <w:lastRenderedPageBreak/>
        <w:t>integrating animal welfare in LCSA</w:t>
      </w:r>
      <w:r w:rsidRPr="00387946" w:rsidR="00B11E50">
        <w:rPr>
          <w:lang w:val="en-GB"/>
        </w:rPr>
        <w:t xml:space="preserve"> across species</w:t>
      </w:r>
      <w:r w:rsidRPr="00387946">
        <w:rPr>
          <w:lang w:val="en-GB"/>
        </w:rPr>
        <w:t xml:space="preserve">. </w:t>
      </w:r>
      <w:r w:rsidRPr="00387946" w:rsidR="007F74D2">
        <w:rPr>
          <w:lang w:val="en-GB"/>
        </w:rPr>
        <w:t>They</w:t>
      </w:r>
      <w:r w:rsidRPr="00387946">
        <w:rPr>
          <w:lang w:val="en-GB"/>
        </w:rPr>
        <w:t xml:space="preserve"> propose three</w:t>
      </w:r>
      <w:r w:rsidRPr="00387946" w:rsidR="007F74D2">
        <w:rPr>
          <w:lang w:val="en-GB"/>
        </w:rPr>
        <w:t xml:space="preserve"> different</w:t>
      </w:r>
      <w:r w:rsidRPr="00387946">
        <w:rPr>
          <w:lang w:val="en-GB"/>
        </w:rPr>
        <w:t xml:space="preserve"> indicators</w:t>
      </w:r>
      <w:r w:rsidRPr="00387946" w:rsidR="6774870D">
        <w:rPr>
          <w:lang w:val="en-GB"/>
        </w:rPr>
        <w:t xml:space="preserve"> of animal </w:t>
      </w:r>
      <w:r w:rsidRPr="00387946" w:rsidR="003C5733">
        <w:rPr>
          <w:lang w:val="en-GB"/>
        </w:rPr>
        <w:t>welfare</w:t>
      </w:r>
      <w:r w:rsidRPr="00387946" w:rsidR="6774870D">
        <w:rPr>
          <w:lang w:val="en-GB"/>
        </w:rPr>
        <w:t xml:space="preserve"> loss</w:t>
      </w:r>
      <w:r w:rsidRPr="00217E4C" w:rsidR="00795FA8">
        <w:rPr>
          <w:lang w:val="en-GB"/>
        </w:rPr>
        <w:t>:</w:t>
      </w:r>
      <w:r w:rsidRPr="00387946">
        <w:rPr>
          <w:lang w:val="en-GB"/>
        </w:rPr>
        <w:t xml:space="preserve"> animal life years suffered (ALYS), loss of animal lives (AL), and loss of morally adjusted animal lives (MAL). ALYS is </w:t>
      </w:r>
      <w:r w:rsidRPr="00387946" w:rsidR="00E82425">
        <w:rPr>
          <w:lang w:val="en-GB"/>
        </w:rPr>
        <w:t>calculate</w:t>
      </w:r>
      <w:r w:rsidRPr="00387946" w:rsidR="00FD5E74">
        <w:rPr>
          <w:lang w:val="en-GB"/>
        </w:rPr>
        <w:t>d</w:t>
      </w:r>
      <w:r w:rsidRPr="00387946" w:rsidR="00E82425">
        <w:rPr>
          <w:lang w:val="en-GB"/>
        </w:rPr>
        <w:t xml:space="preserve"> </w:t>
      </w:r>
      <w:r w:rsidRPr="00387946" w:rsidR="00FD5E74">
        <w:rPr>
          <w:lang w:val="en-GB"/>
        </w:rPr>
        <w:t>by multiplying the</w:t>
      </w:r>
      <w:r w:rsidRPr="00387946" w:rsidR="00E82425">
        <w:rPr>
          <w:lang w:val="en-GB"/>
        </w:rPr>
        <w:t xml:space="preserve"> </w:t>
      </w:r>
      <w:r w:rsidRPr="00387946">
        <w:rPr>
          <w:lang w:val="en-GB"/>
        </w:rPr>
        <w:t>number of affected animals</w:t>
      </w:r>
      <w:r w:rsidRPr="00387946" w:rsidR="00E82425">
        <w:rPr>
          <w:lang w:val="en-GB"/>
        </w:rPr>
        <w:t xml:space="preserve"> </w:t>
      </w:r>
      <w:r w:rsidRPr="00387946" w:rsidR="00FD5E74">
        <w:rPr>
          <w:lang w:val="en-GB"/>
        </w:rPr>
        <w:t>per kg of product with the sum of the ‘life quality’</w:t>
      </w:r>
      <w:r w:rsidRPr="00387946" w:rsidR="005A52D6">
        <w:rPr>
          <w:lang w:val="en-GB"/>
        </w:rPr>
        <w:t xml:space="preserve"> adjusted life duration </w:t>
      </w:r>
      <w:r w:rsidRPr="00387946" w:rsidR="00850AB9">
        <w:rPr>
          <w:lang w:val="en-GB"/>
        </w:rPr>
        <w:t xml:space="preserve">and the </w:t>
      </w:r>
      <w:r w:rsidRPr="00387946" w:rsidR="00C37EC2">
        <w:rPr>
          <w:lang w:val="en-GB"/>
        </w:rPr>
        <w:t xml:space="preserve">slaughter </w:t>
      </w:r>
      <w:r w:rsidRPr="00387946">
        <w:rPr>
          <w:lang w:val="en-GB"/>
        </w:rPr>
        <w:t xml:space="preserve">duration. </w:t>
      </w:r>
      <w:r w:rsidRPr="00387946" w:rsidR="00562474">
        <w:rPr>
          <w:lang w:val="en-GB"/>
        </w:rPr>
        <w:t xml:space="preserve">This means that a shorter life will be preferable, as </w:t>
      </w:r>
      <w:r w:rsidRPr="00387946" w:rsidR="00255C2F">
        <w:rPr>
          <w:lang w:val="en-GB"/>
        </w:rPr>
        <w:t xml:space="preserve">death </w:t>
      </w:r>
      <w:r w:rsidRPr="00387946" w:rsidR="00562474">
        <w:rPr>
          <w:lang w:val="en-GB"/>
        </w:rPr>
        <w:t>will</w:t>
      </w:r>
      <w:r w:rsidRPr="00387946">
        <w:rPr>
          <w:lang w:val="en-GB"/>
        </w:rPr>
        <w:t xml:space="preserve"> end suffering. </w:t>
      </w:r>
      <w:r w:rsidRPr="00387946" w:rsidR="003E3F3E">
        <w:rPr>
          <w:lang w:val="en-GB"/>
        </w:rPr>
        <w:t xml:space="preserve">AL </w:t>
      </w:r>
      <w:r w:rsidRPr="00387946" w:rsidR="00744D0A">
        <w:rPr>
          <w:lang w:val="en-GB"/>
        </w:rPr>
        <w:t>add</w:t>
      </w:r>
      <w:r w:rsidRPr="00387946" w:rsidR="00CE54A1">
        <w:rPr>
          <w:lang w:val="en-GB"/>
        </w:rPr>
        <w:t>s</w:t>
      </w:r>
      <w:r w:rsidRPr="00387946" w:rsidR="00744D0A">
        <w:rPr>
          <w:lang w:val="en-GB"/>
        </w:rPr>
        <w:t xml:space="preserve"> the ‘lives lost’ to the ALYS</w:t>
      </w:r>
      <w:r w:rsidRPr="00387946" w:rsidR="00CE0DDD">
        <w:rPr>
          <w:lang w:val="en-GB"/>
        </w:rPr>
        <w:t xml:space="preserve">, life lost being the number of affected animals per kg of meat times the </w:t>
      </w:r>
      <w:r w:rsidRPr="00387946" w:rsidR="00C35511">
        <w:rPr>
          <w:lang w:val="en-GB"/>
        </w:rPr>
        <w:t>duration of life that the animal did not live due to premature death.</w:t>
      </w:r>
      <w:r w:rsidRPr="00387946" w:rsidR="003E3F3E">
        <w:rPr>
          <w:lang w:val="en-GB"/>
        </w:rPr>
        <w:t xml:space="preserve"> </w:t>
      </w:r>
      <w:r w:rsidRPr="00387946">
        <w:rPr>
          <w:lang w:val="en-GB"/>
        </w:rPr>
        <w:t>AL is similar to disability-adjusted life years (DALYs) often used to evaluate impacts on human health</w:t>
      </w:r>
      <w:r w:rsidRPr="00387946" w:rsidR="00C35511">
        <w:rPr>
          <w:lang w:val="en-GB"/>
        </w:rPr>
        <w:t>.</w:t>
      </w:r>
      <w:r w:rsidRPr="00387946">
        <w:rPr>
          <w:lang w:val="en-GB"/>
        </w:rPr>
        <w:t xml:space="preserve"> AL assumes that all animals have an interest in staying alive</w:t>
      </w:r>
      <w:r w:rsidRPr="00387946" w:rsidR="003922D2">
        <w:rPr>
          <w:lang w:val="en-GB"/>
        </w:rPr>
        <w:t xml:space="preserve"> </w:t>
      </w:r>
      <w:r w:rsidRPr="00387946" w:rsidR="00977921">
        <w:rPr>
          <w:lang w:val="en-GB"/>
        </w:rPr>
        <w:t xml:space="preserve">and </w:t>
      </w:r>
      <w:r w:rsidRPr="00387946" w:rsidR="003922D2">
        <w:rPr>
          <w:lang w:val="en-GB"/>
        </w:rPr>
        <w:t>values all animal lives equally regardless of species</w:t>
      </w:r>
      <w:r w:rsidRPr="00387946">
        <w:rPr>
          <w:lang w:val="en-GB"/>
        </w:rPr>
        <w:t>. MAL</w:t>
      </w:r>
      <w:r w:rsidRPr="00387946" w:rsidR="004968BB">
        <w:rPr>
          <w:lang w:val="en-GB"/>
        </w:rPr>
        <w:t xml:space="preserve"> </w:t>
      </w:r>
      <w:r w:rsidRPr="00387946">
        <w:rPr>
          <w:lang w:val="en-GB"/>
        </w:rPr>
        <w:t xml:space="preserve">takes animals’ moral value </w:t>
      </w:r>
      <w:r w:rsidRPr="00387946" w:rsidR="00702614">
        <w:rPr>
          <w:lang w:val="en-GB"/>
        </w:rPr>
        <w:t xml:space="preserve">(denoting “intelligence and self-awareness” of different species) </w:t>
      </w:r>
      <w:r w:rsidRPr="00387946">
        <w:rPr>
          <w:lang w:val="en-GB"/>
        </w:rPr>
        <w:t xml:space="preserve">into account </w:t>
      </w:r>
      <w:r w:rsidRPr="00387946" w:rsidR="0089796E">
        <w:rPr>
          <w:lang w:val="en-GB"/>
        </w:rPr>
        <w:t>using</w:t>
      </w:r>
      <w:r w:rsidRPr="00387946" w:rsidR="00702614">
        <w:rPr>
          <w:lang w:val="en-GB"/>
        </w:rPr>
        <w:t xml:space="preserve"> brain mass, number of total neurons or number of </w:t>
      </w:r>
      <w:proofErr w:type="spellStart"/>
      <w:r w:rsidRPr="00387946" w:rsidR="00702614">
        <w:rPr>
          <w:lang w:val="en-GB"/>
        </w:rPr>
        <w:t>corticol</w:t>
      </w:r>
      <w:proofErr w:type="spellEnd"/>
      <w:r w:rsidRPr="00387946" w:rsidR="00702614">
        <w:rPr>
          <w:lang w:val="en-GB"/>
        </w:rPr>
        <w:t xml:space="preserve"> neurons</w:t>
      </w:r>
      <w:r w:rsidRPr="00387946" w:rsidR="0089796E">
        <w:rPr>
          <w:lang w:val="en-GB"/>
        </w:rPr>
        <w:t xml:space="preserve"> (d</w:t>
      </w:r>
      <w:r w:rsidRPr="00387946" w:rsidR="00702614">
        <w:rPr>
          <w:lang w:val="en-GB"/>
        </w:rPr>
        <w:t>epending on data availability</w:t>
      </w:r>
      <w:r w:rsidRPr="00387946" w:rsidR="0089796E">
        <w:rPr>
          <w:lang w:val="en-GB"/>
        </w:rPr>
        <w:t>) to determine the moral value</w:t>
      </w:r>
      <w:r w:rsidRPr="00387946" w:rsidR="00702614">
        <w:rPr>
          <w:lang w:val="en-GB"/>
        </w:rPr>
        <w:t xml:space="preserve"> </w:t>
      </w:r>
      <w:r w:rsidRPr="00387946">
        <w:rPr>
          <w:lang w:val="en-GB"/>
        </w:rPr>
        <w:t xml:space="preserve">(Scherer </w:t>
      </w:r>
      <w:r w:rsidRPr="00387946" w:rsidR="00466023">
        <w:rPr>
          <w:i/>
          <w:lang w:val="en-GB"/>
        </w:rPr>
        <w:t>et al.</w:t>
      </w:r>
      <w:r w:rsidRPr="00387946">
        <w:rPr>
          <w:lang w:val="en-GB"/>
        </w:rPr>
        <w:t xml:space="preserve">, 2018). </w:t>
      </w:r>
      <w:r w:rsidRPr="00387946" w:rsidR="004968BB">
        <w:rPr>
          <w:lang w:val="en-GB"/>
        </w:rPr>
        <w:t>MAL is calculated</w:t>
      </w:r>
      <w:r w:rsidRPr="00387946" w:rsidR="001D5027">
        <w:rPr>
          <w:lang w:val="en-GB"/>
        </w:rPr>
        <w:t xml:space="preserve"> as the number of animals affected times life lost times the moral value. </w:t>
      </w:r>
    </w:p>
    <w:p w:rsidRPr="00387946" w:rsidR="00E5797C" w:rsidP="48B9135D" w:rsidRDefault="49FF5CCA" w14:paraId="2A11EC61" w14:textId="2CACDAB7">
      <w:pPr>
        <w:rPr>
          <w:lang w:val="en-GB"/>
        </w:rPr>
      </w:pPr>
      <w:r w:rsidRPr="00387946">
        <w:rPr>
          <w:lang w:val="en-GB"/>
        </w:rPr>
        <w:t xml:space="preserve">We were inspired by the work of Scherer </w:t>
      </w:r>
      <w:r w:rsidRPr="00387946" w:rsidR="00466023">
        <w:rPr>
          <w:i/>
          <w:iCs/>
          <w:lang w:val="en-GB"/>
        </w:rPr>
        <w:t>et al.</w:t>
      </w:r>
      <w:r w:rsidRPr="00387946">
        <w:rPr>
          <w:lang w:val="en-GB"/>
        </w:rPr>
        <w:t xml:space="preserve"> (2018) but wanted another way to describe different species’ ability to perceive negative effects of being used for food production, for several reasons. Firstly, although Herculano-</w:t>
      </w:r>
      <w:proofErr w:type="spellStart"/>
      <w:r w:rsidRPr="00387946">
        <w:rPr>
          <w:lang w:val="en-GB"/>
        </w:rPr>
        <w:t>Houzel</w:t>
      </w:r>
      <w:proofErr w:type="spellEnd"/>
      <w:r w:rsidRPr="00387946">
        <w:rPr>
          <w:lang w:val="en-GB"/>
        </w:rPr>
        <w:t xml:space="preserve">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387946" w:rsidR="00466023">
        <w:rPr>
          <w:i/>
          <w:iCs/>
          <w:lang w:val="en-GB"/>
        </w:rPr>
        <w:t>et al.</w:t>
      </w:r>
      <w:r w:rsidRPr="00387946">
        <w:rPr>
          <w:lang w:val="en-GB"/>
        </w:rPr>
        <w:t xml:space="preserve">, 2022). Furthermore, we wanted to take the potential effects of age (e.g. a newly hatched chicken compared to an adult hen) and domestication into account. Although the number of scientific studies on animals’ ability to feel pain, fear and distress is increasing (see Birch </w:t>
      </w:r>
      <w:r w:rsidRPr="00387946" w:rsidR="00466023">
        <w:rPr>
          <w:i/>
          <w:iCs/>
          <w:lang w:val="en-GB"/>
        </w:rPr>
        <w:t>et al.</w:t>
      </w:r>
      <w:r w:rsidRPr="00387946">
        <w:rPr>
          <w:lang w:val="en-GB"/>
        </w:rPr>
        <w:t>, 2021 for molluscs and</w:t>
      </w:r>
      <w:r w:rsidRPr="00387946" w:rsidR="2E9C40F3">
        <w:rPr>
          <w:lang w:val="en-GB"/>
        </w:rPr>
        <w:t xml:space="preserve"> </w:t>
      </w:r>
      <w:r w:rsidRPr="00387946">
        <w:rPr>
          <w:lang w:val="en-GB"/>
        </w:rPr>
        <w:t xml:space="preserve">Gibbons </w:t>
      </w:r>
      <w:r w:rsidRPr="00387946" w:rsidR="00466023">
        <w:rPr>
          <w:i/>
          <w:iCs/>
          <w:lang w:val="en-GB"/>
        </w:rPr>
        <w:t>et al.</w:t>
      </w:r>
      <w:r w:rsidRPr="00387946">
        <w:rPr>
          <w:lang w:val="en-GB"/>
        </w:rPr>
        <w:t xml:space="preserve">, 2022 for insects) comparable data for all species included in European diets are still lacking. While waiting for such data, we defined animals’ ability to perceive negative effects of being used by humans with a questionnaire to animal scientists. </w:t>
      </w:r>
    </w:p>
    <w:p w:rsidRPr="00387946" w:rsidR="004D060D" w:rsidP="49FF5CCA" w:rsidRDefault="5B5A985F" w14:paraId="4230712C" w14:textId="6F2B2588">
      <w:pPr>
        <w:rPr>
          <w:rFonts w:eastAsia="Times New Roman" w:cs="Times New Roman"/>
          <w:lang w:val="en-GB"/>
        </w:rPr>
      </w:pPr>
      <w:r w:rsidRPr="00387946">
        <w:rPr>
          <w:lang w:val="en-GB"/>
        </w:rPr>
        <w:t xml:space="preserve">In addition to the indices developed by Scherer </w:t>
      </w:r>
      <w:r w:rsidRPr="00387946">
        <w:rPr>
          <w:i/>
          <w:iCs/>
          <w:lang w:val="en-GB"/>
        </w:rPr>
        <w:t>et al.</w:t>
      </w:r>
      <w:r w:rsidRPr="00387946">
        <w:rPr>
          <w:lang w:val="en-GB"/>
        </w:rPr>
        <w:t xml:space="preserve"> (2018), we wanted to introduce an alternative index which takes into account the number of animals affected, the cognitive ability of animals, and the quality of life, but that disregards both the lifetime of the animal and the life duration lost by premature death. </w:t>
      </w:r>
      <w:r w:rsidRPr="00387946">
        <w:rPr>
          <w:rFonts w:eastAsia="Times New Roman" w:cs="Times New Roman"/>
          <w:lang w:val="en-GB"/>
        </w:rPr>
        <w:t>ALYS takes life duration into account, assuming that every day is a day suffered</w:t>
      </w:r>
      <w:r w:rsidRPr="00387946">
        <w:rPr>
          <w:lang w:val="en-GB"/>
        </w:rPr>
        <w:t>.</w:t>
      </w:r>
      <w:r w:rsidRPr="00387946">
        <w:rPr>
          <w:rFonts w:eastAsia="Times New Roman" w:cs="Times New Roman"/>
          <w:lang w:val="en-GB"/>
        </w:rPr>
        <w:t xml:space="preserve"> However, animals can experience both positive and negative emotions during life (although our indicators only describe welfare </w:t>
      </w:r>
      <w:r w:rsidRPr="00387946">
        <w:rPr>
          <w:rFonts w:eastAsia="Times New Roman" w:cs="Times New Roman"/>
          <w:i/>
          <w:iCs/>
          <w:lang w:val="en-GB"/>
        </w:rPr>
        <w:t>loss,</w:t>
      </w:r>
      <w:r w:rsidRPr="00387946">
        <w:rPr>
          <w:rFonts w:eastAsia="Times New Roman" w:cs="Times New Roman"/>
          <w:lang w:val="en-GB"/>
        </w:rPr>
        <w:t xml:space="preserve"> i.e. negative animal welfare aspects) and </w:t>
      </w:r>
      <w:r w:rsidRPr="00387946">
        <w:rPr>
          <w:rFonts w:eastAsia="Times New Roman" w:cs="Times New Roman"/>
          <w:lang w:val="en-GB"/>
        </w:rPr>
        <w:lastRenderedPageBreak/>
        <w:t xml:space="preserve">shorter life duration might not be preferable from an animal welfare perspective. In contrast to ALYS, we did not include the lifetime lost to premature death in the alternative index, to reflect the perspective that if we accept that humans have the right to use and kill animals for food production, the lost lifetime has little relevance for our animal welfare indicator. For the calf slaughtered at 6 months, these 6 months is its full life and if the environment is bad it has suffered during its whole live. For these reasons we wanted to construct an index that is agnostic to the lifetime and lifetime lost. </w:t>
      </w:r>
    </w:p>
    <w:p w:rsidRPr="00387946" w:rsidR="00E5797C" w:rsidP="0069292D" w:rsidRDefault="003B3118" w14:paraId="29912AF4" w14:textId="46F35F53">
      <w:pPr>
        <w:rPr>
          <w:lang w:val="en-GB"/>
        </w:rPr>
      </w:pPr>
      <w:r w:rsidRPr="00387946">
        <w:rPr>
          <w:lang w:val="en-GB"/>
        </w:rPr>
        <w:t xml:space="preserve">In addition to the cognitive </w:t>
      </w:r>
      <w:r w:rsidRPr="00387946" w:rsidR="00CD48E3">
        <w:rPr>
          <w:lang w:val="en-GB"/>
        </w:rPr>
        <w:t xml:space="preserve">ability of animals, the </w:t>
      </w:r>
      <w:r w:rsidRPr="00387946" w:rsidR="00BF3628">
        <w:rPr>
          <w:lang w:val="en-GB"/>
        </w:rPr>
        <w:t xml:space="preserve">production system (i.e. the </w:t>
      </w:r>
      <w:r w:rsidRPr="00387946" w:rsidR="00AA0F3D">
        <w:rPr>
          <w:lang w:val="en-GB"/>
        </w:rPr>
        <w:t xml:space="preserve">type of environment and </w:t>
      </w:r>
      <w:r w:rsidRPr="00387946" w:rsidR="008D2A1C">
        <w:rPr>
          <w:lang w:val="en-GB"/>
        </w:rPr>
        <w:t>management</w:t>
      </w:r>
      <w:r w:rsidRPr="00387946" w:rsidR="00AA0F3D">
        <w:rPr>
          <w:lang w:val="en-GB"/>
        </w:rPr>
        <w:t xml:space="preserve"> in which the animals are kept</w:t>
      </w:r>
      <w:r w:rsidRPr="00387946" w:rsidR="00BF3628">
        <w:rPr>
          <w:lang w:val="en-GB"/>
        </w:rPr>
        <w:t>)</w:t>
      </w:r>
      <w:r w:rsidRPr="00387946" w:rsidR="00AA0F3D">
        <w:rPr>
          <w:lang w:val="en-GB"/>
        </w:rPr>
        <w:t xml:space="preserve"> </w:t>
      </w:r>
      <w:r w:rsidRPr="00387946" w:rsidR="002B3AE8">
        <w:rPr>
          <w:lang w:val="en-GB"/>
        </w:rPr>
        <w:t xml:space="preserve">leading to mortality, disease and </w:t>
      </w:r>
      <w:r w:rsidRPr="00387946" w:rsidR="00DF3677">
        <w:rPr>
          <w:lang w:val="en-GB"/>
        </w:rPr>
        <w:t>impaired</w:t>
      </w:r>
      <w:r w:rsidRPr="00387946" w:rsidR="002B3AE8">
        <w:rPr>
          <w:lang w:val="en-GB"/>
        </w:rPr>
        <w:t xml:space="preserve"> ability to perform natural behaviours</w:t>
      </w:r>
      <w:r w:rsidRPr="00387946" w:rsidR="007F1131">
        <w:rPr>
          <w:lang w:val="en-GB"/>
        </w:rPr>
        <w:t xml:space="preserve"> determine animal welfare. We use the term </w:t>
      </w:r>
      <w:r w:rsidRPr="00387946" w:rsidR="002C799C">
        <w:rPr>
          <w:lang w:val="en-GB"/>
        </w:rPr>
        <w:t>‘</w:t>
      </w:r>
      <w:r w:rsidRPr="00387946" w:rsidR="00213D51">
        <w:rPr>
          <w:lang w:val="en-GB"/>
        </w:rPr>
        <w:t>suffering</w:t>
      </w:r>
      <w:r w:rsidRPr="00387946" w:rsidR="002C799C">
        <w:rPr>
          <w:lang w:val="en-GB"/>
        </w:rPr>
        <w:t>’</w:t>
      </w:r>
      <w:r w:rsidRPr="00387946" w:rsidR="00124107">
        <w:rPr>
          <w:lang w:val="en-GB"/>
        </w:rPr>
        <w:t xml:space="preserve"> </w:t>
      </w:r>
      <w:r w:rsidRPr="00387946" w:rsidR="007F1131">
        <w:rPr>
          <w:lang w:val="en-GB"/>
        </w:rPr>
        <w:t xml:space="preserve">to describe </w:t>
      </w:r>
      <w:r w:rsidRPr="00387946" w:rsidR="00BF3628">
        <w:rPr>
          <w:lang w:val="en-GB"/>
        </w:rPr>
        <w:t>the quality of the production system with regard to animal welfare</w:t>
      </w:r>
      <w:r w:rsidRPr="00387946" w:rsidR="7108AEDD">
        <w:rPr>
          <w:lang w:val="en-GB"/>
        </w:rPr>
        <w:t>;</w:t>
      </w:r>
      <w:r w:rsidRPr="00387946" w:rsidR="00124107">
        <w:rPr>
          <w:lang w:val="en-GB"/>
        </w:rPr>
        <w:t xml:space="preserve"> </w:t>
      </w:r>
      <w:r w:rsidRPr="00387946" w:rsidR="009A604A">
        <w:rPr>
          <w:lang w:val="en-GB"/>
        </w:rPr>
        <w:t xml:space="preserve">Scherer </w:t>
      </w:r>
      <w:r w:rsidRPr="00387946" w:rsidR="00466023">
        <w:rPr>
          <w:i/>
          <w:lang w:val="en-GB"/>
        </w:rPr>
        <w:t>et al.</w:t>
      </w:r>
      <w:r w:rsidRPr="00387946" w:rsidR="009A604A">
        <w:rPr>
          <w:lang w:val="en-GB"/>
        </w:rPr>
        <w:t xml:space="preserve"> (2018)</w:t>
      </w:r>
      <w:r w:rsidRPr="00387946" w:rsidR="00E5797C">
        <w:rPr>
          <w:lang w:val="en-GB"/>
        </w:rPr>
        <w:t xml:space="preserve"> </w:t>
      </w:r>
      <w:r w:rsidRPr="00387946" w:rsidR="009A604A">
        <w:rPr>
          <w:lang w:val="en-GB"/>
        </w:rPr>
        <w:t xml:space="preserve">call </w:t>
      </w:r>
      <w:r w:rsidRPr="00387946" w:rsidR="3D80313C">
        <w:rPr>
          <w:lang w:val="en-GB"/>
        </w:rPr>
        <w:t>i</w:t>
      </w:r>
      <w:r w:rsidRPr="00387946" w:rsidR="009A604A">
        <w:rPr>
          <w:lang w:val="en-GB"/>
        </w:rPr>
        <w:t xml:space="preserve">t </w:t>
      </w:r>
      <w:r w:rsidRPr="00387946" w:rsidR="00E5797C">
        <w:rPr>
          <w:lang w:val="en-GB"/>
        </w:rPr>
        <w:t>‘life quality’</w:t>
      </w:r>
      <w:r w:rsidRPr="00387946" w:rsidR="007F1131">
        <w:rPr>
          <w:lang w:val="en-GB"/>
        </w:rPr>
        <w:t>. They</w:t>
      </w:r>
      <w:r w:rsidRPr="00387946" w:rsidR="009A604A">
        <w:rPr>
          <w:lang w:val="en-GB"/>
        </w:rPr>
        <w:t xml:space="preserve"> use only </w:t>
      </w:r>
      <w:r w:rsidRPr="00387946" w:rsidR="00E5797C">
        <w:rPr>
          <w:lang w:val="en-GB"/>
        </w:rPr>
        <w:t xml:space="preserve">one </w:t>
      </w:r>
      <w:r w:rsidRPr="00387946" w:rsidR="009A604A">
        <w:rPr>
          <w:lang w:val="en-GB"/>
        </w:rPr>
        <w:t>aspect to capture this</w:t>
      </w:r>
      <w:r w:rsidRPr="00387946" w:rsidR="007F1131">
        <w:rPr>
          <w:lang w:val="en-GB"/>
        </w:rPr>
        <w:t xml:space="preserve"> and t</w:t>
      </w:r>
      <w:r w:rsidRPr="00387946" w:rsidR="009A604A">
        <w:rPr>
          <w:lang w:val="en-GB"/>
        </w:rPr>
        <w:t>he aspect</w:t>
      </w:r>
      <w:r w:rsidRPr="00387946" w:rsidR="00E5797C">
        <w:rPr>
          <w:lang w:val="en-GB"/>
        </w:rPr>
        <w:t xml:space="preserve"> differ</w:t>
      </w:r>
      <w:r w:rsidRPr="00387946" w:rsidR="009A604A">
        <w:rPr>
          <w:lang w:val="en-GB"/>
        </w:rPr>
        <w:t>s</w:t>
      </w:r>
      <w:r w:rsidRPr="00387946" w:rsidR="00E5797C">
        <w:rPr>
          <w:lang w:val="en-GB"/>
        </w:rPr>
        <w:t xml:space="preserve"> between species, e.g. days on pasture for dairy cattle and stocking density for chickens. We wanted a broader but still feasible </w:t>
      </w:r>
      <w:r w:rsidRPr="00387946" w:rsidR="0048484E">
        <w:rPr>
          <w:lang w:val="en-GB"/>
        </w:rPr>
        <w:t xml:space="preserve">(in terms of data collection and comprehensiveness) </w:t>
      </w:r>
      <w:r w:rsidRPr="00387946" w:rsidR="00E5797C">
        <w:rPr>
          <w:lang w:val="en-GB"/>
        </w:rPr>
        <w:t xml:space="preserve">description </w:t>
      </w:r>
      <w:r w:rsidRPr="00387946" w:rsidR="00BF3628">
        <w:rPr>
          <w:lang w:val="en-GB"/>
        </w:rPr>
        <w:t xml:space="preserve">of the production system </w:t>
      </w:r>
      <w:r w:rsidRPr="00387946" w:rsidR="00E5797C">
        <w:rPr>
          <w:lang w:val="en-GB"/>
        </w:rPr>
        <w:t>and used disease frequency, mortality on farm, lack of space and duration of slaughter process to describe “the conditions in which it [the animal] lives and dies” as stated by WOAH (202</w:t>
      </w:r>
      <w:r w:rsidRPr="00387946" w:rsidR="3CE63F14">
        <w:rPr>
          <w:lang w:val="en-GB"/>
        </w:rPr>
        <w:t>4</w:t>
      </w:r>
      <w:r w:rsidRPr="00387946" w:rsidR="00E5797C">
        <w:rPr>
          <w:lang w:val="en-GB"/>
        </w:rPr>
        <w:t>).</w:t>
      </w:r>
      <w:r w:rsidRPr="00387946" w:rsidR="00977921">
        <w:rPr>
          <w:lang w:val="en-GB"/>
        </w:rPr>
        <w:t xml:space="preserve"> </w:t>
      </w:r>
      <w:r w:rsidRPr="00387946" w:rsidR="00E5797C">
        <w:rPr>
          <w:lang w:val="en-GB"/>
        </w:rPr>
        <w:t xml:space="preserve">Similar to Scherer </w:t>
      </w:r>
      <w:r w:rsidRPr="00387946" w:rsidR="00466023">
        <w:rPr>
          <w:i/>
          <w:lang w:val="en-GB"/>
        </w:rPr>
        <w:t>et al.</w:t>
      </w:r>
      <w:r w:rsidRPr="00387946" w:rsidR="00E5797C">
        <w:rPr>
          <w:lang w:val="en-GB"/>
        </w:rPr>
        <w:t xml:space="preserve"> (20</w:t>
      </w:r>
      <w:r w:rsidRPr="00387946" w:rsidR="0083615E">
        <w:rPr>
          <w:lang w:val="en-GB"/>
        </w:rPr>
        <w:t>1</w:t>
      </w:r>
      <w:r w:rsidRPr="00387946" w:rsidR="00E5797C">
        <w:rPr>
          <w:lang w:val="en-GB"/>
        </w:rPr>
        <w:t>8)</w:t>
      </w:r>
      <w:r w:rsidRPr="00387946" w:rsidR="00BF3628">
        <w:rPr>
          <w:lang w:val="en-GB"/>
        </w:rPr>
        <w:t>,</w:t>
      </w:r>
      <w:r w:rsidRPr="00387946" w:rsidR="00E5797C">
        <w:rPr>
          <w:lang w:val="en-GB"/>
        </w:rPr>
        <w:t xml:space="preserve"> we took the number of involved animals</w:t>
      </w:r>
      <w:r w:rsidRPr="00387946" w:rsidR="0083615E">
        <w:rPr>
          <w:lang w:val="en-GB"/>
        </w:rPr>
        <w:t xml:space="preserve"> needed to produce a certain amount of animal product (e.g. 1 kg of beef)</w:t>
      </w:r>
      <w:r w:rsidRPr="00387946" w:rsidR="00E5797C">
        <w:rPr>
          <w:lang w:val="en-GB"/>
        </w:rPr>
        <w:t xml:space="preserve"> into </w:t>
      </w:r>
      <w:r w:rsidRPr="00387946" w:rsidR="00EB55D9">
        <w:rPr>
          <w:lang w:val="en-GB"/>
        </w:rPr>
        <w:t>account</w:t>
      </w:r>
      <w:r w:rsidRPr="00387946" w:rsidR="00547D8A">
        <w:rPr>
          <w:lang w:val="en-GB"/>
        </w:rPr>
        <w:t>.</w:t>
      </w:r>
      <w:r w:rsidRPr="00387946" w:rsidR="006C798F">
        <w:rPr>
          <w:lang w:val="en-GB"/>
        </w:rPr>
        <w:t xml:space="preserve">  </w:t>
      </w:r>
    </w:p>
    <w:p w:rsidRPr="00387946" w:rsidR="00E5797C" w:rsidP="00E5797C" w:rsidRDefault="00E5797C" w14:paraId="41298D03" w14:textId="77777777">
      <w:pPr>
        <w:pStyle w:val="Heading2"/>
        <w:rPr>
          <w:lang w:val="en-GB"/>
        </w:rPr>
      </w:pPr>
      <w:r w:rsidRPr="00387946">
        <w:rPr>
          <w:lang w:val="en-GB"/>
        </w:rPr>
        <w:t>2.4 Challenges in the use of antibiotics</w:t>
      </w:r>
    </w:p>
    <w:p w:rsidRPr="00387946" w:rsidR="00E5797C" w:rsidP="49FF5CCA" w:rsidRDefault="49FF5CCA" w14:paraId="721372AB" w14:textId="770DD271">
      <w:pPr>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Pr="00387946" w:rsidR="00466023">
        <w:rPr>
          <w:i/>
          <w:iCs/>
          <w:lang w:val="en-GB"/>
        </w:rPr>
        <w:t>et al.</w:t>
      </w:r>
      <w:r w:rsidRPr="00387946">
        <w:rPr>
          <w:lang w:val="en-GB"/>
        </w:rPr>
        <w:t>, 2020). The magnitude of this transfer is, however, at large unknown.</w:t>
      </w:r>
    </w:p>
    <w:p w:rsidRPr="00387946" w:rsidR="00E5797C" w:rsidP="00E5797C" w:rsidRDefault="5B5A985F" w14:paraId="2EEB1CEB" w14:textId="40558959">
      <w:pPr>
        <w:rPr>
          <w:lang w:val="en-GB"/>
        </w:rPr>
      </w:pPr>
      <w:r w:rsidRPr="00387946">
        <w:rPr>
          <w:lang w:val="en-GB"/>
        </w:rPr>
        <w:lastRenderedPageBreak/>
        <w:t xml:space="preserve">Antibiotics is used in food production for three reasons: </w:t>
      </w:r>
    </w:p>
    <w:p w:rsidRPr="00387946" w:rsidR="00E5797C" w:rsidP="00E5797C" w:rsidRDefault="00E5797C" w14:paraId="0CC12516" w14:textId="77777777">
      <w:pPr>
        <w:pStyle w:val="ListParagraph"/>
        <w:numPr>
          <w:ilvl w:val="0"/>
          <w:numId w:val="24"/>
        </w:numPr>
        <w:rPr>
          <w:lang w:val="en-GB"/>
        </w:rPr>
      </w:pPr>
      <w:r w:rsidRPr="00387946">
        <w:rPr>
          <w:lang w:val="en-GB"/>
        </w:rPr>
        <w:t>To cure infected animals</w:t>
      </w:r>
    </w:p>
    <w:p w:rsidRPr="00387946" w:rsidR="00E5797C" w:rsidP="00E5797C" w:rsidRDefault="00E5797C" w14:paraId="68B87BEE" w14:textId="77777777">
      <w:pPr>
        <w:pStyle w:val="ListParagraph"/>
        <w:numPr>
          <w:ilvl w:val="0"/>
          <w:numId w:val="24"/>
        </w:numPr>
        <w:rPr>
          <w:lang w:val="en-GB"/>
        </w:rPr>
      </w:pPr>
      <w:r w:rsidRPr="00387946">
        <w:rPr>
          <w:lang w:val="en-GB"/>
        </w:rPr>
        <w:t>To prevent animals from being infected</w:t>
      </w:r>
    </w:p>
    <w:p w:rsidRPr="00387946" w:rsidR="00E5797C" w:rsidP="00E5797C" w:rsidRDefault="5B5A985F" w14:paraId="0877497C" w14:textId="77777777">
      <w:pPr>
        <w:pStyle w:val="ListParagraph"/>
        <w:numPr>
          <w:ilvl w:val="0"/>
          <w:numId w:val="24"/>
        </w:numPr>
        <w:rPr>
          <w:lang w:val="en-GB"/>
        </w:rPr>
      </w:pPr>
      <w:r w:rsidRPr="00387946">
        <w:rPr>
          <w:lang w:val="en-GB"/>
        </w:rPr>
        <w:t>To promote higher production levels (often higher growth rate), so called ‘growth-promotors’</w:t>
      </w:r>
    </w:p>
    <w:p w:rsidRPr="00387946" w:rsidR="00E5797C" w:rsidP="5B5A985F" w:rsidRDefault="5B5A985F" w14:paraId="0EAEE300" w14:textId="2C8304FC">
      <w:pPr>
        <w:rPr>
          <w:lang w:val="en-GB"/>
        </w:rPr>
      </w:pPr>
      <w:r w:rsidRPr="00387946">
        <w:rPr>
          <w:lang w:val="en-GB"/>
        </w:rPr>
        <w:t>Regular use of antibiotics by routine for prevention and as growth-promotors can mask issues related to hygiene, stocking density and bad management</w:t>
      </w:r>
      <w:r w:rsidRPr="00387946" w:rsidR="00CA070B">
        <w:rPr>
          <w:lang w:val="en-GB"/>
        </w:rPr>
        <w:t xml:space="preserve"> which can decrease animal welfare</w:t>
      </w:r>
      <w:r w:rsidRPr="00387946">
        <w:rPr>
          <w:lang w:val="en-GB"/>
        </w:rPr>
        <w:t>. A completely antibiotic-free food production is</w:t>
      </w:r>
      <w:r w:rsidRPr="00387946" w:rsidR="00CA070B">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Pr="00387946">
        <w:rPr>
          <w:i/>
          <w:iCs/>
          <w:lang w:val="en-GB"/>
        </w:rPr>
        <w:t>et al.</w:t>
      </w:r>
      <w:r w:rsidRPr="00387946">
        <w:rPr>
          <w:lang w:val="en-GB"/>
        </w:rPr>
        <w:t xml:space="preserve">, 2019).  </w:t>
      </w:r>
    </w:p>
    <w:p w:rsidRPr="00387946" w:rsidR="00E5797C" w:rsidP="00E5797C" w:rsidRDefault="5B5A985F" w14:paraId="634ABC5D" w14:textId="3962EF5F">
      <w:pPr>
        <w:rPr>
          <w:lang w:val="en-GB"/>
        </w:rPr>
      </w:pPr>
      <w:r w:rsidRPr="00387946">
        <w:rPr>
          <w:lang w:val="en-GB"/>
        </w:rPr>
        <w:t xml:space="preserve">There is a strong association between the indicators for animal welfare and antibiotic use. The use of antibiotics as growth promotors is prohibited in the EU since 2006 (EC, 2005) and the use of antibiotics for regular disease prevention is prohibited in the EU since January 2022 (Alliance to save our antibiotics, 2020). </w:t>
      </w:r>
    </w:p>
    <w:p w:rsidRPr="00217E4C" w:rsidR="00E5797C" w:rsidP="006379C2" w:rsidRDefault="00E5797C" w14:paraId="5549201F" w14:textId="752BA7A7">
      <w:pPr>
        <w:rPr>
          <w:rFonts w:asciiTheme="minorHAnsi" w:hAnsiTheme="minorHAnsi"/>
          <w:strike/>
          <w:sz w:val="22"/>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is based on sold amounts. Since the population of animals varies between countries the use of antibiotics is reported per total biomass. Corresponding data are available for some countries outside Europe and missing for others. So far, only a few countries report data on sales per species and no country reports data on sales per production system in a systematic way. </w:t>
      </w:r>
    </w:p>
    <w:p w:rsidRPr="00387946" w:rsidR="00BF0328" w:rsidP="004002B2" w:rsidRDefault="008344C5" w14:paraId="1A8C07DB" w14:textId="47E1FB8A">
      <w:pPr>
        <w:pStyle w:val="Heading1"/>
        <w:rPr>
          <w:rFonts w:cs="Times New Roman"/>
          <w:lang w:val="en-GB"/>
        </w:rPr>
      </w:pPr>
      <w:r w:rsidRPr="00387946">
        <w:rPr>
          <w:lang w:val="en-GB"/>
        </w:rPr>
        <w:t xml:space="preserve">3. </w:t>
      </w:r>
      <w:r w:rsidRPr="00387946" w:rsidR="00BF0328">
        <w:rPr>
          <w:lang w:val="en-GB"/>
        </w:rPr>
        <w:t>Method and data</w:t>
      </w:r>
      <w:r w:rsidRPr="00387946" w:rsidR="00EF023E">
        <w:rPr>
          <w:lang w:val="en-GB"/>
        </w:rPr>
        <w:t xml:space="preserve"> </w:t>
      </w:r>
      <w:r w:rsidRPr="00387946" w:rsidR="00340DCF">
        <w:rPr>
          <w:lang w:val="en-GB"/>
        </w:rPr>
        <w:t>– 2900 words</w:t>
      </w:r>
    </w:p>
    <w:p w:rsidRPr="00387946" w:rsidR="00370BAD" w:rsidP="004002B2" w:rsidRDefault="008344C5" w14:paraId="120D2677" w14:textId="794CAC29">
      <w:pPr>
        <w:pStyle w:val="Heading2"/>
        <w:rPr>
          <w:lang w:val="en-GB"/>
        </w:rPr>
      </w:pPr>
      <w:r w:rsidRPr="00387946">
        <w:rPr>
          <w:lang w:val="en-GB"/>
        </w:rPr>
        <w:t>3</w:t>
      </w:r>
      <w:r w:rsidRPr="00387946" w:rsidR="7D5A8BA7">
        <w:rPr>
          <w:lang w:val="en-GB"/>
        </w:rPr>
        <w:t>.</w:t>
      </w:r>
      <w:r w:rsidRPr="00387946" w:rsidR="1F41852E">
        <w:rPr>
          <w:lang w:val="en-GB"/>
        </w:rPr>
        <w:t>1</w:t>
      </w:r>
      <w:r w:rsidRPr="00387946" w:rsidR="7D5A8BA7">
        <w:rPr>
          <w:lang w:val="en-GB"/>
        </w:rPr>
        <w:t xml:space="preserve"> </w:t>
      </w:r>
      <w:r w:rsidRPr="00387946" w:rsidR="004272E0">
        <w:rPr>
          <w:lang w:val="en-GB"/>
        </w:rPr>
        <w:t>A</w:t>
      </w:r>
      <w:r w:rsidRPr="00387946" w:rsidR="005B6925">
        <w:rPr>
          <w:lang w:val="en-GB"/>
        </w:rPr>
        <w:t xml:space="preserve">nimal welfare </w:t>
      </w:r>
      <w:r w:rsidRPr="00387946" w:rsidR="00804F5E">
        <w:rPr>
          <w:lang w:val="en-GB"/>
        </w:rPr>
        <w:t>indic</w:t>
      </w:r>
      <w:r w:rsidRPr="00387946" w:rsidR="004272E0">
        <w:rPr>
          <w:lang w:val="en-GB"/>
        </w:rPr>
        <w:t>es</w:t>
      </w:r>
    </w:p>
    <w:p w:rsidRPr="00387946" w:rsidR="00F05D8F" w:rsidP="00552081" w:rsidRDefault="5B5A985F" w14:paraId="4874EA1C" w14:textId="1F4A580D">
      <w:pPr>
        <w:rPr>
          <w:lang w:val="en-GB"/>
        </w:rPr>
      </w:pPr>
      <w:r w:rsidRPr="00387946">
        <w:rPr>
          <w:lang w:val="en-GB"/>
        </w:rPr>
        <w:t xml:space="preserve">The animal welfare indices consider 1) the number of involved animals to produce 1 kg of raw commodity (e.g. kg of </w:t>
      </w:r>
      <w:proofErr w:type="spellStart"/>
      <w:r w:rsidRPr="00387946">
        <w:rPr>
          <w:lang w:val="en-GB"/>
        </w:rPr>
        <w:t>bonefree</w:t>
      </w:r>
      <w:proofErr w:type="spellEnd"/>
      <w:r w:rsidRPr="00387946">
        <w:rPr>
          <w:lang w:val="en-GB"/>
        </w:rPr>
        <w:t xml:space="preserve"> meat, eggs, peeled shrimps or milk, 2) these animals’ ability to perceive negative effects of being used by humans, and 3) a judgement of the suffering that animals are exposed to in the typical production system. The animal welfare indices reflect the whole life </w:t>
      </w:r>
      <w:r w:rsidRPr="00387946">
        <w:rPr>
          <w:lang w:val="en-GB"/>
        </w:rPr>
        <w:lastRenderedPageBreak/>
        <w:t xml:space="preserve">for farmed animals. For wild animals, only the part of life directly related to food production, i.e. catching or </w:t>
      </w:r>
      <w:r w:rsidR="00267B6D">
        <w:rPr>
          <w:lang w:val="en-GB"/>
        </w:rPr>
        <w:t>shooting</w:t>
      </w:r>
      <w:r w:rsidRPr="00387946">
        <w:rPr>
          <w:lang w:val="en-GB"/>
        </w:rPr>
        <w:t>, is included.</w:t>
      </w:r>
    </w:p>
    <w:p w:rsidRPr="00387946" w:rsidR="00FD258E" w:rsidP="00EE4690" w:rsidRDefault="49FF5CCA" w14:paraId="632F4B1F" w14:textId="5ADEC89E">
      <w:pPr>
        <w:rPr>
          <w:lang w:val="en-GB"/>
        </w:rPr>
      </w:pPr>
      <w:r w:rsidRPr="00387946">
        <w:rPr>
          <w:lang w:val="en-GB"/>
        </w:rPr>
        <w:t>We present results for three indices: 1) a new index,</w:t>
      </w:r>
      <w:r w:rsidRPr="00217E4C">
        <w:rPr>
          <w:lang w:val="en-GB"/>
        </w:rPr>
        <w:t xml:space="preserve"> </w:t>
      </w:r>
      <w:r w:rsidRPr="00387946">
        <w:rPr>
          <w:lang w:val="en-GB"/>
        </w:rPr>
        <w:t xml:space="preserve">Perception Adjusted Animal Lives Affected (PAALA), 2) Animal Life Years Suffered (ALYS) as defined by Scherer </w:t>
      </w:r>
      <w:r w:rsidRPr="00387946" w:rsidR="00466023">
        <w:rPr>
          <w:i/>
          <w:iCs/>
          <w:lang w:val="en-GB"/>
        </w:rPr>
        <w:t>et al.</w:t>
      </w:r>
      <w:r w:rsidRPr="00387946">
        <w:rPr>
          <w:lang w:val="en-GB"/>
        </w:rPr>
        <w:t xml:space="preserve"> (2018) but with an extended ‘life quality’ component here called ‘suffering’, and 3) Perception Adjusted ALYS (PAALYS). The indices are calculated as follows:</w:t>
      </w:r>
    </w:p>
    <w:p w:rsidRPr="00387946" w:rsidR="00A72D86" w:rsidP="49FF5CCA" w:rsidRDefault="49FF5CCA" w14:paraId="0F017899" w14:textId="64880C83">
      <w:pPr>
        <w:rPr>
          <w:i/>
          <w:iCs/>
          <w:lang w:val="en-GB"/>
        </w:rPr>
      </w:pPr>
      <w:r w:rsidRPr="00387946">
        <w:rPr>
          <w:i/>
          <w:iCs/>
          <w:lang w:val="en-GB"/>
        </w:rPr>
        <w:t xml:space="preserve">PAALA = number affected x ability x </w:t>
      </w:r>
      <w:proofErr w:type="spellStart"/>
      <w:r w:rsidRPr="00387946">
        <w:rPr>
          <w:i/>
          <w:iCs/>
          <w:lang w:val="en-GB"/>
        </w:rPr>
        <w:t>suffering</w:t>
      </w:r>
      <w:r w:rsidRPr="00387946" w:rsidR="003F788C">
        <w:rPr>
          <w:i/>
          <w:iCs/>
          <w:lang w:val="en-GB"/>
        </w:rPr>
        <w:t>_</w:t>
      </w:r>
      <w:r w:rsidRPr="00387946" w:rsidR="5A05D9A9">
        <w:rPr>
          <w:i/>
          <w:iCs/>
          <w:lang w:val="en-GB"/>
        </w:rPr>
        <w:t>including</w:t>
      </w:r>
      <w:r w:rsidRPr="00387946" w:rsidR="003F788C">
        <w:rPr>
          <w:i/>
          <w:iCs/>
          <w:lang w:val="en-GB"/>
        </w:rPr>
        <w:t>_</w:t>
      </w:r>
      <w:r w:rsidRPr="00387946">
        <w:rPr>
          <w:i/>
          <w:iCs/>
          <w:lang w:val="en-GB"/>
        </w:rPr>
        <w:t>slaughter</w:t>
      </w:r>
      <w:proofErr w:type="spellEnd"/>
      <w:r w:rsidRPr="00387946">
        <w:rPr>
          <w:i/>
          <w:iCs/>
          <w:lang w:val="en-GB"/>
        </w:rPr>
        <w:t xml:space="preserve"> x 100</w:t>
      </w:r>
    </w:p>
    <w:p w:rsidRPr="00387946" w:rsidR="005A2B1A" w:rsidP="7940E320" w:rsidRDefault="49FF5CCA" w14:paraId="19DF009E" w14:textId="1DE9DEF5">
      <w:pPr>
        <w:rPr>
          <w:i/>
          <w:iCs/>
          <w:lang w:val="en-GB"/>
        </w:rPr>
      </w:pPr>
      <w:r w:rsidRPr="00387946">
        <w:rPr>
          <w:i/>
          <w:iCs/>
          <w:lang w:val="en-GB"/>
        </w:rPr>
        <w:t>ALYS = number affected x (</w:t>
      </w:r>
      <w:r w:rsidRPr="00387946" w:rsidR="00687A1A">
        <w:rPr>
          <w:i/>
          <w:iCs/>
          <w:lang w:val="en-GB"/>
        </w:rPr>
        <w:t>[</w:t>
      </w:r>
      <w:r w:rsidRPr="00387946">
        <w:rPr>
          <w:i/>
          <w:iCs/>
          <w:lang w:val="en-GB"/>
        </w:rPr>
        <w:t>life duration – slaughter duration</w:t>
      </w:r>
      <w:r w:rsidRPr="00387946" w:rsidR="00687A1A">
        <w:rPr>
          <w:i/>
          <w:iCs/>
          <w:lang w:val="en-GB"/>
        </w:rPr>
        <w:t>]</w:t>
      </w:r>
      <w:r w:rsidRPr="00387946">
        <w:rPr>
          <w:i/>
          <w:iCs/>
          <w:lang w:val="en-GB"/>
        </w:rPr>
        <w:t xml:space="preserve"> x </w:t>
      </w:r>
      <w:proofErr w:type="spellStart"/>
      <w:r w:rsidRPr="00387946">
        <w:rPr>
          <w:i/>
          <w:iCs/>
          <w:lang w:val="en-GB"/>
        </w:rPr>
        <w:t>suffering</w:t>
      </w:r>
      <w:r w:rsidRPr="00387946" w:rsidR="003F788C">
        <w:rPr>
          <w:i/>
          <w:iCs/>
          <w:lang w:val="en-GB"/>
        </w:rPr>
        <w:t>_</w:t>
      </w:r>
      <w:r w:rsidRPr="00387946" w:rsidR="699DF8DA">
        <w:rPr>
          <w:i/>
          <w:iCs/>
          <w:lang w:val="en-GB"/>
        </w:rPr>
        <w:t>excluding</w:t>
      </w:r>
      <w:r w:rsidRPr="00387946" w:rsidR="003F788C">
        <w:rPr>
          <w:i/>
          <w:iCs/>
          <w:lang w:val="en-GB"/>
        </w:rPr>
        <w:t>_</w:t>
      </w:r>
      <w:r w:rsidRPr="00387946" w:rsidR="699DF8DA">
        <w:rPr>
          <w:i/>
          <w:iCs/>
          <w:lang w:val="en-GB"/>
        </w:rPr>
        <w:t>slaughter</w:t>
      </w:r>
      <w:proofErr w:type="spellEnd"/>
      <w:r w:rsidRPr="00387946">
        <w:rPr>
          <w:i/>
          <w:iCs/>
          <w:lang w:val="en-GB"/>
        </w:rPr>
        <w:t xml:space="preserve"> + slaughter duration)</w:t>
      </w:r>
    </w:p>
    <w:p w:rsidRPr="00387946" w:rsidR="004272E0" w:rsidP="00D76039" w:rsidRDefault="00247601" w14:paraId="2BCCC69A" w14:textId="4DB8151F">
      <w:pPr>
        <w:rPr>
          <w:i/>
          <w:iCs/>
          <w:lang w:val="en-GB"/>
        </w:rPr>
      </w:pPr>
      <w:r w:rsidRPr="00387946">
        <w:rPr>
          <w:i/>
          <w:iCs/>
          <w:lang w:val="en-GB"/>
        </w:rPr>
        <w:t>PAALYS = ability x ALYS</w:t>
      </w:r>
      <w:r w:rsidRPr="00387946" w:rsidR="004272E0">
        <w:rPr>
          <w:i/>
          <w:iCs/>
          <w:lang w:val="en-GB"/>
        </w:rPr>
        <w:t xml:space="preserve">  </w:t>
      </w:r>
    </w:p>
    <w:p w:rsidRPr="00387946" w:rsidR="00E945D5" w:rsidP="49FF5CCA" w:rsidRDefault="5B5A985F" w14:paraId="3BC6B00F" w14:textId="2385CF5A">
      <w:pPr>
        <w:rPr>
          <w:rFonts w:cs="Times New Roman"/>
          <w:lang w:val="en-GB"/>
        </w:rPr>
      </w:pPr>
      <w:r w:rsidRPr="00387946">
        <w:rPr>
          <w:rFonts w:cs="Times New Roman"/>
          <w:lang w:val="en-GB"/>
        </w:rPr>
        <w:t xml:space="preserve">The animal welfare index values for production animals and their parents are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similarity to production animals (rabbit and laying hen). Horses were not regarded as production or parent animals since commercial horse meat production is very limited. Male chickens discarded at hatching are included for eggs. </w:t>
      </w:r>
    </w:p>
    <w:p w:rsidRPr="00387946" w:rsidR="00E945D5" w:rsidP="00EE4690" w:rsidRDefault="5B5A985F" w14:paraId="24BF8E33" w14:textId="07FF056E">
      <w:pPr>
        <w:rPr>
          <w:rFonts w:cs="Times New Roman"/>
          <w:lang w:val="en-GB"/>
        </w:rPr>
      </w:pPr>
      <w:r w:rsidRPr="00387946">
        <w:rPr>
          <w:lang w:val="en-GB"/>
        </w:rPr>
        <w:t xml:space="preserve">The indices are presented for major animal products as </w:t>
      </w:r>
      <w:r w:rsidRPr="00387946">
        <w:rPr>
          <w:i/>
          <w:iCs/>
          <w:lang w:val="en-GB"/>
        </w:rPr>
        <w:t>consumed</w:t>
      </w:r>
      <w:r w:rsidRPr="00387946">
        <w:rPr>
          <w:lang w:val="en-GB"/>
        </w:rPr>
        <w:t xml:space="preserve"> in nine European countries (France, Germany, Greece, Hungary, Ireland, Italy, Poland, Spain and Sweden)</w:t>
      </w:r>
      <w:r w:rsidR="005C1528">
        <w:rPr>
          <w:lang w:val="en-GB"/>
        </w:rPr>
        <w:t>. All calculations are found in Supplementary Material (SM) 1 and references and more details on data sources in SM5</w:t>
      </w:r>
      <w:r w:rsidRPr="00387946">
        <w:rPr>
          <w:lang w:val="en-GB"/>
        </w:rPr>
        <w:t xml:space="preserve">.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Pr="00387946" w:rsidR="00687D44">
        <w:rPr>
          <w:lang w:val="en-GB"/>
        </w:rPr>
        <w:t xml:space="preserve">Indices were also developed for </w:t>
      </w:r>
      <w:r w:rsidRPr="00387946" w:rsidR="00CA070B">
        <w:rPr>
          <w:lang w:val="en-GB"/>
        </w:rPr>
        <w:t xml:space="preserve">insects like mealworms and honeybees and for wild ruminants, boars, rabbits and for </w:t>
      </w:r>
      <w:r w:rsidRPr="00387946" w:rsidR="00394A6A">
        <w:rPr>
          <w:lang w:val="en-GB"/>
        </w:rPr>
        <w:t>blue foods, i.e. animal products produced or caught in waters, including farmed salmon from Norway</w:t>
      </w:r>
      <w:r w:rsidRPr="00387946" w:rsidR="00CA070B">
        <w:rPr>
          <w:lang w:val="en-GB"/>
        </w:rPr>
        <w:t>,</w:t>
      </w:r>
      <w:r w:rsidRPr="00387946" w:rsidR="0059612E">
        <w:rPr>
          <w:lang w:val="en-GB"/>
        </w:rPr>
        <w:t xml:space="preserve"> wild</w:t>
      </w:r>
      <w:r w:rsidRPr="00387946" w:rsidR="00DE548F">
        <w:rPr>
          <w:lang w:val="en-GB"/>
        </w:rPr>
        <w:t xml:space="preserve"> fish, </w:t>
      </w:r>
      <w:r w:rsidRPr="00387946" w:rsidR="00F16108">
        <w:rPr>
          <w:lang w:val="en-GB"/>
        </w:rPr>
        <w:t xml:space="preserve">octopus, </w:t>
      </w:r>
      <w:r w:rsidRPr="00387946" w:rsidR="00DE548F">
        <w:rPr>
          <w:lang w:val="en-GB"/>
        </w:rPr>
        <w:t>shrimp and mussel</w:t>
      </w:r>
      <w:r w:rsidRPr="00387946" w:rsidR="00CA070B">
        <w:rPr>
          <w:lang w:val="en-GB"/>
        </w:rPr>
        <w:t>.</w:t>
      </w:r>
    </w:p>
    <w:p w:rsidRPr="00387946" w:rsidR="003B3F1F" w:rsidP="003B3F1F" w:rsidRDefault="0046139C" w14:paraId="2E533B59" w14:textId="32DF5A92">
      <w:pPr>
        <w:pStyle w:val="Heading3"/>
        <w:rPr>
          <w:lang w:val="en-GB"/>
        </w:rPr>
      </w:pPr>
      <w:r w:rsidRPr="00387946">
        <w:rPr>
          <w:lang w:val="en-GB"/>
        </w:rPr>
        <w:lastRenderedPageBreak/>
        <w:t>3.1.1 Number of animals affected</w:t>
      </w:r>
    </w:p>
    <w:p w:rsidRPr="00387946" w:rsidR="003B3F1F" w:rsidRDefault="2C34456E" w14:paraId="24A129A0" w14:textId="238B3D6E">
      <w:pPr>
        <w:rPr>
          <w:rFonts w:cs="Times New Roman"/>
          <w:lang w:val="en-GB"/>
        </w:rPr>
      </w:pPr>
      <w:r w:rsidRPr="00387946">
        <w:rPr>
          <w:lang w:val="en-GB"/>
        </w:rPr>
        <w:t xml:space="preserve">We took the number of affected animals to produce 1 kg of animal product for different species from Röös </w:t>
      </w:r>
      <w:r w:rsidRPr="00387946">
        <w:rPr>
          <w:i/>
          <w:iCs/>
          <w:lang w:val="en-GB"/>
        </w:rPr>
        <w:t>et al.</w:t>
      </w:r>
      <w:r w:rsidRPr="00387946">
        <w:rPr>
          <w:lang w:val="en-GB"/>
        </w:rPr>
        <w:t xml:space="preserve"> (forthcoming) who used a consistent model to calculate environmental footprints for foods on the market of the nine included countries.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an animal welfare issue </w:t>
      </w:r>
      <w:r w:rsidRPr="00387946">
        <w:rPr>
          <w:rFonts w:cs="Times New Roman"/>
          <w:i/>
          <w:iCs/>
          <w:lang w:val="en-GB"/>
        </w:rPr>
        <w:t>per se</w:t>
      </w:r>
      <w:r w:rsidRPr="00387946">
        <w:rPr>
          <w:rFonts w:cs="Times New Roman"/>
          <w:lang w:val="en-GB"/>
        </w:rPr>
        <w:t xml:space="preserve">. Thus we chose to reduce the importance of this factor at its extremes, and used a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mussels and shrimps was divided with 10 and the number for honeybees and meal worms was divided with 100. Without these adjustments, the animal welfare index value for food from the smallest animals would be very unfavourable even </w:t>
      </w:r>
      <w:r w:rsidRPr="00387946">
        <w:rPr>
          <w:lang w:val="en-GB"/>
        </w:rPr>
        <w:t>with</w:t>
      </w:r>
      <w:r w:rsidRPr="00387946">
        <w:rPr>
          <w:rFonts w:cs="Times New Roman"/>
          <w:lang w:val="en-GB"/>
        </w:rPr>
        <w:t xml:space="preserve"> a 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rsidRPr="00387946" w:rsidR="00A23191" w:rsidP="00A23191" w:rsidRDefault="00A23191" w14:paraId="5F6611B1" w14:textId="022D510B">
      <w:pPr>
        <w:pStyle w:val="Heading3"/>
        <w:rPr>
          <w:lang w:val="en-GB"/>
        </w:rPr>
      </w:pPr>
      <w:r w:rsidRPr="00387946">
        <w:rPr>
          <w:lang w:val="en-GB"/>
        </w:rPr>
        <w:t>3.1.2 Ability</w:t>
      </w:r>
    </w:p>
    <w:p w:rsidRPr="00387946" w:rsidR="00A23191" w:rsidP="00A23191" w:rsidRDefault="5B5A985F" w14:paraId="642C89F7" w14:textId="088E7749">
      <w:pPr>
        <w:rPr>
          <w:rFonts w:cs="Times New Roman"/>
          <w:lang w:val="en-GB"/>
        </w:rPr>
      </w:pPr>
      <w:r w:rsidRPr="00387946">
        <w:rPr>
          <w:rFonts w:cs="Times New Roman"/>
          <w:lang w:val="en-GB"/>
        </w:rPr>
        <w:t>The involved animals’ ability to perceive negative effects of being used by humans is a relative value defined with input from a group of 15 animal scientists and veterinarians at the Faculty of Veterinarian Medicine and Animal Science at the Swedish University of Agricultural Sciences. They were asked to distribute 110,000 points over 11 groups of species (e.g. poultry and wild fowls, ruminants including game, and crickets and honeybees) in a questionnaire. 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The average points were reported and discussed with the respondents at a workshop, and they got the possibility to review their points based on that discussion. The questionnaire including the answers from the experts is available in SM4.</w:t>
      </w:r>
    </w:p>
    <w:p w:rsidRPr="00387946" w:rsidR="0046139C" w:rsidP="0046139C" w:rsidRDefault="00684B4D" w14:paraId="6A79907A" w14:textId="5C82D8A0">
      <w:pPr>
        <w:pStyle w:val="Heading3"/>
        <w:rPr>
          <w:lang w:val="en-GB"/>
        </w:rPr>
      </w:pPr>
      <w:r w:rsidRPr="00387946">
        <w:rPr>
          <w:lang w:val="en-GB"/>
        </w:rPr>
        <w:t>3</w:t>
      </w:r>
      <w:r w:rsidRPr="00387946" w:rsidR="0046139C">
        <w:rPr>
          <w:lang w:val="en-GB"/>
        </w:rPr>
        <w:t>.1.3 Suffering</w:t>
      </w:r>
    </w:p>
    <w:p w:rsidRPr="00387946" w:rsidR="00D32A09" w:rsidP="00EE4690" w:rsidRDefault="5B5A985F" w14:paraId="700ACA93" w14:textId="2150C047">
      <w:pPr>
        <w:rPr>
          <w:lang w:val="en-GB"/>
        </w:rPr>
      </w:pPr>
      <w:r w:rsidRPr="00387946">
        <w:rPr>
          <w:lang w:val="en-GB"/>
        </w:rPr>
        <w:t>The suffering in the production system is described based on i) mortality at farm and ii) frequency of disease or injury, iii) lack of space in relation to body size and iv) duration of the slaughter process (in hours). We calculate the suffering part of the indices as:</w:t>
      </w:r>
    </w:p>
    <w:p w:rsidRPr="00387946" w:rsidR="002D07A4" w:rsidP="002D07A4" w:rsidRDefault="002D07A4" w14:paraId="6484594A" w14:textId="32685012">
      <w:pPr>
        <w:rPr>
          <w:rFonts w:cs="Times New Roman"/>
          <w:i/>
          <w:iCs/>
          <w:lang w:val="en-GB"/>
        </w:rPr>
      </w:pPr>
      <w:r w:rsidRPr="00387946">
        <w:rPr>
          <w:rFonts w:cs="Times New Roman"/>
          <w:i/>
          <w:iCs/>
          <w:lang w:val="en-GB"/>
        </w:rPr>
        <w:lastRenderedPageBreak/>
        <w:t>suffering = (2 x mortality ratio + 2 x disease ratio + 2 x relative lack of space) + slaughter duration</w:t>
      </w:r>
    </w:p>
    <w:p w:rsidRPr="00217E4C" w:rsidR="004B76DB" w:rsidP="004B76DB" w:rsidRDefault="5B5A985F" w14:paraId="2B5032A2" w14:textId="7D16D6BC">
      <w:pPr>
        <w:rPr>
          <w:rFonts w:cs="Times New Roman"/>
          <w:lang w:val="en-GB"/>
        </w:rPr>
      </w:pPr>
      <w:r w:rsidRPr="00387946">
        <w:rPr>
          <w:rFonts w:cs="Times New Roman"/>
          <w:lang w:val="en-GB"/>
        </w:rPr>
        <w:t>When including suffering in ALYS and PAALYS we omit the slaughter duration as it is included in these indices explicitly. Average values for mortality and disease ratio and slaughter duration for production systems in different countries were collected from scientific and ‘grey’ literature (SM1).</w:t>
      </w:r>
    </w:p>
    <w:p w:rsidRPr="00387946" w:rsidR="00A85E68" w:rsidP="00EE4690" w:rsidRDefault="00D32A09" w14:paraId="7AD259B6" w14:textId="610F5510">
      <w:pPr>
        <w:rPr>
          <w:rFonts w:cs="Times New Roman"/>
          <w:lang w:val="en-GB"/>
        </w:rPr>
      </w:pPr>
      <w:r w:rsidRPr="00387946">
        <w:rPr>
          <w:rFonts w:cs="Times New Roman"/>
          <w:lang w:val="en-GB"/>
        </w:rPr>
        <w:t>The mortality ratio reflects the number of animals dying on farm (i.e. before slaughter). Disease ratio reflects the number of animals diseased or injured at least once before slaughter</w:t>
      </w:r>
      <w:r w:rsidRPr="00387946" w:rsidR="00A921B8">
        <w:rPr>
          <w:rFonts w:cs="Times New Roman"/>
          <w:lang w:val="en-GB"/>
        </w:rPr>
        <w:t>. For animals living longer than one year (</w:t>
      </w:r>
      <w:r w:rsidRPr="00387946" w:rsidR="005612B7">
        <w:rPr>
          <w:rFonts w:cs="Times New Roman"/>
          <w:lang w:val="en-GB"/>
        </w:rPr>
        <w:t>e.g.</w:t>
      </w:r>
      <w:r w:rsidRPr="00387946" w:rsidR="00A921B8">
        <w:rPr>
          <w:rFonts w:cs="Times New Roman"/>
          <w:lang w:val="en-GB"/>
        </w:rPr>
        <w:t xml:space="preserve"> dairy cows), it reflects </w:t>
      </w:r>
      <w:r w:rsidRPr="00387946">
        <w:rPr>
          <w:rFonts w:cs="Times New Roman"/>
          <w:lang w:val="en-GB"/>
        </w:rPr>
        <w:t xml:space="preserve">the number of animals diseased or injured at least once per year. </w:t>
      </w:r>
      <w:r w:rsidRPr="00387946" w:rsidR="00C7052B">
        <w:rPr>
          <w:rFonts w:cs="Times New Roman"/>
          <w:lang w:val="en-GB"/>
        </w:rPr>
        <w:t xml:space="preserve">Wild animals were assumed to enter the food production system at the end of their life, i.e. when </w:t>
      </w:r>
      <w:r w:rsidR="00267B6D">
        <w:rPr>
          <w:rFonts w:cs="Times New Roman"/>
          <w:lang w:val="en-GB"/>
        </w:rPr>
        <w:t>shot</w:t>
      </w:r>
      <w:r w:rsidRPr="00387946" w:rsidR="00C7052B">
        <w:rPr>
          <w:rFonts w:cs="Times New Roman"/>
          <w:lang w:val="en-GB"/>
        </w:rPr>
        <w:t xml:space="preserve"> or </w:t>
      </w:r>
      <w:r w:rsidRPr="00387946" w:rsidR="00EC571C">
        <w:rPr>
          <w:rFonts w:cs="Times New Roman"/>
          <w:lang w:val="en-GB"/>
        </w:rPr>
        <w:t xml:space="preserve">caught </w:t>
      </w:r>
      <w:r w:rsidRPr="00387946" w:rsidR="4BD63DC5">
        <w:rPr>
          <w:rFonts w:cs="Times New Roman"/>
          <w:lang w:val="en-GB"/>
        </w:rPr>
        <w:t>(</w:t>
      </w:r>
      <w:r w:rsidRPr="00387946" w:rsidR="00C7052B">
        <w:rPr>
          <w:rFonts w:cs="Times New Roman"/>
          <w:lang w:val="en-GB"/>
        </w:rPr>
        <w:t>fishing</w:t>
      </w:r>
      <w:r w:rsidRPr="00387946" w:rsidR="6CC8BA51">
        <w:rPr>
          <w:rFonts w:cs="Times New Roman"/>
          <w:lang w:val="en-GB"/>
        </w:rPr>
        <w:t>)</w:t>
      </w:r>
      <w:r w:rsidRPr="00387946" w:rsidR="00C7052B">
        <w:rPr>
          <w:rFonts w:cs="Times New Roman"/>
          <w:lang w:val="en-GB"/>
        </w:rPr>
        <w:t xml:space="preserve">. Mortality and disease ratios were therefore set to zero for wild animals. Mortality and disease ratios were also set to zero for honeybees and meal worms due to lack of data. </w:t>
      </w:r>
    </w:p>
    <w:p w:rsidRPr="00387946" w:rsidR="00D81569" w:rsidP="00EE4690" w:rsidRDefault="004B76DB" w14:paraId="22358057" w14:textId="0CB9076F">
      <w:pPr>
        <w:rPr>
          <w:rFonts w:cs="Times New Roman"/>
          <w:lang w:val="en-GB"/>
        </w:rPr>
      </w:pPr>
      <w:r w:rsidRPr="00387946">
        <w:rPr>
          <w:rFonts w:cs="Times New Roman"/>
          <w:lang w:val="en-GB"/>
        </w:rPr>
        <w:t xml:space="preserve">The </w:t>
      </w:r>
      <w:r w:rsidRPr="00387946" w:rsidR="00D32A09">
        <w:rPr>
          <w:rFonts w:cs="Times New Roman"/>
          <w:lang w:val="en-GB"/>
        </w:rPr>
        <w:t xml:space="preserve">relative </w:t>
      </w:r>
      <w:r w:rsidRPr="00387946" w:rsidR="00A921B8">
        <w:rPr>
          <w:rFonts w:cs="Times New Roman"/>
          <w:lang w:val="en-GB"/>
        </w:rPr>
        <w:t xml:space="preserve">lack of </w:t>
      </w:r>
      <w:r w:rsidRPr="00387946" w:rsidR="00D32A09">
        <w:rPr>
          <w:rFonts w:cs="Times New Roman"/>
          <w:lang w:val="en-GB"/>
        </w:rPr>
        <w:t xml:space="preserve">space </w:t>
      </w:r>
      <w:r w:rsidRPr="00387946" w:rsidR="00C7052B">
        <w:rPr>
          <w:rFonts w:cs="Times New Roman"/>
          <w:lang w:val="en-GB"/>
        </w:rPr>
        <w:t xml:space="preserve">(describing stocking density) </w:t>
      </w:r>
      <w:r w:rsidRPr="00387946" w:rsidR="00D32A09">
        <w:rPr>
          <w:rFonts w:cs="Times New Roman"/>
          <w:lang w:val="en-GB"/>
        </w:rPr>
        <w:t>is calculated based on the size of the animal (</w:t>
      </w:r>
      <w:r w:rsidRPr="00387946" w:rsidR="00D32A09">
        <w:rPr>
          <w:rFonts w:cs="Times New Roman"/>
          <w:i/>
          <w:iCs/>
          <w:lang w:val="en-GB"/>
        </w:rPr>
        <w:t>animal area = body length x body width at the largest place of the body</w:t>
      </w:r>
      <w:r w:rsidRPr="00387946" w:rsidR="00D32A09">
        <w:rPr>
          <w:rFonts w:cs="Times New Roman"/>
          <w:lang w:val="en-GB"/>
        </w:rPr>
        <w:t xml:space="preserve">) and the available minimum area per animal according to EU’s animal welfare law or the national law in the country where the production takes place. </w:t>
      </w:r>
      <w:r w:rsidRPr="00387946" w:rsidR="00A921B8">
        <w:rPr>
          <w:rFonts w:cs="Times New Roman"/>
          <w:lang w:val="en-GB"/>
        </w:rPr>
        <w:t xml:space="preserve">If the bodies of all animals in a pen fill up one third of the pen size the lack of space is 0.33 and if they fill up two thirds the lack of space is 0.67. </w:t>
      </w:r>
      <w:r w:rsidRPr="00387946" w:rsidR="00D32A09">
        <w:rPr>
          <w:rFonts w:cs="Times New Roman"/>
          <w:lang w:val="en-GB"/>
        </w:rPr>
        <w:t xml:space="preserve">This is done for several phases of the animals’ lifetime so that the relative </w:t>
      </w:r>
      <w:r w:rsidRPr="00387946" w:rsidR="00A921B8">
        <w:rPr>
          <w:rFonts w:cs="Times New Roman"/>
          <w:lang w:val="en-GB"/>
        </w:rPr>
        <w:t xml:space="preserve">lack of </w:t>
      </w:r>
      <w:r w:rsidRPr="00387946" w:rsidR="00D32A09">
        <w:rPr>
          <w:rFonts w:cs="Times New Roman"/>
          <w:lang w:val="en-GB"/>
        </w:rPr>
        <w:t>space describes the average of all days in life. Days on pasture are regarded as days without space restriction</w:t>
      </w:r>
      <w:r w:rsidRPr="00387946" w:rsidR="00A921B8">
        <w:rPr>
          <w:rFonts w:cs="Times New Roman"/>
          <w:lang w:val="en-GB"/>
        </w:rPr>
        <w:t xml:space="preserve"> (lack of space = 0)</w:t>
      </w:r>
      <w:r w:rsidRPr="00387946" w:rsidR="00D32A09">
        <w:rPr>
          <w:rFonts w:cs="Times New Roman"/>
          <w:lang w:val="en-GB"/>
        </w:rPr>
        <w:t xml:space="preserve">; if an animal spends one third its lifetime on pasture the relative space value is only two thirds of the value for a corresponding animal spending all time indoors. For fish, relative space was based on volume (body length x body area at the largest place of the body) instead of area. </w:t>
      </w:r>
      <w:r w:rsidRPr="00387946">
        <w:rPr>
          <w:rFonts w:cs="Times New Roman"/>
          <w:lang w:val="en-GB"/>
        </w:rPr>
        <w:t>Wild animals ha</w:t>
      </w:r>
      <w:r w:rsidRPr="00387946" w:rsidR="00C7052B">
        <w:rPr>
          <w:rFonts w:cs="Times New Roman"/>
          <w:lang w:val="en-GB"/>
        </w:rPr>
        <w:t>ve</w:t>
      </w:r>
      <w:r w:rsidRPr="00387946">
        <w:rPr>
          <w:rFonts w:cs="Times New Roman"/>
          <w:lang w:val="en-GB"/>
        </w:rPr>
        <w:t xml:space="preserve"> no lack of space.</w:t>
      </w:r>
      <w:r w:rsidRPr="00387946" w:rsidR="00C7052B">
        <w:rPr>
          <w:rFonts w:cs="Times New Roman"/>
          <w:lang w:val="en-GB"/>
        </w:rPr>
        <w:t xml:space="preserve"> Lack of space was also set to 0 for meal worms and honeybees, assuming stocking density is not relevant for these insects. </w:t>
      </w:r>
      <w:r w:rsidRPr="00387946">
        <w:rPr>
          <w:rFonts w:cs="Times New Roman"/>
          <w:lang w:val="en-GB"/>
        </w:rPr>
        <w:t xml:space="preserve"> </w:t>
      </w:r>
    </w:p>
    <w:p w:rsidRPr="00387946" w:rsidR="004D4AC7" w:rsidP="590E5167" w:rsidRDefault="5B5A985F" w14:paraId="33F482AE" w14:textId="409D9232">
      <w:pPr>
        <w:rPr>
          <w:rFonts w:cs="Times New Roman"/>
          <w:lang w:val="en-GB"/>
        </w:rPr>
      </w:pPr>
      <w:r w:rsidRPr="00387946">
        <w:rPr>
          <w:rFonts w:cs="Times New Roman"/>
          <w:lang w:val="en-GB"/>
        </w:rPr>
        <w:t xml:space="preserve">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 plants as well as average duration of slaughter process are scarce. The duration of transport from farm to slaughter plant was assumed based on frequencies of short (&lt;8h), long (8-24) and very long (&gt;24 h) journeys in EU 2017-2021 presented by ECA (2023) for intra-EU </w:t>
      </w:r>
      <w:r w:rsidRPr="00387946">
        <w:rPr>
          <w:rFonts w:cs="Times New Roman"/>
          <w:lang w:val="en-GB"/>
        </w:rPr>
        <w:lastRenderedPageBreak/>
        <w:t xml:space="preserve">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are assumed to be slaughtered by shredding which is a rapid process (Erens </w:t>
      </w:r>
      <w:r w:rsidRPr="00387946">
        <w:rPr>
          <w:rFonts w:cs="Times New Roman"/>
          <w:i/>
          <w:iCs/>
          <w:lang w:val="en-GB"/>
        </w:rPr>
        <w:t>et al.</w:t>
      </w:r>
      <w:r w:rsidRPr="00387946">
        <w:rPr>
          <w:rFonts w:cs="Times New Roman"/>
          <w:lang w:val="en-GB"/>
        </w:rPr>
        <w:t>, 2012). Slaughter duration is irrelevant for honeybees and thus set to a very short, arbitrary value. Slaughter duration for blue mussels includes handling and killing by boiling, but not storage time at the retailer and shop. Likewise, salmons’ resting period between transport to slaughter facility and slaughter is not included in the slaughter process duration.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Pr="00387946">
        <w:rPr>
          <w:rFonts w:cs="Times New Roman"/>
          <w:i/>
          <w:iCs/>
          <w:lang w:val="en-GB"/>
        </w:rPr>
        <w:t>et al.</w:t>
      </w:r>
      <w:r w:rsidRPr="00387946">
        <w:rPr>
          <w:rFonts w:cs="Times New Roman"/>
          <w:lang w:val="en-GB"/>
        </w:rPr>
        <w:t>, 2020.</w:t>
      </w:r>
    </w:p>
    <w:p w:rsidRPr="00387946" w:rsidR="004D4AC7" w:rsidP="00EE4690" w:rsidRDefault="5B5A985F" w14:paraId="39B93D48" w14:textId="4EAD4ECE">
      <w:pPr>
        <w:rPr>
          <w:rFonts w:cs="Times New Roman"/>
          <w:lang w:val="en-GB"/>
        </w:rPr>
      </w:pPr>
      <w:r w:rsidRPr="00916309">
        <w:rPr>
          <w:rFonts w:cs="Times New Roman"/>
          <w:highlight w:val="yellow"/>
          <w:lang w:val="en-GB"/>
        </w:rPr>
        <w:t xml:space="preserve">In a hypothetical ‘worst possible production system’ where almost all animals get sick and die on farm before slaughter, and the animals’ bodies fill up the whole pen, and slaughter duration is 24 hours, the suffering would have the value of </w:t>
      </w:r>
      <w:commentRangeStart w:id="0"/>
      <w:commentRangeStart w:id="1"/>
      <w:r w:rsidRPr="00916309">
        <w:rPr>
          <w:rFonts w:cs="Times New Roman"/>
          <w:highlight w:val="yellow"/>
          <w:lang w:val="en-GB"/>
        </w:rPr>
        <w:t>7</w:t>
      </w:r>
      <w:commentRangeEnd w:id="0"/>
      <w:r w:rsidR="004919E4">
        <w:rPr>
          <w:rStyle w:val="CommentReference"/>
        </w:rPr>
        <w:commentReference w:id="0"/>
      </w:r>
      <w:commentRangeEnd w:id="1"/>
      <w:r w:rsidR="00A666BD">
        <w:rPr>
          <w:rStyle w:val="CommentReference"/>
        </w:rPr>
        <w:commentReference w:id="1"/>
      </w:r>
      <w:r w:rsidRPr="00916309">
        <w:rPr>
          <w:rFonts w:cs="Times New Roman"/>
          <w:highlight w:val="yellow"/>
          <w:lang w:val="en-GB"/>
        </w:rPr>
        <w:t>.</w:t>
      </w:r>
      <w:r w:rsidRPr="00387946">
        <w:rPr>
          <w:rFonts w:cs="Times New Roman"/>
          <w:lang w:val="en-GB"/>
        </w:rPr>
        <w:t xml:space="preserve"> </w:t>
      </w:r>
    </w:p>
    <w:p w:rsidRPr="00387946" w:rsidR="004D4AC7" w:rsidP="004D4AC7" w:rsidRDefault="5B5A985F" w14:paraId="597577F9" w14:textId="627F4ED4">
      <w:pPr>
        <w:pStyle w:val="Heading2"/>
        <w:rPr>
          <w:lang w:val="en-GB"/>
        </w:rPr>
      </w:pPr>
      <w:r w:rsidRPr="00387946">
        <w:rPr>
          <w:lang w:val="en-GB"/>
        </w:rPr>
        <w:t>3.2 Antibiotic use index</w:t>
      </w:r>
    </w:p>
    <w:p w:rsidRPr="00387946" w:rsidR="008C2F39" w:rsidRDefault="5B5A985F" w14:paraId="1AB63AF4" w14:textId="26B66A6A">
      <w:pPr>
        <w:rPr>
          <w:lang w:val="en-GB"/>
        </w:rPr>
      </w:pPr>
      <w:r w:rsidRPr="00387946">
        <w:rPr>
          <w:lang w:val="en-GB"/>
        </w:rPr>
        <w:t xml:space="preserve">The Antibiotic use index builds on the assumption that the amount of sold antibiotics mirrors the amount of used antibiotics. The total sales of veterinary medicinal antibiotic products in different EU member states are reported yearly by ESVAC (2023). 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are presented by ESVAC (2023). PCU is a theoretical unit developed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For veterinary medicinal products, this total biomass includes cattle, pigs, poultry, sheep, goats, rabbits, farmed fish and horses (ESVAC, 2023). Use of antibiotics is not relevant for caught and </w:t>
      </w:r>
      <w:r w:rsidR="00267B6D">
        <w:rPr>
          <w:lang w:val="en-GB"/>
        </w:rPr>
        <w:t>shot</w:t>
      </w:r>
      <w:r w:rsidRPr="00387946" w:rsidR="00267B6D">
        <w:rPr>
          <w:lang w:val="en-GB"/>
        </w:rPr>
        <w:t xml:space="preserve"> </w:t>
      </w:r>
      <w:r w:rsidRPr="00387946">
        <w:rPr>
          <w:lang w:val="en-GB"/>
        </w:rPr>
        <w:t xml:space="preserve">wild animals. We also assumed that no antibiotics were used for insects and blue mussels. </w:t>
      </w:r>
    </w:p>
    <w:p w:rsidRPr="00387946" w:rsidR="0069444E" w:rsidP="0069444E" w:rsidRDefault="6F1EC338" w14:paraId="0D2BFDCA" w14:textId="1F758E83">
      <w:pPr>
        <w:rPr>
          <w:lang w:val="en-GB"/>
        </w:rPr>
      </w:pPr>
      <w:r w:rsidRPr="00387946">
        <w:rPr>
          <w:lang w:val="en-GB"/>
        </w:rPr>
        <w:t xml:space="preserve">Data on use of antibiotics divided across different species were found for </w:t>
      </w:r>
      <w:r w:rsidRPr="00387946" w:rsidR="00166746">
        <w:rPr>
          <w:lang w:val="en-GB"/>
        </w:rPr>
        <w:t xml:space="preserve">six </w:t>
      </w:r>
      <w:r w:rsidRPr="00387946">
        <w:rPr>
          <w:lang w:val="en-GB"/>
        </w:rPr>
        <w:t>European countries: the Netherlands (</w:t>
      </w:r>
      <w:proofErr w:type="spellStart"/>
      <w:r w:rsidRPr="00387946">
        <w:rPr>
          <w:lang w:val="en-GB"/>
        </w:rPr>
        <w:t>SDa</w:t>
      </w:r>
      <w:proofErr w:type="spellEnd"/>
      <w:r w:rsidRPr="00387946">
        <w:rPr>
          <w:lang w:val="en-GB"/>
        </w:rPr>
        <w:t>, 2022), UK (UK-VARSS, 2022</w:t>
      </w:r>
      <w:r w:rsidRPr="00387946" w:rsidR="00166746">
        <w:rPr>
          <w:lang w:val="en-GB"/>
        </w:rPr>
        <w:t>; Tallon et al, 2023</w:t>
      </w:r>
      <w:r w:rsidRPr="00387946">
        <w:rPr>
          <w:lang w:val="en-GB"/>
        </w:rPr>
        <w:t>), Denmark (DANMAP, 2021), France (Nunan, 2022)</w:t>
      </w:r>
      <w:r w:rsidRPr="00387946" w:rsidR="00166746">
        <w:rPr>
          <w:lang w:val="en-GB"/>
        </w:rPr>
        <w:t>,</w:t>
      </w:r>
      <w:r w:rsidRPr="00387946">
        <w:rPr>
          <w:lang w:val="en-GB"/>
        </w:rPr>
        <w:t xml:space="preserve"> Austria (AGES, 2023)</w:t>
      </w:r>
      <w:r w:rsidRPr="00387946" w:rsidR="00166746">
        <w:rPr>
          <w:lang w:val="en-GB"/>
        </w:rPr>
        <w:t xml:space="preserve"> and Norway (N0RM-VET, 2022)</w:t>
      </w:r>
      <w:r w:rsidRPr="00387946">
        <w:rPr>
          <w:lang w:val="en-GB"/>
        </w:rPr>
        <w:t xml:space="preserve">. Based on </w:t>
      </w:r>
      <w:r w:rsidRPr="00387946">
        <w:rPr>
          <w:lang w:val="en-GB"/>
        </w:rPr>
        <w:lastRenderedPageBreak/>
        <w:t xml:space="preserve">average </w:t>
      </w:r>
      <w:r w:rsidRPr="00387946" w:rsidR="00166746">
        <w:rPr>
          <w:lang w:val="en-GB"/>
        </w:rPr>
        <w:t xml:space="preserve">estimated </w:t>
      </w:r>
      <w:r w:rsidRPr="00387946">
        <w:rPr>
          <w:lang w:val="en-GB"/>
        </w:rPr>
        <w:t xml:space="preserve">use for different species in these countries according to the references given above, we estimated the standard use in mg per PCU for different animal species in Europe as follows: rabbits 780; pigs 60; </w:t>
      </w:r>
      <w:r w:rsidRPr="00387946" w:rsidR="00007E28">
        <w:rPr>
          <w:lang w:val="en-GB"/>
        </w:rPr>
        <w:t xml:space="preserve">farmed </w:t>
      </w:r>
      <w:r w:rsidRPr="00387946">
        <w:rPr>
          <w:lang w:val="en-GB"/>
        </w:rPr>
        <w:t xml:space="preserve">fish </w:t>
      </w:r>
      <w:r w:rsidRPr="00387946" w:rsidR="00997865">
        <w:rPr>
          <w:lang w:val="en-GB"/>
        </w:rPr>
        <w:t>3</w:t>
      </w:r>
      <w:r w:rsidRPr="00387946">
        <w:rPr>
          <w:lang w:val="en-GB"/>
        </w:rPr>
        <w:t xml:space="preserve">0; cattle 30; sheep-goat 20; horses 5.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(mg per PCU) within country is the same in all countries, and that this is reflected in the total national sales of antibiotics. </w:t>
      </w:r>
    </w:p>
    <w:p w:rsidRPr="005B1287" w:rsidR="00BC0274" w:rsidP="49FF5CCA" w:rsidRDefault="6A5AA35D" w14:paraId="419A88BA" w14:textId="364C99F7">
      <w:pPr>
        <w:rPr>
          <w:lang w:val="en-GB"/>
        </w:rPr>
      </w:pPr>
      <w:r w:rsidRPr="00217E4C">
        <w:rPr>
          <w:lang w:val="en-GB"/>
        </w:rPr>
        <w:t xml:space="preserve">The proportion of species used in animal production varies considerably between European countries. For example, several countries have no rabbit production. Greece has relatively large numbers of fish and sheep and goats; Denmark has a relatively large number of pigs and Sweden has a relatively large number of horses. The ratio of total sales (from ESVAC) per expected sales (according to the distribution of biomass over species, see Table 1 and SM2) was multiplied with the standardized value for the animal species, for each country. The result is the antibiotic use index (which has no unit) that can be multiplied with the amount of different animal products in the diet. An example: Spain has a total sale of 127 mg per PCU and an expected sale (i.e. expected given the species proportion of biomass and standardized values) of 48 mg per PCU and the ratio of total sales per expected sales is 127/48 = 2.64. The standardized value for pigs is 60 mg per PCU. Thus, the use of antibiotics-indicator for Spanish pig meat is 2.64 x 60 = 159. The corresponding calculation for Danish chicken meat is 0.66 x 30 = 20. We have compared these results with a simple indicator based only on antibiotics in mg per PCU reported for each country (ESVAC, </w:t>
      </w:r>
      <w:r w:rsidRPr="005B1287">
        <w:rPr>
          <w:lang w:val="en-GB"/>
        </w:rPr>
        <w:t>2023).</w:t>
      </w:r>
    </w:p>
    <w:p w:rsidRPr="005B1287" w:rsidR="0069444E" w:rsidRDefault="6A5AA35D" w14:paraId="6F11E4E9" w14:textId="2F1A7F26">
      <w:pPr>
        <w:rPr>
          <w:lang w:val="en-GB"/>
        </w:rPr>
      </w:pPr>
      <w:r w:rsidRPr="005B1287">
        <w:rPr>
          <w:lang w:val="en-GB"/>
        </w:rPr>
        <w:t xml:space="preserve">Cattle meat is produced either </w:t>
      </w:r>
      <w:r w:rsidR="00916309">
        <w:rPr>
          <w:lang w:val="en-GB"/>
        </w:rPr>
        <w:t xml:space="preserve">in </w:t>
      </w:r>
      <w:r w:rsidRPr="005B1287">
        <w:rPr>
          <w:lang w:val="en-GB"/>
        </w:rPr>
        <w:t>systems with suckler calves (cows are not milked for milk sales) or in dairy systems, with varying use of antibiotics, but ESVAC data are presented for ‘cattle’ as an aggregate. For the index calculations, we assumed higher use of antibiotics for milk production than beef production</w:t>
      </w:r>
      <w:r w:rsidRPr="00916309">
        <w:rPr>
          <w:highlight w:val="yellow"/>
          <w:lang w:val="en-GB"/>
        </w:rPr>
        <w:t xml:space="preserve">, as indicated by Humphry </w:t>
      </w:r>
      <w:r w:rsidRPr="00916309">
        <w:rPr>
          <w:i/>
          <w:iCs/>
          <w:highlight w:val="yellow"/>
          <w:lang w:val="en-GB"/>
        </w:rPr>
        <w:t>et al.</w:t>
      </w:r>
      <w:r w:rsidRPr="00916309">
        <w:rPr>
          <w:highlight w:val="yellow"/>
          <w:lang w:val="en-GB"/>
        </w:rPr>
        <w:t xml:space="preserve"> (2021)</w:t>
      </w:r>
      <w:r w:rsidRPr="00916309" w:rsidR="00195653">
        <w:rPr>
          <w:highlight w:val="yellow"/>
          <w:lang w:val="en-GB"/>
        </w:rPr>
        <w:t xml:space="preserve"> and Ferroni </w:t>
      </w:r>
      <w:r w:rsidRPr="0058252B" w:rsidR="00195653">
        <w:rPr>
          <w:i/>
          <w:iCs/>
          <w:highlight w:val="yellow"/>
          <w:lang w:val="en-GB"/>
        </w:rPr>
        <w:t>et al</w:t>
      </w:r>
      <w:r w:rsidRPr="0058252B" w:rsidR="0058252B">
        <w:rPr>
          <w:i/>
          <w:iCs/>
          <w:highlight w:val="yellow"/>
          <w:lang w:val="en-GB"/>
        </w:rPr>
        <w:t>.</w:t>
      </w:r>
      <w:r w:rsidRPr="00916309" w:rsidR="00195653">
        <w:rPr>
          <w:highlight w:val="yellow"/>
          <w:lang w:val="en-GB"/>
        </w:rPr>
        <w:t xml:space="preserve"> (2020)</w:t>
      </w:r>
      <w:r w:rsidRPr="00916309">
        <w:rPr>
          <w:highlight w:val="yellow"/>
          <w:lang w:val="en-GB"/>
        </w:rPr>
        <w:t>, and allocated the 7</w:t>
      </w:r>
      <w:r w:rsidRPr="00916309" w:rsidR="006724F0">
        <w:rPr>
          <w:highlight w:val="yellow"/>
          <w:lang w:val="en-GB"/>
        </w:rPr>
        <w:t>0</w:t>
      </w:r>
      <w:r w:rsidRPr="00916309">
        <w:rPr>
          <w:highlight w:val="yellow"/>
          <w:lang w:val="en-GB"/>
        </w:rPr>
        <w:t xml:space="preserve">% on </w:t>
      </w:r>
      <w:r w:rsidRPr="00916309" w:rsidR="006724F0">
        <w:rPr>
          <w:highlight w:val="yellow"/>
          <w:lang w:val="en-GB"/>
        </w:rPr>
        <w:t xml:space="preserve">dairy cattle and 30% on beef </w:t>
      </w:r>
      <w:commentRangeStart w:id="2"/>
      <w:commentRangeStart w:id="3"/>
      <w:r w:rsidRPr="00916309" w:rsidR="006724F0">
        <w:rPr>
          <w:highlight w:val="yellow"/>
          <w:lang w:val="en-GB"/>
        </w:rPr>
        <w:t>cattle</w:t>
      </w:r>
      <w:commentRangeEnd w:id="2"/>
      <w:r w:rsidR="004919E4">
        <w:rPr>
          <w:rStyle w:val="CommentReference"/>
        </w:rPr>
        <w:commentReference w:id="2"/>
      </w:r>
      <w:commentRangeEnd w:id="3"/>
      <w:r w:rsidR="004416DB">
        <w:rPr>
          <w:rStyle w:val="CommentReference"/>
        </w:rPr>
        <w:commentReference w:id="3"/>
      </w:r>
      <w:r w:rsidRPr="00916309">
        <w:rPr>
          <w:highlight w:val="yellow"/>
          <w:lang w:val="en-GB"/>
        </w:rPr>
        <w:t>.</w:t>
      </w:r>
      <w:r w:rsidRPr="005B1287">
        <w:rPr>
          <w:lang w:val="en-GB"/>
        </w:rPr>
        <w:t xml:space="preserve">  </w:t>
      </w:r>
      <w:r w:rsidRPr="005B1287" w:rsidR="001E6840">
        <w:rPr>
          <w:lang w:val="en-GB"/>
        </w:rPr>
        <w:t>Using a weight of 600 kg per dairy cow and assuming a milk yield of 9900 kg milk per cow and year, the standard</w:t>
      </w:r>
      <w:r w:rsidRPr="005B1287" w:rsidR="00166746">
        <w:rPr>
          <w:lang w:val="en-GB"/>
        </w:rPr>
        <w:t>ised</w:t>
      </w:r>
      <w:r w:rsidRPr="005B1287" w:rsidR="001E6840">
        <w:rPr>
          <w:lang w:val="en-GB"/>
        </w:rPr>
        <w:t xml:space="preserve"> value for milk was 1.</w:t>
      </w:r>
      <w:r w:rsidRPr="005B1287" w:rsidR="00457657">
        <w:rPr>
          <w:lang w:val="en-GB"/>
        </w:rPr>
        <w:t xml:space="preserve">3 mg per kg. </w:t>
      </w:r>
      <w:r w:rsidRPr="005B1287">
        <w:rPr>
          <w:lang w:val="en-GB"/>
        </w:rPr>
        <w:t xml:space="preserve">We assumed that lying hens use </w:t>
      </w:r>
      <w:r w:rsidRPr="005B1287" w:rsidR="00166746">
        <w:rPr>
          <w:lang w:val="en-GB"/>
        </w:rPr>
        <w:t>ten times more antibiotics in mg/PCU than chickens</w:t>
      </w:r>
      <w:r w:rsidRPr="005B1287">
        <w:rPr>
          <w:lang w:val="en-GB"/>
        </w:rPr>
        <w:t xml:space="preserve">, as indicated by UK-VARSS </w:t>
      </w:r>
      <w:r w:rsidRPr="005B1287" w:rsidR="00166746">
        <w:rPr>
          <w:lang w:val="en-GB"/>
        </w:rPr>
        <w:t>(2021) and TESCO (</w:t>
      </w:r>
      <w:r w:rsidRPr="005B1287">
        <w:rPr>
          <w:lang w:val="en-GB"/>
        </w:rPr>
        <w:t>202</w:t>
      </w:r>
      <w:r w:rsidRPr="005B1287" w:rsidR="00166746">
        <w:rPr>
          <w:lang w:val="en-GB"/>
        </w:rPr>
        <w:t>4</w:t>
      </w:r>
      <w:r w:rsidRPr="005B1287">
        <w:rPr>
          <w:lang w:val="en-GB"/>
        </w:rPr>
        <w:t>), giving a standardised value 0.4 for eggs</w:t>
      </w:r>
      <w:r w:rsidRPr="005B1287" w:rsidR="004A3F67">
        <w:rPr>
          <w:lang w:val="en-GB"/>
        </w:rPr>
        <w:t xml:space="preserve"> (based on a hen weight of 1.5 kg and an egg yield of 16 kg egg per year and </w:t>
      </w:r>
      <w:r w:rsidRPr="005B1287" w:rsidR="00E11EC1">
        <w:rPr>
          <w:lang w:val="en-GB"/>
        </w:rPr>
        <w:t>year</w:t>
      </w:r>
      <w:r w:rsidRPr="005B1287" w:rsidR="001E6840">
        <w:rPr>
          <w:lang w:val="en-GB"/>
        </w:rPr>
        <w:t>). S</w:t>
      </w:r>
      <w:r w:rsidRPr="005B1287" w:rsidR="00E11EC1">
        <w:rPr>
          <w:lang w:val="en-GB"/>
        </w:rPr>
        <w:t>ee SM2 for details</w:t>
      </w:r>
      <w:r w:rsidRPr="005B1287">
        <w:rPr>
          <w:lang w:val="en-GB"/>
        </w:rPr>
        <w:t xml:space="preserve">. </w:t>
      </w:r>
    </w:p>
    <w:p w:rsidRPr="005B1287" w:rsidR="000E5A6E" w:rsidP="00916309" w:rsidRDefault="6A5AA35D" w14:paraId="76480D7C" w14:textId="2DE329F1">
      <w:pPr>
        <w:jc w:val="left"/>
        <w:rPr>
          <w:rFonts w:cs="Times New Roman"/>
          <w:b/>
          <w:bCs/>
          <w:i/>
          <w:iCs/>
          <w:sz w:val="20"/>
          <w:szCs w:val="20"/>
          <w:lang w:val="en-GB"/>
        </w:rPr>
      </w:pPr>
      <w:r w:rsidRPr="005B1287">
        <w:rPr>
          <w:lang w:val="en-GB"/>
        </w:rPr>
        <w:lastRenderedPageBreak/>
        <w:t xml:space="preserve">The antibiotic use index was calculated for animal products produced in the nine countries included in the evaluation of diets plus countries they import from (Norway, Denmark, Netherlands, UK) and Austria (since species specific data were found for Austria). </w:t>
      </w:r>
      <w:bookmarkStart w:name="_Toc139038100" w:id="4"/>
      <w:r w:rsidRPr="005B1287" w:rsidR="000E5A6E">
        <w:rPr>
          <w:rFonts w:cs="Times New Roman"/>
          <w:b/>
          <w:bCs/>
          <w:sz w:val="20"/>
          <w:szCs w:val="20"/>
          <w:lang w:val="en-GB"/>
        </w:rPr>
        <w:br w:type="page"/>
      </w:r>
    </w:p>
    <w:p w:rsidRPr="005B1287" w:rsidR="00A54542" w:rsidP="00A54542" w:rsidRDefault="00A54542" w14:paraId="39E44300" w14:textId="0762D9BE">
      <w:pPr>
        <w:pStyle w:val="Caption"/>
        <w:keepNext/>
        <w:rPr>
          <w:rFonts w:ascii="Times New Roman" w:hAnsi="Times New Roman" w:cs="Times New Roman"/>
          <w:color w:val="auto"/>
          <w:sz w:val="20"/>
          <w:szCs w:val="20"/>
        </w:rPr>
      </w:pPr>
      <w:r w:rsidRPr="005B1287">
        <w:rPr>
          <w:rFonts w:ascii="Times New Roman" w:hAnsi="Times New Roman" w:cs="Times New Roman"/>
          <w:b/>
          <w:bCs/>
          <w:color w:val="auto"/>
          <w:sz w:val="20"/>
          <w:szCs w:val="20"/>
        </w:rPr>
        <w:lastRenderedPageBreak/>
        <w:t xml:space="preserve">Table </w:t>
      </w:r>
      <w:r w:rsidRPr="005B1287" w:rsidR="006F2351">
        <w:rPr>
          <w:rFonts w:ascii="Times New Roman" w:hAnsi="Times New Roman" w:cs="Times New Roman"/>
          <w:b/>
          <w:bCs/>
          <w:color w:val="auto"/>
          <w:sz w:val="20"/>
          <w:szCs w:val="20"/>
        </w:rPr>
        <w:t>1</w:t>
      </w:r>
      <w:r w:rsidRPr="005B1287">
        <w:rPr>
          <w:rFonts w:ascii="Times New Roman" w:hAnsi="Times New Roman" w:cs="Times New Roman"/>
          <w:b/>
          <w:bCs/>
          <w:color w:val="auto"/>
          <w:sz w:val="20"/>
          <w:szCs w:val="20"/>
        </w:rPr>
        <w:t>:</w:t>
      </w:r>
      <w:r w:rsidRPr="005B1287">
        <w:rPr>
          <w:rFonts w:ascii="Times New Roman" w:hAnsi="Times New Roman" w:cs="Times New Roman"/>
          <w:color w:val="auto"/>
          <w:sz w:val="20"/>
          <w:szCs w:val="20"/>
        </w:rPr>
        <w:t xml:space="preserve"> Total biomass in Population Corrected Units (PCU) per country, reported total sale of antibiotics (mg</w:t>
      </w:r>
      <w:r w:rsidRPr="005B1287" w:rsidR="008279D1">
        <w:rPr>
          <w:rFonts w:ascii="Times New Roman" w:hAnsi="Times New Roman" w:cs="Times New Roman"/>
          <w:color w:val="auto"/>
          <w:sz w:val="20"/>
          <w:szCs w:val="20"/>
        </w:rPr>
        <w:t xml:space="preserve"> per </w:t>
      </w:r>
      <w:r w:rsidRPr="005B1287">
        <w:rPr>
          <w:rFonts w:ascii="Times New Roman" w:hAnsi="Times New Roman" w:cs="Times New Roman"/>
          <w:color w:val="auto"/>
          <w:sz w:val="20"/>
          <w:szCs w:val="20"/>
        </w:rPr>
        <w:t xml:space="preserve">PCU) </w:t>
      </w:r>
      <w:r w:rsidRPr="005B1287" w:rsidR="00605BA7">
        <w:rPr>
          <w:rFonts w:ascii="Times New Roman" w:hAnsi="Times New Roman" w:cs="Times New Roman"/>
          <w:color w:val="auto"/>
          <w:sz w:val="20"/>
          <w:szCs w:val="20"/>
        </w:rPr>
        <w:t xml:space="preserve">during </w:t>
      </w:r>
      <w:r w:rsidRPr="005B1287" w:rsidR="0049347E">
        <w:rPr>
          <w:rFonts w:ascii="Times New Roman" w:hAnsi="Times New Roman" w:cs="Times New Roman"/>
          <w:color w:val="auto"/>
          <w:sz w:val="20"/>
          <w:szCs w:val="20"/>
        </w:rPr>
        <w:t xml:space="preserve">2022 </w:t>
      </w:r>
      <w:r w:rsidRPr="005B1287" w:rsidR="00605BA7">
        <w:rPr>
          <w:rFonts w:ascii="Times New Roman" w:hAnsi="Times New Roman" w:cs="Times New Roman"/>
          <w:color w:val="auto"/>
          <w:sz w:val="20"/>
          <w:szCs w:val="20"/>
        </w:rPr>
        <w:t>(</w:t>
      </w:r>
      <w:r w:rsidRPr="005B1287">
        <w:rPr>
          <w:rFonts w:ascii="Times New Roman" w:hAnsi="Times New Roman" w:cs="Times New Roman"/>
          <w:color w:val="auto"/>
          <w:sz w:val="20"/>
          <w:szCs w:val="20"/>
        </w:rPr>
        <w:t>ESVAC</w:t>
      </w:r>
      <w:r w:rsidRPr="005B1287" w:rsidR="00605BA7">
        <w:rPr>
          <w:rFonts w:ascii="Times New Roman" w:hAnsi="Times New Roman" w:cs="Times New Roman"/>
          <w:color w:val="auto"/>
          <w:sz w:val="20"/>
          <w:szCs w:val="20"/>
        </w:rPr>
        <w:t>,</w:t>
      </w:r>
      <w:r w:rsidRPr="005B1287">
        <w:rPr>
          <w:rFonts w:ascii="Times New Roman" w:hAnsi="Times New Roman" w:cs="Times New Roman"/>
          <w:color w:val="auto"/>
          <w:sz w:val="20"/>
          <w:szCs w:val="20"/>
        </w:rPr>
        <w:t xml:space="preserve"> </w:t>
      </w:r>
      <w:r w:rsidRPr="005B1287" w:rsidR="00673623">
        <w:rPr>
          <w:rFonts w:ascii="Times New Roman" w:hAnsi="Times New Roman" w:cs="Times New Roman"/>
          <w:color w:val="auto"/>
          <w:sz w:val="20"/>
          <w:szCs w:val="20"/>
        </w:rPr>
        <w:t>2023</w:t>
      </w:r>
      <w:r w:rsidRPr="005B1287">
        <w:rPr>
          <w:rFonts w:ascii="Times New Roman" w:hAnsi="Times New Roman" w:cs="Times New Roman"/>
          <w:color w:val="auto"/>
          <w:sz w:val="20"/>
          <w:szCs w:val="20"/>
        </w:rPr>
        <w:t>)</w:t>
      </w:r>
      <w:r w:rsidRPr="005B1287" w:rsidR="00444FBE">
        <w:rPr>
          <w:rFonts w:ascii="Times New Roman" w:hAnsi="Times New Roman" w:cs="Times New Roman"/>
          <w:color w:val="auto"/>
          <w:sz w:val="20"/>
          <w:szCs w:val="20"/>
        </w:rPr>
        <w:t>,</w:t>
      </w:r>
      <w:r w:rsidRPr="005B1287">
        <w:rPr>
          <w:rFonts w:ascii="Times New Roman" w:hAnsi="Times New Roman" w:cs="Times New Roman"/>
          <w:color w:val="auto"/>
          <w:sz w:val="20"/>
          <w:szCs w:val="20"/>
        </w:rPr>
        <w:t xml:space="preserve"> ratio between the reported sale and the sale adjusted</w:t>
      </w:r>
      <w:r w:rsidRPr="005B1287" w:rsidR="0044712E">
        <w:rPr>
          <w:rFonts w:ascii="Times New Roman" w:hAnsi="Times New Roman" w:cs="Times New Roman"/>
          <w:color w:val="auto"/>
          <w:sz w:val="20"/>
          <w:szCs w:val="20"/>
          <w:vertAlign w:val="superscript"/>
        </w:rPr>
        <w:t>1</w:t>
      </w:r>
      <w:r w:rsidRPr="005B1287">
        <w:rPr>
          <w:rFonts w:ascii="Times New Roman" w:hAnsi="Times New Roman" w:cs="Times New Roman"/>
          <w:color w:val="auto"/>
          <w:sz w:val="20"/>
          <w:szCs w:val="20"/>
        </w:rPr>
        <w:t xml:space="preserve"> for distribution of biomass over species</w:t>
      </w:r>
      <w:r w:rsidRPr="005B1287" w:rsidR="00444FBE">
        <w:rPr>
          <w:rFonts w:ascii="Times New Roman" w:hAnsi="Times New Roman" w:cs="Times New Roman"/>
          <w:color w:val="auto"/>
          <w:sz w:val="20"/>
          <w:szCs w:val="20"/>
        </w:rPr>
        <w:t>, proportion of biomass for cattle and pigs and mg</w:t>
      </w:r>
      <w:r w:rsidRPr="005B1287" w:rsidR="000F469D">
        <w:rPr>
          <w:rFonts w:ascii="Times New Roman" w:hAnsi="Times New Roman" w:cs="Times New Roman"/>
          <w:color w:val="auto"/>
          <w:sz w:val="20"/>
          <w:szCs w:val="20"/>
        </w:rPr>
        <w:t xml:space="preserve"> per </w:t>
      </w:r>
      <w:r w:rsidRPr="005B1287" w:rsidR="00444FBE">
        <w:rPr>
          <w:rFonts w:ascii="Times New Roman" w:hAnsi="Times New Roman" w:cs="Times New Roman"/>
          <w:color w:val="auto"/>
          <w:sz w:val="20"/>
          <w:szCs w:val="20"/>
        </w:rPr>
        <w:t>PCU for cattle and pigs (as examples</w:t>
      </w:r>
      <w:r w:rsidRPr="005B1287" w:rsidR="0049347E">
        <w:rPr>
          <w:rFonts w:ascii="Times New Roman" w:hAnsi="Times New Roman" w:cs="Times New Roman"/>
          <w:color w:val="auto"/>
          <w:sz w:val="20"/>
          <w:szCs w:val="20"/>
          <w:vertAlign w:val="superscript"/>
        </w:rPr>
        <w:t>2</w:t>
      </w:r>
      <w:r w:rsidRPr="005B1287" w:rsidR="00444FBE">
        <w:rPr>
          <w:rFonts w:ascii="Times New Roman" w:hAnsi="Times New Roman" w:cs="Times New Roman"/>
          <w:color w:val="auto"/>
          <w:sz w:val="20"/>
          <w:szCs w:val="20"/>
        </w:rPr>
        <w:t>)</w:t>
      </w:r>
      <w:bookmarkEnd w:id="4"/>
      <w:r w:rsidRPr="005B1287">
        <w:rPr>
          <w:rFonts w:ascii="Times New Roman" w:hAnsi="Times New Roman" w:cs="Times New Roman"/>
          <w:color w:val="auto"/>
          <w:sz w:val="20"/>
          <w:szCs w:val="20"/>
        </w:rPr>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560"/>
        <w:gridCol w:w="714"/>
        <w:gridCol w:w="889"/>
        <w:gridCol w:w="1090"/>
        <w:gridCol w:w="850"/>
        <w:gridCol w:w="993"/>
        <w:gridCol w:w="1275"/>
        <w:gridCol w:w="1117"/>
      </w:tblGrid>
      <w:tr w:rsidRPr="005B1287" w:rsidR="00444FBE" w:rsidTr="741F10EA" w14:paraId="2296E892" w14:textId="77777777">
        <w:tc>
          <w:tcPr>
            <w:tcW w:w="1560" w:type="dxa"/>
            <w:tcBorders>
              <w:top w:val="single" w:color="auto" w:sz="4" w:space="0"/>
              <w:left w:val="nil"/>
              <w:bottom w:val="single" w:color="auto" w:sz="4" w:space="0"/>
              <w:right w:val="nil"/>
            </w:tcBorders>
            <w:hideMark/>
          </w:tcPr>
          <w:p w:rsidRPr="005B1287" w:rsidR="00444FBE" w:rsidP="6CB6DCB5" w:rsidRDefault="00444FBE" w14:paraId="1057C8A6" w14:textId="77777777">
            <w:pPr>
              <w:rPr>
                <w:rFonts w:asciiTheme="minorHAnsi" w:hAnsiTheme="minorHAnsi"/>
                <w:sz w:val="18"/>
                <w:szCs w:val="18"/>
                <w:lang w:val="en-GB"/>
              </w:rPr>
            </w:pPr>
            <w:r w:rsidRPr="005B1287">
              <w:rPr>
                <w:sz w:val="18"/>
                <w:szCs w:val="18"/>
                <w:lang w:val="en-GB"/>
              </w:rPr>
              <w:t>Country</w:t>
            </w:r>
          </w:p>
        </w:tc>
        <w:tc>
          <w:tcPr>
            <w:tcW w:w="714" w:type="dxa"/>
            <w:tcBorders>
              <w:top w:val="single" w:color="auto" w:sz="4" w:space="0"/>
              <w:left w:val="nil"/>
              <w:bottom w:val="single" w:color="auto" w:sz="4" w:space="0"/>
              <w:right w:val="nil"/>
            </w:tcBorders>
            <w:hideMark/>
          </w:tcPr>
          <w:p w:rsidRPr="005B1287" w:rsidR="00444FBE" w:rsidP="003656D0" w:rsidRDefault="00444FBE" w14:paraId="12B93E7B" w14:textId="77777777">
            <w:pPr>
              <w:jc w:val="left"/>
              <w:rPr>
                <w:rFonts w:cstheme="minorHAnsi"/>
                <w:sz w:val="18"/>
                <w:szCs w:val="18"/>
                <w:lang w:val="en-GB"/>
              </w:rPr>
            </w:pPr>
            <w:r w:rsidRPr="005B1287">
              <w:rPr>
                <w:rFonts w:cstheme="minorHAnsi"/>
                <w:sz w:val="18"/>
                <w:szCs w:val="18"/>
                <w:lang w:val="en-GB"/>
              </w:rPr>
              <w:t>Total PCU</w:t>
            </w:r>
          </w:p>
          <w:p w:rsidRPr="005B1287" w:rsidR="00444FBE" w:rsidP="003656D0" w:rsidRDefault="00444FBE" w14:paraId="679EB4AC" w14:textId="77777777">
            <w:pPr>
              <w:jc w:val="left"/>
              <w:rPr>
                <w:rFonts w:cstheme="minorHAnsi"/>
                <w:sz w:val="18"/>
                <w:szCs w:val="18"/>
                <w:lang w:val="en-GB"/>
              </w:rPr>
            </w:pPr>
            <w:r w:rsidRPr="005B1287">
              <w:rPr>
                <w:rFonts w:cstheme="minorHAnsi"/>
                <w:sz w:val="18"/>
                <w:szCs w:val="18"/>
                <w:lang w:val="en-GB"/>
              </w:rPr>
              <w:t>tonne</w:t>
            </w:r>
          </w:p>
        </w:tc>
        <w:tc>
          <w:tcPr>
            <w:tcW w:w="889" w:type="dxa"/>
            <w:tcBorders>
              <w:top w:val="single" w:color="auto" w:sz="4" w:space="0"/>
              <w:left w:val="nil"/>
              <w:bottom w:val="single" w:color="auto" w:sz="4" w:space="0"/>
              <w:right w:val="nil"/>
            </w:tcBorders>
          </w:tcPr>
          <w:p w:rsidRPr="005B1287" w:rsidR="00444FBE" w:rsidP="00444FBE" w:rsidRDefault="00444FBE" w14:paraId="3080923D" w14:textId="797ECE44">
            <w:pPr>
              <w:jc w:val="left"/>
              <w:rPr>
                <w:rFonts w:cstheme="minorHAnsi"/>
                <w:sz w:val="18"/>
                <w:szCs w:val="18"/>
                <w:lang w:val="en-GB"/>
              </w:rPr>
            </w:pPr>
            <w:r w:rsidRPr="005B1287">
              <w:rPr>
                <w:rFonts w:cstheme="minorHAnsi"/>
                <w:sz w:val="18"/>
                <w:szCs w:val="18"/>
                <w:lang w:val="en-GB"/>
              </w:rPr>
              <w:t>Reported total sale mg</w:t>
            </w:r>
            <w:r w:rsidRPr="005B1287" w:rsidR="00F81E21">
              <w:rPr>
                <w:rFonts w:cstheme="minorHAnsi"/>
                <w:sz w:val="18"/>
                <w:szCs w:val="18"/>
                <w:lang w:val="en-GB"/>
              </w:rPr>
              <w:t xml:space="preserve"> per </w:t>
            </w:r>
            <w:r w:rsidRPr="005B1287">
              <w:rPr>
                <w:rFonts w:cstheme="minorHAnsi"/>
                <w:sz w:val="18"/>
                <w:szCs w:val="18"/>
                <w:lang w:val="en-GB"/>
              </w:rPr>
              <w:t>PCU</w:t>
            </w:r>
          </w:p>
        </w:tc>
        <w:tc>
          <w:tcPr>
            <w:tcW w:w="1090" w:type="dxa"/>
            <w:tcBorders>
              <w:top w:val="single" w:color="auto" w:sz="4" w:space="0"/>
              <w:left w:val="nil"/>
              <w:bottom w:val="single" w:color="auto" w:sz="4" w:space="0"/>
              <w:right w:val="nil"/>
            </w:tcBorders>
          </w:tcPr>
          <w:p w:rsidRPr="005B1287" w:rsidR="00444FBE" w:rsidP="00444FBE" w:rsidRDefault="00444FBE" w14:paraId="0DCF1E28" w14:textId="26C97091">
            <w:pPr>
              <w:jc w:val="left"/>
              <w:rPr>
                <w:rFonts w:cstheme="minorHAnsi"/>
                <w:sz w:val="18"/>
                <w:szCs w:val="18"/>
                <w:lang w:val="en-GB"/>
              </w:rPr>
            </w:pPr>
            <w:r w:rsidRPr="005B1287">
              <w:rPr>
                <w:rFonts w:cstheme="minorHAnsi"/>
                <w:sz w:val="18"/>
                <w:szCs w:val="18"/>
                <w:lang w:val="en-GB"/>
              </w:rPr>
              <w:t xml:space="preserve">Reported </w:t>
            </w:r>
            <w:r w:rsidRPr="005B1287" w:rsidR="008279D1">
              <w:rPr>
                <w:rFonts w:cstheme="minorHAnsi"/>
                <w:sz w:val="18"/>
                <w:szCs w:val="18"/>
                <w:lang w:val="en-GB"/>
              </w:rPr>
              <w:t>/</w:t>
            </w:r>
            <w:r w:rsidRPr="005B1287">
              <w:rPr>
                <w:rFonts w:cstheme="minorHAnsi"/>
                <w:sz w:val="18"/>
                <w:szCs w:val="18"/>
                <w:lang w:val="en-GB"/>
              </w:rPr>
              <w:t xml:space="preserve"> </w:t>
            </w:r>
            <w:r w:rsidRPr="005B1287" w:rsidR="00D514D9">
              <w:rPr>
                <w:rFonts w:cstheme="minorHAnsi"/>
                <w:sz w:val="18"/>
                <w:szCs w:val="18"/>
                <w:lang w:val="en-GB"/>
              </w:rPr>
              <w:t>Expected</w:t>
            </w:r>
            <w:r w:rsidRPr="005B1287">
              <w:rPr>
                <w:rFonts w:cstheme="minorHAnsi"/>
                <w:sz w:val="18"/>
                <w:szCs w:val="18"/>
                <w:lang w:val="en-GB"/>
              </w:rPr>
              <w:t xml:space="preserve"> sale</w:t>
            </w:r>
          </w:p>
        </w:tc>
        <w:tc>
          <w:tcPr>
            <w:tcW w:w="850" w:type="dxa"/>
            <w:tcBorders>
              <w:top w:val="single" w:color="auto" w:sz="4" w:space="0"/>
              <w:left w:val="nil"/>
              <w:bottom w:val="single" w:color="auto" w:sz="4" w:space="0"/>
              <w:right w:val="nil"/>
            </w:tcBorders>
            <w:hideMark/>
          </w:tcPr>
          <w:p w:rsidRPr="005B1287" w:rsidR="00444FBE" w:rsidP="003656D0" w:rsidRDefault="00444FBE" w14:paraId="4E8608F8" w14:textId="7A293EDC">
            <w:pPr>
              <w:jc w:val="left"/>
              <w:rPr>
                <w:rFonts w:cstheme="minorHAnsi"/>
                <w:sz w:val="18"/>
                <w:szCs w:val="18"/>
                <w:lang w:val="en-GB"/>
              </w:rPr>
            </w:pPr>
            <w:r w:rsidRPr="005B1287">
              <w:rPr>
                <w:rFonts w:cstheme="minorHAnsi"/>
                <w:sz w:val="18"/>
                <w:szCs w:val="18"/>
                <w:lang w:val="en-GB"/>
              </w:rPr>
              <w:t>Cattle  prop. of PCU %</w:t>
            </w:r>
          </w:p>
        </w:tc>
        <w:tc>
          <w:tcPr>
            <w:tcW w:w="993" w:type="dxa"/>
            <w:tcBorders>
              <w:top w:val="single" w:color="auto" w:sz="4" w:space="0"/>
              <w:left w:val="nil"/>
              <w:bottom w:val="single" w:color="auto" w:sz="4" w:space="0"/>
              <w:right w:val="nil"/>
            </w:tcBorders>
            <w:hideMark/>
          </w:tcPr>
          <w:p w:rsidRPr="005B1287" w:rsidR="00444FBE" w:rsidP="003656D0" w:rsidRDefault="00444FBE" w14:paraId="1C9B7F18" w14:textId="77777777">
            <w:pPr>
              <w:jc w:val="left"/>
              <w:rPr>
                <w:rFonts w:cstheme="minorHAnsi"/>
                <w:sz w:val="18"/>
                <w:szCs w:val="18"/>
                <w:lang w:val="en-GB"/>
              </w:rPr>
            </w:pPr>
            <w:r w:rsidRPr="005B1287">
              <w:rPr>
                <w:rFonts w:cstheme="minorHAnsi"/>
                <w:sz w:val="18"/>
                <w:szCs w:val="18"/>
                <w:lang w:val="en-GB"/>
              </w:rPr>
              <w:t xml:space="preserve">Pigs  </w:t>
            </w:r>
          </w:p>
          <w:p w:rsidRPr="005B1287" w:rsidR="00444FBE" w:rsidP="003656D0" w:rsidRDefault="00444FBE" w14:paraId="0712EDCF" w14:textId="7394555B">
            <w:pPr>
              <w:jc w:val="left"/>
              <w:rPr>
                <w:rFonts w:cstheme="minorHAnsi"/>
                <w:sz w:val="18"/>
                <w:szCs w:val="18"/>
                <w:lang w:val="en-GB"/>
              </w:rPr>
            </w:pPr>
            <w:r w:rsidRPr="005B1287">
              <w:rPr>
                <w:rFonts w:cstheme="minorHAnsi"/>
                <w:sz w:val="18"/>
                <w:szCs w:val="18"/>
                <w:lang w:val="en-GB"/>
              </w:rPr>
              <w:t>prop. of PCU %</w:t>
            </w:r>
          </w:p>
        </w:tc>
        <w:tc>
          <w:tcPr>
            <w:tcW w:w="1275" w:type="dxa"/>
            <w:tcBorders>
              <w:top w:val="single" w:color="auto" w:sz="4" w:space="0"/>
              <w:left w:val="nil"/>
              <w:bottom w:val="single" w:color="auto" w:sz="4" w:space="0"/>
              <w:right w:val="nil"/>
            </w:tcBorders>
          </w:tcPr>
          <w:p w:rsidRPr="005B1287" w:rsidR="00444FBE" w:rsidP="003656D0" w:rsidRDefault="00DF0457" w14:paraId="4F28A6DA" w14:textId="43808384">
            <w:pPr>
              <w:jc w:val="left"/>
              <w:rPr>
                <w:rFonts w:cstheme="minorHAnsi"/>
                <w:sz w:val="18"/>
                <w:szCs w:val="18"/>
                <w:lang w:val="en-GB"/>
              </w:rPr>
            </w:pPr>
            <w:r w:rsidRPr="005B1287">
              <w:rPr>
                <w:rFonts w:cstheme="minorHAnsi"/>
                <w:sz w:val="18"/>
                <w:szCs w:val="18"/>
                <w:lang w:val="en-GB"/>
              </w:rPr>
              <w:t>m</w:t>
            </w:r>
            <w:r w:rsidRPr="005B1287" w:rsidR="00444FBE">
              <w:rPr>
                <w:rFonts w:cstheme="minorHAnsi"/>
                <w:sz w:val="18"/>
                <w:szCs w:val="18"/>
                <w:lang w:val="en-GB"/>
              </w:rPr>
              <w:t>g</w:t>
            </w:r>
            <w:r w:rsidRPr="005B1287">
              <w:rPr>
                <w:rFonts w:cstheme="minorHAnsi"/>
                <w:sz w:val="18"/>
                <w:szCs w:val="18"/>
                <w:lang w:val="en-GB"/>
              </w:rPr>
              <w:t xml:space="preserve"> per </w:t>
            </w:r>
            <w:r w:rsidRPr="005B1287" w:rsidR="00444FBE">
              <w:rPr>
                <w:rFonts w:cstheme="minorHAnsi"/>
                <w:sz w:val="18"/>
                <w:szCs w:val="18"/>
                <w:lang w:val="en-GB"/>
              </w:rPr>
              <w:t>PCU for cattle in literature</w:t>
            </w:r>
          </w:p>
        </w:tc>
        <w:tc>
          <w:tcPr>
            <w:tcW w:w="1117" w:type="dxa"/>
            <w:tcBorders>
              <w:top w:val="single" w:color="auto" w:sz="4" w:space="0"/>
              <w:left w:val="nil"/>
              <w:bottom w:val="single" w:color="auto" w:sz="4" w:space="0"/>
              <w:right w:val="nil"/>
            </w:tcBorders>
          </w:tcPr>
          <w:p w:rsidRPr="005B1287" w:rsidR="00444FBE" w:rsidP="003656D0" w:rsidRDefault="00DF0457" w14:paraId="40F8C47E" w14:textId="224E5E24">
            <w:pPr>
              <w:jc w:val="left"/>
              <w:rPr>
                <w:rFonts w:cstheme="minorHAnsi"/>
                <w:sz w:val="18"/>
                <w:szCs w:val="18"/>
                <w:lang w:val="en-GB"/>
              </w:rPr>
            </w:pPr>
            <w:r w:rsidRPr="005B1287">
              <w:rPr>
                <w:rFonts w:cstheme="minorHAnsi"/>
                <w:sz w:val="18"/>
                <w:szCs w:val="18"/>
                <w:lang w:val="en-GB"/>
              </w:rPr>
              <w:t>m</w:t>
            </w:r>
            <w:r w:rsidRPr="005B1287" w:rsidR="00444FBE">
              <w:rPr>
                <w:rFonts w:cstheme="minorHAnsi"/>
                <w:sz w:val="18"/>
                <w:szCs w:val="18"/>
                <w:lang w:val="en-GB"/>
              </w:rPr>
              <w:t>g</w:t>
            </w:r>
            <w:r w:rsidRPr="005B1287">
              <w:rPr>
                <w:rFonts w:cstheme="minorHAnsi"/>
                <w:sz w:val="18"/>
                <w:szCs w:val="18"/>
                <w:lang w:val="en-GB"/>
              </w:rPr>
              <w:t xml:space="preserve"> per </w:t>
            </w:r>
            <w:r w:rsidRPr="005B1287" w:rsidR="00444FBE">
              <w:rPr>
                <w:rFonts w:cstheme="minorHAnsi"/>
                <w:sz w:val="18"/>
                <w:szCs w:val="18"/>
                <w:lang w:val="en-GB"/>
              </w:rPr>
              <w:t>PCU for pigs in literature</w:t>
            </w:r>
          </w:p>
        </w:tc>
      </w:tr>
      <w:tr w:rsidRPr="005B1287" w:rsidR="00A91B93" w:rsidTr="741F10EA" w14:paraId="06774819" w14:textId="77777777">
        <w:tc>
          <w:tcPr>
            <w:tcW w:w="1560" w:type="dxa"/>
          </w:tcPr>
          <w:p w:rsidRPr="005B1287" w:rsidR="00A91B93" w:rsidP="00193A96" w:rsidRDefault="00A91B93" w14:paraId="12979C9E" w14:textId="77777777">
            <w:pPr>
              <w:rPr>
                <w:rFonts w:cstheme="minorHAnsi"/>
                <w:sz w:val="18"/>
                <w:szCs w:val="18"/>
                <w:lang w:val="en-GB"/>
              </w:rPr>
            </w:pPr>
            <w:r w:rsidRPr="005B1287">
              <w:rPr>
                <w:rFonts w:cstheme="minorHAnsi"/>
                <w:sz w:val="18"/>
                <w:szCs w:val="18"/>
                <w:lang w:val="en-GB"/>
              </w:rPr>
              <w:t>Austria</w:t>
            </w:r>
          </w:p>
        </w:tc>
        <w:tc>
          <w:tcPr>
            <w:tcW w:w="714" w:type="dxa"/>
            <w:vAlign w:val="bottom"/>
          </w:tcPr>
          <w:p w:rsidRPr="005B1287" w:rsidR="00A91B93" w:rsidP="00193A96" w:rsidRDefault="00A91B93" w14:paraId="5D60200E" w14:textId="77777777">
            <w:pPr>
              <w:jc w:val="center"/>
              <w:rPr>
                <w:rFonts w:cstheme="minorHAnsi"/>
                <w:sz w:val="18"/>
                <w:szCs w:val="18"/>
                <w:lang w:val="en-GB"/>
              </w:rPr>
            </w:pPr>
            <w:r w:rsidRPr="005B1287">
              <w:rPr>
                <w:rFonts w:cstheme="minorHAnsi"/>
                <w:sz w:val="18"/>
                <w:szCs w:val="18"/>
                <w:lang w:val="en-GB"/>
              </w:rPr>
              <w:t>946</w:t>
            </w:r>
          </w:p>
        </w:tc>
        <w:tc>
          <w:tcPr>
            <w:tcW w:w="889" w:type="dxa"/>
            <w:vAlign w:val="bottom"/>
          </w:tcPr>
          <w:p w:rsidRPr="005B1287" w:rsidR="00A91B93" w:rsidP="00193A96" w:rsidRDefault="00A91B93" w14:paraId="4BBA9DF0" w14:textId="77777777">
            <w:pPr>
              <w:jc w:val="center"/>
              <w:rPr>
                <w:rFonts w:cstheme="minorHAnsi"/>
                <w:sz w:val="18"/>
                <w:szCs w:val="18"/>
                <w:lang w:val="en-GB"/>
              </w:rPr>
            </w:pPr>
            <w:r w:rsidRPr="005B1287">
              <w:rPr>
                <w:rFonts w:cstheme="minorHAnsi"/>
                <w:sz w:val="18"/>
                <w:szCs w:val="18"/>
                <w:lang w:val="en-GB"/>
              </w:rPr>
              <w:t>36</w:t>
            </w:r>
          </w:p>
        </w:tc>
        <w:tc>
          <w:tcPr>
            <w:tcW w:w="1090" w:type="dxa"/>
            <w:vAlign w:val="bottom"/>
          </w:tcPr>
          <w:p w:rsidRPr="005B1287" w:rsidR="00A91B93" w:rsidP="00193A96" w:rsidRDefault="00A91B93" w14:paraId="5149ECC2" w14:textId="77777777">
            <w:pPr>
              <w:jc w:val="center"/>
              <w:rPr>
                <w:rFonts w:cstheme="minorHAnsi"/>
                <w:sz w:val="18"/>
                <w:szCs w:val="18"/>
                <w:lang w:val="en-GB"/>
              </w:rPr>
            </w:pPr>
            <w:r w:rsidRPr="005B1287">
              <w:rPr>
                <w:rFonts w:cstheme="minorHAnsi"/>
                <w:sz w:val="18"/>
                <w:szCs w:val="18"/>
                <w:lang w:val="en-GB"/>
              </w:rPr>
              <w:t>0.92</w:t>
            </w:r>
          </w:p>
        </w:tc>
        <w:tc>
          <w:tcPr>
            <w:tcW w:w="850" w:type="dxa"/>
            <w:vAlign w:val="bottom"/>
          </w:tcPr>
          <w:p w:rsidRPr="005B1287" w:rsidR="00A91B93" w:rsidP="00193A96" w:rsidRDefault="00A91B93" w14:paraId="1C0CAFE3" w14:textId="77777777">
            <w:pPr>
              <w:jc w:val="center"/>
              <w:rPr>
                <w:rFonts w:cstheme="minorHAnsi"/>
                <w:sz w:val="18"/>
                <w:szCs w:val="18"/>
                <w:lang w:val="en-GB"/>
              </w:rPr>
            </w:pPr>
            <w:r w:rsidRPr="005B1287">
              <w:rPr>
                <w:rFonts w:cstheme="minorHAnsi"/>
                <w:sz w:val="18"/>
                <w:szCs w:val="18"/>
                <w:lang w:val="en-GB"/>
              </w:rPr>
              <w:t>46</w:t>
            </w:r>
          </w:p>
        </w:tc>
        <w:tc>
          <w:tcPr>
            <w:tcW w:w="993" w:type="dxa"/>
            <w:vAlign w:val="bottom"/>
          </w:tcPr>
          <w:p w:rsidRPr="005B1287" w:rsidR="00A91B93" w:rsidP="00193A96" w:rsidRDefault="00A91B93" w14:paraId="2DC4500A" w14:textId="77777777">
            <w:pPr>
              <w:jc w:val="center"/>
              <w:rPr>
                <w:rFonts w:cstheme="minorHAnsi"/>
                <w:sz w:val="18"/>
                <w:szCs w:val="18"/>
                <w:lang w:val="en-GB"/>
              </w:rPr>
            </w:pPr>
            <w:r w:rsidRPr="005B1287">
              <w:rPr>
                <w:rFonts w:cstheme="minorHAnsi"/>
                <w:sz w:val="18"/>
                <w:szCs w:val="18"/>
                <w:lang w:val="en-GB"/>
              </w:rPr>
              <w:t>36</w:t>
            </w:r>
          </w:p>
        </w:tc>
        <w:tc>
          <w:tcPr>
            <w:tcW w:w="1275" w:type="dxa"/>
            <w:vAlign w:val="bottom"/>
          </w:tcPr>
          <w:p w:rsidRPr="005B1287" w:rsidR="00A91B93" w:rsidP="00193A96" w:rsidRDefault="00A91B93" w14:paraId="5F3F486D" w14:textId="77777777">
            <w:pPr>
              <w:jc w:val="center"/>
              <w:rPr>
                <w:rFonts w:cstheme="minorHAnsi"/>
                <w:color w:val="000000"/>
                <w:sz w:val="18"/>
                <w:szCs w:val="18"/>
                <w:lang w:val="en-GB"/>
              </w:rPr>
            </w:pPr>
            <w:r w:rsidRPr="005B1287">
              <w:rPr>
                <w:rFonts w:cstheme="minorHAnsi"/>
                <w:color w:val="000000"/>
                <w:sz w:val="18"/>
                <w:szCs w:val="18"/>
                <w:lang w:val="en-GB"/>
              </w:rPr>
              <w:t>16</w:t>
            </w:r>
          </w:p>
        </w:tc>
        <w:tc>
          <w:tcPr>
            <w:tcW w:w="1117" w:type="dxa"/>
            <w:vAlign w:val="bottom"/>
          </w:tcPr>
          <w:p w:rsidRPr="005B1287" w:rsidR="00A91B93" w:rsidP="00193A96" w:rsidRDefault="00A91B93" w14:paraId="19CA71AA" w14:textId="77777777">
            <w:pPr>
              <w:jc w:val="center"/>
              <w:rPr>
                <w:rFonts w:cstheme="minorHAnsi"/>
                <w:color w:val="000000"/>
                <w:sz w:val="18"/>
                <w:szCs w:val="18"/>
                <w:lang w:val="en-GB"/>
              </w:rPr>
            </w:pPr>
            <w:r w:rsidRPr="005B1287">
              <w:rPr>
                <w:rFonts w:cstheme="minorHAnsi"/>
                <w:color w:val="000000"/>
                <w:sz w:val="18"/>
                <w:szCs w:val="18"/>
                <w:lang w:val="en-GB"/>
              </w:rPr>
              <w:t>69</w:t>
            </w:r>
          </w:p>
        </w:tc>
      </w:tr>
      <w:tr w:rsidRPr="005B1287" w:rsidR="00444FBE" w:rsidTr="741F10EA" w14:paraId="72855AB2" w14:textId="77777777">
        <w:tc>
          <w:tcPr>
            <w:tcW w:w="1560" w:type="dxa"/>
            <w:tcBorders>
              <w:left w:val="nil"/>
              <w:bottom w:val="nil"/>
              <w:right w:val="nil"/>
            </w:tcBorders>
            <w:hideMark/>
          </w:tcPr>
          <w:p w:rsidRPr="005B1287" w:rsidR="00444FBE" w:rsidP="00444FBE" w:rsidRDefault="00444FBE" w14:paraId="1264F7DE" w14:textId="77777777">
            <w:pPr>
              <w:rPr>
                <w:rFonts w:cstheme="minorHAnsi"/>
                <w:sz w:val="18"/>
                <w:szCs w:val="18"/>
                <w:lang w:val="en-GB"/>
              </w:rPr>
            </w:pPr>
            <w:r w:rsidRPr="005B1287">
              <w:rPr>
                <w:rFonts w:cstheme="minorHAnsi"/>
                <w:sz w:val="18"/>
                <w:szCs w:val="18"/>
                <w:lang w:val="en-GB"/>
              </w:rPr>
              <w:t>Denmark</w:t>
            </w:r>
          </w:p>
        </w:tc>
        <w:tc>
          <w:tcPr>
            <w:tcW w:w="714" w:type="dxa"/>
            <w:tcBorders>
              <w:left w:val="nil"/>
              <w:bottom w:val="nil"/>
              <w:right w:val="nil"/>
            </w:tcBorders>
            <w:vAlign w:val="bottom"/>
            <w:hideMark/>
          </w:tcPr>
          <w:p w:rsidRPr="005B1287" w:rsidR="00444FBE" w:rsidP="003656D0" w:rsidRDefault="00673623" w14:paraId="4685B66C" w14:textId="38EC600B">
            <w:pPr>
              <w:jc w:val="center"/>
              <w:rPr>
                <w:rFonts w:cstheme="minorHAnsi"/>
                <w:sz w:val="18"/>
                <w:szCs w:val="18"/>
                <w:lang w:val="en-GB"/>
              </w:rPr>
            </w:pPr>
            <w:r w:rsidRPr="005B1287">
              <w:rPr>
                <w:rFonts w:cstheme="minorHAnsi"/>
                <w:sz w:val="18"/>
                <w:szCs w:val="18"/>
                <w:lang w:val="en-GB"/>
              </w:rPr>
              <w:t>2356</w:t>
            </w:r>
          </w:p>
        </w:tc>
        <w:tc>
          <w:tcPr>
            <w:tcW w:w="889" w:type="dxa"/>
            <w:tcBorders>
              <w:left w:val="nil"/>
              <w:bottom w:val="nil"/>
              <w:right w:val="nil"/>
            </w:tcBorders>
            <w:vAlign w:val="bottom"/>
          </w:tcPr>
          <w:p w:rsidRPr="005B1287" w:rsidR="00444FBE" w:rsidP="003656D0" w:rsidRDefault="00673623" w14:paraId="2435BCC7" w14:textId="2A47FE7A">
            <w:pPr>
              <w:jc w:val="center"/>
              <w:rPr>
                <w:rFonts w:cstheme="minorHAnsi"/>
                <w:sz w:val="18"/>
                <w:szCs w:val="18"/>
                <w:lang w:val="en-GB"/>
              </w:rPr>
            </w:pPr>
            <w:r w:rsidRPr="005B1287">
              <w:rPr>
                <w:rFonts w:cstheme="minorHAnsi"/>
                <w:color w:val="000000"/>
                <w:sz w:val="18"/>
                <w:szCs w:val="18"/>
                <w:lang w:val="en-GB"/>
              </w:rPr>
              <w:t>34</w:t>
            </w:r>
          </w:p>
        </w:tc>
        <w:tc>
          <w:tcPr>
            <w:tcW w:w="1090" w:type="dxa"/>
            <w:tcBorders>
              <w:left w:val="nil"/>
              <w:bottom w:val="nil"/>
              <w:right w:val="nil"/>
            </w:tcBorders>
            <w:vAlign w:val="bottom"/>
          </w:tcPr>
          <w:p w:rsidRPr="005B1287" w:rsidR="00444FBE" w:rsidP="003656D0" w:rsidRDefault="00444FBE" w14:paraId="5D94AD88" w14:textId="40D10C6F">
            <w:pPr>
              <w:jc w:val="center"/>
              <w:rPr>
                <w:rFonts w:cstheme="minorHAnsi"/>
                <w:sz w:val="18"/>
                <w:szCs w:val="18"/>
                <w:lang w:val="en-GB"/>
              </w:rPr>
            </w:pPr>
            <w:r w:rsidRPr="005B1287">
              <w:rPr>
                <w:rFonts w:cstheme="minorHAnsi"/>
                <w:color w:val="000000"/>
                <w:sz w:val="18"/>
                <w:szCs w:val="18"/>
                <w:lang w:val="en-GB"/>
              </w:rPr>
              <w:t>0.6</w:t>
            </w:r>
            <w:r w:rsidRPr="005B1287" w:rsidR="00D566B8">
              <w:rPr>
                <w:rFonts w:cstheme="minorHAnsi"/>
                <w:color w:val="000000"/>
                <w:sz w:val="18"/>
                <w:szCs w:val="18"/>
                <w:lang w:val="en-GB"/>
              </w:rPr>
              <w:t>6</w:t>
            </w:r>
          </w:p>
        </w:tc>
        <w:tc>
          <w:tcPr>
            <w:tcW w:w="850" w:type="dxa"/>
            <w:tcBorders>
              <w:left w:val="nil"/>
              <w:bottom w:val="nil"/>
              <w:right w:val="nil"/>
            </w:tcBorders>
            <w:vAlign w:val="bottom"/>
            <w:hideMark/>
          </w:tcPr>
          <w:p w:rsidRPr="005B1287" w:rsidR="00444FBE" w:rsidP="003656D0" w:rsidRDefault="00D566B8" w14:paraId="12B41E9C" w14:textId="4CF693A0">
            <w:pPr>
              <w:jc w:val="center"/>
              <w:rPr>
                <w:rFonts w:cstheme="minorHAnsi"/>
                <w:sz w:val="18"/>
                <w:szCs w:val="18"/>
                <w:lang w:val="en-GB"/>
              </w:rPr>
            </w:pPr>
            <w:r w:rsidRPr="005B1287">
              <w:rPr>
                <w:rFonts w:cstheme="minorHAnsi"/>
                <w:sz w:val="18"/>
                <w:szCs w:val="18"/>
                <w:lang w:val="en-GB"/>
              </w:rPr>
              <w:t>16</w:t>
            </w:r>
          </w:p>
        </w:tc>
        <w:tc>
          <w:tcPr>
            <w:tcW w:w="993" w:type="dxa"/>
            <w:tcBorders>
              <w:left w:val="nil"/>
              <w:bottom w:val="nil"/>
              <w:right w:val="nil"/>
            </w:tcBorders>
            <w:vAlign w:val="bottom"/>
            <w:hideMark/>
          </w:tcPr>
          <w:p w:rsidRPr="005B1287" w:rsidR="00444FBE" w:rsidP="003656D0" w:rsidRDefault="00D566B8" w14:paraId="23070431" w14:textId="138C2CD6">
            <w:pPr>
              <w:jc w:val="center"/>
              <w:rPr>
                <w:rFonts w:cstheme="minorHAnsi"/>
                <w:sz w:val="18"/>
                <w:szCs w:val="18"/>
                <w:lang w:val="en-GB"/>
              </w:rPr>
            </w:pPr>
            <w:r w:rsidRPr="005B1287">
              <w:rPr>
                <w:rFonts w:cstheme="minorHAnsi"/>
                <w:sz w:val="18"/>
                <w:szCs w:val="18"/>
                <w:lang w:val="en-GB"/>
              </w:rPr>
              <w:t>74</w:t>
            </w:r>
          </w:p>
        </w:tc>
        <w:tc>
          <w:tcPr>
            <w:tcW w:w="1275" w:type="dxa"/>
            <w:tcBorders>
              <w:left w:val="nil"/>
              <w:bottom w:val="nil"/>
              <w:right w:val="nil"/>
            </w:tcBorders>
            <w:vAlign w:val="bottom"/>
          </w:tcPr>
          <w:p w:rsidRPr="005B1287" w:rsidR="00444FBE" w:rsidP="003656D0" w:rsidRDefault="00444FBE" w14:paraId="6D5AEAA7" w14:textId="2CBCF59B">
            <w:pPr>
              <w:jc w:val="center"/>
              <w:rPr>
                <w:rFonts w:cstheme="minorHAnsi"/>
                <w:color w:val="000000"/>
                <w:sz w:val="18"/>
                <w:szCs w:val="18"/>
                <w:lang w:val="en-GB"/>
              </w:rPr>
            </w:pPr>
            <w:r w:rsidRPr="005B1287">
              <w:rPr>
                <w:rFonts w:cstheme="minorHAnsi"/>
                <w:color w:val="000000"/>
                <w:sz w:val="18"/>
                <w:szCs w:val="18"/>
                <w:lang w:val="en-GB"/>
              </w:rPr>
              <w:t>25</w:t>
            </w:r>
          </w:p>
        </w:tc>
        <w:tc>
          <w:tcPr>
            <w:tcW w:w="1117" w:type="dxa"/>
            <w:tcBorders>
              <w:left w:val="nil"/>
              <w:bottom w:val="nil"/>
              <w:right w:val="nil"/>
            </w:tcBorders>
            <w:vAlign w:val="bottom"/>
          </w:tcPr>
          <w:p w:rsidRPr="005B1287" w:rsidR="00444FBE" w:rsidP="741F10EA" w:rsidRDefault="741F10EA" w14:paraId="2A574F2E" w14:textId="70811AF3">
            <w:pPr>
              <w:jc w:val="center"/>
              <w:rPr>
                <w:color w:val="000000"/>
                <w:sz w:val="18"/>
                <w:szCs w:val="18"/>
                <w:lang w:val="en-GB"/>
              </w:rPr>
            </w:pPr>
            <w:r w:rsidRPr="005B1287">
              <w:rPr>
                <w:color w:val="000000" w:themeColor="text1"/>
                <w:sz w:val="18"/>
                <w:szCs w:val="18"/>
                <w:lang w:val="en-GB"/>
              </w:rPr>
              <w:t>42</w:t>
            </w:r>
          </w:p>
        </w:tc>
      </w:tr>
      <w:tr w:rsidRPr="005B1287" w:rsidR="00444FBE" w:rsidTr="741F10EA" w14:paraId="1A804DEF" w14:textId="77777777">
        <w:tc>
          <w:tcPr>
            <w:tcW w:w="1560" w:type="dxa"/>
            <w:hideMark/>
          </w:tcPr>
          <w:p w:rsidRPr="005B1287" w:rsidR="00444FBE" w:rsidP="00444FBE" w:rsidRDefault="00444FBE" w14:paraId="00F54758" w14:textId="77777777">
            <w:pPr>
              <w:rPr>
                <w:rFonts w:cstheme="minorHAnsi"/>
                <w:sz w:val="18"/>
                <w:szCs w:val="18"/>
                <w:lang w:val="en-GB"/>
              </w:rPr>
            </w:pPr>
            <w:r w:rsidRPr="005B1287">
              <w:rPr>
                <w:rFonts w:cstheme="minorHAnsi"/>
                <w:sz w:val="18"/>
                <w:szCs w:val="18"/>
                <w:lang w:val="en-GB"/>
              </w:rPr>
              <w:t>France</w:t>
            </w:r>
          </w:p>
        </w:tc>
        <w:tc>
          <w:tcPr>
            <w:tcW w:w="714" w:type="dxa"/>
            <w:vAlign w:val="bottom"/>
            <w:hideMark/>
          </w:tcPr>
          <w:p w:rsidRPr="005B1287" w:rsidR="00444FBE" w:rsidP="003656D0" w:rsidRDefault="001F75F0" w14:paraId="5CBEA501" w14:textId="656D3B50">
            <w:pPr>
              <w:jc w:val="center"/>
              <w:rPr>
                <w:rFonts w:cstheme="minorHAnsi"/>
                <w:sz w:val="18"/>
                <w:szCs w:val="18"/>
                <w:lang w:val="en-GB"/>
              </w:rPr>
            </w:pPr>
            <w:r w:rsidRPr="005B1287">
              <w:rPr>
                <w:rFonts w:cstheme="minorHAnsi"/>
                <w:sz w:val="18"/>
                <w:szCs w:val="18"/>
                <w:lang w:val="en-GB"/>
              </w:rPr>
              <w:t>6561</w:t>
            </w:r>
          </w:p>
        </w:tc>
        <w:tc>
          <w:tcPr>
            <w:tcW w:w="889" w:type="dxa"/>
            <w:vAlign w:val="bottom"/>
          </w:tcPr>
          <w:p w:rsidRPr="005B1287" w:rsidR="00444FBE" w:rsidP="003656D0" w:rsidRDefault="001F75F0" w14:paraId="2A98DEBC" w14:textId="14E194CF">
            <w:pPr>
              <w:jc w:val="center"/>
              <w:rPr>
                <w:rFonts w:cstheme="minorHAnsi"/>
                <w:sz w:val="18"/>
                <w:szCs w:val="18"/>
                <w:lang w:val="en-GB"/>
              </w:rPr>
            </w:pPr>
            <w:r w:rsidRPr="005B1287">
              <w:rPr>
                <w:rFonts w:cstheme="minorHAnsi"/>
                <w:color w:val="000000"/>
                <w:sz w:val="18"/>
                <w:szCs w:val="18"/>
                <w:lang w:val="en-GB"/>
              </w:rPr>
              <w:t>39</w:t>
            </w:r>
          </w:p>
        </w:tc>
        <w:tc>
          <w:tcPr>
            <w:tcW w:w="1090" w:type="dxa"/>
            <w:vAlign w:val="bottom"/>
          </w:tcPr>
          <w:p w:rsidRPr="005B1287" w:rsidR="00444FBE" w:rsidP="003656D0" w:rsidRDefault="00D566B8" w14:paraId="359EC3B7" w14:textId="01AC3DA2">
            <w:pPr>
              <w:jc w:val="center"/>
              <w:rPr>
                <w:rFonts w:cstheme="minorHAnsi"/>
                <w:sz w:val="18"/>
                <w:szCs w:val="18"/>
                <w:lang w:val="en-GB"/>
              </w:rPr>
            </w:pPr>
            <w:r w:rsidRPr="005B1287">
              <w:rPr>
                <w:rFonts w:cstheme="minorHAnsi"/>
                <w:color w:val="000000"/>
                <w:sz w:val="18"/>
                <w:szCs w:val="18"/>
                <w:lang w:val="en-GB"/>
              </w:rPr>
              <w:t>0.97</w:t>
            </w:r>
          </w:p>
        </w:tc>
        <w:tc>
          <w:tcPr>
            <w:tcW w:w="850" w:type="dxa"/>
            <w:vAlign w:val="bottom"/>
            <w:hideMark/>
          </w:tcPr>
          <w:p w:rsidRPr="005B1287" w:rsidR="00444FBE" w:rsidP="003656D0" w:rsidRDefault="00444FBE" w14:paraId="18CCED63" w14:textId="2BD215E5">
            <w:pPr>
              <w:jc w:val="center"/>
              <w:rPr>
                <w:rFonts w:cstheme="minorHAnsi"/>
                <w:sz w:val="18"/>
                <w:szCs w:val="18"/>
                <w:lang w:val="en-GB"/>
              </w:rPr>
            </w:pPr>
            <w:r w:rsidRPr="005B1287">
              <w:rPr>
                <w:rFonts w:cstheme="minorHAnsi"/>
                <w:sz w:val="18"/>
                <w:szCs w:val="18"/>
                <w:lang w:val="en-GB"/>
              </w:rPr>
              <w:t>44</w:t>
            </w:r>
          </w:p>
        </w:tc>
        <w:tc>
          <w:tcPr>
            <w:tcW w:w="993" w:type="dxa"/>
            <w:vAlign w:val="bottom"/>
            <w:hideMark/>
          </w:tcPr>
          <w:p w:rsidRPr="005B1287" w:rsidR="00444FBE" w:rsidP="003656D0" w:rsidRDefault="00444FBE" w14:paraId="08BB9BA0" w14:textId="77777777">
            <w:pPr>
              <w:jc w:val="center"/>
              <w:rPr>
                <w:rFonts w:cstheme="minorHAnsi"/>
                <w:sz w:val="18"/>
                <w:szCs w:val="18"/>
                <w:lang w:val="en-GB"/>
              </w:rPr>
            </w:pPr>
            <w:r w:rsidRPr="005B1287">
              <w:rPr>
                <w:rFonts w:cstheme="minorHAnsi"/>
                <w:sz w:val="18"/>
                <w:szCs w:val="18"/>
                <w:lang w:val="en-GB"/>
              </w:rPr>
              <w:t>26</w:t>
            </w:r>
          </w:p>
        </w:tc>
        <w:tc>
          <w:tcPr>
            <w:tcW w:w="1275" w:type="dxa"/>
            <w:vAlign w:val="bottom"/>
          </w:tcPr>
          <w:p w:rsidRPr="005B1287" w:rsidR="00444FBE" w:rsidP="003656D0" w:rsidRDefault="00444FBE" w14:paraId="18BCD11F" w14:textId="2BD275EF">
            <w:pPr>
              <w:jc w:val="center"/>
              <w:rPr>
                <w:rFonts w:cstheme="minorHAnsi"/>
                <w:color w:val="000000"/>
                <w:sz w:val="18"/>
                <w:szCs w:val="18"/>
                <w:lang w:val="en-GB"/>
              </w:rPr>
            </w:pPr>
            <w:r w:rsidRPr="005B1287">
              <w:rPr>
                <w:rFonts w:cstheme="minorHAnsi"/>
                <w:color w:val="000000"/>
                <w:sz w:val="18"/>
                <w:szCs w:val="18"/>
                <w:lang w:val="en-GB"/>
              </w:rPr>
              <w:t>38</w:t>
            </w:r>
          </w:p>
        </w:tc>
        <w:tc>
          <w:tcPr>
            <w:tcW w:w="1117" w:type="dxa"/>
            <w:vAlign w:val="bottom"/>
          </w:tcPr>
          <w:p w:rsidRPr="005B1287" w:rsidR="00444FBE" w:rsidP="003656D0" w:rsidRDefault="00D03C86" w14:paraId="4671E58E" w14:textId="74903BC7">
            <w:pPr>
              <w:jc w:val="center"/>
              <w:rPr>
                <w:rFonts w:cstheme="minorHAnsi"/>
                <w:color w:val="000000"/>
                <w:sz w:val="18"/>
                <w:szCs w:val="18"/>
                <w:lang w:val="en-GB"/>
              </w:rPr>
            </w:pPr>
            <w:r w:rsidRPr="005B1287">
              <w:rPr>
                <w:rFonts w:cstheme="minorHAnsi"/>
                <w:color w:val="000000"/>
                <w:sz w:val="18"/>
                <w:szCs w:val="18"/>
                <w:lang w:val="en-GB"/>
              </w:rPr>
              <w:t>73</w:t>
            </w:r>
          </w:p>
        </w:tc>
      </w:tr>
      <w:tr w:rsidRPr="005B1287" w:rsidR="00444FBE" w:rsidTr="741F10EA" w14:paraId="59D9B2F2" w14:textId="77777777">
        <w:tc>
          <w:tcPr>
            <w:tcW w:w="1560" w:type="dxa"/>
            <w:hideMark/>
          </w:tcPr>
          <w:p w:rsidRPr="005B1287" w:rsidR="00444FBE" w:rsidP="00444FBE" w:rsidRDefault="00444FBE" w14:paraId="473A7907" w14:textId="77777777">
            <w:pPr>
              <w:rPr>
                <w:rFonts w:cstheme="minorHAnsi"/>
                <w:sz w:val="18"/>
                <w:szCs w:val="18"/>
                <w:lang w:val="en-GB"/>
              </w:rPr>
            </w:pPr>
            <w:r w:rsidRPr="005B1287">
              <w:rPr>
                <w:rFonts w:cstheme="minorHAnsi"/>
                <w:sz w:val="18"/>
                <w:szCs w:val="18"/>
                <w:lang w:val="en-GB"/>
              </w:rPr>
              <w:t>Germany</w:t>
            </w:r>
          </w:p>
        </w:tc>
        <w:tc>
          <w:tcPr>
            <w:tcW w:w="714" w:type="dxa"/>
            <w:vAlign w:val="bottom"/>
            <w:hideMark/>
          </w:tcPr>
          <w:p w:rsidRPr="005B1287" w:rsidR="00444FBE" w:rsidP="003656D0" w:rsidRDefault="001F75F0" w14:paraId="2941EC05" w14:textId="5BF4E7E1">
            <w:pPr>
              <w:jc w:val="center"/>
              <w:rPr>
                <w:rFonts w:cstheme="minorHAnsi"/>
                <w:sz w:val="18"/>
                <w:szCs w:val="18"/>
                <w:lang w:val="en-GB"/>
              </w:rPr>
            </w:pPr>
            <w:r w:rsidRPr="005B1287">
              <w:rPr>
                <w:rFonts w:cstheme="minorHAnsi"/>
                <w:sz w:val="18"/>
                <w:szCs w:val="18"/>
                <w:lang w:val="en-GB"/>
              </w:rPr>
              <w:t>7601</w:t>
            </w:r>
          </w:p>
        </w:tc>
        <w:tc>
          <w:tcPr>
            <w:tcW w:w="889" w:type="dxa"/>
            <w:vAlign w:val="bottom"/>
          </w:tcPr>
          <w:p w:rsidRPr="005B1287" w:rsidR="00444FBE" w:rsidP="003656D0" w:rsidRDefault="00444FBE" w14:paraId="7ED8173F" w14:textId="5E454081">
            <w:pPr>
              <w:jc w:val="center"/>
              <w:rPr>
                <w:rFonts w:cstheme="minorHAnsi"/>
                <w:sz w:val="18"/>
                <w:szCs w:val="18"/>
                <w:lang w:val="en-GB"/>
              </w:rPr>
            </w:pPr>
            <w:r w:rsidRPr="005B1287">
              <w:rPr>
                <w:rFonts w:cstheme="minorHAnsi"/>
                <w:color w:val="000000"/>
                <w:sz w:val="18"/>
                <w:szCs w:val="18"/>
                <w:lang w:val="en-GB"/>
              </w:rPr>
              <w:t>7</w:t>
            </w:r>
            <w:r w:rsidRPr="005B1287" w:rsidR="001F75F0">
              <w:rPr>
                <w:rFonts w:cstheme="minorHAnsi"/>
                <w:color w:val="000000"/>
                <w:sz w:val="18"/>
                <w:szCs w:val="18"/>
                <w:lang w:val="en-GB"/>
              </w:rPr>
              <w:t>0</w:t>
            </w:r>
          </w:p>
        </w:tc>
        <w:tc>
          <w:tcPr>
            <w:tcW w:w="1090" w:type="dxa"/>
            <w:vAlign w:val="bottom"/>
          </w:tcPr>
          <w:p w:rsidRPr="005B1287" w:rsidR="00444FBE" w:rsidP="003656D0" w:rsidRDefault="00444FBE" w14:paraId="3D94BD4B" w14:textId="6F59912A">
            <w:pPr>
              <w:jc w:val="center"/>
              <w:rPr>
                <w:rFonts w:cstheme="minorHAnsi"/>
                <w:sz w:val="18"/>
                <w:szCs w:val="18"/>
                <w:lang w:val="en-GB"/>
              </w:rPr>
            </w:pPr>
            <w:r w:rsidRPr="005B1287">
              <w:rPr>
                <w:rFonts w:cstheme="minorHAnsi"/>
                <w:color w:val="000000"/>
                <w:sz w:val="18"/>
                <w:szCs w:val="18"/>
                <w:lang w:val="en-GB"/>
              </w:rPr>
              <w:t>1.6</w:t>
            </w:r>
            <w:r w:rsidRPr="005B1287" w:rsidR="00D566B8">
              <w:rPr>
                <w:rFonts w:cstheme="minorHAnsi"/>
                <w:color w:val="000000"/>
                <w:sz w:val="18"/>
                <w:szCs w:val="18"/>
                <w:lang w:val="en-GB"/>
              </w:rPr>
              <w:t>3</w:t>
            </w:r>
          </w:p>
        </w:tc>
        <w:tc>
          <w:tcPr>
            <w:tcW w:w="850" w:type="dxa"/>
            <w:vAlign w:val="bottom"/>
            <w:hideMark/>
          </w:tcPr>
          <w:p w:rsidRPr="005B1287" w:rsidR="00444FBE" w:rsidP="003656D0" w:rsidRDefault="00D566B8" w14:paraId="61083390" w14:textId="4A07EBE1">
            <w:pPr>
              <w:jc w:val="center"/>
              <w:rPr>
                <w:rFonts w:cstheme="minorHAnsi"/>
                <w:sz w:val="18"/>
                <w:szCs w:val="18"/>
                <w:lang w:val="en-GB"/>
              </w:rPr>
            </w:pPr>
            <w:r w:rsidRPr="005B1287">
              <w:rPr>
                <w:rFonts w:cstheme="minorHAnsi"/>
                <w:sz w:val="18"/>
                <w:szCs w:val="18"/>
                <w:lang w:val="en-GB"/>
              </w:rPr>
              <w:t>36</w:t>
            </w:r>
          </w:p>
        </w:tc>
        <w:tc>
          <w:tcPr>
            <w:tcW w:w="993" w:type="dxa"/>
            <w:vAlign w:val="bottom"/>
            <w:hideMark/>
          </w:tcPr>
          <w:p w:rsidRPr="005B1287" w:rsidR="00444FBE" w:rsidP="003656D0" w:rsidRDefault="00D566B8" w14:paraId="12AEFA8D" w14:textId="359189AD">
            <w:pPr>
              <w:jc w:val="center"/>
              <w:rPr>
                <w:rFonts w:cstheme="minorHAnsi"/>
                <w:sz w:val="18"/>
                <w:szCs w:val="18"/>
                <w:lang w:val="en-GB"/>
              </w:rPr>
            </w:pPr>
            <w:r w:rsidRPr="005B1287">
              <w:rPr>
                <w:rFonts w:cstheme="minorHAnsi"/>
                <w:sz w:val="18"/>
                <w:szCs w:val="18"/>
                <w:lang w:val="en-GB"/>
              </w:rPr>
              <w:t>42</w:t>
            </w:r>
          </w:p>
        </w:tc>
        <w:tc>
          <w:tcPr>
            <w:tcW w:w="1275" w:type="dxa"/>
            <w:vAlign w:val="bottom"/>
          </w:tcPr>
          <w:p w:rsidRPr="005B1287" w:rsidR="00444FBE" w:rsidP="003656D0" w:rsidRDefault="00444FBE" w14:paraId="3531B42D" w14:textId="6FDD09B2">
            <w:pPr>
              <w:jc w:val="center"/>
              <w:rPr>
                <w:rFonts w:cstheme="minorHAnsi"/>
                <w:color w:val="000000"/>
                <w:sz w:val="18"/>
                <w:szCs w:val="18"/>
                <w:lang w:val="en-GB"/>
              </w:rPr>
            </w:pPr>
          </w:p>
        </w:tc>
        <w:tc>
          <w:tcPr>
            <w:tcW w:w="1117" w:type="dxa"/>
            <w:vAlign w:val="bottom"/>
          </w:tcPr>
          <w:p w:rsidRPr="005B1287" w:rsidR="00444FBE" w:rsidP="003656D0" w:rsidRDefault="00444FBE" w14:paraId="1A9B7B66" w14:textId="1653AEC7">
            <w:pPr>
              <w:jc w:val="center"/>
              <w:rPr>
                <w:rFonts w:cstheme="minorHAnsi"/>
                <w:color w:val="000000"/>
                <w:sz w:val="18"/>
                <w:szCs w:val="18"/>
                <w:lang w:val="en-GB"/>
              </w:rPr>
            </w:pPr>
          </w:p>
        </w:tc>
      </w:tr>
      <w:tr w:rsidRPr="005B1287" w:rsidR="00444FBE" w:rsidTr="741F10EA" w14:paraId="7B319544" w14:textId="77777777">
        <w:tc>
          <w:tcPr>
            <w:tcW w:w="1560" w:type="dxa"/>
            <w:hideMark/>
          </w:tcPr>
          <w:p w:rsidRPr="005B1287" w:rsidR="00444FBE" w:rsidP="00444FBE" w:rsidRDefault="00444FBE" w14:paraId="0FB2E547" w14:textId="77777777">
            <w:pPr>
              <w:rPr>
                <w:rFonts w:cstheme="minorHAnsi"/>
                <w:sz w:val="18"/>
                <w:szCs w:val="18"/>
                <w:lang w:val="en-GB"/>
              </w:rPr>
            </w:pPr>
            <w:r w:rsidRPr="005B1287">
              <w:rPr>
                <w:rFonts w:cstheme="minorHAnsi"/>
                <w:sz w:val="18"/>
                <w:szCs w:val="18"/>
                <w:lang w:val="en-GB"/>
              </w:rPr>
              <w:t>Greece</w:t>
            </w:r>
          </w:p>
        </w:tc>
        <w:tc>
          <w:tcPr>
            <w:tcW w:w="714" w:type="dxa"/>
            <w:vAlign w:val="bottom"/>
            <w:hideMark/>
          </w:tcPr>
          <w:p w:rsidRPr="005B1287" w:rsidR="00444FBE" w:rsidP="000F469D" w:rsidRDefault="001F75F0" w14:paraId="5D1295D4" w14:textId="5E70B663">
            <w:pPr>
              <w:jc w:val="center"/>
              <w:rPr>
                <w:rFonts w:cstheme="minorHAnsi"/>
                <w:sz w:val="18"/>
                <w:szCs w:val="18"/>
                <w:lang w:val="en-GB"/>
              </w:rPr>
            </w:pPr>
            <w:r w:rsidRPr="005B1287">
              <w:rPr>
                <w:rFonts w:cstheme="minorHAnsi"/>
                <w:sz w:val="18"/>
                <w:szCs w:val="18"/>
                <w:lang w:val="en-GB"/>
              </w:rPr>
              <w:t>1142</w:t>
            </w:r>
          </w:p>
        </w:tc>
        <w:tc>
          <w:tcPr>
            <w:tcW w:w="889" w:type="dxa"/>
            <w:vAlign w:val="bottom"/>
          </w:tcPr>
          <w:p w:rsidRPr="005B1287" w:rsidR="00444FBE" w:rsidP="000F469D" w:rsidRDefault="001F75F0" w14:paraId="42A2331B" w14:textId="6C950DDE">
            <w:pPr>
              <w:jc w:val="center"/>
              <w:rPr>
                <w:rFonts w:cstheme="minorHAnsi"/>
                <w:sz w:val="18"/>
                <w:szCs w:val="18"/>
                <w:lang w:val="en-GB"/>
              </w:rPr>
            </w:pPr>
            <w:r w:rsidRPr="005B1287">
              <w:rPr>
                <w:rFonts w:cstheme="minorHAnsi"/>
                <w:color w:val="000000"/>
                <w:sz w:val="18"/>
                <w:szCs w:val="18"/>
                <w:lang w:val="en-GB"/>
              </w:rPr>
              <w:t>89</w:t>
            </w:r>
          </w:p>
        </w:tc>
        <w:tc>
          <w:tcPr>
            <w:tcW w:w="1090" w:type="dxa"/>
            <w:vAlign w:val="bottom"/>
          </w:tcPr>
          <w:p w:rsidRPr="005B1287" w:rsidR="00444FBE" w:rsidP="000F469D" w:rsidRDefault="00444FBE" w14:paraId="7995F1B6" w14:textId="4755FC77">
            <w:pPr>
              <w:jc w:val="center"/>
              <w:rPr>
                <w:rFonts w:cstheme="minorHAnsi"/>
                <w:sz w:val="18"/>
                <w:szCs w:val="18"/>
                <w:lang w:val="en-GB"/>
              </w:rPr>
            </w:pPr>
            <w:r w:rsidRPr="005B1287">
              <w:rPr>
                <w:rFonts w:cstheme="minorHAnsi"/>
                <w:color w:val="000000"/>
                <w:sz w:val="18"/>
                <w:szCs w:val="18"/>
                <w:lang w:val="en-GB"/>
              </w:rPr>
              <w:t>3.</w:t>
            </w:r>
            <w:r w:rsidRPr="005B1287" w:rsidR="00D566B8">
              <w:rPr>
                <w:rFonts w:cstheme="minorHAnsi"/>
                <w:color w:val="000000"/>
                <w:sz w:val="18"/>
                <w:szCs w:val="18"/>
                <w:lang w:val="en-GB"/>
              </w:rPr>
              <w:t>05</w:t>
            </w:r>
          </w:p>
        </w:tc>
        <w:tc>
          <w:tcPr>
            <w:tcW w:w="850" w:type="dxa"/>
            <w:vAlign w:val="bottom"/>
            <w:hideMark/>
          </w:tcPr>
          <w:p w:rsidRPr="005B1287" w:rsidR="00444FBE" w:rsidP="000F469D" w:rsidRDefault="00444FBE" w14:paraId="2D0AD955" w14:textId="012167C0">
            <w:pPr>
              <w:jc w:val="center"/>
              <w:rPr>
                <w:rFonts w:cstheme="minorHAnsi"/>
                <w:sz w:val="18"/>
                <w:szCs w:val="18"/>
                <w:lang w:val="en-GB"/>
              </w:rPr>
            </w:pPr>
            <w:r w:rsidRPr="005B1287">
              <w:rPr>
                <w:rFonts w:cstheme="minorHAnsi"/>
                <w:sz w:val="18"/>
                <w:szCs w:val="18"/>
                <w:lang w:val="en-GB"/>
              </w:rPr>
              <w:t>7</w:t>
            </w:r>
          </w:p>
        </w:tc>
        <w:tc>
          <w:tcPr>
            <w:tcW w:w="993" w:type="dxa"/>
            <w:vAlign w:val="bottom"/>
            <w:hideMark/>
          </w:tcPr>
          <w:p w:rsidRPr="005B1287" w:rsidR="00444FBE" w:rsidP="000F469D" w:rsidRDefault="00444FBE" w14:paraId="14405A43" w14:textId="77777777">
            <w:pPr>
              <w:jc w:val="center"/>
              <w:rPr>
                <w:rFonts w:cstheme="minorHAnsi"/>
                <w:sz w:val="18"/>
                <w:szCs w:val="18"/>
                <w:lang w:val="en-GB"/>
              </w:rPr>
            </w:pPr>
            <w:r w:rsidRPr="005B1287">
              <w:rPr>
                <w:rFonts w:cstheme="minorHAnsi"/>
                <w:sz w:val="18"/>
                <w:szCs w:val="18"/>
                <w:lang w:val="en-GB"/>
              </w:rPr>
              <w:t>9</w:t>
            </w:r>
          </w:p>
        </w:tc>
        <w:tc>
          <w:tcPr>
            <w:tcW w:w="1275" w:type="dxa"/>
            <w:vAlign w:val="bottom"/>
          </w:tcPr>
          <w:p w:rsidRPr="005B1287" w:rsidR="00444FBE" w:rsidP="000F469D" w:rsidRDefault="00444FBE" w14:paraId="0E5DE8F8" w14:textId="2511DEE4">
            <w:pPr>
              <w:jc w:val="center"/>
              <w:rPr>
                <w:rFonts w:cstheme="minorHAnsi"/>
                <w:color w:val="000000"/>
                <w:sz w:val="18"/>
                <w:szCs w:val="18"/>
                <w:lang w:val="en-GB"/>
              </w:rPr>
            </w:pPr>
          </w:p>
        </w:tc>
        <w:tc>
          <w:tcPr>
            <w:tcW w:w="1117" w:type="dxa"/>
            <w:vAlign w:val="bottom"/>
          </w:tcPr>
          <w:p w:rsidRPr="005B1287" w:rsidR="00444FBE" w:rsidP="000F469D" w:rsidRDefault="00444FBE" w14:paraId="1A7AFC66" w14:textId="39A08C06">
            <w:pPr>
              <w:jc w:val="center"/>
              <w:rPr>
                <w:rFonts w:cstheme="minorHAnsi"/>
                <w:color w:val="000000"/>
                <w:sz w:val="18"/>
                <w:szCs w:val="18"/>
                <w:lang w:val="en-GB"/>
              </w:rPr>
            </w:pPr>
          </w:p>
        </w:tc>
      </w:tr>
      <w:tr w:rsidRPr="005B1287" w:rsidR="00444FBE" w:rsidTr="741F10EA" w14:paraId="19C2916B" w14:textId="77777777">
        <w:tc>
          <w:tcPr>
            <w:tcW w:w="1560" w:type="dxa"/>
            <w:hideMark/>
          </w:tcPr>
          <w:p w:rsidRPr="005B1287" w:rsidR="00444FBE" w:rsidP="00444FBE" w:rsidRDefault="00444FBE" w14:paraId="38384518" w14:textId="77777777">
            <w:pPr>
              <w:rPr>
                <w:rFonts w:cstheme="minorHAnsi"/>
                <w:sz w:val="18"/>
                <w:szCs w:val="18"/>
                <w:lang w:val="en-GB"/>
              </w:rPr>
            </w:pPr>
            <w:r w:rsidRPr="005B1287">
              <w:rPr>
                <w:rFonts w:cstheme="minorHAnsi"/>
                <w:sz w:val="18"/>
                <w:szCs w:val="18"/>
                <w:lang w:val="en-GB"/>
              </w:rPr>
              <w:t>Hungary</w:t>
            </w:r>
          </w:p>
        </w:tc>
        <w:tc>
          <w:tcPr>
            <w:tcW w:w="714" w:type="dxa"/>
            <w:vAlign w:val="bottom"/>
            <w:hideMark/>
          </w:tcPr>
          <w:p w:rsidRPr="005B1287" w:rsidR="00444FBE" w:rsidP="000F469D" w:rsidRDefault="001F75F0" w14:paraId="61BF7911" w14:textId="5F2888B0">
            <w:pPr>
              <w:jc w:val="center"/>
              <w:rPr>
                <w:rFonts w:cstheme="minorHAnsi"/>
                <w:sz w:val="18"/>
                <w:szCs w:val="18"/>
                <w:lang w:val="en-GB"/>
              </w:rPr>
            </w:pPr>
            <w:r w:rsidRPr="005B1287">
              <w:rPr>
                <w:rFonts w:cstheme="minorHAnsi"/>
                <w:sz w:val="18"/>
                <w:szCs w:val="18"/>
                <w:lang w:val="en-GB"/>
              </w:rPr>
              <w:t>833</w:t>
            </w:r>
          </w:p>
        </w:tc>
        <w:tc>
          <w:tcPr>
            <w:tcW w:w="889" w:type="dxa"/>
            <w:vAlign w:val="bottom"/>
          </w:tcPr>
          <w:p w:rsidRPr="005B1287" w:rsidR="00444FBE" w:rsidP="000F469D" w:rsidRDefault="00444FBE" w14:paraId="0FEED1FD" w14:textId="08163B65">
            <w:pPr>
              <w:jc w:val="center"/>
              <w:rPr>
                <w:rFonts w:cstheme="minorHAnsi"/>
                <w:sz w:val="18"/>
                <w:szCs w:val="18"/>
                <w:lang w:val="en-GB"/>
              </w:rPr>
            </w:pPr>
            <w:r w:rsidRPr="005B1287">
              <w:rPr>
                <w:rFonts w:cstheme="minorHAnsi"/>
                <w:color w:val="000000"/>
                <w:sz w:val="18"/>
                <w:szCs w:val="18"/>
                <w:lang w:val="en-GB"/>
              </w:rPr>
              <w:t>1</w:t>
            </w:r>
            <w:r w:rsidRPr="005B1287" w:rsidR="001F75F0">
              <w:rPr>
                <w:rFonts w:cstheme="minorHAnsi"/>
                <w:color w:val="000000"/>
                <w:sz w:val="18"/>
                <w:szCs w:val="18"/>
                <w:lang w:val="en-GB"/>
              </w:rPr>
              <w:t>11</w:t>
            </w:r>
          </w:p>
        </w:tc>
        <w:tc>
          <w:tcPr>
            <w:tcW w:w="1090" w:type="dxa"/>
            <w:vAlign w:val="bottom"/>
          </w:tcPr>
          <w:p w:rsidRPr="005B1287" w:rsidR="00444FBE" w:rsidP="000F469D" w:rsidRDefault="00D566B8" w14:paraId="68CC1045" w14:textId="73A6784E">
            <w:pPr>
              <w:jc w:val="center"/>
              <w:rPr>
                <w:rFonts w:cstheme="minorHAnsi"/>
                <w:sz w:val="18"/>
                <w:szCs w:val="18"/>
                <w:lang w:val="en-GB"/>
              </w:rPr>
            </w:pPr>
            <w:r w:rsidRPr="005B1287">
              <w:rPr>
                <w:rFonts w:cstheme="minorHAnsi"/>
                <w:color w:val="000000"/>
                <w:sz w:val="18"/>
                <w:szCs w:val="18"/>
                <w:lang w:val="en-GB"/>
              </w:rPr>
              <w:t>2.46</w:t>
            </w:r>
          </w:p>
        </w:tc>
        <w:tc>
          <w:tcPr>
            <w:tcW w:w="850" w:type="dxa"/>
            <w:vAlign w:val="bottom"/>
            <w:hideMark/>
          </w:tcPr>
          <w:p w:rsidRPr="005B1287" w:rsidR="00444FBE" w:rsidP="000F469D" w:rsidRDefault="00D566B8" w14:paraId="099468BB" w14:textId="31109EDB">
            <w:pPr>
              <w:jc w:val="center"/>
              <w:rPr>
                <w:rFonts w:cstheme="minorHAnsi"/>
                <w:sz w:val="18"/>
                <w:szCs w:val="18"/>
                <w:lang w:val="en-GB"/>
              </w:rPr>
            </w:pPr>
            <w:r w:rsidRPr="005B1287">
              <w:rPr>
                <w:rFonts w:cstheme="minorHAnsi"/>
                <w:sz w:val="18"/>
                <w:szCs w:val="18"/>
                <w:lang w:val="en-GB"/>
              </w:rPr>
              <w:t>22</w:t>
            </w:r>
          </w:p>
        </w:tc>
        <w:tc>
          <w:tcPr>
            <w:tcW w:w="993" w:type="dxa"/>
            <w:vAlign w:val="bottom"/>
            <w:hideMark/>
          </w:tcPr>
          <w:p w:rsidRPr="005B1287" w:rsidR="00444FBE" w:rsidP="000F469D" w:rsidRDefault="00D566B8" w14:paraId="1D828276" w14:textId="65AB0602">
            <w:pPr>
              <w:jc w:val="center"/>
              <w:rPr>
                <w:rFonts w:cstheme="minorHAnsi"/>
                <w:sz w:val="18"/>
                <w:szCs w:val="18"/>
                <w:lang w:val="en-GB"/>
              </w:rPr>
            </w:pPr>
            <w:r w:rsidRPr="005B1287">
              <w:rPr>
                <w:rFonts w:cstheme="minorHAnsi"/>
                <w:sz w:val="18"/>
                <w:szCs w:val="18"/>
                <w:lang w:val="en-GB"/>
              </w:rPr>
              <w:t>39</w:t>
            </w:r>
          </w:p>
        </w:tc>
        <w:tc>
          <w:tcPr>
            <w:tcW w:w="1275" w:type="dxa"/>
            <w:vAlign w:val="bottom"/>
          </w:tcPr>
          <w:p w:rsidRPr="005B1287" w:rsidR="00444FBE" w:rsidP="000F469D" w:rsidRDefault="00444FBE" w14:paraId="15F35172" w14:textId="6D125B62">
            <w:pPr>
              <w:jc w:val="center"/>
              <w:rPr>
                <w:rFonts w:cstheme="minorHAnsi"/>
                <w:color w:val="000000"/>
                <w:sz w:val="18"/>
                <w:szCs w:val="18"/>
                <w:lang w:val="en-GB"/>
              </w:rPr>
            </w:pPr>
          </w:p>
        </w:tc>
        <w:tc>
          <w:tcPr>
            <w:tcW w:w="1117" w:type="dxa"/>
            <w:vAlign w:val="bottom"/>
          </w:tcPr>
          <w:p w:rsidRPr="005B1287" w:rsidR="00444FBE" w:rsidP="000F469D" w:rsidRDefault="00444FBE" w14:paraId="3125FF5E" w14:textId="7448A493">
            <w:pPr>
              <w:jc w:val="center"/>
              <w:rPr>
                <w:rFonts w:cstheme="minorHAnsi"/>
                <w:color w:val="000000"/>
                <w:sz w:val="18"/>
                <w:szCs w:val="18"/>
                <w:lang w:val="en-GB"/>
              </w:rPr>
            </w:pPr>
          </w:p>
        </w:tc>
      </w:tr>
      <w:tr w:rsidRPr="005B1287" w:rsidR="00444FBE" w:rsidTr="741F10EA" w14:paraId="384137F6" w14:textId="77777777">
        <w:tc>
          <w:tcPr>
            <w:tcW w:w="1560" w:type="dxa"/>
            <w:hideMark/>
          </w:tcPr>
          <w:p w:rsidRPr="005B1287" w:rsidR="00444FBE" w:rsidP="00444FBE" w:rsidRDefault="00444FBE" w14:paraId="5851684C" w14:textId="77777777">
            <w:pPr>
              <w:rPr>
                <w:rFonts w:cstheme="minorHAnsi"/>
                <w:sz w:val="18"/>
                <w:szCs w:val="18"/>
                <w:lang w:val="en-GB"/>
              </w:rPr>
            </w:pPr>
            <w:r w:rsidRPr="005B1287">
              <w:rPr>
                <w:rFonts w:cstheme="minorHAnsi"/>
                <w:sz w:val="18"/>
                <w:szCs w:val="18"/>
                <w:lang w:val="en-GB"/>
              </w:rPr>
              <w:t>Ireland</w:t>
            </w:r>
          </w:p>
        </w:tc>
        <w:tc>
          <w:tcPr>
            <w:tcW w:w="714" w:type="dxa"/>
            <w:vAlign w:val="bottom"/>
            <w:hideMark/>
          </w:tcPr>
          <w:p w:rsidRPr="005B1287" w:rsidR="00444FBE" w:rsidP="000F469D" w:rsidRDefault="001F75F0" w14:paraId="461B0ED0" w14:textId="21DEA3D9">
            <w:pPr>
              <w:jc w:val="center"/>
              <w:rPr>
                <w:rFonts w:cstheme="minorHAnsi"/>
                <w:sz w:val="18"/>
                <w:szCs w:val="18"/>
                <w:lang w:val="en-GB"/>
              </w:rPr>
            </w:pPr>
            <w:r w:rsidRPr="005B1287">
              <w:rPr>
                <w:rFonts w:cstheme="minorHAnsi"/>
                <w:sz w:val="18"/>
                <w:szCs w:val="18"/>
                <w:lang w:val="en-GB"/>
              </w:rPr>
              <w:t>2246</w:t>
            </w:r>
          </w:p>
        </w:tc>
        <w:tc>
          <w:tcPr>
            <w:tcW w:w="889" w:type="dxa"/>
            <w:vAlign w:val="bottom"/>
          </w:tcPr>
          <w:p w:rsidRPr="005B1287" w:rsidR="00444FBE" w:rsidP="000F469D" w:rsidRDefault="001F75F0" w14:paraId="4370548F" w14:textId="5FBC008C">
            <w:pPr>
              <w:jc w:val="center"/>
              <w:rPr>
                <w:rFonts w:cstheme="minorHAnsi"/>
                <w:sz w:val="18"/>
                <w:szCs w:val="18"/>
                <w:lang w:val="en-GB"/>
              </w:rPr>
            </w:pPr>
            <w:r w:rsidRPr="005B1287">
              <w:rPr>
                <w:rFonts w:cstheme="minorHAnsi"/>
                <w:color w:val="000000"/>
                <w:sz w:val="18"/>
                <w:szCs w:val="18"/>
                <w:lang w:val="en-GB"/>
              </w:rPr>
              <w:t>34</w:t>
            </w:r>
          </w:p>
        </w:tc>
        <w:tc>
          <w:tcPr>
            <w:tcW w:w="1090" w:type="dxa"/>
            <w:vAlign w:val="bottom"/>
          </w:tcPr>
          <w:p w:rsidRPr="005B1287" w:rsidR="00444FBE" w:rsidP="000F469D" w:rsidRDefault="00444FBE" w14:paraId="463A19A1" w14:textId="679473F1">
            <w:pPr>
              <w:jc w:val="center"/>
              <w:rPr>
                <w:rFonts w:cstheme="minorHAnsi"/>
                <w:sz w:val="18"/>
                <w:szCs w:val="18"/>
                <w:lang w:val="en-GB"/>
              </w:rPr>
            </w:pPr>
            <w:r w:rsidRPr="005B1287">
              <w:rPr>
                <w:rFonts w:cstheme="minorHAnsi"/>
                <w:color w:val="000000"/>
                <w:sz w:val="18"/>
                <w:szCs w:val="18"/>
                <w:lang w:val="en-GB"/>
              </w:rPr>
              <w:t>1.</w:t>
            </w:r>
            <w:r w:rsidRPr="005B1287" w:rsidR="00D566B8">
              <w:rPr>
                <w:rFonts w:cstheme="minorHAnsi"/>
                <w:color w:val="000000"/>
                <w:sz w:val="18"/>
                <w:szCs w:val="18"/>
                <w:lang w:val="en-GB"/>
              </w:rPr>
              <w:t>07</w:t>
            </w:r>
          </w:p>
        </w:tc>
        <w:tc>
          <w:tcPr>
            <w:tcW w:w="850" w:type="dxa"/>
            <w:vAlign w:val="bottom"/>
            <w:hideMark/>
          </w:tcPr>
          <w:p w:rsidRPr="005B1287" w:rsidR="00444FBE" w:rsidP="000F469D" w:rsidRDefault="00D566B8" w14:paraId="17142E49" w14:textId="75408CD4">
            <w:pPr>
              <w:jc w:val="center"/>
              <w:rPr>
                <w:rFonts w:cstheme="minorHAnsi"/>
                <w:sz w:val="18"/>
                <w:szCs w:val="18"/>
                <w:lang w:val="en-GB"/>
              </w:rPr>
            </w:pPr>
            <w:r w:rsidRPr="005B1287">
              <w:rPr>
                <w:rFonts w:cstheme="minorHAnsi"/>
                <w:sz w:val="18"/>
                <w:szCs w:val="18"/>
                <w:lang w:val="en-GB"/>
              </w:rPr>
              <w:t>60</w:t>
            </w:r>
          </w:p>
        </w:tc>
        <w:tc>
          <w:tcPr>
            <w:tcW w:w="993" w:type="dxa"/>
            <w:vAlign w:val="bottom"/>
            <w:hideMark/>
          </w:tcPr>
          <w:p w:rsidRPr="005B1287" w:rsidR="00444FBE" w:rsidP="000F469D" w:rsidRDefault="00444FBE" w14:paraId="7C406F7F" w14:textId="77777777">
            <w:pPr>
              <w:jc w:val="center"/>
              <w:rPr>
                <w:rFonts w:cstheme="minorHAnsi"/>
                <w:sz w:val="18"/>
                <w:szCs w:val="18"/>
                <w:lang w:val="en-GB"/>
              </w:rPr>
            </w:pPr>
            <w:r w:rsidRPr="005B1287">
              <w:rPr>
                <w:rFonts w:cstheme="minorHAnsi"/>
                <w:sz w:val="18"/>
                <w:szCs w:val="18"/>
                <w:lang w:val="en-GB"/>
              </w:rPr>
              <w:t>13</w:t>
            </w:r>
          </w:p>
        </w:tc>
        <w:tc>
          <w:tcPr>
            <w:tcW w:w="1275" w:type="dxa"/>
            <w:vAlign w:val="bottom"/>
          </w:tcPr>
          <w:p w:rsidRPr="005B1287" w:rsidR="00444FBE" w:rsidP="000F469D" w:rsidRDefault="00444FBE" w14:paraId="0F9A4600" w14:textId="4867886B">
            <w:pPr>
              <w:jc w:val="center"/>
              <w:rPr>
                <w:rFonts w:cstheme="minorHAnsi"/>
                <w:color w:val="000000"/>
                <w:sz w:val="18"/>
                <w:szCs w:val="18"/>
                <w:lang w:val="en-GB"/>
              </w:rPr>
            </w:pPr>
          </w:p>
        </w:tc>
        <w:tc>
          <w:tcPr>
            <w:tcW w:w="1117" w:type="dxa"/>
            <w:vAlign w:val="bottom"/>
          </w:tcPr>
          <w:p w:rsidRPr="005B1287" w:rsidR="00444FBE" w:rsidP="000F469D" w:rsidRDefault="00444FBE" w14:paraId="30E0B9B6" w14:textId="46E93DD3">
            <w:pPr>
              <w:jc w:val="center"/>
              <w:rPr>
                <w:rFonts w:cstheme="minorHAnsi"/>
                <w:color w:val="000000"/>
                <w:sz w:val="18"/>
                <w:szCs w:val="18"/>
                <w:lang w:val="en-GB"/>
              </w:rPr>
            </w:pPr>
          </w:p>
        </w:tc>
      </w:tr>
      <w:tr w:rsidRPr="005B1287" w:rsidR="00444FBE" w:rsidTr="741F10EA" w14:paraId="28F8D8C0" w14:textId="77777777">
        <w:tc>
          <w:tcPr>
            <w:tcW w:w="1560" w:type="dxa"/>
            <w:hideMark/>
          </w:tcPr>
          <w:p w:rsidRPr="005B1287" w:rsidR="00444FBE" w:rsidP="00444FBE" w:rsidRDefault="00444FBE" w14:paraId="390C9EBA" w14:textId="77777777">
            <w:pPr>
              <w:rPr>
                <w:rFonts w:cstheme="minorHAnsi"/>
                <w:sz w:val="18"/>
                <w:szCs w:val="18"/>
                <w:lang w:val="en-GB"/>
              </w:rPr>
            </w:pPr>
            <w:r w:rsidRPr="005B1287">
              <w:rPr>
                <w:rFonts w:cstheme="minorHAnsi"/>
                <w:sz w:val="18"/>
                <w:szCs w:val="18"/>
                <w:lang w:val="en-GB"/>
              </w:rPr>
              <w:t>Italy</w:t>
            </w:r>
          </w:p>
        </w:tc>
        <w:tc>
          <w:tcPr>
            <w:tcW w:w="714" w:type="dxa"/>
            <w:vAlign w:val="bottom"/>
            <w:hideMark/>
          </w:tcPr>
          <w:p w:rsidRPr="005B1287" w:rsidR="00444FBE" w:rsidP="000F469D" w:rsidRDefault="001F75F0" w14:paraId="34320E8D" w14:textId="7CF59008">
            <w:pPr>
              <w:jc w:val="center"/>
              <w:rPr>
                <w:rFonts w:cstheme="minorHAnsi"/>
                <w:sz w:val="18"/>
                <w:szCs w:val="18"/>
                <w:lang w:val="en-GB"/>
              </w:rPr>
            </w:pPr>
            <w:r w:rsidRPr="005B1287">
              <w:rPr>
                <w:rFonts w:cstheme="minorHAnsi"/>
                <w:sz w:val="18"/>
                <w:szCs w:val="18"/>
                <w:lang w:val="en-GB"/>
              </w:rPr>
              <w:t>3716</w:t>
            </w:r>
          </w:p>
        </w:tc>
        <w:tc>
          <w:tcPr>
            <w:tcW w:w="889" w:type="dxa"/>
            <w:vAlign w:val="bottom"/>
          </w:tcPr>
          <w:p w:rsidRPr="005B1287" w:rsidR="00444FBE" w:rsidP="000F469D" w:rsidRDefault="00444FBE" w14:paraId="175F5896" w14:textId="0F664644">
            <w:pPr>
              <w:jc w:val="center"/>
              <w:rPr>
                <w:rFonts w:cstheme="minorHAnsi"/>
                <w:sz w:val="18"/>
                <w:szCs w:val="18"/>
                <w:lang w:val="en-GB"/>
              </w:rPr>
            </w:pPr>
            <w:r w:rsidRPr="005B1287">
              <w:rPr>
                <w:rFonts w:cstheme="minorHAnsi"/>
                <w:color w:val="000000"/>
                <w:sz w:val="18"/>
                <w:szCs w:val="18"/>
                <w:lang w:val="en-GB"/>
              </w:rPr>
              <w:t>1</w:t>
            </w:r>
            <w:r w:rsidRPr="005B1287" w:rsidR="001F75F0">
              <w:rPr>
                <w:rFonts w:cstheme="minorHAnsi"/>
                <w:color w:val="000000"/>
                <w:sz w:val="18"/>
                <w:szCs w:val="18"/>
                <w:lang w:val="en-GB"/>
              </w:rPr>
              <w:t>58</w:t>
            </w:r>
          </w:p>
        </w:tc>
        <w:tc>
          <w:tcPr>
            <w:tcW w:w="1090" w:type="dxa"/>
            <w:vAlign w:val="bottom"/>
          </w:tcPr>
          <w:p w:rsidRPr="005B1287" w:rsidR="00444FBE" w:rsidP="000F469D" w:rsidRDefault="00D566B8" w14:paraId="2662FC69" w14:textId="49627968">
            <w:pPr>
              <w:jc w:val="center"/>
              <w:rPr>
                <w:rFonts w:cstheme="minorHAnsi"/>
                <w:sz w:val="18"/>
                <w:szCs w:val="18"/>
                <w:lang w:val="en-GB"/>
              </w:rPr>
            </w:pPr>
            <w:r w:rsidRPr="005B1287">
              <w:rPr>
                <w:rFonts w:cstheme="minorHAnsi"/>
                <w:color w:val="000000"/>
                <w:sz w:val="18"/>
                <w:szCs w:val="18"/>
                <w:lang w:val="en-GB"/>
              </w:rPr>
              <w:t>3.99</w:t>
            </w:r>
          </w:p>
        </w:tc>
        <w:tc>
          <w:tcPr>
            <w:tcW w:w="850" w:type="dxa"/>
            <w:vAlign w:val="bottom"/>
            <w:hideMark/>
          </w:tcPr>
          <w:p w:rsidRPr="005B1287" w:rsidR="00444FBE" w:rsidP="000F469D" w:rsidRDefault="00444FBE" w14:paraId="7F650DE9" w14:textId="3DF62129">
            <w:pPr>
              <w:jc w:val="center"/>
              <w:rPr>
                <w:rFonts w:cstheme="minorHAnsi"/>
                <w:sz w:val="18"/>
                <w:szCs w:val="18"/>
                <w:lang w:val="en-GB"/>
              </w:rPr>
            </w:pPr>
            <w:r w:rsidRPr="005B1287">
              <w:rPr>
                <w:rFonts w:cstheme="minorHAnsi"/>
                <w:sz w:val="18"/>
                <w:szCs w:val="18"/>
                <w:lang w:val="en-GB"/>
              </w:rPr>
              <w:t>39</w:t>
            </w:r>
          </w:p>
        </w:tc>
        <w:tc>
          <w:tcPr>
            <w:tcW w:w="993" w:type="dxa"/>
            <w:vAlign w:val="bottom"/>
            <w:hideMark/>
          </w:tcPr>
          <w:p w:rsidRPr="005B1287" w:rsidR="00444FBE" w:rsidP="000F469D" w:rsidRDefault="00444FBE" w14:paraId="62D3A9EA" w14:textId="77777777">
            <w:pPr>
              <w:jc w:val="center"/>
              <w:rPr>
                <w:rFonts w:cstheme="minorHAnsi"/>
                <w:sz w:val="18"/>
                <w:szCs w:val="18"/>
                <w:lang w:val="en-GB"/>
              </w:rPr>
            </w:pPr>
            <w:r w:rsidRPr="005B1287">
              <w:rPr>
                <w:rFonts w:cstheme="minorHAnsi"/>
                <w:sz w:val="18"/>
                <w:szCs w:val="18"/>
                <w:lang w:val="en-GB"/>
              </w:rPr>
              <w:t>21</w:t>
            </w:r>
          </w:p>
        </w:tc>
        <w:tc>
          <w:tcPr>
            <w:tcW w:w="1275" w:type="dxa"/>
            <w:vAlign w:val="bottom"/>
          </w:tcPr>
          <w:p w:rsidRPr="005B1287" w:rsidR="00444FBE" w:rsidP="000F469D" w:rsidRDefault="00444FBE" w14:paraId="4B84C55A" w14:textId="73A36E93">
            <w:pPr>
              <w:jc w:val="center"/>
              <w:rPr>
                <w:rFonts w:cstheme="minorHAnsi"/>
                <w:color w:val="000000"/>
                <w:sz w:val="18"/>
                <w:szCs w:val="18"/>
                <w:lang w:val="en-GB"/>
              </w:rPr>
            </w:pPr>
          </w:p>
        </w:tc>
        <w:tc>
          <w:tcPr>
            <w:tcW w:w="1117" w:type="dxa"/>
            <w:vAlign w:val="bottom"/>
          </w:tcPr>
          <w:p w:rsidRPr="005B1287" w:rsidR="00444FBE" w:rsidP="000F469D" w:rsidRDefault="00444FBE" w14:paraId="2B063A57" w14:textId="5FD5FE5A">
            <w:pPr>
              <w:jc w:val="center"/>
              <w:rPr>
                <w:rFonts w:cstheme="minorHAnsi"/>
                <w:color w:val="000000"/>
                <w:sz w:val="18"/>
                <w:szCs w:val="18"/>
                <w:lang w:val="en-GB"/>
              </w:rPr>
            </w:pPr>
          </w:p>
        </w:tc>
      </w:tr>
      <w:tr w:rsidRPr="005B1287" w:rsidR="00444FBE" w:rsidTr="741F10EA" w14:paraId="46C576CB" w14:textId="77777777">
        <w:tc>
          <w:tcPr>
            <w:tcW w:w="1560" w:type="dxa"/>
            <w:hideMark/>
          </w:tcPr>
          <w:p w:rsidRPr="005B1287" w:rsidR="00444FBE" w:rsidP="00444FBE" w:rsidRDefault="008C436E" w14:paraId="6D9FF99E" w14:textId="7C13E089">
            <w:pPr>
              <w:rPr>
                <w:rFonts w:cstheme="minorHAnsi"/>
                <w:sz w:val="18"/>
                <w:szCs w:val="18"/>
                <w:lang w:val="en-GB"/>
              </w:rPr>
            </w:pPr>
            <w:r w:rsidRPr="005B1287">
              <w:rPr>
                <w:rFonts w:cstheme="minorHAnsi"/>
                <w:sz w:val="18"/>
                <w:szCs w:val="18"/>
                <w:lang w:val="en-GB"/>
              </w:rPr>
              <w:t>N</w:t>
            </w:r>
            <w:r w:rsidRPr="005B1287" w:rsidR="00363826">
              <w:rPr>
                <w:rFonts w:cstheme="minorHAnsi"/>
                <w:sz w:val="18"/>
                <w:szCs w:val="18"/>
                <w:lang w:val="en-GB"/>
              </w:rPr>
              <w:t>etherlands</w:t>
            </w:r>
          </w:p>
        </w:tc>
        <w:tc>
          <w:tcPr>
            <w:tcW w:w="714" w:type="dxa"/>
            <w:vAlign w:val="bottom"/>
            <w:hideMark/>
          </w:tcPr>
          <w:p w:rsidRPr="005B1287" w:rsidR="00444FBE" w:rsidP="000F469D" w:rsidRDefault="001F75F0" w14:paraId="2D380142" w14:textId="2F8BB3C3">
            <w:pPr>
              <w:jc w:val="center"/>
              <w:rPr>
                <w:rFonts w:cstheme="minorHAnsi"/>
                <w:sz w:val="18"/>
                <w:szCs w:val="18"/>
                <w:lang w:val="en-GB"/>
              </w:rPr>
            </w:pPr>
            <w:r w:rsidRPr="005B1287">
              <w:rPr>
                <w:rFonts w:cstheme="minorHAnsi"/>
                <w:sz w:val="18"/>
                <w:szCs w:val="18"/>
                <w:lang w:val="en-GB"/>
              </w:rPr>
              <w:t>3025</w:t>
            </w:r>
          </w:p>
        </w:tc>
        <w:tc>
          <w:tcPr>
            <w:tcW w:w="889" w:type="dxa"/>
            <w:vAlign w:val="bottom"/>
          </w:tcPr>
          <w:p w:rsidRPr="005B1287" w:rsidR="00444FBE" w:rsidP="000F469D" w:rsidRDefault="001F75F0" w14:paraId="19556069" w14:textId="4032E8B5">
            <w:pPr>
              <w:jc w:val="center"/>
              <w:rPr>
                <w:rFonts w:cstheme="minorHAnsi"/>
                <w:sz w:val="18"/>
                <w:szCs w:val="18"/>
                <w:lang w:val="en-GB"/>
              </w:rPr>
            </w:pPr>
            <w:r w:rsidRPr="005B1287">
              <w:rPr>
                <w:rFonts w:cstheme="minorHAnsi"/>
                <w:color w:val="000000"/>
                <w:sz w:val="18"/>
                <w:szCs w:val="18"/>
                <w:lang w:val="en-GB"/>
              </w:rPr>
              <w:t>37</w:t>
            </w:r>
          </w:p>
        </w:tc>
        <w:tc>
          <w:tcPr>
            <w:tcW w:w="1090" w:type="dxa"/>
            <w:vAlign w:val="bottom"/>
          </w:tcPr>
          <w:p w:rsidRPr="005B1287" w:rsidR="00444FBE" w:rsidP="000F469D" w:rsidRDefault="00D566B8" w14:paraId="6B23B87F" w14:textId="44F6489E">
            <w:pPr>
              <w:jc w:val="center"/>
              <w:rPr>
                <w:rFonts w:cstheme="minorHAnsi"/>
                <w:sz w:val="18"/>
                <w:szCs w:val="18"/>
                <w:lang w:val="en-GB"/>
              </w:rPr>
            </w:pPr>
            <w:r w:rsidRPr="005B1287">
              <w:rPr>
                <w:rFonts w:cstheme="minorHAnsi"/>
                <w:color w:val="000000"/>
                <w:sz w:val="18"/>
                <w:szCs w:val="18"/>
                <w:lang w:val="en-GB"/>
              </w:rPr>
              <w:t>0.82</w:t>
            </w:r>
          </w:p>
        </w:tc>
        <w:tc>
          <w:tcPr>
            <w:tcW w:w="850" w:type="dxa"/>
            <w:vAlign w:val="bottom"/>
            <w:hideMark/>
          </w:tcPr>
          <w:p w:rsidRPr="005B1287" w:rsidR="00444FBE" w:rsidP="000F469D" w:rsidRDefault="00D566B8" w14:paraId="58951951" w14:textId="1D7C1D5A">
            <w:pPr>
              <w:jc w:val="center"/>
              <w:rPr>
                <w:rFonts w:cstheme="minorHAnsi"/>
                <w:sz w:val="18"/>
                <w:szCs w:val="18"/>
                <w:lang w:val="en-GB"/>
              </w:rPr>
            </w:pPr>
            <w:r w:rsidRPr="005B1287">
              <w:rPr>
                <w:rFonts w:cstheme="minorHAnsi"/>
                <w:sz w:val="18"/>
                <w:szCs w:val="18"/>
                <w:lang w:val="en-GB"/>
              </w:rPr>
              <w:t>34</w:t>
            </w:r>
          </w:p>
        </w:tc>
        <w:tc>
          <w:tcPr>
            <w:tcW w:w="993" w:type="dxa"/>
            <w:vAlign w:val="bottom"/>
            <w:hideMark/>
          </w:tcPr>
          <w:p w:rsidRPr="005B1287" w:rsidR="00444FBE" w:rsidP="000F469D" w:rsidRDefault="00D566B8" w14:paraId="6AF9182F" w14:textId="3D7ED38C">
            <w:pPr>
              <w:jc w:val="center"/>
              <w:rPr>
                <w:rFonts w:cstheme="minorHAnsi"/>
                <w:sz w:val="18"/>
                <w:szCs w:val="18"/>
                <w:lang w:val="en-GB"/>
              </w:rPr>
            </w:pPr>
            <w:r w:rsidRPr="005B1287">
              <w:rPr>
                <w:rFonts w:cstheme="minorHAnsi"/>
                <w:sz w:val="18"/>
                <w:szCs w:val="18"/>
                <w:lang w:val="en-GB"/>
              </w:rPr>
              <w:t>52</w:t>
            </w:r>
          </w:p>
        </w:tc>
        <w:tc>
          <w:tcPr>
            <w:tcW w:w="1275" w:type="dxa"/>
            <w:vAlign w:val="bottom"/>
          </w:tcPr>
          <w:p w:rsidRPr="005B1287" w:rsidR="00444FBE" w:rsidRDefault="741F10EA" w14:paraId="2FA584BC" w14:textId="23F3BFEF">
            <w:pPr>
              <w:jc w:val="center"/>
              <w:rPr>
                <w:rFonts w:eastAsia="Times New Roman" w:cs="Times New Roman"/>
                <w:sz w:val="18"/>
                <w:szCs w:val="18"/>
                <w:lang w:val="en-GB"/>
              </w:rPr>
            </w:pPr>
            <w:r w:rsidRPr="005B1287">
              <w:rPr>
                <w:color w:val="000000" w:themeColor="text1"/>
                <w:sz w:val="18"/>
                <w:szCs w:val="18"/>
                <w:lang w:val="en-GB"/>
              </w:rPr>
              <w:t>61</w:t>
            </w:r>
          </w:p>
        </w:tc>
        <w:tc>
          <w:tcPr>
            <w:tcW w:w="1117" w:type="dxa"/>
            <w:vAlign w:val="bottom"/>
          </w:tcPr>
          <w:p w:rsidRPr="005B1287" w:rsidR="00444FBE" w:rsidRDefault="741F10EA" w14:paraId="2828F82C" w14:textId="62129FD8">
            <w:pPr>
              <w:jc w:val="center"/>
              <w:rPr>
                <w:rFonts w:eastAsia="Times New Roman" w:cs="Times New Roman"/>
                <w:sz w:val="18"/>
                <w:szCs w:val="18"/>
                <w:lang w:val="en-GB"/>
              </w:rPr>
            </w:pPr>
            <w:r w:rsidRPr="005B1287">
              <w:rPr>
                <w:color w:val="000000" w:themeColor="text1"/>
                <w:sz w:val="18"/>
                <w:szCs w:val="18"/>
                <w:lang w:val="en-GB"/>
              </w:rPr>
              <w:t>33</w:t>
            </w:r>
          </w:p>
        </w:tc>
      </w:tr>
      <w:tr w:rsidRPr="005B1287" w:rsidR="00FD5DA3" w:rsidTr="741F10EA" w14:paraId="7B0C0765" w14:textId="77777777">
        <w:tc>
          <w:tcPr>
            <w:tcW w:w="1560" w:type="dxa"/>
          </w:tcPr>
          <w:p w:rsidRPr="005B1287" w:rsidR="00FD5DA3" w:rsidP="00193A96" w:rsidRDefault="00FD5DA3" w14:paraId="0A47198D" w14:textId="77777777">
            <w:pPr>
              <w:rPr>
                <w:rFonts w:cstheme="minorHAnsi"/>
                <w:sz w:val="18"/>
                <w:szCs w:val="18"/>
                <w:lang w:val="en-GB"/>
              </w:rPr>
            </w:pPr>
            <w:r w:rsidRPr="005B1287">
              <w:rPr>
                <w:rFonts w:cstheme="minorHAnsi"/>
                <w:sz w:val="18"/>
                <w:szCs w:val="18"/>
                <w:lang w:val="en-GB"/>
              </w:rPr>
              <w:t>Norway</w:t>
            </w:r>
          </w:p>
        </w:tc>
        <w:tc>
          <w:tcPr>
            <w:tcW w:w="714" w:type="dxa"/>
            <w:vAlign w:val="bottom"/>
          </w:tcPr>
          <w:p w:rsidRPr="005B1287" w:rsidR="00FD5DA3" w:rsidP="00193A96" w:rsidRDefault="00FD5DA3" w14:paraId="64ABF04A" w14:textId="77777777">
            <w:pPr>
              <w:jc w:val="center"/>
              <w:rPr>
                <w:rFonts w:cstheme="minorHAnsi"/>
                <w:sz w:val="18"/>
                <w:szCs w:val="18"/>
                <w:lang w:val="en-GB"/>
              </w:rPr>
            </w:pPr>
            <w:r w:rsidRPr="005B1287">
              <w:rPr>
                <w:rFonts w:cstheme="minorHAnsi"/>
                <w:sz w:val="18"/>
                <w:szCs w:val="18"/>
                <w:lang w:val="en-GB"/>
              </w:rPr>
              <w:t>2198</w:t>
            </w:r>
          </w:p>
        </w:tc>
        <w:tc>
          <w:tcPr>
            <w:tcW w:w="889" w:type="dxa"/>
            <w:vAlign w:val="bottom"/>
          </w:tcPr>
          <w:p w:rsidRPr="005B1287" w:rsidR="00FD5DA3" w:rsidP="00193A96" w:rsidRDefault="00FD5DA3" w14:paraId="332E3E52" w14:textId="77777777">
            <w:pPr>
              <w:jc w:val="center"/>
              <w:rPr>
                <w:rFonts w:cstheme="minorHAnsi"/>
                <w:sz w:val="18"/>
                <w:szCs w:val="18"/>
                <w:lang w:val="en-GB"/>
              </w:rPr>
            </w:pPr>
            <w:r w:rsidRPr="005B1287">
              <w:rPr>
                <w:rFonts w:cstheme="minorHAnsi"/>
                <w:sz w:val="18"/>
                <w:szCs w:val="18"/>
                <w:lang w:val="en-GB"/>
              </w:rPr>
              <w:t>2</w:t>
            </w:r>
          </w:p>
        </w:tc>
        <w:tc>
          <w:tcPr>
            <w:tcW w:w="1090" w:type="dxa"/>
            <w:vAlign w:val="bottom"/>
          </w:tcPr>
          <w:p w:rsidRPr="005B1287" w:rsidR="00FD5DA3" w:rsidP="00193A96" w:rsidRDefault="00FD5DA3" w14:paraId="101997CC" w14:textId="77777777">
            <w:pPr>
              <w:jc w:val="center"/>
              <w:rPr>
                <w:rFonts w:cstheme="minorHAnsi"/>
                <w:sz w:val="18"/>
                <w:szCs w:val="18"/>
                <w:lang w:val="en-GB"/>
              </w:rPr>
            </w:pPr>
            <w:r w:rsidRPr="005B1287">
              <w:rPr>
                <w:rFonts w:cstheme="minorHAnsi"/>
                <w:sz w:val="18"/>
                <w:szCs w:val="18"/>
                <w:lang w:val="en-GB"/>
              </w:rPr>
              <w:t>0.06</w:t>
            </w:r>
          </w:p>
        </w:tc>
        <w:tc>
          <w:tcPr>
            <w:tcW w:w="850" w:type="dxa"/>
            <w:vAlign w:val="bottom"/>
          </w:tcPr>
          <w:p w:rsidRPr="005B1287" w:rsidR="00FD5DA3" w:rsidP="00193A96" w:rsidRDefault="00FD5DA3" w14:paraId="40E135F1" w14:textId="77777777">
            <w:pPr>
              <w:jc w:val="center"/>
              <w:rPr>
                <w:rFonts w:cstheme="minorHAnsi"/>
                <w:sz w:val="18"/>
                <w:szCs w:val="18"/>
                <w:lang w:val="en-GB"/>
              </w:rPr>
            </w:pPr>
            <w:r w:rsidRPr="005B1287">
              <w:rPr>
                <w:rFonts w:cstheme="minorHAnsi"/>
                <w:sz w:val="18"/>
                <w:szCs w:val="18"/>
                <w:lang w:val="en-GB"/>
              </w:rPr>
              <w:t>10</w:t>
            </w:r>
          </w:p>
        </w:tc>
        <w:tc>
          <w:tcPr>
            <w:tcW w:w="993" w:type="dxa"/>
            <w:vAlign w:val="bottom"/>
          </w:tcPr>
          <w:p w:rsidRPr="005B1287" w:rsidR="00FD5DA3" w:rsidP="00193A96" w:rsidRDefault="00FD5DA3" w14:paraId="1ADF274F" w14:textId="77777777">
            <w:pPr>
              <w:jc w:val="center"/>
              <w:rPr>
                <w:rFonts w:cstheme="minorHAnsi"/>
                <w:sz w:val="18"/>
                <w:szCs w:val="18"/>
                <w:lang w:val="en-GB"/>
              </w:rPr>
            </w:pPr>
            <w:r w:rsidRPr="005B1287">
              <w:rPr>
                <w:rFonts w:cstheme="minorHAnsi"/>
                <w:sz w:val="18"/>
                <w:szCs w:val="18"/>
                <w:lang w:val="en-GB"/>
              </w:rPr>
              <w:t>5</w:t>
            </w:r>
          </w:p>
        </w:tc>
        <w:tc>
          <w:tcPr>
            <w:tcW w:w="1275" w:type="dxa"/>
            <w:vAlign w:val="bottom"/>
          </w:tcPr>
          <w:p w:rsidRPr="005B1287" w:rsidR="00FD5DA3" w:rsidP="00193A96" w:rsidRDefault="00FD5DA3" w14:paraId="7DF3C37C" w14:textId="77777777">
            <w:pPr>
              <w:jc w:val="center"/>
              <w:rPr>
                <w:rFonts w:cstheme="minorHAnsi"/>
                <w:color w:val="000000"/>
                <w:sz w:val="18"/>
                <w:szCs w:val="18"/>
                <w:lang w:val="en-GB"/>
              </w:rPr>
            </w:pPr>
          </w:p>
        </w:tc>
        <w:tc>
          <w:tcPr>
            <w:tcW w:w="1117" w:type="dxa"/>
            <w:vAlign w:val="bottom"/>
          </w:tcPr>
          <w:p w:rsidRPr="005B1287" w:rsidR="00FD5DA3" w:rsidP="00193A96" w:rsidRDefault="00FD5DA3" w14:paraId="0B9F5852" w14:textId="77777777">
            <w:pPr>
              <w:jc w:val="center"/>
              <w:rPr>
                <w:rFonts w:cstheme="minorHAnsi"/>
                <w:color w:val="000000"/>
                <w:sz w:val="18"/>
                <w:szCs w:val="18"/>
                <w:lang w:val="en-GB"/>
              </w:rPr>
            </w:pPr>
          </w:p>
        </w:tc>
      </w:tr>
      <w:tr w:rsidRPr="005B1287" w:rsidR="00444FBE" w:rsidTr="741F10EA" w14:paraId="22B1EE44" w14:textId="77777777">
        <w:tc>
          <w:tcPr>
            <w:tcW w:w="1560" w:type="dxa"/>
            <w:hideMark/>
          </w:tcPr>
          <w:p w:rsidRPr="005B1287" w:rsidR="00444FBE" w:rsidP="00444FBE" w:rsidRDefault="00444FBE" w14:paraId="206B162D" w14:textId="77777777">
            <w:pPr>
              <w:rPr>
                <w:rFonts w:cstheme="minorHAnsi"/>
                <w:sz w:val="18"/>
                <w:szCs w:val="18"/>
                <w:lang w:val="en-GB"/>
              </w:rPr>
            </w:pPr>
            <w:r w:rsidRPr="005B1287">
              <w:rPr>
                <w:rFonts w:cstheme="minorHAnsi"/>
                <w:sz w:val="18"/>
                <w:szCs w:val="18"/>
                <w:lang w:val="en-GB"/>
              </w:rPr>
              <w:t>Poland</w:t>
            </w:r>
          </w:p>
        </w:tc>
        <w:tc>
          <w:tcPr>
            <w:tcW w:w="714" w:type="dxa"/>
            <w:vAlign w:val="bottom"/>
            <w:hideMark/>
          </w:tcPr>
          <w:p w:rsidRPr="005B1287" w:rsidR="00444FBE" w:rsidP="000F469D" w:rsidRDefault="001F75F0" w14:paraId="473E7A50" w14:textId="428380D5">
            <w:pPr>
              <w:jc w:val="center"/>
              <w:rPr>
                <w:rFonts w:cstheme="minorHAnsi"/>
                <w:sz w:val="18"/>
                <w:szCs w:val="18"/>
                <w:lang w:val="en-GB"/>
              </w:rPr>
            </w:pPr>
            <w:r w:rsidRPr="005B1287">
              <w:rPr>
                <w:rFonts w:cstheme="minorHAnsi"/>
                <w:sz w:val="18"/>
                <w:szCs w:val="18"/>
                <w:lang w:val="en-GB"/>
              </w:rPr>
              <w:t>4278</w:t>
            </w:r>
          </w:p>
        </w:tc>
        <w:tc>
          <w:tcPr>
            <w:tcW w:w="889" w:type="dxa"/>
            <w:vAlign w:val="bottom"/>
          </w:tcPr>
          <w:p w:rsidRPr="005B1287" w:rsidR="00444FBE" w:rsidP="000F469D" w:rsidRDefault="00444FBE" w14:paraId="39AD2EFE" w14:textId="1C34FBEF">
            <w:pPr>
              <w:jc w:val="center"/>
              <w:rPr>
                <w:rFonts w:cstheme="minorHAnsi"/>
                <w:sz w:val="18"/>
                <w:szCs w:val="18"/>
                <w:lang w:val="en-GB"/>
              </w:rPr>
            </w:pPr>
            <w:r w:rsidRPr="005B1287">
              <w:rPr>
                <w:rFonts w:cstheme="minorHAnsi"/>
                <w:color w:val="000000"/>
                <w:sz w:val="18"/>
                <w:szCs w:val="18"/>
                <w:lang w:val="en-GB"/>
              </w:rPr>
              <w:t>1</w:t>
            </w:r>
            <w:r w:rsidRPr="005B1287" w:rsidR="001F75F0">
              <w:rPr>
                <w:rFonts w:cstheme="minorHAnsi"/>
                <w:color w:val="000000"/>
                <w:sz w:val="18"/>
                <w:szCs w:val="18"/>
                <w:lang w:val="en-GB"/>
              </w:rPr>
              <w:t>96</w:t>
            </w:r>
          </w:p>
        </w:tc>
        <w:tc>
          <w:tcPr>
            <w:tcW w:w="1090" w:type="dxa"/>
            <w:vAlign w:val="bottom"/>
          </w:tcPr>
          <w:p w:rsidRPr="005B1287" w:rsidR="00444FBE" w:rsidP="000F469D" w:rsidRDefault="00D566B8" w14:paraId="7B940993" w14:textId="6610538D">
            <w:pPr>
              <w:jc w:val="center"/>
              <w:rPr>
                <w:rFonts w:cstheme="minorHAnsi"/>
                <w:sz w:val="18"/>
                <w:szCs w:val="18"/>
                <w:lang w:val="en-GB"/>
              </w:rPr>
            </w:pPr>
            <w:r w:rsidRPr="005B1287">
              <w:rPr>
                <w:rFonts w:cstheme="minorHAnsi"/>
                <w:color w:val="000000"/>
                <w:sz w:val="18"/>
                <w:szCs w:val="18"/>
                <w:lang w:val="en-GB"/>
              </w:rPr>
              <w:t>5.13</w:t>
            </w:r>
          </w:p>
        </w:tc>
        <w:tc>
          <w:tcPr>
            <w:tcW w:w="850" w:type="dxa"/>
            <w:vAlign w:val="bottom"/>
            <w:hideMark/>
          </w:tcPr>
          <w:p w:rsidRPr="005B1287" w:rsidR="00444FBE" w:rsidP="000F469D" w:rsidRDefault="00444FBE" w14:paraId="42E73138" w14:textId="5469D819">
            <w:pPr>
              <w:jc w:val="center"/>
              <w:rPr>
                <w:rFonts w:cstheme="minorHAnsi"/>
                <w:sz w:val="18"/>
                <w:szCs w:val="18"/>
                <w:lang w:val="en-GB"/>
              </w:rPr>
            </w:pPr>
            <w:r w:rsidRPr="005B1287">
              <w:rPr>
                <w:rFonts w:cstheme="minorHAnsi"/>
                <w:sz w:val="18"/>
                <w:szCs w:val="18"/>
                <w:lang w:val="en-GB"/>
              </w:rPr>
              <w:t>35</w:t>
            </w:r>
          </w:p>
        </w:tc>
        <w:tc>
          <w:tcPr>
            <w:tcW w:w="993" w:type="dxa"/>
            <w:vAlign w:val="bottom"/>
            <w:hideMark/>
          </w:tcPr>
          <w:p w:rsidRPr="005B1287" w:rsidR="00444FBE" w:rsidP="000F469D" w:rsidRDefault="00D566B8" w14:paraId="3A58093C" w14:textId="49F25182">
            <w:pPr>
              <w:jc w:val="center"/>
              <w:rPr>
                <w:rFonts w:cstheme="minorHAnsi"/>
                <w:sz w:val="18"/>
                <w:szCs w:val="18"/>
                <w:lang w:val="en-GB"/>
              </w:rPr>
            </w:pPr>
            <w:r w:rsidRPr="005B1287">
              <w:rPr>
                <w:rFonts w:cstheme="minorHAnsi"/>
                <w:sz w:val="18"/>
                <w:szCs w:val="18"/>
                <w:lang w:val="en-GB"/>
              </w:rPr>
              <w:t>28</w:t>
            </w:r>
          </w:p>
        </w:tc>
        <w:tc>
          <w:tcPr>
            <w:tcW w:w="1275" w:type="dxa"/>
            <w:vAlign w:val="bottom"/>
          </w:tcPr>
          <w:p w:rsidRPr="005B1287" w:rsidR="00444FBE" w:rsidP="000F469D" w:rsidRDefault="00444FBE" w14:paraId="2AD1CBD2" w14:textId="702DB1CE">
            <w:pPr>
              <w:jc w:val="center"/>
              <w:rPr>
                <w:rFonts w:cstheme="minorHAnsi"/>
                <w:color w:val="000000"/>
                <w:sz w:val="18"/>
                <w:szCs w:val="18"/>
                <w:lang w:val="en-GB"/>
              </w:rPr>
            </w:pPr>
          </w:p>
        </w:tc>
        <w:tc>
          <w:tcPr>
            <w:tcW w:w="1117" w:type="dxa"/>
            <w:vAlign w:val="bottom"/>
          </w:tcPr>
          <w:p w:rsidRPr="005B1287" w:rsidR="00444FBE" w:rsidP="000F469D" w:rsidRDefault="00444FBE" w14:paraId="03C11E3E" w14:textId="240B13EA">
            <w:pPr>
              <w:jc w:val="center"/>
              <w:rPr>
                <w:rFonts w:cstheme="minorHAnsi"/>
                <w:color w:val="000000"/>
                <w:sz w:val="18"/>
                <w:szCs w:val="18"/>
                <w:lang w:val="en-GB"/>
              </w:rPr>
            </w:pPr>
          </w:p>
        </w:tc>
      </w:tr>
      <w:tr w:rsidRPr="005B1287" w:rsidR="00444FBE" w:rsidTr="741F10EA" w14:paraId="19D9523B" w14:textId="77777777">
        <w:tc>
          <w:tcPr>
            <w:tcW w:w="1560" w:type="dxa"/>
            <w:hideMark/>
          </w:tcPr>
          <w:p w:rsidRPr="005B1287" w:rsidR="00444FBE" w:rsidP="00444FBE" w:rsidRDefault="00444FBE" w14:paraId="1F0E73F5" w14:textId="77777777">
            <w:pPr>
              <w:rPr>
                <w:rFonts w:cstheme="minorHAnsi"/>
                <w:sz w:val="18"/>
                <w:szCs w:val="18"/>
                <w:lang w:val="en-GB"/>
              </w:rPr>
            </w:pPr>
            <w:r w:rsidRPr="005B1287">
              <w:rPr>
                <w:rFonts w:cstheme="minorHAnsi"/>
                <w:sz w:val="18"/>
                <w:szCs w:val="18"/>
                <w:lang w:val="en-GB"/>
              </w:rPr>
              <w:t>Spain</w:t>
            </w:r>
          </w:p>
        </w:tc>
        <w:tc>
          <w:tcPr>
            <w:tcW w:w="714" w:type="dxa"/>
            <w:vAlign w:val="bottom"/>
            <w:hideMark/>
          </w:tcPr>
          <w:p w:rsidRPr="005B1287" w:rsidR="00444FBE" w:rsidP="000F469D" w:rsidRDefault="001F75F0" w14:paraId="08833BE6" w14:textId="5807B705">
            <w:pPr>
              <w:jc w:val="center"/>
              <w:rPr>
                <w:rFonts w:cstheme="minorHAnsi"/>
                <w:sz w:val="18"/>
                <w:szCs w:val="18"/>
                <w:lang w:val="en-GB"/>
              </w:rPr>
            </w:pPr>
            <w:r w:rsidRPr="005B1287">
              <w:rPr>
                <w:rFonts w:cstheme="minorHAnsi"/>
                <w:sz w:val="18"/>
                <w:szCs w:val="18"/>
                <w:lang w:val="en-GB"/>
              </w:rPr>
              <w:t>8063</w:t>
            </w:r>
          </w:p>
        </w:tc>
        <w:tc>
          <w:tcPr>
            <w:tcW w:w="889" w:type="dxa"/>
            <w:vAlign w:val="bottom"/>
          </w:tcPr>
          <w:p w:rsidRPr="005B1287" w:rsidR="00444FBE" w:rsidP="000F469D" w:rsidRDefault="00444FBE" w14:paraId="0215C062" w14:textId="4DFBC836">
            <w:pPr>
              <w:jc w:val="center"/>
              <w:rPr>
                <w:rFonts w:cstheme="minorHAnsi"/>
                <w:sz w:val="18"/>
                <w:szCs w:val="18"/>
                <w:lang w:val="en-GB"/>
              </w:rPr>
            </w:pPr>
            <w:r w:rsidRPr="005B1287">
              <w:rPr>
                <w:rFonts w:cstheme="minorHAnsi"/>
                <w:color w:val="000000"/>
                <w:sz w:val="18"/>
                <w:szCs w:val="18"/>
                <w:lang w:val="en-GB"/>
              </w:rPr>
              <w:t>1</w:t>
            </w:r>
            <w:r w:rsidRPr="005B1287" w:rsidR="001F75F0">
              <w:rPr>
                <w:rFonts w:cstheme="minorHAnsi"/>
                <w:color w:val="000000"/>
                <w:sz w:val="18"/>
                <w:szCs w:val="18"/>
                <w:lang w:val="en-GB"/>
              </w:rPr>
              <w:t>2</w:t>
            </w:r>
            <w:r w:rsidRPr="005B1287">
              <w:rPr>
                <w:rFonts w:cstheme="minorHAnsi"/>
                <w:color w:val="000000"/>
                <w:sz w:val="18"/>
                <w:szCs w:val="18"/>
                <w:lang w:val="en-GB"/>
              </w:rPr>
              <w:t>7</w:t>
            </w:r>
          </w:p>
        </w:tc>
        <w:tc>
          <w:tcPr>
            <w:tcW w:w="1090" w:type="dxa"/>
            <w:vAlign w:val="bottom"/>
          </w:tcPr>
          <w:p w:rsidRPr="005B1287" w:rsidR="00444FBE" w:rsidP="000F469D" w:rsidRDefault="00D566B8" w14:paraId="32B388E3" w14:textId="6213DFA5">
            <w:pPr>
              <w:jc w:val="center"/>
              <w:rPr>
                <w:rFonts w:cstheme="minorHAnsi"/>
                <w:sz w:val="18"/>
                <w:szCs w:val="18"/>
                <w:lang w:val="en-GB"/>
              </w:rPr>
            </w:pPr>
            <w:r w:rsidRPr="005B1287">
              <w:rPr>
                <w:rFonts w:cstheme="minorHAnsi"/>
                <w:color w:val="000000"/>
                <w:sz w:val="18"/>
                <w:szCs w:val="18"/>
                <w:lang w:val="en-GB"/>
              </w:rPr>
              <w:t>2.64</w:t>
            </w:r>
          </w:p>
        </w:tc>
        <w:tc>
          <w:tcPr>
            <w:tcW w:w="850" w:type="dxa"/>
            <w:vAlign w:val="bottom"/>
            <w:hideMark/>
          </w:tcPr>
          <w:p w:rsidRPr="005B1287" w:rsidR="00444FBE" w:rsidP="000F469D" w:rsidRDefault="00D566B8" w14:paraId="2D9D9B61" w14:textId="3B0531CE">
            <w:pPr>
              <w:jc w:val="center"/>
              <w:rPr>
                <w:rFonts w:cstheme="minorHAnsi"/>
                <w:sz w:val="18"/>
                <w:szCs w:val="18"/>
                <w:lang w:val="en-GB"/>
              </w:rPr>
            </w:pPr>
            <w:r w:rsidRPr="005B1287">
              <w:rPr>
                <w:rFonts w:cstheme="minorHAnsi"/>
                <w:sz w:val="18"/>
                <w:szCs w:val="18"/>
                <w:lang w:val="en-GB"/>
              </w:rPr>
              <w:t>13</w:t>
            </w:r>
          </w:p>
        </w:tc>
        <w:tc>
          <w:tcPr>
            <w:tcW w:w="993" w:type="dxa"/>
            <w:vAlign w:val="bottom"/>
            <w:hideMark/>
          </w:tcPr>
          <w:p w:rsidRPr="005B1287" w:rsidR="00444FBE" w:rsidP="000F469D" w:rsidRDefault="00444FBE" w14:paraId="125EB441" w14:textId="77777777">
            <w:pPr>
              <w:jc w:val="center"/>
              <w:rPr>
                <w:rFonts w:cstheme="minorHAnsi"/>
                <w:sz w:val="18"/>
                <w:szCs w:val="18"/>
                <w:lang w:val="en-GB"/>
              </w:rPr>
            </w:pPr>
            <w:r w:rsidRPr="005B1287">
              <w:rPr>
                <w:rFonts w:cstheme="minorHAnsi"/>
                <w:sz w:val="18"/>
                <w:szCs w:val="18"/>
                <w:lang w:val="en-GB"/>
              </w:rPr>
              <w:t>53</w:t>
            </w:r>
          </w:p>
        </w:tc>
        <w:tc>
          <w:tcPr>
            <w:tcW w:w="1275" w:type="dxa"/>
            <w:vAlign w:val="bottom"/>
          </w:tcPr>
          <w:p w:rsidRPr="005B1287" w:rsidR="00444FBE" w:rsidP="000F469D" w:rsidRDefault="00444FBE" w14:paraId="4D8070AD" w14:textId="51547065">
            <w:pPr>
              <w:jc w:val="center"/>
              <w:rPr>
                <w:rFonts w:cstheme="minorHAnsi"/>
                <w:color w:val="000000"/>
                <w:sz w:val="18"/>
                <w:szCs w:val="18"/>
                <w:lang w:val="en-GB"/>
              </w:rPr>
            </w:pPr>
          </w:p>
        </w:tc>
        <w:tc>
          <w:tcPr>
            <w:tcW w:w="1117" w:type="dxa"/>
            <w:vAlign w:val="bottom"/>
          </w:tcPr>
          <w:p w:rsidRPr="005B1287" w:rsidR="00444FBE" w:rsidP="000F469D" w:rsidRDefault="00444FBE" w14:paraId="7953AB23" w14:textId="2F68B440">
            <w:pPr>
              <w:jc w:val="center"/>
              <w:rPr>
                <w:rFonts w:cstheme="minorHAnsi"/>
                <w:color w:val="000000"/>
                <w:sz w:val="18"/>
                <w:szCs w:val="18"/>
                <w:lang w:val="en-GB"/>
              </w:rPr>
            </w:pPr>
          </w:p>
        </w:tc>
      </w:tr>
      <w:tr w:rsidRPr="005B1287" w:rsidR="00444FBE" w:rsidTr="741F10EA" w14:paraId="708CCA06" w14:textId="77777777">
        <w:tc>
          <w:tcPr>
            <w:tcW w:w="1560" w:type="dxa"/>
            <w:hideMark/>
          </w:tcPr>
          <w:p w:rsidRPr="005B1287" w:rsidR="00444FBE" w:rsidP="00444FBE" w:rsidRDefault="00444FBE" w14:paraId="4134664B" w14:textId="77777777">
            <w:pPr>
              <w:rPr>
                <w:rFonts w:cstheme="minorHAnsi"/>
                <w:sz w:val="18"/>
                <w:szCs w:val="18"/>
                <w:lang w:val="en-GB"/>
              </w:rPr>
            </w:pPr>
            <w:r w:rsidRPr="005B1287">
              <w:rPr>
                <w:rFonts w:cstheme="minorHAnsi"/>
                <w:sz w:val="18"/>
                <w:szCs w:val="18"/>
                <w:lang w:val="en-GB"/>
              </w:rPr>
              <w:t>Sweden</w:t>
            </w:r>
          </w:p>
        </w:tc>
        <w:tc>
          <w:tcPr>
            <w:tcW w:w="714" w:type="dxa"/>
            <w:vAlign w:val="bottom"/>
            <w:hideMark/>
          </w:tcPr>
          <w:p w:rsidRPr="005B1287" w:rsidR="00444FBE" w:rsidP="000F469D" w:rsidRDefault="001F75F0" w14:paraId="12452251" w14:textId="5ED7C1C2">
            <w:pPr>
              <w:jc w:val="center"/>
              <w:rPr>
                <w:rFonts w:cstheme="minorHAnsi"/>
                <w:sz w:val="18"/>
                <w:szCs w:val="18"/>
                <w:lang w:val="en-GB"/>
              </w:rPr>
            </w:pPr>
            <w:r w:rsidRPr="005B1287">
              <w:rPr>
                <w:rFonts w:cstheme="minorHAnsi"/>
                <w:sz w:val="18"/>
                <w:szCs w:val="18"/>
                <w:lang w:val="en-GB"/>
              </w:rPr>
              <w:t>788</w:t>
            </w:r>
          </w:p>
        </w:tc>
        <w:tc>
          <w:tcPr>
            <w:tcW w:w="889" w:type="dxa"/>
            <w:vAlign w:val="bottom"/>
          </w:tcPr>
          <w:p w:rsidRPr="005B1287" w:rsidR="00444FBE" w:rsidP="000F469D" w:rsidRDefault="00444FBE" w14:paraId="7585D394" w14:textId="4AF4BE56">
            <w:pPr>
              <w:jc w:val="center"/>
              <w:rPr>
                <w:rFonts w:cstheme="minorHAnsi"/>
                <w:sz w:val="18"/>
                <w:szCs w:val="18"/>
                <w:lang w:val="en-GB"/>
              </w:rPr>
            </w:pPr>
            <w:r w:rsidRPr="005B1287">
              <w:rPr>
                <w:rFonts w:cstheme="minorHAnsi"/>
                <w:color w:val="000000"/>
                <w:sz w:val="18"/>
                <w:szCs w:val="18"/>
                <w:lang w:val="en-GB"/>
              </w:rPr>
              <w:t>11</w:t>
            </w:r>
          </w:p>
        </w:tc>
        <w:tc>
          <w:tcPr>
            <w:tcW w:w="1090" w:type="dxa"/>
            <w:vAlign w:val="bottom"/>
          </w:tcPr>
          <w:p w:rsidRPr="005B1287" w:rsidR="00444FBE" w:rsidP="000F469D" w:rsidRDefault="00444FBE" w14:paraId="40F58114" w14:textId="1A7B8159">
            <w:pPr>
              <w:jc w:val="center"/>
              <w:rPr>
                <w:rFonts w:cstheme="minorHAnsi"/>
                <w:sz w:val="18"/>
                <w:szCs w:val="18"/>
                <w:lang w:val="en-GB"/>
              </w:rPr>
            </w:pPr>
            <w:r w:rsidRPr="005B1287">
              <w:rPr>
                <w:rFonts w:cstheme="minorHAnsi"/>
                <w:color w:val="000000"/>
                <w:sz w:val="18"/>
                <w:szCs w:val="18"/>
                <w:lang w:val="en-GB"/>
              </w:rPr>
              <w:t>0.3</w:t>
            </w:r>
            <w:r w:rsidRPr="005B1287" w:rsidR="00D566B8">
              <w:rPr>
                <w:rFonts w:cstheme="minorHAnsi"/>
                <w:color w:val="000000"/>
                <w:sz w:val="18"/>
                <w:szCs w:val="18"/>
                <w:lang w:val="en-GB"/>
              </w:rPr>
              <w:t>2</w:t>
            </w:r>
          </w:p>
        </w:tc>
        <w:tc>
          <w:tcPr>
            <w:tcW w:w="850" w:type="dxa"/>
            <w:vAlign w:val="bottom"/>
            <w:hideMark/>
          </w:tcPr>
          <w:p w:rsidRPr="005B1287" w:rsidR="00444FBE" w:rsidP="000F469D" w:rsidRDefault="00444FBE" w14:paraId="01423374" w14:textId="2C973C6A">
            <w:pPr>
              <w:jc w:val="center"/>
              <w:rPr>
                <w:rFonts w:cstheme="minorHAnsi"/>
                <w:sz w:val="18"/>
                <w:szCs w:val="18"/>
                <w:lang w:val="en-GB"/>
              </w:rPr>
            </w:pPr>
            <w:r w:rsidRPr="005B1287">
              <w:rPr>
                <w:rFonts w:cstheme="minorHAnsi"/>
                <w:sz w:val="18"/>
                <w:szCs w:val="18"/>
                <w:lang w:val="en-GB"/>
              </w:rPr>
              <w:t>36</w:t>
            </w:r>
          </w:p>
        </w:tc>
        <w:tc>
          <w:tcPr>
            <w:tcW w:w="993" w:type="dxa"/>
            <w:vAlign w:val="bottom"/>
            <w:hideMark/>
          </w:tcPr>
          <w:p w:rsidRPr="005B1287" w:rsidR="00444FBE" w:rsidP="000F469D" w:rsidRDefault="00444FBE" w14:paraId="63BC9B31" w14:textId="77777777">
            <w:pPr>
              <w:jc w:val="center"/>
              <w:rPr>
                <w:rFonts w:cstheme="minorHAnsi"/>
                <w:sz w:val="18"/>
                <w:szCs w:val="18"/>
                <w:lang w:val="en-GB"/>
              </w:rPr>
            </w:pPr>
            <w:r w:rsidRPr="005B1287">
              <w:rPr>
                <w:rFonts w:cstheme="minorHAnsi"/>
                <w:sz w:val="18"/>
                <w:szCs w:val="18"/>
                <w:lang w:val="en-GB"/>
              </w:rPr>
              <w:t>26</w:t>
            </w:r>
          </w:p>
        </w:tc>
        <w:tc>
          <w:tcPr>
            <w:tcW w:w="1275" w:type="dxa"/>
            <w:vAlign w:val="bottom"/>
          </w:tcPr>
          <w:p w:rsidRPr="005B1287" w:rsidR="00444FBE" w:rsidP="000F469D" w:rsidRDefault="00444FBE" w14:paraId="422B2832" w14:textId="16310665">
            <w:pPr>
              <w:jc w:val="center"/>
              <w:rPr>
                <w:rFonts w:cstheme="minorHAnsi"/>
                <w:color w:val="000000"/>
                <w:sz w:val="18"/>
                <w:szCs w:val="18"/>
                <w:lang w:val="en-GB"/>
              </w:rPr>
            </w:pPr>
          </w:p>
        </w:tc>
        <w:tc>
          <w:tcPr>
            <w:tcW w:w="1117" w:type="dxa"/>
            <w:vAlign w:val="bottom"/>
          </w:tcPr>
          <w:p w:rsidRPr="005B1287" w:rsidR="00444FBE" w:rsidP="000F469D" w:rsidRDefault="00444FBE" w14:paraId="213E5D44" w14:textId="71CF1F23">
            <w:pPr>
              <w:jc w:val="center"/>
              <w:rPr>
                <w:rFonts w:cstheme="minorHAnsi"/>
                <w:color w:val="000000"/>
                <w:sz w:val="18"/>
                <w:szCs w:val="18"/>
                <w:lang w:val="en-GB"/>
              </w:rPr>
            </w:pPr>
          </w:p>
        </w:tc>
      </w:tr>
      <w:tr w:rsidRPr="005B1287" w:rsidR="00444FBE" w:rsidTr="741F10EA" w14:paraId="3FF5E6EA" w14:textId="77777777">
        <w:tc>
          <w:tcPr>
            <w:tcW w:w="1560" w:type="dxa"/>
            <w:tcBorders>
              <w:top w:val="nil"/>
              <w:left w:val="nil"/>
              <w:bottom w:val="single" w:color="auto" w:sz="4" w:space="0"/>
              <w:right w:val="nil"/>
            </w:tcBorders>
            <w:hideMark/>
          </w:tcPr>
          <w:p w:rsidRPr="005B1287" w:rsidR="00444FBE" w:rsidP="00444FBE" w:rsidRDefault="00444FBE" w14:paraId="642F3D97" w14:textId="4DEE7747">
            <w:pPr>
              <w:rPr>
                <w:rFonts w:cstheme="minorHAnsi"/>
                <w:sz w:val="18"/>
                <w:szCs w:val="18"/>
                <w:lang w:val="en-GB"/>
              </w:rPr>
            </w:pPr>
            <w:r w:rsidRPr="005B1287">
              <w:rPr>
                <w:rFonts w:cstheme="minorHAnsi"/>
                <w:sz w:val="18"/>
                <w:szCs w:val="18"/>
                <w:lang w:val="en-GB"/>
              </w:rPr>
              <w:t>U</w:t>
            </w:r>
            <w:r w:rsidRPr="005B1287" w:rsidR="00A52732">
              <w:rPr>
                <w:rFonts w:cstheme="minorHAnsi"/>
                <w:sz w:val="18"/>
                <w:szCs w:val="18"/>
                <w:lang w:val="en-GB"/>
              </w:rPr>
              <w:t xml:space="preserve">nited </w:t>
            </w:r>
            <w:r w:rsidRPr="005B1287">
              <w:rPr>
                <w:rFonts w:cstheme="minorHAnsi"/>
                <w:sz w:val="18"/>
                <w:szCs w:val="18"/>
                <w:lang w:val="en-GB"/>
              </w:rPr>
              <w:t>K</w:t>
            </w:r>
            <w:r w:rsidRPr="005B1287" w:rsidR="00A52732">
              <w:rPr>
                <w:rFonts w:cstheme="minorHAnsi"/>
                <w:sz w:val="18"/>
                <w:szCs w:val="18"/>
                <w:lang w:val="en-GB"/>
              </w:rPr>
              <w:t>ingdom</w:t>
            </w:r>
          </w:p>
        </w:tc>
        <w:tc>
          <w:tcPr>
            <w:tcW w:w="714" w:type="dxa"/>
            <w:tcBorders>
              <w:top w:val="nil"/>
              <w:left w:val="nil"/>
              <w:bottom w:val="single" w:color="auto" w:sz="4" w:space="0"/>
              <w:right w:val="nil"/>
            </w:tcBorders>
            <w:vAlign w:val="bottom"/>
            <w:hideMark/>
          </w:tcPr>
          <w:p w:rsidRPr="005B1287" w:rsidR="00444FBE" w:rsidP="000F469D" w:rsidRDefault="00D566B8" w14:paraId="035ABBFA" w14:textId="31EA88BD">
            <w:pPr>
              <w:jc w:val="center"/>
              <w:rPr>
                <w:rFonts w:cstheme="minorHAnsi"/>
                <w:sz w:val="18"/>
                <w:szCs w:val="18"/>
                <w:lang w:val="en-GB"/>
              </w:rPr>
            </w:pPr>
            <w:r w:rsidRPr="005B1287">
              <w:rPr>
                <w:rFonts w:cstheme="minorHAnsi"/>
                <w:sz w:val="18"/>
                <w:szCs w:val="18"/>
                <w:lang w:val="en-GB"/>
              </w:rPr>
              <w:t>7038</w:t>
            </w:r>
          </w:p>
        </w:tc>
        <w:tc>
          <w:tcPr>
            <w:tcW w:w="889" w:type="dxa"/>
            <w:tcBorders>
              <w:top w:val="nil"/>
              <w:left w:val="nil"/>
              <w:bottom w:val="single" w:color="auto" w:sz="4" w:space="0"/>
              <w:right w:val="nil"/>
            </w:tcBorders>
            <w:vAlign w:val="bottom"/>
          </w:tcPr>
          <w:p w:rsidRPr="005B1287" w:rsidR="00444FBE" w:rsidP="000F469D" w:rsidRDefault="00444FBE" w14:paraId="2B39D131" w14:textId="397182FA">
            <w:pPr>
              <w:jc w:val="center"/>
              <w:rPr>
                <w:rFonts w:cstheme="minorHAnsi"/>
                <w:sz w:val="18"/>
                <w:szCs w:val="18"/>
                <w:lang w:val="en-GB"/>
              </w:rPr>
            </w:pPr>
            <w:r w:rsidRPr="005B1287">
              <w:rPr>
                <w:rFonts w:cstheme="minorHAnsi"/>
                <w:color w:val="000000"/>
                <w:sz w:val="18"/>
                <w:szCs w:val="18"/>
                <w:lang w:val="en-GB"/>
              </w:rPr>
              <w:t>2</w:t>
            </w:r>
            <w:r w:rsidRPr="005B1287" w:rsidR="00D566B8">
              <w:rPr>
                <w:rFonts w:cstheme="minorHAnsi"/>
                <w:color w:val="000000"/>
                <w:sz w:val="18"/>
                <w:szCs w:val="18"/>
                <w:lang w:val="en-GB"/>
              </w:rPr>
              <w:t>6</w:t>
            </w:r>
          </w:p>
        </w:tc>
        <w:tc>
          <w:tcPr>
            <w:tcW w:w="1090" w:type="dxa"/>
            <w:tcBorders>
              <w:top w:val="nil"/>
              <w:left w:val="nil"/>
              <w:bottom w:val="single" w:color="auto" w:sz="4" w:space="0"/>
              <w:right w:val="nil"/>
            </w:tcBorders>
            <w:vAlign w:val="bottom"/>
          </w:tcPr>
          <w:p w:rsidRPr="005B1287" w:rsidR="00444FBE" w:rsidP="000F469D" w:rsidRDefault="00444FBE" w14:paraId="4AFF305C" w14:textId="618E4DE7">
            <w:pPr>
              <w:jc w:val="center"/>
              <w:rPr>
                <w:rFonts w:cstheme="minorHAnsi"/>
                <w:sz w:val="18"/>
                <w:szCs w:val="18"/>
                <w:lang w:val="en-GB"/>
              </w:rPr>
            </w:pPr>
            <w:r w:rsidRPr="005B1287">
              <w:rPr>
                <w:rFonts w:cstheme="minorHAnsi"/>
                <w:color w:val="000000"/>
                <w:sz w:val="18"/>
                <w:szCs w:val="18"/>
                <w:lang w:val="en-GB"/>
              </w:rPr>
              <w:t>0.9</w:t>
            </w:r>
            <w:r w:rsidRPr="005B1287" w:rsidR="00D566B8">
              <w:rPr>
                <w:rFonts w:cstheme="minorHAnsi"/>
                <w:color w:val="000000"/>
                <w:sz w:val="18"/>
                <w:szCs w:val="18"/>
                <w:lang w:val="en-GB"/>
              </w:rPr>
              <w:t>0</w:t>
            </w:r>
          </w:p>
        </w:tc>
        <w:tc>
          <w:tcPr>
            <w:tcW w:w="850" w:type="dxa"/>
            <w:tcBorders>
              <w:top w:val="nil"/>
              <w:left w:val="nil"/>
              <w:bottom w:val="single" w:color="auto" w:sz="4" w:space="0"/>
              <w:right w:val="nil"/>
            </w:tcBorders>
            <w:vAlign w:val="bottom"/>
            <w:hideMark/>
          </w:tcPr>
          <w:p w:rsidRPr="005B1287" w:rsidR="00444FBE" w:rsidP="000F469D" w:rsidRDefault="00D566B8" w14:paraId="4AEA0B6F" w14:textId="0D8C7A6D">
            <w:pPr>
              <w:jc w:val="center"/>
              <w:rPr>
                <w:rFonts w:cstheme="minorHAnsi"/>
                <w:sz w:val="18"/>
                <w:szCs w:val="18"/>
                <w:lang w:val="en-GB"/>
              </w:rPr>
            </w:pPr>
            <w:r w:rsidRPr="005B1287">
              <w:rPr>
                <w:rFonts w:cstheme="minorHAnsi"/>
                <w:sz w:val="18"/>
                <w:szCs w:val="18"/>
                <w:lang w:val="en-GB"/>
              </w:rPr>
              <w:t>25</w:t>
            </w:r>
          </w:p>
        </w:tc>
        <w:tc>
          <w:tcPr>
            <w:tcW w:w="993" w:type="dxa"/>
            <w:tcBorders>
              <w:top w:val="nil"/>
              <w:left w:val="nil"/>
              <w:bottom w:val="single" w:color="auto" w:sz="4" w:space="0"/>
              <w:right w:val="nil"/>
            </w:tcBorders>
            <w:vAlign w:val="bottom"/>
            <w:hideMark/>
          </w:tcPr>
          <w:p w:rsidRPr="005B1287" w:rsidR="00444FBE" w:rsidP="000F469D" w:rsidRDefault="00444FBE" w14:paraId="0FC58236" w14:textId="77777777">
            <w:pPr>
              <w:jc w:val="center"/>
              <w:rPr>
                <w:rFonts w:cstheme="minorHAnsi"/>
                <w:sz w:val="18"/>
                <w:szCs w:val="18"/>
                <w:lang w:val="en-GB"/>
              </w:rPr>
            </w:pPr>
            <w:r w:rsidRPr="005B1287">
              <w:rPr>
                <w:rFonts w:cstheme="minorHAnsi"/>
                <w:sz w:val="18"/>
                <w:szCs w:val="18"/>
                <w:lang w:val="en-GB"/>
              </w:rPr>
              <w:t>11</w:t>
            </w:r>
          </w:p>
        </w:tc>
        <w:tc>
          <w:tcPr>
            <w:tcW w:w="1275" w:type="dxa"/>
            <w:tcBorders>
              <w:top w:val="nil"/>
              <w:left w:val="nil"/>
              <w:bottom w:val="single" w:color="auto" w:sz="4" w:space="0"/>
              <w:right w:val="nil"/>
            </w:tcBorders>
            <w:vAlign w:val="bottom"/>
          </w:tcPr>
          <w:p w:rsidRPr="005B1287" w:rsidR="00444FBE" w:rsidP="6A5AA35D" w:rsidRDefault="6A5AA35D" w14:paraId="509EBDDE" w14:textId="7F8B1887">
            <w:pPr>
              <w:jc w:val="center"/>
              <w:rPr>
                <w:color w:val="000000"/>
                <w:sz w:val="18"/>
                <w:szCs w:val="18"/>
                <w:lang w:val="en-GB"/>
              </w:rPr>
            </w:pPr>
            <w:r w:rsidRPr="005B1287">
              <w:rPr>
                <w:color w:val="000000" w:themeColor="text1"/>
                <w:sz w:val="18"/>
                <w:szCs w:val="18"/>
                <w:lang w:val="en-GB"/>
              </w:rPr>
              <w:t>20</w:t>
            </w:r>
          </w:p>
        </w:tc>
        <w:tc>
          <w:tcPr>
            <w:tcW w:w="1117" w:type="dxa"/>
            <w:tcBorders>
              <w:top w:val="nil"/>
              <w:left w:val="nil"/>
              <w:bottom w:val="single" w:color="auto" w:sz="4" w:space="0"/>
              <w:right w:val="nil"/>
            </w:tcBorders>
            <w:vAlign w:val="bottom"/>
          </w:tcPr>
          <w:p w:rsidRPr="005B1287" w:rsidR="00444FBE" w:rsidP="000F469D" w:rsidRDefault="00D03C86" w14:paraId="52E1EAB4" w14:textId="269FB36D">
            <w:pPr>
              <w:jc w:val="center"/>
              <w:rPr>
                <w:rFonts w:cstheme="minorHAnsi"/>
                <w:color w:val="000000"/>
                <w:sz w:val="18"/>
                <w:szCs w:val="18"/>
                <w:lang w:val="en-GB"/>
              </w:rPr>
            </w:pPr>
            <w:r w:rsidRPr="005B1287">
              <w:rPr>
                <w:rFonts w:cstheme="minorHAnsi"/>
                <w:color w:val="000000"/>
                <w:sz w:val="18"/>
                <w:szCs w:val="18"/>
                <w:lang w:val="en-GB"/>
              </w:rPr>
              <w:t>87</w:t>
            </w:r>
          </w:p>
        </w:tc>
      </w:tr>
    </w:tbl>
    <w:p w:rsidRPr="005B1287" w:rsidR="00A54542" w:rsidP="00B34094" w:rsidRDefault="00A54542" w14:paraId="57A86B95" w14:textId="26469DB2">
      <w:pPr>
        <w:spacing w:after="0" w:line="240" w:lineRule="auto"/>
        <w:rPr>
          <w:sz w:val="18"/>
          <w:szCs w:val="18"/>
          <w:lang w:val="en-GB"/>
        </w:rPr>
      </w:pPr>
      <w:r w:rsidRPr="005B1287">
        <w:rPr>
          <w:sz w:val="18"/>
          <w:szCs w:val="18"/>
          <w:vertAlign w:val="superscript"/>
          <w:lang w:val="en-GB"/>
        </w:rPr>
        <w:t xml:space="preserve">1 </w:t>
      </w:r>
      <w:r w:rsidRPr="005B1287">
        <w:rPr>
          <w:sz w:val="18"/>
          <w:szCs w:val="18"/>
          <w:lang w:val="en-GB"/>
        </w:rPr>
        <w:t>Standard</w:t>
      </w:r>
      <w:r w:rsidRPr="005B1287" w:rsidR="000C579E">
        <w:rPr>
          <w:sz w:val="18"/>
          <w:szCs w:val="18"/>
          <w:lang w:val="en-GB"/>
        </w:rPr>
        <w:t>ised</w:t>
      </w:r>
      <w:r w:rsidRPr="005B1287">
        <w:rPr>
          <w:sz w:val="18"/>
          <w:szCs w:val="18"/>
          <w:lang w:val="en-GB"/>
        </w:rPr>
        <w:t xml:space="preserve"> values used for adjustment of production (mg</w:t>
      </w:r>
      <w:r w:rsidRPr="005B1287" w:rsidR="00CB78C3">
        <w:rPr>
          <w:sz w:val="18"/>
          <w:szCs w:val="18"/>
          <w:lang w:val="en-GB"/>
        </w:rPr>
        <w:t xml:space="preserve"> per </w:t>
      </w:r>
      <w:r w:rsidRPr="005B1287">
        <w:rPr>
          <w:sz w:val="18"/>
          <w:szCs w:val="18"/>
          <w:lang w:val="en-GB"/>
        </w:rPr>
        <w:t xml:space="preserve">PCU): </w:t>
      </w:r>
      <w:r w:rsidRPr="005B1287" w:rsidR="00691223">
        <w:rPr>
          <w:sz w:val="18"/>
          <w:szCs w:val="18"/>
          <w:lang w:val="en-GB"/>
        </w:rPr>
        <w:t>c</w:t>
      </w:r>
      <w:r w:rsidRPr="005B1287">
        <w:rPr>
          <w:sz w:val="18"/>
          <w:szCs w:val="18"/>
          <w:lang w:val="en-GB"/>
        </w:rPr>
        <w:t xml:space="preserve">attle 30; </w:t>
      </w:r>
      <w:r w:rsidRPr="005B1287" w:rsidR="00691223">
        <w:rPr>
          <w:sz w:val="18"/>
          <w:szCs w:val="18"/>
          <w:lang w:val="en-GB"/>
        </w:rPr>
        <w:t>p</w:t>
      </w:r>
      <w:r w:rsidRPr="005B1287">
        <w:rPr>
          <w:sz w:val="18"/>
          <w:szCs w:val="18"/>
          <w:lang w:val="en-GB"/>
        </w:rPr>
        <w:t xml:space="preserve">igs 60; </w:t>
      </w:r>
      <w:r w:rsidRPr="005B1287" w:rsidR="00691223">
        <w:rPr>
          <w:sz w:val="18"/>
          <w:szCs w:val="18"/>
          <w:lang w:val="en-GB"/>
        </w:rPr>
        <w:t>p</w:t>
      </w:r>
      <w:r w:rsidRPr="005B1287" w:rsidR="00041068">
        <w:rPr>
          <w:sz w:val="18"/>
          <w:szCs w:val="18"/>
          <w:lang w:val="en-GB"/>
        </w:rPr>
        <w:t xml:space="preserve">oultry 30; </w:t>
      </w:r>
      <w:r w:rsidRPr="005B1287" w:rsidR="00691223">
        <w:rPr>
          <w:sz w:val="18"/>
          <w:szCs w:val="18"/>
          <w:lang w:val="en-GB"/>
        </w:rPr>
        <w:t>s</w:t>
      </w:r>
      <w:r w:rsidRPr="005B1287">
        <w:rPr>
          <w:sz w:val="18"/>
          <w:szCs w:val="18"/>
          <w:lang w:val="en-GB"/>
        </w:rPr>
        <w:t xml:space="preserve">heep-goat 20; </w:t>
      </w:r>
      <w:r w:rsidRPr="005B1287" w:rsidR="00691223">
        <w:rPr>
          <w:sz w:val="18"/>
          <w:szCs w:val="18"/>
          <w:lang w:val="en-GB"/>
        </w:rPr>
        <w:t>f</w:t>
      </w:r>
      <w:r w:rsidRPr="005B1287">
        <w:rPr>
          <w:sz w:val="18"/>
          <w:szCs w:val="18"/>
          <w:lang w:val="en-GB"/>
        </w:rPr>
        <w:t xml:space="preserve">ish 40; </w:t>
      </w:r>
      <w:r w:rsidRPr="005B1287" w:rsidR="00691223">
        <w:rPr>
          <w:sz w:val="18"/>
          <w:szCs w:val="18"/>
          <w:lang w:val="en-GB"/>
        </w:rPr>
        <w:t>r</w:t>
      </w:r>
      <w:r w:rsidRPr="005B1287">
        <w:rPr>
          <w:sz w:val="18"/>
          <w:szCs w:val="18"/>
          <w:lang w:val="en-GB"/>
        </w:rPr>
        <w:t xml:space="preserve">abbits </w:t>
      </w:r>
      <w:r w:rsidRPr="005B1287" w:rsidR="00041068">
        <w:rPr>
          <w:sz w:val="18"/>
          <w:szCs w:val="18"/>
          <w:lang w:val="en-GB"/>
        </w:rPr>
        <w:t>780</w:t>
      </w:r>
      <w:r w:rsidRPr="005B1287">
        <w:rPr>
          <w:sz w:val="18"/>
          <w:szCs w:val="18"/>
          <w:lang w:val="en-GB"/>
        </w:rPr>
        <w:t xml:space="preserve">; </w:t>
      </w:r>
      <w:r w:rsidRPr="005B1287" w:rsidR="00691223">
        <w:rPr>
          <w:sz w:val="18"/>
          <w:szCs w:val="18"/>
          <w:lang w:val="en-GB"/>
        </w:rPr>
        <w:t>h</w:t>
      </w:r>
      <w:r w:rsidRPr="005B1287">
        <w:rPr>
          <w:sz w:val="18"/>
          <w:szCs w:val="18"/>
          <w:lang w:val="en-GB"/>
        </w:rPr>
        <w:t xml:space="preserve">orses </w:t>
      </w:r>
      <w:r w:rsidRPr="005B1287" w:rsidR="000C579E">
        <w:rPr>
          <w:sz w:val="18"/>
          <w:szCs w:val="18"/>
          <w:lang w:val="en-GB"/>
        </w:rPr>
        <w:t>5</w:t>
      </w:r>
      <w:r w:rsidRPr="005B1287">
        <w:rPr>
          <w:sz w:val="18"/>
          <w:szCs w:val="18"/>
          <w:lang w:val="en-GB"/>
        </w:rPr>
        <w:t xml:space="preserve">. </w:t>
      </w:r>
    </w:p>
    <w:p w:rsidRPr="005B1287" w:rsidR="0049347E" w:rsidP="00B34094" w:rsidRDefault="0049347E" w14:paraId="3CFE5452" w14:textId="0442BD4B">
      <w:pPr>
        <w:spacing w:after="0" w:line="240" w:lineRule="auto"/>
        <w:rPr>
          <w:rFonts w:asciiTheme="minorHAnsi" w:hAnsiTheme="minorHAnsi"/>
          <w:sz w:val="18"/>
          <w:szCs w:val="18"/>
          <w:lang w:val="en-GB"/>
        </w:rPr>
      </w:pPr>
      <w:r w:rsidRPr="005B1287">
        <w:rPr>
          <w:sz w:val="18"/>
          <w:szCs w:val="18"/>
          <w:vertAlign w:val="superscript"/>
          <w:lang w:val="en-GB"/>
        </w:rPr>
        <w:t xml:space="preserve">2 </w:t>
      </w:r>
      <w:r w:rsidRPr="005B1287">
        <w:rPr>
          <w:sz w:val="18"/>
          <w:szCs w:val="18"/>
          <w:lang w:val="en-GB"/>
        </w:rPr>
        <w:t>See SM</w:t>
      </w:r>
      <w:r w:rsidRPr="005B1287" w:rsidR="00B34094">
        <w:rPr>
          <w:sz w:val="18"/>
          <w:szCs w:val="18"/>
          <w:lang w:val="en-GB"/>
        </w:rPr>
        <w:t>2</w:t>
      </w:r>
      <w:r w:rsidRPr="005B1287">
        <w:rPr>
          <w:sz w:val="18"/>
          <w:szCs w:val="18"/>
          <w:lang w:val="en-GB"/>
        </w:rPr>
        <w:t xml:space="preserve"> for data for all species and references </w:t>
      </w:r>
    </w:p>
    <w:p w:rsidRPr="005B1287" w:rsidR="00D651AC" w:rsidP="00D651AC" w:rsidRDefault="00D651AC" w14:paraId="5E4CC7B8" w14:textId="67A765C7">
      <w:pPr>
        <w:pStyle w:val="Heading2"/>
        <w:rPr>
          <w:lang w:val="en-GB"/>
        </w:rPr>
      </w:pPr>
      <w:r w:rsidRPr="005B1287">
        <w:rPr>
          <w:lang w:val="en-GB"/>
        </w:rPr>
        <w:t>3.3 Climate impact assessment</w:t>
      </w:r>
    </w:p>
    <w:p w:rsidRPr="005B1287" w:rsidR="00D651AC" w:rsidRDefault="00222C89" w14:paraId="1BF88359" w14:textId="30722AC7">
      <w:pPr>
        <w:rPr>
          <w:lang w:val="en-GB"/>
        </w:rPr>
      </w:pPr>
      <w:r w:rsidRPr="005B1287">
        <w:rPr>
          <w:lang w:val="en-GB"/>
        </w:rPr>
        <w:t xml:space="preserve">The carbon footprint of consumption </w:t>
      </w:r>
      <w:r w:rsidRPr="005B1287" w:rsidR="4EB6A06A">
        <w:rPr>
          <w:lang w:val="en-GB"/>
        </w:rPr>
        <w:t xml:space="preserve">of animal-sourced food products </w:t>
      </w:r>
      <w:r w:rsidRPr="005B1287">
        <w:rPr>
          <w:lang w:val="en-GB"/>
        </w:rPr>
        <w:t xml:space="preserve">for different countries was based on data from the SAFAD-tool (Röös </w:t>
      </w:r>
      <w:r w:rsidRPr="005B1287" w:rsidR="00466023">
        <w:rPr>
          <w:i/>
          <w:iCs/>
          <w:lang w:val="en-GB"/>
        </w:rPr>
        <w:t>et al.</w:t>
      </w:r>
      <w:r w:rsidRPr="005B1287">
        <w:rPr>
          <w:lang w:val="en-GB"/>
        </w:rPr>
        <w:t>, forthcoming).</w:t>
      </w:r>
      <w:r w:rsidRPr="005B1287" w:rsidR="001323B5">
        <w:rPr>
          <w:lang w:val="en-GB"/>
        </w:rPr>
        <w:t xml:space="preserve"> In SAFAD, country specific carbon footprints of animal products are calculated based on country specific livestock diets, production parameters, manure handling systems and electricity mixes to the extent possible </w:t>
      </w:r>
      <w:r w:rsidRPr="005B1287" w:rsidR="005D24CE">
        <w:rPr>
          <w:lang w:val="en-GB"/>
        </w:rPr>
        <w:t xml:space="preserve">based on data availability. For the </w:t>
      </w:r>
      <w:r w:rsidRPr="005B1287" w:rsidR="000625FF">
        <w:rPr>
          <w:lang w:val="en-GB"/>
        </w:rPr>
        <w:t xml:space="preserve">carbon footprint of a specific product as consumed in a specific country (available </w:t>
      </w:r>
      <w:r w:rsidRPr="005B1287" w:rsidR="5BB16517">
        <w:rPr>
          <w:lang w:val="en-GB"/>
        </w:rPr>
        <w:t>f</w:t>
      </w:r>
      <w:r w:rsidRPr="005B1287" w:rsidR="000625FF">
        <w:rPr>
          <w:lang w:val="en-GB"/>
        </w:rPr>
        <w:t xml:space="preserve">or </w:t>
      </w:r>
      <w:r w:rsidRPr="005B1287" w:rsidR="005D24CE">
        <w:rPr>
          <w:lang w:val="en-GB"/>
        </w:rPr>
        <w:t>nine</w:t>
      </w:r>
      <w:r w:rsidRPr="005B1287" w:rsidR="000625FF">
        <w:rPr>
          <w:lang w:val="en-GB"/>
        </w:rPr>
        <w:t xml:space="preserve"> European </w:t>
      </w:r>
      <w:r w:rsidRPr="005B1287" w:rsidR="005D24CE">
        <w:rPr>
          <w:lang w:val="en-GB"/>
        </w:rPr>
        <w:t>countries</w:t>
      </w:r>
      <w:r w:rsidRPr="005B1287" w:rsidR="000625FF">
        <w:rPr>
          <w:lang w:val="en-GB"/>
        </w:rPr>
        <w:t xml:space="preserve"> in SAFAD)</w:t>
      </w:r>
      <w:r w:rsidRPr="005B1287" w:rsidR="2F95BAF1">
        <w:rPr>
          <w:lang w:val="en-GB"/>
        </w:rPr>
        <w:t>,</w:t>
      </w:r>
      <w:r w:rsidRPr="005B1287" w:rsidR="000625FF">
        <w:rPr>
          <w:lang w:val="en-GB"/>
        </w:rPr>
        <w:t xml:space="preserve"> a weighted average is calculated based on the </w:t>
      </w:r>
      <w:r w:rsidRPr="005B1287" w:rsidR="008C6EF8">
        <w:rPr>
          <w:lang w:val="en-GB"/>
        </w:rPr>
        <w:t xml:space="preserve">share </w:t>
      </w:r>
      <w:r w:rsidRPr="005B1287" w:rsidR="16FAD387">
        <w:rPr>
          <w:lang w:val="en-GB"/>
        </w:rPr>
        <w:t>of</w:t>
      </w:r>
      <w:r w:rsidRPr="005B1287" w:rsidR="008C6EF8">
        <w:rPr>
          <w:lang w:val="en-GB"/>
        </w:rPr>
        <w:t xml:space="preserve"> domestic production and the </w:t>
      </w:r>
      <w:r w:rsidRPr="005B1287" w:rsidR="000625FF">
        <w:rPr>
          <w:lang w:val="en-GB"/>
        </w:rPr>
        <w:t xml:space="preserve">import shares </w:t>
      </w:r>
      <w:r w:rsidRPr="005B1287" w:rsidR="008C6EF8">
        <w:rPr>
          <w:lang w:val="en-GB"/>
        </w:rPr>
        <w:t xml:space="preserve">of this product. </w:t>
      </w:r>
      <w:r w:rsidRPr="005B1287" w:rsidR="00EA62D6">
        <w:rPr>
          <w:lang w:val="en-GB"/>
        </w:rPr>
        <w:t>The carbon footprint</w:t>
      </w:r>
      <w:r w:rsidRPr="005B1287" w:rsidR="00CA7072">
        <w:rPr>
          <w:lang w:val="en-GB"/>
        </w:rPr>
        <w:t xml:space="preserve"> of livestock production</w:t>
      </w:r>
      <w:r w:rsidRPr="005B1287" w:rsidR="00EA62D6">
        <w:rPr>
          <w:lang w:val="en-GB"/>
        </w:rPr>
        <w:t xml:space="preserve"> in SAFAD includes emissions from the production of capital goods and mineral fertili</w:t>
      </w:r>
      <w:r w:rsidRPr="005B1287" w:rsidR="00CA7072">
        <w:rPr>
          <w:lang w:val="en-GB"/>
        </w:rPr>
        <w:t>z</w:t>
      </w:r>
      <w:r w:rsidRPr="005B1287" w:rsidR="00EA62D6">
        <w:rPr>
          <w:lang w:val="en-GB"/>
        </w:rPr>
        <w:t>ers, emissions from soils</w:t>
      </w:r>
      <w:r w:rsidRPr="005B1287" w:rsidR="00CA7072">
        <w:rPr>
          <w:lang w:val="en-GB"/>
        </w:rPr>
        <w:t xml:space="preserve"> </w:t>
      </w:r>
      <w:r w:rsidRPr="005B1287" w:rsidR="00797833">
        <w:rPr>
          <w:lang w:val="en-GB"/>
        </w:rPr>
        <w:t>during</w:t>
      </w:r>
      <w:r w:rsidRPr="005B1287" w:rsidR="00CA7072">
        <w:rPr>
          <w:lang w:val="en-GB"/>
        </w:rPr>
        <w:t xml:space="preserve"> feed production</w:t>
      </w:r>
      <w:r w:rsidRPr="005B1287" w:rsidR="00EA62D6">
        <w:rPr>
          <w:lang w:val="en-GB"/>
        </w:rPr>
        <w:t>, animals and manure on farm</w:t>
      </w:r>
      <w:r w:rsidRPr="005B1287" w:rsidR="00CA7072">
        <w:rPr>
          <w:lang w:val="en-GB"/>
        </w:rPr>
        <w:t xml:space="preserve">, </w:t>
      </w:r>
      <w:r w:rsidRPr="005B1287" w:rsidR="00797833">
        <w:rPr>
          <w:lang w:val="en-GB"/>
        </w:rPr>
        <w:t xml:space="preserve">and </w:t>
      </w:r>
      <w:r w:rsidRPr="005B1287" w:rsidR="00797833">
        <w:rPr>
          <w:lang w:val="en-GB"/>
        </w:rPr>
        <w:lastRenderedPageBreak/>
        <w:t xml:space="preserve">energy related emissions from the use of fuels and electricity on farm, for slaughter, transports, processing and packaging. Emissions of methane nitrous oxide and methane is aggregated into carbon dioxide equivalent emissions using </w:t>
      </w:r>
      <w:r w:rsidRPr="005B1287" w:rsidR="009419A5">
        <w:rPr>
          <w:lang w:val="en-GB"/>
        </w:rPr>
        <w:t xml:space="preserve">Global Warming Potential (GWP) </w:t>
      </w:r>
      <w:r w:rsidRPr="005B1287" w:rsidR="00797833">
        <w:rPr>
          <w:lang w:val="en-GB"/>
        </w:rPr>
        <w:t xml:space="preserve">factors from Forster </w:t>
      </w:r>
      <w:r w:rsidRPr="005B1287" w:rsidR="00466023">
        <w:rPr>
          <w:i/>
          <w:iCs/>
          <w:lang w:val="en-GB"/>
        </w:rPr>
        <w:t>et al.</w:t>
      </w:r>
      <w:r w:rsidRPr="005B1287" w:rsidR="00797833">
        <w:rPr>
          <w:lang w:val="en-GB"/>
        </w:rPr>
        <w:t xml:space="preserve"> (20</w:t>
      </w:r>
      <w:r w:rsidRPr="005B1287" w:rsidR="009419A5">
        <w:rPr>
          <w:lang w:val="en-GB"/>
        </w:rPr>
        <w:t>21)</w:t>
      </w:r>
      <w:r w:rsidRPr="005B1287" w:rsidR="7B989189">
        <w:rPr>
          <w:lang w:val="en-GB"/>
        </w:rPr>
        <w:t xml:space="preserve">, </w:t>
      </w:r>
      <w:r w:rsidRPr="005B1287" w:rsidR="282B95AF">
        <w:rPr>
          <w:lang w:val="en-GB"/>
        </w:rPr>
        <w:t xml:space="preserve">i.e. </w:t>
      </w:r>
      <w:r w:rsidRPr="005B1287" w:rsidR="009419A5">
        <w:rPr>
          <w:lang w:val="en-GB"/>
        </w:rPr>
        <w:t xml:space="preserve">27 for biogenic methane, 29.8 for fossil methane and 273 for nitrous oxide. </w:t>
      </w:r>
      <w:r w:rsidRPr="005B1287" w:rsidR="00C84776">
        <w:rPr>
          <w:lang w:val="en-GB"/>
        </w:rPr>
        <w:t>Emissions are allocated equally across meat and offal, and for allocation between milk and meat in dairy production</w:t>
      </w:r>
      <w:r w:rsidRPr="005B1287" w:rsidR="00D64781">
        <w:rPr>
          <w:lang w:val="en-GB"/>
        </w:rPr>
        <w:t xml:space="preserve"> and between different dairy production in dairy processing (</w:t>
      </w:r>
      <w:r w:rsidRPr="005B1287" w:rsidR="00D64781">
        <w:rPr>
          <w:i/>
          <w:iCs/>
          <w:lang w:val="en-GB"/>
        </w:rPr>
        <w:t>e.g.</w:t>
      </w:r>
      <w:r w:rsidRPr="005B1287" w:rsidR="00D64781">
        <w:rPr>
          <w:lang w:val="en-GB"/>
        </w:rPr>
        <w:t xml:space="preserve"> cheese and whey)</w:t>
      </w:r>
      <w:r w:rsidRPr="005B1287" w:rsidR="00C84776">
        <w:rPr>
          <w:lang w:val="en-GB"/>
        </w:rPr>
        <w:t xml:space="preserve"> economic allocation is used</w:t>
      </w:r>
      <w:r w:rsidRPr="005B1287" w:rsidR="00C92BEE">
        <w:rPr>
          <w:lang w:val="en-GB"/>
        </w:rPr>
        <w:t xml:space="preserve">, </w:t>
      </w:r>
      <w:r w:rsidRPr="005B1287" w:rsidR="00C92BEE">
        <w:rPr>
          <w:i/>
          <w:iCs/>
          <w:lang w:val="en-GB"/>
        </w:rPr>
        <w:t>i.e.</w:t>
      </w:r>
      <w:r w:rsidRPr="005B1287" w:rsidR="00C92BEE">
        <w:rPr>
          <w:lang w:val="en-GB"/>
        </w:rPr>
        <w:t xml:space="preserve"> emissions are divided across </w:t>
      </w:r>
      <w:r w:rsidRPr="005B1287" w:rsidR="001B208E">
        <w:rPr>
          <w:lang w:val="en-GB"/>
        </w:rPr>
        <w:t xml:space="preserve">food </w:t>
      </w:r>
      <w:r w:rsidRPr="005B1287" w:rsidR="00C92BEE">
        <w:rPr>
          <w:lang w:val="en-GB"/>
        </w:rPr>
        <w:t>produc</w:t>
      </w:r>
      <w:r w:rsidRPr="005B1287" w:rsidR="001B208E">
        <w:rPr>
          <w:lang w:val="en-GB"/>
        </w:rPr>
        <w:t>t</w:t>
      </w:r>
      <w:r w:rsidRPr="005B1287" w:rsidR="00C92BEE">
        <w:rPr>
          <w:lang w:val="en-GB"/>
        </w:rPr>
        <w:t>s based on their economic value</w:t>
      </w:r>
      <w:r w:rsidRPr="005B1287" w:rsidR="00D64781">
        <w:rPr>
          <w:lang w:val="en-GB"/>
        </w:rPr>
        <w:t>.</w:t>
      </w:r>
      <w:r w:rsidRPr="005B1287" w:rsidR="00C92BEE">
        <w:rPr>
          <w:lang w:val="en-GB"/>
        </w:rPr>
        <w:t xml:space="preserve"> For more details, see Röös </w:t>
      </w:r>
      <w:r w:rsidRPr="005B1287" w:rsidR="00466023">
        <w:rPr>
          <w:i/>
          <w:iCs/>
          <w:lang w:val="en-GB"/>
        </w:rPr>
        <w:t>et al.</w:t>
      </w:r>
      <w:r w:rsidRPr="005B1287" w:rsidR="00C92BEE">
        <w:rPr>
          <w:lang w:val="en-GB"/>
        </w:rPr>
        <w:t xml:space="preserve"> (forthcoming). All data from the SAFAD tool is available here </w:t>
      </w:r>
      <w:r w:rsidR="00FE524F">
        <w:fldChar w:fldCharType="begin"/>
      </w:r>
      <w:r w:rsidRPr="008E43D5" w:rsidR="00FE524F">
        <w:rPr>
          <w:lang w:val="en-US"/>
          <w:rPrChange w:author="Elin Röös" w:date="2024-11-06T17:09:00Z" w16du:dateUtc="2024-11-06T16:09:00Z" w:id="5">
            <w:rPr/>
          </w:rPrChange>
        </w:rPr>
        <w:instrText>HYPERLINK "https://safad.se/"</w:instrText>
      </w:r>
      <w:r w:rsidR="00FE524F">
        <w:fldChar w:fldCharType="separate"/>
      </w:r>
      <w:r w:rsidRPr="005B1287" w:rsidR="00FE524F">
        <w:rPr>
          <w:rStyle w:val="Hyperlink"/>
          <w:lang w:val="en-GB"/>
        </w:rPr>
        <w:t>https://safad.se/</w:t>
      </w:r>
      <w:r w:rsidR="00FE524F">
        <w:rPr>
          <w:rStyle w:val="Hyperlink"/>
          <w:lang w:val="en-GB"/>
        </w:rPr>
        <w:fldChar w:fldCharType="end"/>
      </w:r>
      <w:r w:rsidRPr="005B1287" w:rsidR="00F97D33">
        <w:rPr>
          <w:lang w:val="en-GB"/>
        </w:rPr>
        <w:t xml:space="preserve">. </w:t>
      </w:r>
    </w:p>
    <w:p w:rsidRPr="005B1287" w:rsidR="00085AF1" w:rsidP="00085AF1" w:rsidRDefault="00085AF1" w14:paraId="33D4C935" w14:textId="3B8C380E">
      <w:pPr>
        <w:pStyle w:val="Heading2"/>
        <w:rPr>
          <w:lang w:val="en-GB"/>
        </w:rPr>
      </w:pPr>
      <w:r w:rsidRPr="005B1287">
        <w:rPr>
          <w:lang w:val="en-GB"/>
        </w:rPr>
        <w:t>3.</w:t>
      </w:r>
      <w:r w:rsidRPr="005B1287" w:rsidR="00D651AC">
        <w:rPr>
          <w:lang w:val="en-GB"/>
        </w:rPr>
        <w:t xml:space="preserve">4 </w:t>
      </w:r>
      <w:r w:rsidRPr="005B1287" w:rsidR="0073241B">
        <w:rPr>
          <w:lang w:val="en-GB"/>
        </w:rPr>
        <w:t>Diet assessment</w:t>
      </w:r>
    </w:p>
    <w:p w:rsidRPr="005B1287" w:rsidR="00085AF1" w:rsidP="6CB6DCB5" w:rsidRDefault="0FEB758D" w14:paraId="40D57487" w14:textId="633C18A1">
      <w:pPr>
        <w:rPr>
          <w:lang w:val="en-GB"/>
        </w:rPr>
      </w:pPr>
      <w:r w:rsidRPr="005B1287">
        <w:rPr>
          <w:lang w:val="en-GB"/>
        </w:rPr>
        <w:t xml:space="preserve">To exemplify the </w:t>
      </w:r>
      <w:r w:rsidRPr="005B1287" w:rsidR="131BB61A">
        <w:rPr>
          <w:lang w:val="en-GB"/>
        </w:rPr>
        <w:t xml:space="preserve">implementation of </w:t>
      </w:r>
      <w:r w:rsidRPr="005B1287">
        <w:rPr>
          <w:lang w:val="en-GB"/>
        </w:rPr>
        <w:t>the animal welfare and antibiotic</w:t>
      </w:r>
      <w:r w:rsidRPr="005B1287" w:rsidR="00116655">
        <w:rPr>
          <w:lang w:val="en-GB"/>
        </w:rPr>
        <w:t xml:space="preserve"> u</w:t>
      </w:r>
      <w:r w:rsidRPr="005B1287">
        <w:rPr>
          <w:lang w:val="en-GB"/>
        </w:rPr>
        <w:t>s</w:t>
      </w:r>
      <w:r w:rsidRPr="005B1287" w:rsidR="00116655">
        <w:rPr>
          <w:lang w:val="en-GB"/>
        </w:rPr>
        <w:t>e</w:t>
      </w:r>
      <w:r w:rsidRPr="005B1287">
        <w:rPr>
          <w:lang w:val="en-GB"/>
        </w:rPr>
        <w:t xml:space="preserve"> indices, the consumption of animal products in the average diets of Ireland, Italy and Poland </w:t>
      </w:r>
      <w:r w:rsidRPr="005B1287" w:rsidR="00116655">
        <w:rPr>
          <w:lang w:val="en-GB"/>
        </w:rPr>
        <w:t xml:space="preserve">was assessed </w:t>
      </w:r>
      <w:r w:rsidRPr="005B1287" w:rsidR="2ECB7CB7">
        <w:rPr>
          <w:lang w:val="en-GB"/>
        </w:rPr>
        <w:t>with</w:t>
      </w:r>
      <w:r w:rsidRPr="005B1287">
        <w:rPr>
          <w:lang w:val="en-GB"/>
        </w:rPr>
        <w:t xml:space="preserve"> data from the FAO Food Balance Sheets for </w:t>
      </w:r>
      <w:r w:rsidRPr="005B1287" w:rsidR="00880515">
        <w:rPr>
          <w:lang w:val="en-GB"/>
        </w:rPr>
        <w:t xml:space="preserve">per capita </w:t>
      </w:r>
      <w:r w:rsidRPr="005B1287">
        <w:rPr>
          <w:lang w:val="en-GB"/>
        </w:rPr>
        <w:t xml:space="preserve">food </w:t>
      </w:r>
      <w:r w:rsidRPr="005B1287" w:rsidR="00B67074">
        <w:rPr>
          <w:lang w:val="en-GB"/>
        </w:rPr>
        <w:t>supply</w:t>
      </w:r>
      <w:r w:rsidRPr="005B1287">
        <w:rPr>
          <w:lang w:val="en-GB"/>
        </w:rPr>
        <w:t xml:space="preserve"> (FAO, 2023). We chose these three countries as the total consumption of meat plus </w:t>
      </w:r>
      <w:r w:rsidRPr="005B1287" w:rsidR="00880515">
        <w:rPr>
          <w:lang w:val="en-GB"/>
        </w:rPr>
        <w:t>blue foods (all animal foods produced in water</w:t>
      </w:r>
      <w:r w:rsidRPr="005B1287" w:rsidR="14E0838A">
        <w:rPr>
          <w:lang w:val="en-GB"/>
        </w:rPr>
        <w:t>)</w:t>
      </w:r>
      <w:r w:rsidRPr="005B1287">
        <w:rPr>
          <w:lang w:val="en-GB"/>
        </w:rPr>
        <w:t xml:space="preserve"> in these countries are similar (approximately 80-90 kg </w:t>
      </w:r>
      <w:proofErr w:type="spellStart"/>
      <w:r w:rsidRPr="005B1287">
        <w:rPr>
          <w:lang w:val="en-GB"/>
        </w:rPr>
        <w:t>bonefree</w:t>
      </w:r>
      <w:proofErr w:type="spellEnd"/>
      <w:r w:rsidRPr="005B1287">
        <w:rPr>
          <w:lang w:val="en-GB"/>
        </w:rPr>
        <w:t xml:space="preserve"> per person per year) but differ in the animal species consumed (Table 2</w:t>
      </w:r>
      <w:r w:rsidR="009875DC">
        <w:rPr>
          <w:lang w:val="en-GB"/>
        </w:rPr>
        <w:t>; SM3</w:t>
      </w:r>
      <w:r w:rsidRPr="005B1287">
        <w:rPr>
          <w:lang w:val="en-GB"/>
        </w:rPr>
        <w:t xml:space="preserve">). Hence, the difference between countries will reflect the type of animal product consumed rather than the total amounts. The products consumed in a country include products produced domestically and imported products with import shares from </w:t>
      </w:r>
      <w:proofErr w:type="spellStart"/>
      <w:r w:rsidRPr="005B1287">
        <w:rPr>
          <w:lang w:val="en-GB"/>
        </w:rPr>
        <w:t>Schwarzmueller</w:t>
      </w:r>
      <w:proofErr w:type="spellEnd"/>
      <w:r w:rsidRPr="005B1287">
        <w:rPr>
          <w:lang w:val="en-GB"/>
        </w:rPr>
        <w:t xml:space="preserve"> &amp; Kastner </w:t>
      </w:r>
      <w:r w:rsidRPr="005B1287" w:rsidR="360F83EF">
        <w:rPr>
          <w:lang w:val="en-GB"/>
        </w:rPr>
        <w:t>(</w:t>
      </w:r>
      <w:r w:rsidRPr="005B1287">
        <w:rPr>
          <w:lang w:val="en-GB"/>
        </w:rPr>
        <w:t xml:space="preserve">2022), i.e. the pig meat consumed in </w:t>
      </w:r>
      <w:r w:rsidRPr="005B1287" w:rsidR="00B70C7F">
        <w:rPr>
          <w:lang w:val="en-GB"/>
        </w:rPr>
        <w:t>Italy</w:t>
      </w:r>
      <w:r w:rsidRPr="005B1287" w:rsidR="00FC67F5">
        <w:rPr>
          <w:lang w:val="en-GB"/>
        </w:rPr>
        <w:t xml:space="preserve"> </w:t>
      </w:r>
      <w:r w:rsidRPr="005B1287">
        <w:rPr>
          <w:lang w:val="en-GB"/>
        </w:rPr>
        <w:t xml:space="preserve">is </w:t>
      </w:r>
      <w:r w:rsidRPr="005B1287" w:rsidR="006E6DA8">
        <w:rPr>
          <w:lang w:val="en-GB"/>
        </w:rPr>
        <w:t>62</w:t>
      </w:r>
      <w:r w:rsidRPr="005B1287">
        <w:rPr>
          <w:lang w:val="en-GB"/>
        </w:rPr>
        <w:t xml:space="preserve">% domestic pig meat, </w:t>
      </w:r>
      <w:r w:rsidRPr="005B1287" w:rsidR="006E6DA8">
        <w:rPr>
          <w:lang w:val="en-GB"/>
        </w:rPr>
        <w:t>13</w:t>
      </w:r>
      <w:r w:rsidRPr="005B1287">
        <w:rPr>
          <w:lang w:val="en-GB"/>
        </w:rPr>
        <w:t xml:space="preserve">% pig meat from the </w:t>
      </w:r>
      <w:r w:rsidRPr="005B1287" w:rsidR="006E6DA8">
        <w:rPr>
          <w:lang w:val="en-GB"/>
        </w:rPr>
        <w:t>Germany</w:t>
      </w:r>
      <w:r w:rsidRPr="005B1287">
        <w:rPr>
          <w:lang w:val="en-GB"/>
        </w:rPr>
        <w:t xml:space="preserve">, </w:t>
      </w:r>
      <w:r w:rsidRPr="005B1287" w:rsidR="006E6DA8">
        <w:rPr>
          <w:lang w:val="en-GB"/>
        </w:rPr>
        <w:t>5.9</w:t>
      </w:r>
      <w:r w:rsidRPr="005B1287">
        <w:rPr>
          <w:lang w:val="en-GB"/>
        </w:rPr>
        <w:t xml:space="preserve">% pig meat from </w:t>
      </w:r>
      <w:r w:rsidRPr="005B1287" w:rsidR="006E6DA8">
        <w:rPr>
          <w:lang w:val="en-GB"/>
        </w:rPr>
        <w:t>Spain</w:t>
      </w:r>
      <w:r w:rsidRPr="005B1287">
        <w:rPr>
          <w:lang w:val="en-GB"/>
        </w:rPr>
        <w:t xml:space="preserve">, </w:t>
      </w:r>
      <w:r w:rsidRPr="005B1287" w:rsidR="006E6DA8">
        <w:rPr>
          <w:lang w:val="en-GB"/>
        </w:rPr>
        <w:t>4.4</w:t>
      </w:r>
      <w:r w:rsidRPr="005B1287">
        <w:rPr>
          <w:lang w:val="en-GB"/>
        </w:rPr>
        <w:t xml:space="preserve">% pig meat from </w:t>
      </w:r>
      <w:r w:rsidRPr="005B1287" w:rsidR="006E6DA8">
        <w:rPr>
          <w:lang w:val="en-GB"/>
        </w:rPr>
        <w:t xml:space="preserve">Spain </w:t>
      </w:r>
      <w:r w:rsidRPr="005B1287">
        <w:rPr>
          <w:lang w:val="en-GB"/>
        </w:rPr>
        <w:t xml:space="preserve">and </w:t>
      </w:r>
      <w:r w:rsidRPr="005B1287" w:rsidR="00F143AB">
        <w:rPr>
          <w:lang w:val="en-GB"/>
        </w:rPr>
        <w:t xml:space="preserve">so on. </w:t>
      </w:r>
    </w:p>
    <w:p w:rsidRPr="005B1287" w:rsidR="00514369" w:rsidP="009875DC" w:rsidRDefault="0FEB758D" w14:paraId="42F0895C" w14:textId="6E488C1D">
      <w:pPr>
        <w:rPr>
          <w:b/>
          <w:bCs/>
          <w:i/>
          <w:iCs/>
          <w:sz w:val="20"/>
          <w:szCs w:val="20"/>
          <w:lang w:val="en-GB"/>
        </w:rPr>
      </w:pPr>
      <w:r w:rsidRPr="005B1287">
        <w:rPr>
          <w:lang w:val="en-GB"/>
        </w:rPr>
        <w:t xml:space="preserve">To illustrate how the </w:t>
      </w:r>
      <w:r w:rsidRPr="005B1287" w:rsidR="2A0DCF2E">
        <w:rPr>
          <w:lang w:val="en-GB"/>
        </w:rPr>
        <w:t>implementation of the</w:t>
      </w:r>
      <w:r w:rsidRPr="005B1287">
        <w:rPr>
          <w:lang w:val="en-GB"/>
        </w:rPr>
        <w:t xml:space="preserve"> animal welfare and antibiotic</w:t>
      </w:r>
      <w:r w:rsidRPr="005B1287" w:rsidR="00116655">
        <w:rPr>
          <w:lang w:val="en-GB"/>
        </w:rPr>
        <w:t xml:space="preserve"> u</w:t>
      </w:r>
      <w:r w:rsidRPr="005B1287">
        <w:rPr>
          <w:lang w:val="en-GB"/>
        </w:rPr>
        <w:t>s</w:t>
      </w:r>
      <w:r w:rsidRPr="005B1287" w:rsidR="00116655">
        <w:rPr>
          <w:lang w:val="en-GB"/>
        </w:rPr>
        <w:t>e</w:t>
      </w:r>
      <w:r w:rsidRPr="005B1287">
        <w:rPr>
          <w:lang w:val="en-GB"/>
        </w:rPr>
        <w:t xml:space="preserve"> indices developed here can </w:t>
      </w:r>
      <w:r w:rsidRPr="005B1287" w:rsidR="050513C7">
        <w:rPr>
          <w:lang w:val="en-GB"/>
        </w:rPr>
        <w:t>reveal</w:t>
      </w:r>
      <w:r w:rsidRPr="005B1287">
        <w:rPr>
          <w:lang w:val="en-GB"/>
        </w:rPr>
        <w:t xml:space="preserve"> trade-offs and synergies between these aspects and climate mitigation</w:t>
      </w:r>
      <w:r w:rsidRPr="005B1287" w:rsidR="00116655">
        <w:rPr>
          <w:lang w:val="en-GB"/>
        </w:rPr>
        <w:t>,</w:t>
      </w:r>
      <w:r w:rsidRPr="005B1287">
        <w:rPr>
          <w:lang w:val="en-GB"/>
        </w:rPr>
        <w:t xml:space="preserve"> we investigated the following climate mitigation strategies: 1) replacing 50% of beef by rabbit meat in Italy; 2) replacing 50% of beef with either 2) chicken meat, or 3) </w:t>
      </w:r>
      <w:r w:rsidRPr="005B1287" w:rsidR="5C793EC6">
        <w:rPr>
          <w:lang w:val="en-GB"/>
        </w:rPr>
        <w:t xml:space="preserve">blue </w:t>
      </w:r>
      <w:r w:rsidRPr="005B1287">
        <w:rPr>
          <w:lang w:val="en-GB"/>
        </w:rPr>
        <w:t xml:space="preserve">mussels in Ireland. </w:t>
      </w:r>
      <w:r w:rsidR="009875DC">
        <w:rPr>
          <w:lang w:val="en-GB"/>
        </w:rPr>
        <w:t>All data including calculations can be found in SM3.</w:t>
      </w:r>
      <w:r w:rsidRPr="005B1287" w:rsidR="00514369">
        <w:rPr>
          <w:b/>
          <w:bCs/>
          <w:i/>
          <w:iCs/>
          <w:sz w:val="20"/>
          <w:szCs w:val="20"/>
          <w:lang w:val="en-GB"/>
        </w:rPr>
        <w:br w:type="page"/>
      </w:r>
    </w:p>
    <w:p w:rsidRPr="005B1287" w:rsidR="0073241B" w:rsidP="00085AF1" w:rsidRDefault="0073241B" w14:paraId="79E6C25A" w14:textId="6B5598CE">
      <w:pPr>
        <w:rPr>
          <w:i/>
          <w:iCs/>
          <w:lang w:val="en-GB"/>
        </w:rPr>
      </w:pPr>
      <w:r w:rsidRPr="005B1287">
        <w:rPr>
          <w:b/>
          <w:bCs/>
          <w:i/>
          <w:iCs/>
          <w:sz w:val="20"/>
          <w:szCs w:val="20"/>
          <w:lang w:val="en-GB"/>
        </w:rPr>
        <w:lastRenderedPageBreak/>
        <w:t xml:space="preserve">Table </w:t>
      </w:r>
      <w:r w:rsidRPr="005B1287" w:rsidR="006311D8">
        <w:rPr>
          <w:b/>
          <w:bCs/>
          <w:i/>
          <w:iCs/>
          <w:sz w:val="20"/>
          <w:szCs w:val="20"/>
          <w:lang w:val="en-GB"/>
        </w:rPr>
        <w:t>2</w:t>
      </w:r>
      <w:r w:rsidRPr="005B1287">
        <w:rPr>
          <w:b/>
          <w:bCs/>
          <w:i/>
          <w:iCs/>
          <w:sz w:val="20"/>
          <w:szCs w:val="20"/>
          <w:lang w:val="en-GB"/>
        </w:rPr>
        <w:t>.</w:t>
      </w:r>
      <w:r w:rsidRPr="005B1287">
        <w:rPr>
          <w:i/>
          <w:iCs/>
          <w:sz w:val="20"/>
          <w:szCs w:val="20"/>
          <w:lang w:val="en-GB"/>
        </w:rPr>
        <w:t xml:space="preserve"> </w:t>
      </w:r>
      <w:r w:rsidRPr="005B1287" w:rsidR="004F3B79">
        <w:rPr>
          <w:i/>
          <w:iCs/>
          <w:sz w:val="20"/>
          <w:szCs w:val="20"/>
          <w:lang w:val="en-GB"/>
        </w:rPr>
        <w:t>Yearly per capita consumption of different animal products (kg</w:t>
      </w:r>
      <w:r w:rsidRPr="005B1287" w:rsidR="00DB2CC1">
        <w:rPr>
          <w:i/>
          <w:iCs/>
          <w:sz w:val="20"/>
          <w:szCs w:val="20"/>
          <w:lang w:val="en-GB"/>
        </w:rPr>
        <w:t xml:space="preserve"> of edible weight</w:t>
      </w:r>
      <w:r w:rsidRPr="005B1287" w:rsidR="004F3B79">
        <w:rPr>
          <w:i/>
          <w:iCs/>
          <w:sz w:val="20"/>
          <w:szCs w:val="20"/>
          <w:lang w:val="en-GB"/>
        </w:rPr>
        <w:t>)</w:t>
      </w:r>
      <w:r w:rsidRPr="005B1287" w:rsidR="008118FF">
        <w:rPr>
          <w:i/>
          <w:iCs/>
          <w:sz w:val="20"/>
          <w:szCs w:val="20"/>
          <w:lang w:val="en-GB"/>
        </w:rPr>
        <w:t>. From FAOSTAT Food Balance Sheets</w:t>
      </w:r>
      <w:r w:rsidRPr="005B1287" w:rsidR="00116655">
        <w:rPr>
          <w:i/>
          <w:iCs/>
          <w:sz w:val="20"/>
          <w:szCs w:val="20"/>
          <w:lang w:val="en-GB"/>
        </w:rPr>
        <w:t xml:space="preserve"> (FAO, 2023)</w:t>
      </w:r>
      <w:r w:rsidRPr="005B1287" w:rsidR="008118FF">
        <w:rPr>
          <w:i/>
          <w:iCs/>
          <w:sz w:val="20"/>
          <w:szCs w:val="20"/>
          <w:lang w:val="en-GB"/>
        </w:rPr>
        <w:t xml:space="preserve">. </w:t>
      </w:r>
    </w:p>
    <w:tbl>
      <w:tblPr>
        <w:tblStyle w:val="TableGrid"/>
        <w:tblW w:w="0" w:type="auto"/>
        <w:tblLook w:val="04A0" w:firstRow="1" w:lastRow="0" w:firstColumn="1" w:lastColumn="0" w:noHBand="0" w:noVBand="1"/>
      </w:tblPr>
      <w:tblGrid>
        <w:gridCol w:w="2265"/>
        <w:gridCol w:w="2265"/>
        <w:gridCol w:w="2265"/>
        <w:gridCol w:w="2265"/>
      </w:tblGrid>
      <w:tr w:rsidRPr="005B1287" w:rsidR="0073241B" w:rsidTr="0073241B" w14:paraId="27DF472F" w14:textId="77777777">
        <w:tc>
          <w:tcPr>
            <w:tcW w:w="2265" w:type="dxa"/>
          </w:tcPr>
          <w:p w:rsidRPr="005B1287" w:rsidR="0073241B" w:rsidP="0069444E" w:rsidRDefault="0073241B" w14:paraId="0834D850" w14:textId="77777777">
            <w:pPr>
              <w:rPr>
                <w:sz w:val="20"/>
                <w:szCs w:val="20"/>
                <w:lang w:val="en-GB"/>
              </w:rPr>
            </w:pPr>
          </w:p>
        </w:tc>
        <w:tc>
          <w:tcPr>
            <w:tcW w:w="2265" w:type="dxa"/>
          </w:tcPr>
          <w:p w:rsidRPr="005B1287" w:rsidR="0073241B" w:rsidP="0069444E" w:rsidRDefault="004F3B79" w14:paraId="6E5B28E9" w14:textId="4F6370F9">
            <w:pPr>
              <w:rPr>
                <w:sz w:val="20"/>
                <w:szCs w:val="20"/>
                <w:lang w:val="en-GB"/>
              </w:rPr>
            </w:pPr>
            <w:r w:rsidRPr="005B1287">
              <w:rPr>
                <w:sz w:val="20"/>
                <w:szCs w:val="20"/>
                <w:lang w:val="en-GB"/>
              </w:rPr>
              <w:t>Ireland</w:t>
            </w:r>
          </w:p>
        </w:tc>
        <w:tc>
          <w:tcPr>
            <w:tcW w:w="2265" w:type="dxa"/>
          </w:tcPr>
          <w:p w:rsidRPr="005B1287" w:rsidR="0073241B" w:rsidP="0069444E" w:rsidRDefault="004F3B79" w14:paraId="3A3D6729" w14:textId="7F865F4E">
            <w:pPr>
              <w:rPr>
                <w:sz w:val="20"/>
                <w:szCs w:val="20"/>
                <w:lang w:val="en-GB"/>
              </w:rPr>
            </w:pPr>
            <w:r w:rsidRPr="005B1287">
              <w:rPr>
                <w:sz w:val="20"/>
                <w:szCs w:val="20"/>
                <w:lang w:val="en-GB"/>
              </w:rPr>
              <w:t>Italy</w:t>
            </w:r>
          </w:p>
        </w:tc>
        <w:tc>
          <w:tcPr>
            <w:tcW w:w="2265" w:type="dxa"/>
          </w:tcPr>
          <w:p w:rsidRPr="005B1287" w:rsidR="0073241B" w:rsidP="0069444E" w:rsidRDefault="004F3B79" w14:paraId="60AB54C1" w14:textId="634249AA">
            <w:pPr>
              <w:rPr>
                <w:sz w:val="20"/>
                <w:szCs w:val="20"/>
                <w:lang w:val="en-GB"/>
              </w:rPr>
            </w:pPr>
            <w:r w:rsidRPr="005B1287">
              <w:rPr>
                <w:sz w:val="20"/>
                <w:szCs w:val="20"/>
                <w:lang w:val="en-GB"/>
              </w:rPr>
              <w:t>Poland</w:t>
            </w:r>
          </w:p>
        </w:tc>
      </w:tr>
      <w:tr w:rsidRPr="005B1287" w:rsidR="0073241B" w:rsidTr="0073241B" w14:paraId="0275D04E" w14:textId="77777777">
        <w:tc>
          <w:tcPr>
            <w:tcW w:w="2265" w:type="dxa"/>
          </w:tcPr>
          <w:p w:rsidRPr="005B1287" w:rsidR="00D62EC3" w:rsidP="0069444E" w:rsidRDefault="00BC3859" w14:paraId="3BBA8C19" w14:textId="416B7AE8">
            <w:pPr>
              <w:rPr>
                <w:sz w:val="20"/>
                <w:szCs w:val="20"/>
                <w:lang w:val="en-GB"/>
              </w:rPr>
            </w:pPr>
            <w:r w:rsidRPr="005B1287">
              <w:rPr>
                <w:sz w:val="20"/>
                <w:szCs w:val="20"/>
                <w:lang w:val="en-GB"/>
              </w:rPr>
              <w:t>R</w:t>
            </w:r>
            <w:r w:rsidRPr="005B1287" w:rsidR="00D62EC3">
              <w:rPr>
                <w:sz w:val="20"/>
                <w:szCs w:val="20"/>
                <w:lang w:val="en-GB"/>
              </w:rPr>
              <w:t>uminant meat</w:t>
            </w:r>
            <w:r w:rsidRPr="005B1287" w:rsidR="00C36BB1">
              <w:rPr>
                <w:sz w:val="20"/>
                <w:szCs w:val="20"/>
                <w:vertAlign w:val="superscript"/>
                <w:lang w:val="en-GB"/>
              </w:rPr>
              <w:t>1</w:t>
            </w:r>
          </w:p>
        </w:tc>
        <w:tc>
          <w:tcPr>
            <w:tcW w:w="2265" w:type="dxa"/>
          </w:tcPr>
          <w:p w:rsidRPr="005B1287" w:rsidR="0073241B" w:rsidP="0069444E" w:rsidRDefault="00AD0A22" w14:paraId="7E9D737E" w14:textId="1E88C582">
            <w:pPr>
              <w:rPr>
                <w:sz w:val="20"/>
                <w:szCs w:val="20"/>
                <w:lang w:val="en-GB"/>
              </w:rPr>
            </w:pPr>
            <w:r w:rsidRPr="005B1287">
              <w:rPr>
                <w:sz w:val="20"/>
                <w:szCs w:val="20"/>
                <w:lang w:val="en-GB"/>
              </w:rPr>
              <w:t>2</w:t>
            </w:r>
            <w:r w:rsidRPr="005B1287" w:rsidR="00754FD0">
              <w:rPr>
                <w:sz w:val="20"/>
                <w:szCs w:val="20"/>
                <w:lang w:val="en-GB"/>
              </w:rPr>
              <w:t>3</w:t>
            </w:r>
          </w:p>
        </w:tc>
        <w:tc>
          <w:tcPr>
            <w:tcW w:w="2265" w:type="dxa"/>
          </w:tcPr>
          <w:p w:rsidRPr="005B1287" w:rsidR="0073241B" w:rsidP="0069444E" w:rsidRDefault="00AD0A22" w14:paraId="7964B5DC" w14:textId="6B3ABD60">
            <w:pPr>
              <w:rPr>
                <w:sz w:val="20"/>
                <w:szCs w:val="20"/>
                <w:lang w:val="en-GB"/>
              </w:rPr>
            </w:pPr>
            <w:r w:rsidRPr="005B1287">
              <w:rPr>
                <w:sz w:val="20"/>
                <w:szCs w:val="20"/>
                <w:lang w:val="en-GB"/>
              </w:rPr>
              <w:t>1</w:t>
            </w:r>
            <w:r w:rsidRPr="005B1287" w:rsidR="00D118E1">
              <w:rPr>
                <w:sz w:val="20"/>
                <w:szCs w:val="20"/>
                <w:lang w:val="en-GB"/>
              </w:rPr>
              <w:t>2</w:t>
            </w:r>
          </w:p>
        </w:tc>
        <w:tc>
          <w:tcPr>
            <w:tcW w:w="2265" w:type="dxa"/>
          </w:tcPr>
          <w:p w:rsidRPr="005B1287" w:rsidR="0073241B" w:rsidP="0069444E" w:rsidRDefault="00AD0A22" w14:paraId="27A1BA53" w14:textId="36481A0F">
            <w:pPr>
              <w:rPr>
                <w:sz w:val="20"/>
                <w:szCs w:val="20"/>
                <w:lang w:val="en-GB"/>
              </w:rPr>
            </w:pPr>
            <w:r w:rsidRPr="005B1287">
              <w:rPr>
                <w:sz w:val="20"/>
                <w:szCs w:val="20"/>
                <w:lang w:val="en-GB"/>
              </w:rPr>
              <w:t>1</w:t>
            </w:r>
          </w:p>
        </w:tc>
      </w:tr>
      <w:tr w:rsidRPr="005B1287" w:rsidR="0073241B" w:rsidTr="0073241B" w14:paraId="56CB5E2E" w14:textId="77777777">
        <w:tc>
          <w:tcPr>
            <w:tcW w:w="2265" w:type="dxa"/>
          </w:tcPr>
          <w:p w:rsidRPr="005B1287" w:rsidR="0073241B" w:rsidP="0069444E" w:rsidRDefault="00BC3859" w14:paraId="7CC5051E" w14:textId="3D2D7E25">
            <w:pPr>
              <w:rPr>
                <w:sz w:val="20"/>
                <w:szCs w:val="20"/>
                <w:lang w:val="en-GB"/>
              </w:rPr>
            </w:pPr>
            <w:r w:rsidRPr="005B1287">
              <w:rPr>
                <w:sz w:val="20"/>
                <w:szCs w:val="20"/>
                <w:lang w:val="en-GB"/>
              </w:rPr>
              <w:t>Pig meat</w:t>
            </w:r>
          </w:p>
        </w:tc>
        <w:tc>
          <w:tcPr>
            <w:tcW w:w="2265" w:type="dxa"/>
          </w:tcPr>
          <w:p w:rsidRPr="005B1287" w:rsidR="0073241B" w:rsidP="0069444E" w:rsidRDefault="00AD0A22" w14:paraId="2D62465D" w14:textId="3CD6ACE2">
            <w:pPr>
              <w:rPr>
                <w:sz w:val="20"/>
                <w:szCs w:val="20"/>
                <w:lang w:val="en-GB"/>
              </w:rPr>
            </w:pPr>
            <w:r w:rsidRPr="005B1287">
              <w:rPr>
                <w:sz w:val="20"/>
                <w:szCs w:val="20"/>
                <w:lang w:val="en-GB"/>
              </w:rPr>
              <w:t>2</w:t>
            </w:r>
            <w:r w:rsidRPr="005B1287" w:rsidR="006A5DC5">
              <w:rPr>
                <w:sz w:val="20"/>
                <w:szCs w:val="20"/>
                <w:lang w:val="en-GB"/>
              </w:rPr>
              <w:t>0</w:t>
            </w:r>
          </w:p>
        </w:tc>
        <w:tc>
          <w:tcPr>
            <w:tcW w:w="2265" w:type="dxa"/>
          </w:tcPr>
          <w:p w:rsidRPr="005B1287" w:rsidR="0073241B" w:rsidP="0069444E" w:rsidRDefault="00D118E1" w14:paraId="2E322EEF" w14:textId="11FD3E47">
            <w:pPr>
              <w:rPr>
                <w:sz w:val="20"/>
                <w:szCs w:val="20"/>
                <w:lang w:val="en-GB"/>
              </w:rPr>
            </w:pPr>
            <w:r w:rsidRPr="005B1287">
              <w:rPr>
                <w:sz w:val="20"/>
                <w:szCs w:val="20"/>
                <w:lang w:val="en-GB"/>
              </w:rPr>
              <w:t>24</w:t>
            </w:r>
          </w:p>
        </w:tc>
        <w:tc>
          <w:tcPr>
            <w:tcW w:w="2265" w:type="dxa"/>
          </w:tcPr>
          <w:p w:rsidRPr="005B1287" w:rsidR="0073241B" w:rsidP="0069444E" w:rsidRDefault="00D118E1" w14:paraId="563F55CC" w14:textId="3805CED8">
            <w:pPr>
              <w:rPr>
                <w:sz w:val="20"/>
                <w:szCs w:val="20"/>
                <w:lang w:val="en-GB"/>
              </w:rPr>
            </w:pPr>
            <w:r w:rsidRPr="005B1287">
              <w:rPr>
                <w:sz w:val="20"/>
                <w:szCs w:val="20"/>
                <w:lang w:val="en-GB"/>
              </w:rPr>
              <w:t>34</w:t>
            </w:r>
          </w:p>
        </w:tc>
      </w:tr>
      <w:tr w:rsidRPr="005B1287" w:rsidR="0073241B" w:rsidTr="0073241B" w14:paraId="101EC274" w14:textId="77777777">
        <w:tc>
          <w:tcPr>
            <w:tcW w:w="2265" w:type="dxa"/>
          </w:tcPr>
          <w:p w:rsidRPr="005B1287" w:rsidR="0073241B" w:rsidP="0069444E" w:rsidRDefault="00BC3859" w14:paraId="52E8FA34" w14:textId="6A4EB5C5">
            <w:pPr>
              <w:rPr>
                <w:sz w:val="20"/>
                <w:szCs w:val="20"/>
                <w:lang w:val="en-GB"/>
              </w:rPr>
            </w:pPr>
            <w:r w:rsidRPr="005B1287">
              <w:rPr>
                <w:sz w:val="20"/>
                <w:szCs w:val="20"/>
                <w:lang w:val="en-GB"/>
              </w:rPr>
              <w:t>Poultry meat</w:t>
            </w:r>
          </w:p>
        </w:tc>
        <w:tc>
          <w:tcPr>
            <w:tcW w:w="2265" w:type="dxa"/>
          </w:tcPr>
          <w:p w:rsidRPr="005B1287" w:rsidR="0073241B" w:rsidP="0069444E" w:rsidRDefault="001F19DF" w14:paraId="4ED38185" w14:textId="2F281420">
            <w:pPr>
              <w:rPr>
                <w:sz w:val="20"/>
                <w:szCs w:val="20"/>
                <w:lang w:val="en-GB"/>
              </w:rPr>
            </w:pPr>
            <w:r w:rsidRPr="005B1287">
              <w:rPr>
                <w:sz w:val="20"/>
                <w:szCs w:val="20"/>
                <w:lang w:val="en-GB"/>
              </w:rPr>
              <w:t>2</w:t>
            </w:r>
            <w:r w:rsidRPr="005B1287" w:rsidR="006A5DC5">
              <w:rPr>
                <w:sz w:val="20"/>
                <w:szCs w:val="20"/>
                <w:lang w:val="en-GB"/>
              </w:rPr>
              <w:t>0</w:t>
            </w:r>
          </w:p>
        </w:tc>
        <w:tc>
          <w:tcPr>
            <w:tcW w:w="2265" w:type="dxa"/>
          </w:tcPr>
          <w:p w:rsidRPr="005B1287" w:rsidR="0073241B" w:rsidP="0069444E" w:rsidRDefault="00D118E1" w14:paraId="231CA2FC" w14:textId="1877ACC8">
            <w:pPr>
              <w:rPr>
                <w:sz w:val="20"/>
                <w:szCs w:val="20"/>
                <w:lang w:val="en-GB"/>
              </w:rPr>
            </w:pPr>
            <w:r w:rsidRPr="005B1287">
              <w:rPr>
                <w:sz w:val="20"/>
                <w:szCs w:val="20"/>
                <w:lang w:val="en-GB"/>
              </w:rPr>
              <w:t>15</w:t>
            </w:r>
          </w:p>
        </w:tc>
        <w:tc>
          <w:tcPr>
            <w:tcW w:w="2265" w:type="dxa"/>
          </w:tcPr>
          <w:p w:rsidRPr="005B1287" w:rsidR="0073241B" w:rsidP="0069444E" w:rsidRDefault="00D118E1" w14:paraId="1CA564F5" w14:textId="5DC32EA4">
            <w:pPr>
              <w:rPr>
                <w:sz w:val="20"/>
                <w:szCs w:val="20"/>
                <w:lang w:val="en-GB"/>
              </w:rPr>
            </w:pPr>
            <w:r w:rsidRPr="005B1287">
              <w:rPr>
                <w:sz w:val="20"/>
                <w:szCs w:val="20"/>
                <w:lang w:val="en-GB"/>
              </w:rPr>
              <w:t>24</w:t>
            </w:r>
          </w:p>
        </w:tc>
      </w:tr>
      <w:tr w:rsidRPr="005B1287" w:rsidR="0073241B" w:rsidTr="0073241B" w14:paraId="0D7A7AEC" w14:textId="77777777">
        <w:tc>
          <w:tcPr>
            <w:tcW w:w="2265" w:type="dxa"/>
          </w:tcPr>
          <w:p w:rsidRPr="005B1287" w:rsidR="0073241B" w:rsidP="0069444E" w:rsidRDefault="00BC3859" w14:paraId="07169F81" w14:textId="77303CD4">
            <w:pPr>
              <w:rPr>
                <w:sz w:val="20"/>
                <w:szCs w:val="20"/>
                <w:lang w:val="en-GB"/>
              </w:rPr>
            </w:pPr>
            <w:r w:rsidRPr="005B1287">
              <w:rPr>
                <w:sz w:val="20"/>
                <w:szCs w:val="20"/>
                <w:lang w:val="en-GB"/>
              </w:rPr>
              <w:t>Blue food</w:t>
            </w:r>
            <w:r w:rsidRPr="005B1287" w:rsidR="00F561DA">
              <w:rPr>
                <w:sz w:val="20"/>
                <w:szCs w:val="20"/>
                <w:vertAlign w:val="superscript"/>
                <w:lang w:val="en-GB"/>
              </w:rPr>
              <w:t>2</w:t>
            </w:r>
          </w:p>
        </w:tc>
        <w:tc>
          <w:tcPr>
            <w:tcW w:w="2265" w:type="dxa"/>
          </w:tcPr>
          <w:p w:rsidRPr="005B1287" w:rsidR="0073241B" w:rsidP="0069444E" w:rsidRDefault="006A5DC5" w14:paraId="09F1D6A8" w14:textId="4B04A4E5">
            <w:pPr>
              <w:rPr>
                <w:sz w:val="20"/>
                <w:szCs w:val="20"/>
                <w:lang w:val="en-GB"/>
              </w:rPr>
            </w:pPr>
            <w:r w:rsidRPr="005B1287">
              <w:rPr>
                <w:sz w:val="20"/>
                <w:szCs w:val="20"/>
                <w:lang w:val="en-GB"/>
              </w:rPr>
              <w:t>10</w:t>
            </w:r>
          </w:p>
        </w:tc>
        <w:tc>
          <w:tcPr>
            <w:tcW w:w="2265" w:type="dxa"/>
          </w:tcPr>
          <w:p w:rsidRPr="005B1287" w:rsidR="0073241B" w:rsidP="0069444E" w:rsidRDefault="00D118E1" w14:paraId="1DC4A6C0" w14:textId="290620D4">
            <w:pPr>
              <w:rPr>
                <w:sz w:val="20"/>
                <w:szCs w:val="20"/>
                <w:lang w:val="en-GB"/>
              </w:rPr>
            </w:pPr>
            <w:r w:rsidRPr="005B1287">
              <w:rPr>
                <w:sz w:val="20"/>
                <w:szCs w:val="20"/>
                <w:lang w:val="en-GB"/>
              </w:rPr>
              <w:t>14</w:t>
            </w:r>
          </w:p>
        </w:tc>
        <w:tc>
          <w:tcPr>
            <w:tcW w:w="2265" w:type="dxa"/>
          </w:tcPr>
          <w:p w:rsidRPr="005B1287" w:rsidR="0073241B" w:rsidP="0069444E" w:rsidRDefault="00926F73" w14:paraId="1C3DE4AD" w14:textId="601C3A62">
            <w:pPr>
              <w:rPr>
                <w:sz w:val="20"/>
                <w:szCs w:val="20"/>
                <w:lang w:val="en-GB"/>
              </w:rPr>
            </w:pPr>
            <w:r w:rsidRPr="005B1287">
              <w:rPr>
                <w:sz w:val="20"/>
                <w:szCs w:val="20"/>
                <w:lang w:val="en-GB"/>
              </w:rPr>
              <w:t>6</w:t>
            </w:r>
          </w:p>
        </w:tc>
      </w:tr>
      <w:tr w:rsidRPr="005B1287" w:rsidR="0073241B" w:rsidTr="0073241B" w14:paraId="4BB7999C" w14:textId="77777777">
        <w:tc>
          <w:tcPr>
            <w:tcW w:w="2265" w:type="dxa"/>
          </w:tcPr>
          <w:p w:rsidRPr="005B1287" w:rsidR="0073241B" w:rsidRDefault="00FE5A7A" w14:paraId="2ECA5A72" w14:textId="75FA8AC3">
            <w:pPr>
              <w:rPr>
                <w:sz w:val="20"/>
                <w:szCs w:val="20"/>
                <w:lang w:val="en-GB"/>
              </w:rPr>
            </w:pPr>
            <w:r w:rsidRPr="005B1287">
              <w:rPr>
                <w:sz w:val="20"/>
                <w:szCs w:val="20"/>
                <w:lang w:val="en-GB"/>
              </w:rPr>
              <w:t>Dairy</w:t>
            </w:r>
            <w:r w:rsidRPr="005B1287" w:rsidR="00315E78">
              <w:rPr>
                <w:sz w:val="20"/>
                <w:szCs w:val="20"/>
                <w:vertAlign w:val="superscript"/>
                <w:lang w:val="en-GB"/>
              </w:rPr>
              <w:t>3</w:t>
            </w:r>
            <w:r w:rsidRPr="005B1287" w:rsidR="00C11384">
              <w:rPr>
                <w:sz w:val="20"/>
                <w:szCs w:val="20"/>
                <w:lang w:val="en-GB"/>
              </w:rPr>
              <w:t xml:space="preserve"> </w:t>
            </w:r>
          </w:p>
        </w:tc>
        <w:tc>
          <w:tcPr>
            <w:tcW w:w="2265" w:type="dxa"/>
          </w:tcPr>
          <w:p w:rsidRPr="005B1287" w:rsidR="0073241B" w:rsidP="0069444E" w:rsidRDefault="001F19DF" w14:paraId="23FC8F6C" w14:textId="476C126E">
            <w:pPr>
              <w:rPr>
                <w:sz w:val="20"/>
                <w:szCs w:val="20"/>
                <w:lang w:val="en-GB"/>
              </w:rPr>
            </w:pPr>
            <w:r w:rsidRPr="005B1287">
              <w:rPr>
                <w:sz w:val="20"/>
                <w:szCs w:val="20"/>
                <w:lang w:val="en-GB"/>
              </w:rPr>
              <w:t>2</w:t>
            </w:r>
            <w:r w:rsidRPr="005B1287" w:rsidR="006A5DC5">
              <w:rPr>
                <w:sz w:val="20"/>
                <w:szCs w:val="20"/>
                <w:lang w:val="en-GB"/>
              </w:rPr>
              <w:t>93</w:t>
            </w:r>
          </w:p>
        </w:tc>
        <w:tc>
          <w:tcPr>
            <w:tcW w:w="2265" w:type="dxa"/>
          </w:tcPr>
          <w:p w:rsidRPr="005B1287" w:rsidR="0073241B" w:rsidP="0069444E" w:rsidRDefault="001F19DF" w14:paraId="2B16EB11" w14:textId="2AB5442E">
            <w:pPr>
              <w:rPr>
                <w:sz w:val="20"/>
                <w:szCs w:val="20"/>
                <w:lang w:val="en-GB"/>
              </w:rPr>
            </w:pPr>
            <w:r w:rsidRPr="005B1287">
              <w:rPr>
                <w:sz w:val="20"/>
                <w:szCs w:val="20"/>
                <w:lang w:val="en-GB"/>
              </w:rPr>
              <w:t>2</w:t>
            </w:r>
            <w:r w:rsidRPr="005B1287" w:rsidR="00D118E1">
              <w:rPr>
                <w:sz w:val="20"/>
                <w:szCs w:val="20"/>
                <w:lang w:val="en-GB"/>
              </w:rPr>
              <w:t>24</w:t>
            </w:r>
          </w:p>
        </w:tc>
        <w:tc>
          <w:tcPr>
            <w:tcW w:w="2265" w:type="dxa"/>
          </w:tcPr>
          <w:p w:rsidRPr="005B1287" w:rsidR="0073241B" w:rsidP="0069444E" w:rsidRDefault="001F19DF" w14:paraId="2944B3EF" w14:textId="4E6072B8">
            <w:pPr>
              <w:rPr>
                <w:sz w:val="20"/>
                <w:szCs w:val="20"/>
                <w:lang w:val="en-GB"/>
              </w:rPr>
            </w:pPr>
            <w:r w:rsidRPr="005B1287">
              <w:rPr>
                <w:sz w:val="20"/>
                <w:szCs w:val="20"/>
                <w:lang w:val="en-GB"/>
              </w:rPr>
              <w:t>1</w:t>
            </w:r>
            <w:r w:rsidRPr="005B1287" w:rsidR="00926F73">
              <w:rPr>
                <w:sz w:val="20"/>
                <w:szCs w:val="20"/>
                <w:lang w:val="en-GB"/>
              </w:rPr>
              <w:t>86</w:t>
            </w:r>
          </w:p>
        </w:tc>
      </w:tr>
      <w:tr w:rsidRPr="005B1287" w:rsidR="00FF2024" w:rsidTr="0073241B" w14:paraId="3A8DAFA9" w14:textId="77777777">
        <w:tc>
          <w:tcPr>
            <w:tcW w:w="2265" w:type="dxa"/>
          </w:tcPr>
          <w:p w:rsidRPr="005B1287" w:rsidR="00FF2024" w:rsidRDefault="00FF2024" w14:paraId="02526BEC" w14:textId="3119EF0E">
            <w:pPr>
              <w:rPr>
                <w:sz w:val="20"/>
                <w:szCs w:val="20"/>
                <w:lang w:val="en-GB"/>
              </w:rPr>
            </w:pPr>
            <w:r w:rsidRPr="005B1287">
              <w:rPr>
                <w:sz w:val="20"/>
                <w:szCs w:val="20"/>
                <w:lang w:val="en-GB"/>
              </w:rPr>
              <w:t>Egg</w:t>
            </w:r>
          </w:p>
        </w:tc>
        <w:tc>
          <w:tcPr>
            <w:tcW w:w="2265" w:type="dxa"/>
          </w:tcPr>
          <w:p w:rsidRPr="005B1287" w:rsidR="00FF2024" w:rsidP="0069444E" w:rsidRDefault="008156A3" w14:paraId="2F02E858" w14:textId="72A6A13C">
            <w:pPr>
              <w:rPr>
                <w:sz w:val="20"/>
                <w:szCs w:val="20"/>
                <w:lang w:val="en-GB"/>
              </w:rPr>
            </w:pPr>
            <w:r w:rsidRPr="005B1287">
              <w:rPr>
                <w:sz w:val="20"/>
                <w:szCs w:val="20"/>
                <w:lang w:val="en-GB"/>
              </w:rPr>
              <w:t>12</w:t>
            </w:r>
          </w:p>
        </w:tc>
        <w:tc>
          <w:tcPr>
            <w:tcW w:w="2265" w:type="dxa"/>
          </w:tcPr>
          <w:p w:rsidRPr="005B1287" w:rsidR="00FF2024" w:rsidP="0069444E" w:rsidRDefault="008156A3" w14:paraId="1D9846DF" w14:textId="5D97A554">
            <w:pPr>
              <w:rPr>
                <w:sz w:val="20"/>
                <w:szCs w:val="20"/>
                <w:lang w:val="en-GB"/>
              </w:rPr>
            </w:pPr>
            <w:r w:rsidRPr="005B1287">
              <w:rPr>
                <w:sz w:val="20"/>
                <w:szCs w:val="20"/>
                <w:lang w:val="en-GB"/>
              </w:rPr>
              <w:t>12</w:t>
            </w:r>
          </w:p>
        </w:tc>
        <w:tc>
          <w:tcPr>
            <w:tcW w:w="2265" w:type="dxa"/>
          </w:tcPr>
          <w:p w:rsidRPr="005B1287" w:rsidR="00FF2024" w:rsidP="0069444E" w:rsidRDefault="008156A3" w14:paraId="75E3ADC1" w14:textId="45C87282">
            <w:pPr>
              <w:rPr>
                <w:sz w:val="20"/>
                <w:szCs w:val="20"/>
                <w:lang w:val="en-GB"/>
              </w:rPr>
            </w:pPr>
            <w:r w:rsidRPr="005B1287">
              <w:rPr>
                <w:sz w:val="20"/>
                <w:szCs w:val="20"/>
                <w:lang w:val="en-GB"/>
              </w:rPr>
              <w:t>8</w:t>
            </w:r>
          </w:p>
        </w:tc>
      </w:tr>
    </w:tbl>
    <w:p w:rsidRPr="005B1287" w:rsidR="000A1827" w:rsidP="004E13FE" w:rsidRDefault="00C36BB1" w14:paraId="0B58508A" w14:textId="77777777">
      <w:pPr>
        <w:spacing w:line="240" w:lineRule="auto"/>
        <w:rPr>
          <w:sz w:val="18"/>
          <w:szCs w:val="18"/>
          <w:lang w:val="en-GB"/>
        </w:rPr>
      </w:pPr>
      <w:r w:rsidRPr="005B1287">
        <w:rPr>
          <w:sz w:val="18"/>
          <w:szCs w:val="18"/>
          <w:vertAlign w:val="superscript"/>
          <w:lang w:val="en-GB"/>
        </w:rPr>
        <w:t>1</w:t>
      </w:r>
      <w:r w:rsidRPr="005B1287" w:rsidR="009620D5">
        <w:rPr>
          <w:sz w:val="18"/>
          <w:szCs w:val="18"/>
          <w:lang w:val="en-GB"/>
        </w:rPr>
        <w:t xml:space="preserve"> Beef, lamb and goat (goat approximate</w:t>
      </w:r>
      <w:r w:rsidRPr="005B1287" w:rsidR="00FB4F06">
        <w:rPr>
          <w:sz w:val="18"/>
          <w:szCs w:val="18"/>
          <w:lang w:val="en-GB"/>
        </w:rPr>
        <w:t>d with lamb)</w:t>
      </w:r>
    </w:p>
    <w:p w:rsidRPr="005B1287" w:rsidR="00FD1CEE" w:rsidP="004E13FE" w:rsidRDefault="00F561DA" w14:paraId="09BCEAA1" w14:textId="0B6629C0">
      <w:pPr>
        <w:spacing w:line="240" w:lineRule="auto"/>
        <w:rPr>
          <w:sz w:val="18"/>
          <w:szCs w:val="18"/>
          <w:lang w:val="en-GB"/>
        </w:rPr>
      </w:pPr>
      <w:r w:rsidRPr="005B1287">
        <w:rPr>
          <w:sz w:val="18"/>
          <w:szCs w:val="18"/>
          <w:vertAlign w:val="superscript"/>
          <w:lang w:val="en-GB"/>
        </w:rPr>
        <w:t>2</w:t>
      </w:r>
      <w:r w:rsidRPr="005B1287">
        <w:rPr>
          <w:sz w:val="18"/>
          <w:szCs w:val="18"/>
          <w:lang w:val="en-GB"/>
        </w:rPr>
        <w:t xml:space="preserve"> </w:t>
      </w:r>
      <w:r w:rsidRPr="005B1287" w:rsidR="00ED4AA5">
        <w:rPr>
          <w:sz w:val="18"/>
          <w:szCs w:val="18"/>
          <w:lang w:val="en-GB"/>
        </w:rPr>
        <w:t xml:space="preserve">Includes all animal products produced </w:t>
      </w:r>
      <w:r w:rsidRPr="005B1287" w:rsidR="00B61624">
        <w:rPr>
          <w:sz w:val="18"/>
          <w:szCs w:val="18"/>
          <w:lang w:val="en-GB"/>
        </w:rPr>
        <w:t xml:space="preserve">or caught </w:t>
      </w:r>
      <w:r w:rsidRPr="005B1287" w:rsidR="00ED4AA5">
        <w:rPr>
          <w:sz w:val="18"/>
          <w:szCs w:val="18"/>
          <w:lang w:val="en-GB"/>
        </w:rPr>
        <w:t xml:space="preserve">in water in broad categories. </w:t>
      </w:r>
      <w:r w:rsidRPr="005B1287" w:rsidR="00FD1CEE">
        <w:rPr>
          <w:sz w:val="18"/>
          <w:szCs w:val="18"/>
          <w:lang w:val="en-GB"/>
        </w:rPr>
        <w:t xml:space="preserve">All cephalopods </w:t>
      </w:r>
      <w:r w:rsidRPr="005B1287" w:rsidR="0096052B">
        <w:rPr>
          <w:sz w:val="18"/>
          <w:szCs w:val="18"/>
          <w:lang w:val="en-GB"/>
        </w:rPr>
        <w:t xml:space="preserve">were </w:t>
      </w:r>
      <w:r w:rsidRPr="005B1287" w:rsidR="00FD1CEE">
        <w:rPr>
          <w:sz w:val="18"/>
          <w:szCs w:val="18"/>
          <w:lang w:val="en-GB"/>
        </w:rPr>
        <w:t xml:space="preserve">assumed to be octopus, all crustaceans assumed to be crab, all demersal fish assumed to be farmed salmon from Norway, all freshwater fish assumed to be perch, </w:t>
      </w:r>
      <w:r w:rsidRPr="005B1287" w:rsidR="004E13FE">
        <w:rPr>
          <w:sz w:val="18"/>
          <w:szCs w:val="18"/>
          <w:lang w:val="en-GB"/>
        </w:rPr>
        <w:t>all pelagic fish assumed to be herring</w:t>
      </w:r>
      <w:r w:rsidRPr="005B1287" w:rsidR="00ED4AA5">
        <w:rPr>
          <w:sz w:val="18"/>
          <w:szCs w:val="18"/>
          <w:lang w:val="en-GB"/>
        </w:rPr>
        <w:t>,</w:t>
      </w:r>
      <w:r w:rsidRPr="005B1287" w:rsidR="004E13FE">
        <w:rPr>
          <w:sz w:val="18"/>
          <w:szCs w:val="18"/>
          <w:lang w:val="en-GB"/>
        </w:rPr>
        <w:t xml:space="preserve"> </w:t>
      </w:r>
      <w:r w:rsidRPr="005B1287" w:rsidR="00FD1CEE">
        <w:rPr>
          <w:sz w:val="18"/>
          <w:szCs w:val="18"/>
          <w:lang w:val="en-GB"/>
        </w:rPr>
        <w:t>all other marine fish assumed to be cod</w:t>
      </w:r>
      <w:r w:rsidRPr="005B1287" w:rsidR="004E13FE">
        <w:rPr>
          <w:sz w:val="18"/>
          <w:szCs w:val="18"/>
          <w:lang w:val="en-GB"/>
        </w:rPr>
        <w:t>,</w:t>
      </w:r>
      <w:r w:rsidRPr="005B1287" w:rsidR="00FD1CEE">
        <w:rPr>
          <w:sz w:val="18"/>
          <w:szCs w:val="18"/>
          <w:lang w:val="en-GB"/>
        </w:rPr>
        <w:t xml:space="preserve"> all other </w:t>
      </w:r>
      <w:r w:rsidRPr="005B1287" w:rsidR="00916309">
        <w:rPr>
          <w:sz w:val="18"/>
          <w:szCs w:val="18"/>
          <w:lang w:val="en-GB"/>
        </w:rPr>
        <w:t>molluscs</w:t>
      </w:r>
      <w:r w:rsidRPr="005B1287" w:rsidR="00FD1CEE">
        <w:rPr>
          <w:sz w:val="18"/>
          <w:szCs w:val="18"/>
          <w:lang w:val="en-GB"/>
        </w:rPr>
        <w:t xml:space="preserve"> assumed to be snail</w:t>
      </w:r>
      <w:r w:rsidRPr="005B1287" w:rsidR="003812DD">
        <w:rPr>
          <w:sz w:val="18"/>
          <w:szCs w:val="18"/>
          <w:lang w:val="en-GB"/>
        </w:rPr>
        <w:t>.</w:t>
      </w:r>
      <w:r w:rsidRPr="005B1287" w:rsidR="00B65C8F">
        <w:rPr>
          <w:sz w:val="18"/>
          <w:szCs w:val="18"/>
          <w:lang w:val="en-GB"/>
        </w:rPr>
        <w:t xml:space="preserve"> </w:t>
      </w:r>
      <w:r w:rsidRPr="005B1287" w:rsidR="00F84E4B">
        <w:rPr>
          <w:sz w:val="18"/>
          <w:szCs w:val="18"/>
          <w:lang w:val="en-GB"/>
        </w:rPr>
        <w:t xml:space="preserve">For these blue foods we used the specific weights of the different species to adjust the PAALA index, e.g. to calculate the PAALA index for wild-caught fish (perch, herring and cod) we used the same ability and suffering but adjusted the </w:t>
      </w:r>
      <w:r w:rsidRPr="005B1287" w:rsidR="001B208E">
        <w:rPr>
          <w:sz w:val="18"/>
          <w:szCs w:val="18"/>
          <w:lang w:val="en-GB"/>
        </w:rPr>
        <w:t>number</w:t>
      </w:r>
      <w:r w:rsidRPr="005B1287" w:rsidR="00F84E4B">
        <w:rPr>
          <w:sz w:val="18"/>
          <w:szCs w:val="18"/>
          <w:lang w:val="en-GB"/>
        </w:rPr>
        <w:t xml:space="preserve"> affected</w:t>
      </w:r>
      <w:r w:rsidRPr="005B1287" w:rsidR="001B208E">
        <w:rPr>
          <w:sz w:val="18"/>
          <w:szCs w:val="18"/>
          <w:lang w:val="en-GB"/>
        </w:rPr>
        <w:t>,</w:t>
      </w:r>
      <w:r w:rsidRPr="005B1287" w:rsidR="00F84E4B">
        <w:rPr>
          <w:sz w:val="18"/>
          <w:szCs w:val="18"/>
          <w:lang w:val="en-GB"/>
        </w:rPr>
        <w:t xml:space="preserve"> reflecting the different weights of the fish. </w:t>
      </w:r>
      <w:r w:rsidRPr="005B1287" w:rsidR="003812DD">
        <w:rPr>
          <w:sz w:val="18"/>
          <w:szCs w:val="18"/>
          <w:lang w:val="en-GB"/>
        </w:rPr>
        <w:t xml:space="preserve"> </w:t>
      </w:r>
    </w:p>
    <w:p w:rsidRPr="005B1287" w:rsidR="008D2D51" w:rsidP="008D2D51" w:rsidRDefault="008D2D51" w14:paraId="6E4D3662" w14:textId="00B7BA10">
      <w:pPr>
        <w:spacing w:line="240" w:lineRule="auto"/>
        <w:rPr>
          <w:sz w:val="18"/>
          <w:szCs w:val="18"/>
          <w:lang w:val="en-GB"/>
        </w:rPr>
      </w:pPr>
      <w:r w:rsidRPr="005B1287">
        <w:rPr>
          <w:sz w:val="18"/>
          <w:szCs w:val="18"/>
          <w:vertAlign w:val="superscript"/>
          <w:lang w:val="en-GB"/>
        </w:rPr>
        <w:t>3</w:t>
      </w:r>
      <w:r w:rsidRPr="005B1287">
        <w:rPr>
          <w:sz w:val="18"/>
          <w:szCs w:val="18"/>
          <w:lang w:val="en-GB"/>
        </w:rPr>
        <w:t xml:space="preserve"> </w:t>
      </w:r>
      <w:r w:rsidRPr="005B1287" w:rsidR="5547249E">
        <w:rPr>
          <w:sz w:val="18"/>
          <w:szCs w:val="18"/>
          <w:lang w:val="en-GB"/>
        </w:rPr>
        <w:t>S</w:t>
      </w:r>
      <w:r w:rsidRPr="005B1287" w:rsidR="00FE5A7A">
        <w:rPr>
          <w:sz w:val="18"/>
          <w:szCs w:val="18"/>
          <w:lang w:val="en-GB"/>
        </w:rPr>
        <w:t>um of consumption milk</w:t>
      </w:r>
      <w:r w:rsidRPr="005B1287" w:rsidR="00FB64CC">
        <w:rPr>
          <w:sz w:val="18"/>
          <w:szCs w:val="18"/>
          <w:lang w:val="en-GB"/>
        </w:rPr>
        <w:t xml:space="preserve"> (including cheese and other products converted to consumption milk as reported in FAOSTAT Balance Sheets)</w:t>
      </w:r>
      <w:r w:rsidRPr="005B1287" w:rsidR="00FE5A7A">
        <w:rPr>
          <w:sz w:val="18"/>
          <w:szCs w:val="18"/>
          <w:lang w:val="en-GB"/>
        </w:rPr>
        <w:t xml:space="preserve">, cream and butter but in the calculations the climate impact, animal welfare and use of antibiotics </w:t>
      </w:r>
      <w:r w:rsidRPr="005B1287" w:rsidR="008156A3">
        <w:rPr>
          <w:sz w:val="18"/>
          <w:szCs w:val="18"/>
          <w:lang w:val="en-GB"/>
        </w:rPr>
        <w:t>ind</w:t>
      </w:r>
      <w:r w:rsidRPr="005B1287" w:rsidR="7325F11C">
        <w:rPr>
          <w:sz w:val="18"/>
          <w:szCs w:val="18"/>
          <w:lang w:val="en-GB"/>
        </w:rPr>
        <w:t>ices</w:t>
      </w:r>
      <w:r w:rsidRPr="005B1287" w:rsidR="00FE5A7A">
        <w:rPr>
          <w:sz w:val="18"/>
          <w:szCs w:val="18"/>
          <w:lang w:val="en-GB"/>
        </w:rPr>
        <w:t xml:space="preserve"> </w:t>
      </w:r>
      <w:r w:rsidRPr="005B1287" w:rsidR="008156A3">
        <w:rPr>
          <w:sz w:val="18"/>
          <w:szCs w:val="18"/>
          <w:lang w:val="en-GB"/>
        </w:rPr>
        <w:t xml:space="preserve">for </w:t>
      </w:r>
      <w:r w:rsidRPr="005B1287" w:rsidR="0014646A">
        <w:rPr>
          <w:sz w:val="18"/>
          <w:szCs w:val="18"/>
          <w:lang w:val="en-GB"/>
        </w:rPr>
        <w:t xml:space="preserve">cream and butter </w:t>
      </w:r>
      <w:r w:rsidRPr="005B1287" w:rsidR="00FE5A7A">
        <w:rPr>
          <w:sz w:val="18"/>
          <w:szCs w:val="18"/>
          <w:lang w:val="en-GB"/>
        </w:rPr>
        <w:t xml:space="preserve">are </w:t>
      </w:r>
      <w:r w:rsidRPr="005B1287" w:rsidR="0014646A">
        <w:rPr>
          <w:sz w:val="18"/>
          <w:szCs w:val="18"/>
          <w:lang w:val="en-GB"/>
        </w:rPr>
        <w:t xml:space="preserve">based on the </w:t>
      </w:r>
      <w:r w:rsidRPr="005B1287" w:rsidR="00FD45E1">
        <w:rPr>
          <w:sz w:val="18"/>
          <w:szCs w:val="18"/>
          <w:lang w:val="en-GB"/>
        </w:rPr>
        <w:t>amount of consumption milk needed to produce these products and appropriate allocation factors to divide the</w:t>
      </w:r>
      <w:r w:rsidRPr="005B1287" w:rsidR="00A161A1">
        <w:rPr>
          <w:sz w:val="18"/>
          <w:szCs w:val="18"/>
          <w:lang w:val="en-GB"/>
        </w:rPr>
        <w:t xml:space="preserve"> impact across cream and butter and the </w:t>
      </w:r>
      <w:r w:rsidRPr="005B1287" w:rsidR="00387946">
        <w:rPr>
          <w:sz w:val="18"/>
          <w:szCs w:val="18"/>
          <w:lang w:val="en-GB"/>
        </w:rPr>
        <w:t>by-products</w:t>
      </w:r>
      <w:r w:rsidRPr="005B1287" w:rsidR="00A161A1">
        <w:rPr>
          <w:sz w:val="18"/>
          <w:szCs w:val="18"/>
          <w:lang w:val="en-GB"/>
        </w:rPr>
        <w:t xml:space="preserve"> (see Röös </w:t>
      </w:r>
      <w:r w:rsidRPr="005B1287" w:rsidR="00466023">
        <w:rPr>
          <w:i/>
          <w:sz w:val="18"/>
          <w:szCs w:val="18"/>
          <w:lang w:val="en-GB"/>
        </w:rPr>
        <w:t>et al.</w:t>
      </w:r>
      <w:r w:rsidRPr="005B1287" w:rsidR="00A161A1">
        <w:rPr>
          <w:sz w:val="18"/>
          <w:szCs w:val="18"/>
          <w:lang w:val="en-GB"/>
        </w:rPr>
        <w:t xml:space="preserve"> forthcoming</w:t>
      </w:r>
      <w:r w:rsidR="00387946">
        <w:rPr>
          <w:sz w:val="18"/>
          <w:szCs w:val="18"/>
          <w:lang w:val="en-GB"/>
        </w:rPr>
        <w:t>,</w:t>
      </w:r>
      <w:r w:rsidRPr="005B1287" w:rsidR="00A161A1">
        <w:rPr>
          <w:sz w:val="18"/>
          <w:szCs w:val="18"/>
          <w:lang w:val="en-GB"/>
        </w:rPr>
        <w:t xml:space="preserve"> for more information).</w:t>
      </w:r>
      <w:r w:rsidRPr="005B1287" w:rsidR="00FE5A7A">
        <w:rPr>
          <w:sz w:val="18"/>
          <w:szCs w:val="18"/>
          <w:lang w:val="en-GB"/>
        </w:rPr>
        <w:t xml:space="preserve"> </w:t>
      </w:r>
    </w:p>
    <w:p w:rsidRPr="005B1287" w:rsidR="000A1827" w:rsidRDefault="000A1827" w14:paraId="5621A715" w14:textId="2369A17A">
      <w:pPr>
        <w:spacing w:line="259" w:lineRule="auto"/>
        <w:jc w:val="left"/>
        <w:rPr>
          <w:rFonts w:eastAsiaTheme="majorEastAsia" w:cstheme="majorBidi"/>
          <w:sz w:val="32"/>
          <w:szCs w:val="32"/>
          <w:lang w:val="en-GB"/>
        </w:rPr>
      </w:pPr>
    </w:p>
    <w:p w:rsidRPr="005B1287" w:rsidR="00DF1616" w:rsidP="004002B2" w:rsidRDefault="4FF7341A" w14:paraId="0B58EED0" w14:textId="45B96048">
      <w:pPr>
        <w:pStyle w:val="Heading1"/>
        <w:rPr>
          <w:lang w:val="en-GB"/>
        </w:rPr>
      </w:pPr>
      <w:r w:rsidRPr="005B1287">
        <w:rPr>
          <w:lang w:val="en-GB"/>
        </w:rPr>
        <w:t>4</w:t>
      </w:r>
      <w:r w:rsidRPr="005B1287" w:rsidR="00FE575A">
        <w:rPr>
          <w:lang w:val="en-GB"/>
        </w:rPr>
        <w:t>. Results</w:t>
      </w:r>
      <w:r w:rsidRPr="005B1287" w:rsidR="0024114E">
        <w:rPr>
          <w:lang w:val="en-GB"/>
        </w:rPr>
        <w:t xml:space="preserve"> </w:t>
      </w:r>
      <w:r w:rsidRPr="005B1287" w:rsidR="008A1282">
        <w:rPr>
          <w:lang w:val="en-GB"/>
        </w:rPr>
        <w:t>– approx. 1600 words</w:t>
      </w:r>
    </w:p>
    <w:p w:rsidRPr="005B1287" w:rsidR="0060476B" w:rsidP="004002B2" w:rsidRDefault="76ED5642" w14:paraId="2676D747" w14:textId="3ABDB818">
      <w:pPr>
        <w:pStyle w:val="Heading2"/>
        <w:rPr>
          <w:lang w:val="en-GB"/>
        </w:rPr>
      </w:pPr>
      <w:r w:rsidRPr="005B1287">
        <w:rPr>
          <w:lang w:val="en-GB"/>
        </w:rPr>
        <w:t>4</w:t>
      </w:r>
      <w:r w:rsidRPr="005B1287" w:rsidR="4CFA173C">
        <w:rPr>
          <w:lang w:val="en-GB"/>
        </w:rPr>
        <w:t>.</w:t>
      </w:r>
      <w:r w:rsidRPr="005B1287" w:rsidR="00E24572">
        <w:rPr>
          <w:lang w:val="en-GB"/>
        </w:rPr>
        <w:t xml:space="preserve">1 Animal </w:t>
      </w:r>
      <w:r w:rsidRPr="005B1287" w:rsidR="00B62615">
        <w:rPr>
          <w:lang w:val="en-GB"/>
        </w:rPr>
        <w:t xml:space="preserve">ability and </w:t>
      </w:r>
      <w:r w:rsidRPr="005B1287" w:rsidR="00E24572">
        <w:rPr>
          <w:lang w:val="en-GB"/>
        </w:rPr>
        <w:t>suffering</w:t>
      </w:r>
    </w:p>
    <w:p w:rsidRPr="005B1287" w:rsidR="00E00422" w:rsidP="00B62615" w:rsidRDefault="00B62615" w14:paraId="6CD8E007" w14:textId="24380AB4">
      <w:pPr>
        <w:rPr>
          <w:rFonts w:cs="Times New Roman"/>
          <w:lang w:val="en-GB"/>
        </w:rPr>
      </w:pPr>
      <w:r w:rsidRPr="005B1287">
        <w:rPr>
          <w:lang w:val="en-GB"/>
        </w:rPr>
        <w:t xml:space="preserve">Animal </w:t>
      </w:r>
      <w:r w:rsidRPr="005B1287" w:rsidR="00790B05">
        <w:rPr>
          <w:lang w:val="en-GB"/>
        </w:rPr>
        <w:t xml:space="preserve">scientists </w:t>
      </w:r>
      <w:r w:rsidRPr="005B1287" w:rsidR="00AA7C74">
        <w:rPr>
          <w:lang w:val="en-GB"/>
        </w:rPr>
        <w:t xml:space="preserve">and veterinarians ranked wild boar to have the highest </w:t>
      </w:r>
      <w:r w:rsidRPr="005B1287" w:rsidR="00AA7C74">
        <w:rPr>
          <w:rFonts w:cs="Times New Roman"/>
          <w:lang w:val="en-GB"/>
        </w:rPr>
        <w:t xml:space="preserve">ability to </w:t>
      </w:r>
      <w:bookmarkStart w:name="_Hlk172226566" w:id="6"/>
      <w:r w:rsidRPr="005B1287" w:rsidR="00AA7C74">
        <w:rPr>
          <w:rFonts w:cs="Times New Roman"/>
          <w:lang w:val="en-GB"/>
        </w:rPr>
        <w:t>perceive negative effects of being used by humans</w:t>
      </w:r>
      <w:bookmarkEnd w:id="6"/>
      <w:r w:rsidRPr="005B1287" w:rsidR="00AA7C74">
        <w:rPr>
          <w:rFonts w:cs="Times New Roman"/>
          <w:lang w:val="en-GB"/>
        </w:rPr>
        <w:t>.</w:t>
      </w:r>
      <w:r w:rsidRPr="005B1287" w:rsidR="00BB7A4A">
        <w:rPr>
          <w:rFonts w:cs="Times New Roman"/>
          <w:lang w:val="en-GB"/>
        </w:rPr>
        <w:t xml:space="preserve"> Among</w:t>
      </w:r>
      <w:r w:rsidRPr="005B1287" w:rsidR="00AA7C74">
        <w:rPr>
          <w:rFonts w:cs="Times New Roman"/>
          <w:lang w:val="en-GB"/>
        </w:rPr>
        <w:t xml:space="preserve"> domestic animals, </w:t>
      </w:r>
      <w:r w:rsidRPr="005B1287" w:rsidR="0036228D">
        <w:rPr>
          <w:rFonts w:cs="Times New Roman"/>
          <w:lang w:val="en-GB"/>
        </w:rPr>
        <w:t xml:space="preserve">pigs, </w:t>
      </w:r>
      <w:r w:rsidRPr="005B1287" w:rsidR="00AA7C74">
        <w:rPr>
          <w:rFonts w:cs="Times New Roman"/>
          <w:lang w:val="en-GB"/>
        </w:rPr>
        <w:t>cattle</w:t>
      </w:r>
      <w:r w:rsidRPr="005B1287" w:rsidR="0036228D">
        <w:rPr>
          <w:rFonts w:cs="Times New Roman"/>
          <w:lang w:val="en-GB"/>
        </w:rPr>
        <w:t xml:space="preserve"> and</w:t>
      </w:r>
      <w:r w:rsidRPr="005B1287" w:rsidR="005F73FA">
        <w:rPr>
          <w:rFonts w:cs="Times New Roman"/>
          <w:lang w:val="en-GB"/>
        </w:rPr>
        <w:t xml:space="preserve"> horses were ranked as having the highest </w:t>
      </w:r>
      <w:r w:rsidRPr="005B1287" w:rsidR="00836C2A">
        <w:rPr>
          <w:rFonts w:cs="Times New Roman"/>
          <w:lang w:val="en-GB"/>
        </w:rPr>
        <w:t>ability</w:t>
      </w:r>
      <w:r w:rsidRPr="005B1287" w:rsidR="0036228D">
        <w:rPr>
          <w:rFonts w:cs="Times New Roman"/>
          <w:lang w:val="en-GB"/>
        </w:rPr>
        <w:t xml:space="preserve">. </w:t>
      </w:r>
      <w:r w:rsidRPr="005B1287" w:rsidR="00387946">
        <w:rPr>
          <w:rFonts w:cs="Times New Roman"/>
          <w:lang w:val="en-GB"/>
        </w:rPr>
        <w:t xml:space="preserve">Blue mussels </w:t>
      </w:r>
      <w:r w:rsidRPr="005B1287" w:rsidR="00DA2911">
        <w:rPr>
          <w:rFonts w:cs="Times New Roman"/>
          <w:lang w:val="en-GB"/>
        </w:rPr>
        <w:t xml:space="preserve">and mealworms were judged to have a considerably lower ability </w:t>
      </w:r>
      <w:r w:rsidR="00387946">
        <w:rPr>
          <w:rFonts w:cs="Times New Roman"/>
          <w:lang w:val="en-GB"/>
        </w:rPr>
        <w:t>than other</w:t>
      </w:r>
      <w:r w:rsidRPr="005B1287" w:rsidR="0036228D">
        <w:rPr>
          <w:rFonts w:cs="Times New Roman"/>
          <w:lang w:val="en-GB"/>
        </w:rPr>
        <w:t xml:space="preserve"> animals included here </w:t>
      </w:r>
      <w:r w:rsidRPr="005B1287" w:rsidR="00DA2911">
        <w:rPr>
          <w:rFonts w:cs="Times New Roman"/>
          <w:lang w:val="en-GB"/>
        </w:rPr>
        <w:t>(Fig. 1</w:t>
      </w:r>
      <w:r w:rsidRPr="005B1287" w:rsidR="00B73858">
        <w:rPr>
          <w:rFonts w:cs="Times New Roman"/>
          <w:lang w:val="en-GB"/>
        </w:rPr>
        <w:t>).</w:t>
      </w:r>
      <w:r w:rsidRPr="005B1287" w:rsidR="00106D8D">
        <w:rPr>
          <w:rFonts w:cs="Times New Roman"/>
          <w:lang w:val="en-GB"/>
        </w:rPr>
        <w:t xml:space="preserve"> </w:t>
      </w:r>
      <w:r w:rsidRPr="005B1287" w:rsidR="00C656A2">
        <w:rPr>
          <w:rFonts w:cs="Times New Roman"/>
          <w:lang w:val="en-GB"/>
        </w:rPr>
        <w:t>Parent</w:t>
      </w:r>
      <w:r w:rsidRPr="005B1287" w:rsidR="007A752C">
        <w:rPr>
          <w:rFonts w:cs="Times New Roman"/>
          <w:lang w:val="en-GB"/>
        </w:rPr>
        <w:t xml:space="preserve"> animals </w:t>
      </w:r>
      <w:r w:rsidRPr="005B1287" w:rsidR="00C656A2">
        <w:rPr>
          <w:rFonts w:cs="Times New Roman"/>
          <w:lang w:val="en-GB"/>
        </w:rPr>
        <w:t xml:space="preserve">(i.e. adults) </w:t>
      </w:r>
      <w:r w:rsidRPr="005B1287" w:rsidR="007A752C">
        <w:rPr>
          <w:rFonts w:cs="Times New Roman"/>
          <w:lang w:val="en-GB"/>
        </w:rPr>
        <w:t xml:space="preserve">were judged to have slightly higher ability than </w:t>
      </w:r>
      <w:r w:rsidRPr="005B1287" w:rsidR="0036228D">
        <w:rPr>
          <w:rFonts w:cs="Times New Roman"/>
          <w:lang w:val="en-GB"/>
        </w:rPr>
        <w:t>their corresponding offspring</w:t>
      </w:r>
      <w:r w:rsidRPr="005B1287" w:rsidR="007A752C">
        <w:rPr>
          <w:rFonts w:cs="Times New Roman"/>
          <w:lang w:val="en-GB"/>
        </w:rPr>
        <w:t xml:space="preserve">. </w:t>
      </w:r>
      <w:r w:rsidRPr="005B1287" w:rsidR="00C656A2">
        <w:rPr>
          <w:rFonts w:cs="Times New Roman"/>
          <w:lang w:val="en-GB"/>
        </w:rPr>
        <w:t xml:space="preserve">Male chickens discarded </w:t>
      </w:r>
      <w:r w:rsidRPr="005B1287" w:rsidR="00387946">
        <w:rPr>
          <w:rFonts w:cs="Times New Roman"/>
          <w:lang w:val="en-GB"/>
        </w:rPr>
        <w:t>a</w:t>
      </w:r>
      <w:r w:rsidR="00387946">
        <w:rPr>
          <w:rFonts w:cs="Times New Roman"/>
          <w:lang w:val="en-GB"/>
        </w:rPr>
        <w:t>t</w:t>
      </w:r>
      <w:r w:rsidRPr="005B1287" w:rsidR="00387946">
        <w:rPr>
          <w:rFonts w:cs="Times New Roman"/>
          <w:lang w:val="en-GB"/>
        </w:rPr>
        <w:t xml:space="preserve"> </w:t>
      </w:r>
      <w:r w:rsidRPr="005B1287" w:rsidR="26F2C12E">
        <w:rPr>
          <w:rFonts w:cs="Times New Roman"/>
          <w:lang w:val="en-GB"/>
        </w:rPr>
        <w:t xml:space="preserve">hatching </w:t>
      </w:r>
      <w:r w:rsidRPr="005B1287" w:rsidR="00C656A2">
        <w:rPr>
          <w:rFonts w:cs="Times New Roman"/>
          <w:lang w:val="en-GB"/>
        </w:rPr>
        <w:t xml:space="preserve">in </w:t>
      </w:r>
      <w:r w:rsidRPr="005B1287" w:rsidR="7774859E">
        <w:rPr>
          <w:rFonts w:cs="Times New Roman"/>
          <w:lang w:val="en-GB"/>
        </w:rPr>
        <w:t xml:space="preserve">the </w:t>
      </w:r>
      <w:r w:rsidRPr="005B1287" w:rsidR="00C656A2">
        <w:rPr>
          <w:rFonts w:cs="Times New Roman"/>
          <w:lang w:val="en-GB"/>
        </w:rPr>
        <w:t xml:space="preserve">egg production </w:t>
      </w:r>
      <w:r w:rsidRPr="005B1287" w:rsidR="511395FD">
        <w:rPr>
          <w:rFonts w:cs="Times New Roman"/>
          <w:lang w:val="en-GB"/>
        </w:rPr>
        <w:t xml:space="preserve">system </w:t>
      </w:r>
      <w:r w:rsidRPr="005B1287" w:rsidR="00C656A2">
        <w:rPr>
          <w:rFonts w:cs="Times New Roman"/>
          <w:lang w:val="en-GB"/>
        </w:rPr>
        <w:t>were judged to have an ability of 0.26 (as compared to 0.5</w:t>
      </w:r>
      <w:r w:rsidRPr="005B1287" w:rsidR="00B671AF">
        <w:rPr>
          <w:rFonts w:cs="Times New Roman"/>
          <w:lang w:val="en-GB"/>
        </w:rPr>
        <w:t>9</w:t>
      </w:r>
      <w:r w:rsidRPr="005B1287" w:rsidR="00C656A2">
        <w:rPr>
          <w:rFonts w:cs="Times New Roman"/>
          <w:lang w:val="en-GB"/>
        </w:rPr>
        <w:t xml:space="preserve"> for </w:t>
      </w:r>
      <w:r w:rsidR="00387946">
        <w:rPr>
          <w:rFonts w:cs="Times New Roman"/>
          <w:lang w:val="en-GB"/>
        </w:rPr>
        <w:t>the l</w:t>
      </w:r>
      <w:r w:rsidRPr="005B1287" w:rsidR="00387946">
        <w:rPr>
          <w:rFonts w:cs="Times New Roman"/>
          <w:lang w:val="en-GB"/>
        </w:rPr>
        <w:t xml:space="preserve">aying </w:t>
      </w:r>
      <w:r w:rsidRPr="005B1287" w:rsidR="00C656A2">
        <w:rPr>
          <w:rFonts w:cs="Times New Roman"/>
          <w:lang w:val="en-GB"/>
        </w:rPr>
        <w:t xml:space="preserve">hen). </w:t>
      </w:r>
    </w:p>
    <w:p w:rsidRPr="005B1287" w:rsidR="004B69F3" w:rsidP="00C97CC1" w:rsidRDefault="004B69F3" w14:paraId="67622AF5" w14:textId="5EFE40B4">
      <w:pPr>
        <w:spacing w:line="276" w:lineRule="auto"/>
        <w:rPr>
          <w:b/>
          <w:bCs/>
          <w:i/>
          <w:iCs/>
          <w:sz w:val="22"/>
          <w:lang w:val="en-GB"/>
        </w:rPr>
      </w:pPr>
      <w:r w:rsidRPr="005B1287">
        <w:rPr>
          <w:noProof/>
          <w:lang w:eastAsia="sv-SE"/>
        </w:rPr>
        <w:lastRenderedPageBreak/>
        <w:drawing>
          <wp:anchor distT="0" distB="0" distL="114300" distR="114300" simplePos="0" relativeHeight="251658243" behindDoc="0" locked="0" layoutInCell="1" allowOverlap="1" wp14:anchorId="2D34104B" wp14:editId="5B0524C3">
            <wp:simplePos x="0" y="0"/>
            <wp:positionH relativeFrom="margin">
              <wp:align>right</wp:align>
            </wp:positionH>
            <wp:positionV relativeFrom="paragraph">
              <wp:posOffset>205740</wp:posOffset>
            </wp:positionV>
            <wp:extent cx="5972810" cy="3686175"/>
            <wp:effectExtent l="0" t="0" r="8890" b="9525"/>
            <wp:wrapTopAndBottom/>
            <wp:docPr id="134827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75069" name=""/>
                    <pic:cNvPicPr/>
                  </pic:nvPicPr>
                  <pic:blipFill>
                    <a:blip r:embed="rId15">
                      <a:extLst>
                        <a:ext uri="{28A0092B-C50C-407E-A947-70E740481C1C}">
                          <a14:useLocalDpi xmlns:a14="http://schemas.microsoft.com/office/drawing/2010/main" val="0"/>
                        </a:ext>
                      </a:extLst>
                    </a:blip>
                    <a:stretch>
                      <a:fillRect/>
                    </a:stretch>
                  </pic:blipFill>
                  <pic:spPr>
                    <a:xfrm>
                      <a:off x="0" y="0"/>
                      <a:ext cx="5972810" cy="3686175"/>
                    </a:xfrm>
                    <a:prstGeom prst="rect">
                      <a:avLst/>
                    </a:prstGeom>
                  </pic:spPr>
                </pic:pic>
              </a:graphicData>
            </a:graphic>
            <wp14:sizeRelH relativeFrom="page">
              <wp14:pctWidth>0</wp14:pctWidth>
            </wp14:sizeRelH>
            <wp14:sizeRelV relativeFrom="page">
              <wp14:pctHeight>0</wp14:pctHeight>
            </wp14:sizeRelV>
          </wp:anchor>
        </w:drawing>
      </w:r>
    </w:p>
    <w:p w:rsidRPr="005B1287" w:rsidR="001F6F09" w:rsidP="00C97CC1" w:rsidRDefault="001F6F09" w14:paraId="7987AF23" w14:textId="027F6EEB">
      <w:pPr>
        <w:spacing w:line="276" w:lineRule="auto"/>
        <w:rPr>
          <w:i/>
          <w:iCs/>
          <w:sz w:val="22"/>
          <w:lang w:val="en-GB"/>
        </w:rPr>
      </w:pPr>
      <w:r w:rsidRPr="005B1287">
        <w:rPr>
          <w:b/>
          <w:bCs/>
          <w:i/>
          <w:iCs/>
          <w:sz w:val="22"/>
          <w:lang w:val="en-GB"/>
        </w:rPr>
        <w:t>Fig. 1.</w:t>
      </w:r>
      <w:r w:rsidRPr="005B1287">
        <w:rPr>
          <w:i/>
          <w:iCs/>
          <w:sz w:val="22"/>
          <w:lang w:val="en-GB"/>
        </w:rPr>
        <w:t xml:space="preserve"> </w:t>
      </w:r>
      <w:r w:rsidRPr="005B1287" w:rsidR="000E3E16">
        <w:rPr>
          <w:i/>
          <w:iCs/>
          <w:sz w:val="22"/>
          <w:lang w:val="en-GB"/>
        </w:rPr>
        <w:t>Ability to</w:t>
      </w:r>
      <w:r w:rsidRPr="005B1287" w:rsidR="000E3E16">
        <w:rPr>
          <w:sz w:val="22"/>
          <w:lang w:val="en-GB"/>
        </w:rPr>
        <w:t xml:space="preserve"> </w:t>
      </w:r>
      <w:r w:rsidRPr="005B1287" w:rsidR="000E3E16">
        <w:rPr>
          <w:i/>
          <w:iCs/>
          <w:sz w:val="22"/>
          <w:lang w:val="en-GB"/>
        </w:rPr>
        <w:t>perceive negative effects of being used by humans for</w:t>
      </w:r>
      <w:r w:rsidRPr="005B1287" w:rsidR="00A751CF">
        <w:rPr>
          <w:i/>
          <w:iCs/>
          <w:sz w:val="22"/>
          <w:lang w:val="en-GB"/>
        </w:rPr>
        <w:t xml:space="preserve"> different animal species (blue) and suffering per animal (red) for production animals and parent animals. </w:t>
      </w:r>
      <w:r w:rsidRPr="005B1287">
        <w:rPr>
          <w:i/>
          <w:iCs/>
          <w:sz w:val="22"/>
          <w:lang w:val="en-GB"/>
        </w:rPr>
        <w:t xml:space="preserve">Suffering </w:t>
      </w:r>
      <w:r w:rsidR="00387946">
        <w:rPr>
          <w:i/>
          <w:iCs/>
          <w:sz w:val="22"/>
          <w:lang w:val="en-GB"/>
        </w:rPr>
        <w:t xml:space="preserve">is </w:t>
      </w:r>
      <w:r w:rsidRPr="005B1287">
        <w:rPr>
          <w:i/>
          <w:iCs/>
          <w:sz w:val="22"/>
          <w:lang w:val="en-GB"/>
        </w:rPr>
        <w:t>normalised against a ‘dystopia’ scenario</w:t>
      </w:r>
      <w:r w:rsidRPr="005B1287" w:rsidR="00552081">
        <w:rPr>
          <w:i/>
          <w:iCs/>
          <w:sz w:val="22"/>
          <w:lang w:val="en-GB"/>
        </w:rPr>
        <w:t xml:space="preserve"> with the value of </w:t>
      </w:r>
      <w:r w:rsidRPr="005B1287" w:rsidR="00620CD2">
        <w:rPr>
          <w:i/>
          <w:iCs/>
          <w:sz w:val="22"/>
          <w:lang w:val="en-GB"/>
        </w:rPr>
        <w:t>7</w:t>
      </w:r>
      <w:r w:rsidRPr="005B1287">
        <w:rPr>
          <w:i/>
          <w:iCs/>
          <w:sz w:val="22"/>
          <w:lang w:val="en-GB"/>
        </w:rPr>
        <w:t>.</w:t>
      </w:r>
      <w:r w:rsidRPr="005B1287" w:rsidR="001C6B8F">
        <w:rPr>
          <w:i/>
          <w:iCs/>
          <w:sz w:val="22"/>
          <w:lang w:val="en-GB"/>
        </w:rPr>
        <w:t xml:space="preserve"> </w:t>
      </w:r>
      <w:r w:rsidRPr="005B1287" w:rsidR="00244EA5">
        <w:rPr>
          <w:i/>
          <w:iCs/>
          <w:sz w:val="22"/>
          <w:lang w:val="en-GB"/>
        </w:rPr>
        <w:t>S</w:t>
      </w:r>
      <w:r w:rsidRPr="005B1287" w:rsidR="001C6B8F">
        <w:rPr>
          <w:i/>
          <w:iCs/>
          <w:sz w:val="22"/>
          <w:lang w:val="en-GB"/>
        </w:rPr>
        <w:t xml:space="preserve">uffering reflects </w:t>
      </w:r>
      <w:r w:rsidRPr="005B1287" w:rsidR="006D5455">
        <w:rPr>
          <w:i/>
          <w:iCs/>
          <w:sz w:val="22"/>
          <w:lang w:val="en-GB"/>
        </w:rPr>
        <w:t>German</w:t>
      </w:r>
      <w:r w:rsidRPr="005B1287" w:rsidR="001C6B8F">
        <w:rPr>
          <w:i/>
          <w:iCs/>
          <w:sz w:val="22"/>
          <w:lang w:val="en-GB"/>
        </w:rPr>
        <w:t xml:space="preserve"> production</w:t>
      </w:r>
      <w:r w:rsidRPr="005B1287" w:rsidR="00244EA5">
        <w:rPr>
          <w:i/>
          <w:iCs/>
          <w:sz w:val="22"/>
          <w:lang w:val="en-GB"/>
        </w:rPr>
        <w:t xml:space="preserve"> o</w:t>
      </w:r>
      <w:r w:rsidRPr="005B1287" w:rsidR="001C6B8F">
        <w:rPr>
          <w:i/>
          <w:iCs/>
          <w:sz w:val="22"/>
          <w:lang w:val="en-GB"/>
        </w:rPr>
        <w:t xml:space="preserve">f farm animals, Norwegian </w:t>
      </w:r>
      <w:r w:rsidRPr="005B1287" w:rsidR="00450014">
        <w:rPr>
          <w:i/>
          <w:iCs/>
          <w:sz w:val="22"/>
          <w:lang w:val="en-GB"/>
        </w:rPr>
        <w:t>farmed salmon</w:t>
      </w:r>
      <w:r w:rsidRPr="005B1287" w:rsidR="001C6B8F">
        <w:rPr>
          <w:i/>
          <w:iCs/>
          <w:sz w:val="22"/>
          <w:lang w:val="en-GB"/>
        </w:rPr>
        <w:t xml:space="preserve"> production</w:t>
      </w:r>
      <w:r w:rsidRPr="005B1287" w:rsidR="00244EA5">
        <w:rPr>
          <w:i/>
          <w:iCs/>
          <w:sz w:val="22"/>
          <w:lang w:val="en-GB"/>
        </w:rPr>
        <w:t>,</w:t>
      </w:r>
      <w:r w:rsidRPr="005B1287" w:rsidR="001C6B8F">
        <w:rPr>
          <w:i/>
          <w:iCs/>
          <w:sz w:val="22"/>
          <w:lang w:val="en-GB"/>
        </w:rPr>
        <w:t xml:space="preserve"> and </w:t>
      </w:r>
      <w:r w:rsidRPr="005B1287" w:rsidR="00244EA5">
        <w:rPr>
          <w:i/>
          <w:iCs/>
          <w:sz w:val="22"/>
          <w:lang w:val="en-GB"/>
        </w:rPr>
        <w:t xml:space="preserve">non-country specific insect production and </w:t>
      </w:r>
      <w:r w:rsidR="00267B6D">
        <w:rPr>
          <w:i/>
          <w:iCs/>
          <w:sz w:val="22"/>
          <w:lang w:val="en-GB"/>
        </w:rPr>
        <w:t>shooting</w:t>
      </w:r>
      <w:r w:rsidRPr="005B1287" w:rsidR="00267B6D">
        <w:rPr>
          <w:i/>
          <w:iCs/>
          <w:sz w:val="22"/>
          <w:lang w:val="en-GB"/>
        </w:rPr>
        <w:t xml:space="preserve"> </w:t>
      </w:r>
      <w:r w:rsidRPr="005B1287" w:rsidR="00244EA5">
        <w:rPr>
          <w:i/>
          <w:iCs/>
          <w:sz w:val="22"/>
          <w:lang w:val="en-GB"/>
        </w:rPr>
        <w:t xml:space="preserve">and catching of wild animals. </w:t>
      </w:r>
    </w:p>
    <w:p w:rsidRPr="005B1287" w:rsidR="001B0C21" w:rsidP="002B3064" w:rsidRDefault="001B0C21" w14:paraId="7C589601" w14:textId="77777777">
      <w:pPr>
        <w:rPr>
          <w:lang w:val="en-GB"/>
        </w:rPr>
      </w:pPr>
    </w:p>
    <w:p w:rsidRPr="005B1287" w:rsidR="00106D8D" w:rsidP="002B3064" w:rsidRDefault="49FF5CCA" w14:paraId="0FE243F1" w14:textId="6F155ED3">
      <w:pPr>
        <w:rPr>
          <w:rFonts w:cs="Times New Roman"/>
          <w:lang w:val="en-GB"/>
        </w:rPr>
      </w:pPr>
      <w:r w:rsidRPr="005B1287">
        <w:rPr>
          <w:rFonts w:cs="Times New Roman"/>
          <w:lang w:val="en-GB"/>
        </w:rPr>
        <w:t xml:space="preserve">As for suffering, hens had the highest score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&amp; </w:t>
      </w:r>
      <w:proofErr w:type="spellStart"/>
      <w:r w:rsidRPr="005B1287">
        <w:rPr>
          <w:rFonts w:cs="Times New Roman"/>
          <w:lang w:val="en-GB"/>
        </w:rPr>
        <w:t>Makagon</w:t>
      </w:r>
      <w:proofErr w:type="spellEnd"/>
      <w:r w:rsidRPr="005B1287">
        <w:rPr>
          <w:rFonts w:cs="Times New Roman"/>
          <w:lang w:val="en-GB"/>
        </w:rPr>
        <w:t xml:space="preserve">, 2020). Pigs also had high suffering scores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Pr="006D1D19" w:rsid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 xml:space="preserve">has a larger influence on lack of space. </w:t>
      </w:r>
      <w:r w:rsidR="00B669C3">
        <w:rPr>
          <w:rFonts w:cs="Times New Roman"/>
          <w:lang w:val="en-GB"/>
        </w:rPr>
        <w:t>Results for all countries are presented in SM</w:t>
      </w:r>
      <w:r w:rsidR="00D6763E">
        <w:rPr>
          <w:rFonts w:cs="Times New Roman"/>
          <w:lang w:val="en-GB"/>
        </w:rPr>
        <w:t>1</w:t>
      </w:r>
      <w:r w:rsidR="00B669C3">
        <w:rPr>
          <w:rFonts w:cs="Times New Roman"/>
          <w:lang w:val="en-GB"/>
        </w:rPr>
        <w:t xml:space="preserve">. </w:t>
      </w:r>
      <w:r w:rsidRPr="005B1287">
        <w:rPr>
          <w:rFonts w:cs="Times New Roman"/>
          <w:lang w:val="en-GB"/>
        </w:rPr>
        <w:t xml:space="preserve">Wild animals had considerably lower suffering scores, stemming only from slaughtering (assuming the </w:t>
      </w:r>
      <w:r w:rsidR="00387946">
        <w:rPr>
          <w:rFonts w:cs="Times New Roman"/>
          <w:lang w:val="en-GB"/>
        </w:rPr>
        <w:t xml:space="preserve">slaughter </w:t>
      </w:r>
      <w:r w:rsidRPr="005B1287">
        <w:rPr>
          <w:rFonts w:cs="Times New Roman"/>
          <w:lang w:val="en-GB"/>
        </w:rPr>
        <w:t xml:space="preserve">duration was </w:t>
      </w:r>
      <w:r w:rsidRPr="005B1287" w:rsidR="00B35522">
        <w:rPr>
          <w:rFonts w:cs="Times New Roman"/>
          <w:lang w:val="en-GB"/>
        </w:rPr>
        <w:t>one</w:t>
      </w:r>
      <w:r w:rsidRPr="005B1287">
        <w:rPr>
          <w:rFonts w:cs="Times New Roman"/>
          <w:lang w:val="en-GB"/>
        </w:rPr>
        <w:t xml:space="preserve"> minute)</w:t>
      </w:r>
      <w:r w:rsidRPr="005B1287" w:rsidR="0006566B">
        <w:rPr>
          <w:rFonts w:cs="Times New Roman"/>
          <w:lang w:val="en-GB"/>
        </w:rPr>
        <w:t xml:space="preserve"> which was the only human-induced suffering for wild animals</w:t>
      </w:r>
      <w:r w:rsidRPr="005B1287">
        <w:rPr>
          <w:rFonts w:cs="Times New Roman"/>
          <w:lang w:val="en-GB"/>
        </w:rPr>
        <w:t xml:space="preserve">.  </w:t>
      </w:r>
    </w:p>
    <w:p w:rsidR="001B0C21" w:rsidRDefault="001B0C21" w14:paraId="5C17CE1D" w14:textId="6D7FB233">
      <w:pPr>
        <w:spacing w:line="259" w:lineRule="auto"/>
        <w:jc w:val="left"/>
        <w:rPr>
          <w:b/>
          <w:bCs/>
          <w:i/>
          <w:iCs/>
          <w:sz w:val="22"/>
          <w:lang w:val="en-GB"/>
        </w:rPr>
      </w:pPr>
      <w:r>
        <w:rPr>
          <w:b/>
          <w:bCs/>
          <w:i/>
          <w:iCs/>
          <w:sz w:val="22"/>
          <w:lang w:val="en-GB"/>
        </w:rPr>
        <w:br w:type="page"/>
      </w:r>
    </w:p>
    <w:p w:rsidRPr="005B1287" w:rsidR="00F205E8" w:rsidP="6CB6DCB5" w:rsidRDefault="00F205E8" w14:paraId="56E448E2" w14:textId="77777777">
      <w:pPr>
        <w:spacing w:line="276" w:lineRule="auto"/>
        <w:rPr>
          <w:b/>
          <w:bCs/>
          <w:i/>
          <w:iCs/>
          <w:sz w:val="22"/>
          <w:lang w:val="en-GB"/>
        </w:rPr>
      </w:pPr>
    </w:p>
    <w:p w:rsidRPr="005B1287" w:rsidR="008D5A88" w:rsidP="6CB6DCB5" w:rsidRDefault="49FF5CCA" w14:paraId="6DD3F668" w14:textId="124741BE">
      <w:pPr>
        <w:spacing w:line="276" w:lineRule="auto"/>
        <w:rPr>
          <w:i/>
          <w:iCs/>
          <w:sz w:val="22"/>
          <w:lang w:val="en-GB"/>
        </w:rPr>
      </w:pPr>
      <w:r w:rsidRPr="005B1287">
        <w:rPr>
          <w:b/>
          <w:bCs/>
          <w:i/>
          <w:iCs/>
          <w:sz w:val="22"/>
          <w:lang w:val="en-GB"/>
        </w:rPr>
        <w:t>Table 3.</w:t>
      </w:r>
      <w:r w:rsidRPr="005B1287">
        <w:rPr>
          <w:i/>
          <w:iCs/>
          <w:sz w:val="22"/>
          <w:lang w:val="en-GB"/>
        </w:rPr>
        <w:t xml:space="preserve"> Mortality and disease rates, slaughter</w:t>
      </w:r>
      <w:r w:rsidRPr="005B1287" w:rsidR="6C86493A">
        <w:rPr>
          <w:i/>
          <w:iCs/>
          <w:sz w:val="22"/>
          <w:lang w:val="en-GB"/>
        </w:rPr>
        <w:t xml:space="preserve"> duration</w:t>
      </w:r>
      <w:r w:rsidRPr="005B1287">
        <w:rPr>
          <w:i/>
          <w:iCs/>
          <w:sz w:val="22"/>
          <w:lang w:val="en-GB"/>
        </w:rPr>
        <w:t xml:space="preserve"> (in share of 24h) and lack of space for different species and production systems. Data reflects</w:t>
      </w:r>
      <w:r w:rsidRPr="005B1287" w:rsidR="0054010B">
        <w:rPr>
          <w:i/>
          <w:iCs/>
          <w:sz w:val="22"/>
          <w:lang w:val="en-GB"/>
        </w:rPr>
        <w:t xml:space="preserve"> German</w:t>
      </w:r>
      <w:r w:rsidRPr="005B1287">
        <w:rPr>
          <w:i/>
          <w:iCs/>
          <w:sz w:val="22"/>
          <w:lang w:val="en-GB"/>
        </w:rPr>
        <w:t xml:space="preserve"> production of farm animals, Norwegian </w:t>
      </w:r>
      <w:r w:rsidRPr="005B1287" w:rsidR="00450014">
        <w:rPr>
          <w:i/>
          <w:iCs/>
          <w:sz w:val="22"/>
          <w:lang w:val="en-GB"/>
        </w:rPr>
        <w:t>farmed salmon</w:t>
      </w:r>
      <w:r w:rsidRPr="005B1287">
        <w:rPr>
          <w:i/>
          <w:iCs/>
          <w:sz w:val="22"/>
          <w:lang w:val="en-GB"/>
        </w:rPr>
        <w:t xml:space="preserve"> production, and non-country specific rabbit and insect production and </w:t>
      </w:r>
      <w:r w:rsidR="00267B6D">
        <w:rPr>
          <w:i/>
          <w:iCs/>
          <w:sz w:val="22"/>
          <w:lang w:val="en-GB"/>
        </w:rPr>
        <w:t>shooting</w:t>
      </w:r>
      <w:r w:rsidRPr="005B1287" w:rsidR="00267B6D">
        <w:rPr>
          <w:i/>
          <w:iCs/>
          <w:sz w:val="22"/>
          <w:lang w:val="en-GB"/>
        </w:rPr>
        <w:t xml:space="preserve"> </w:t>
      </w:r>
      <w:r w:rsidRPr="005B1287">
        <w:rPr>
          <w:i/>
          <w:iCs/>
          <w:sz w:val="22"/>
          <w:lang w:val="en-GB"/>
        </w:rPr>
        <w:t xml:space="preserve">and catching of wild animals. </w:t>
      </w:r>
    </w:p>
    <w:tbl>
      <w:tblPr>
        <w:tblStyle w:val="PlainTable51"/>
        <w:tblW w:w="8080" w:type="dxa"/>
        <w:tblLayout w:type="fixed"/>
        <w:tblLook w:val="04A0" w:firstRow="1" w:lastRow="0" w:firstColumn="1" w:lastColumn="0" w:noHBand="0" w:noVBand="1"/>
      </w:tblPr>
      <w:tblGrid>
        <w:gridCol w:w="3261"/>
        <w:gridCol w:w="1134"/>
        <w:gridCol w:w="1275"/>
        <w:gridCol w:w="1134"/>
        <w:gridCol w:w="1276"/>
      </w:tblGrid>
      <w:tr w:rsidRPr="005B1287" w:rsidR="00D30CC0" w:rsidTr="49FF5CCA" w14:paraId="350B5716" w14:textId="7777777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noWrap/>
            <w:hideMark/>
          </w:tcPr>
          <w:p w:rsidRPr="005B1287" w:rsidR="00D30CC0" w:rsidP="00D30CC0" w:rsidRDefault="00D30CC0" w14:paraId="7CF8E788" w14:textId="77777777">
            <w:pPr>
              <w:spacing w:line="240" w:lineRule="auto"/>
              <w:jc w:val="left"/>
              <w:rPr>
                <w:rFonts w:eastAsia="Times New Roman" w:cs="Times New Roman"/>
                <w:i w:val="0"/>
                <w:iCs w:val="0"/>
                <w:color w:val="000000"/>
                <w:sz w:val="20"/>
                <w:szCs w:val="20"/>
                <w:lang w:val="en-GB" w:eastAsia="sv-SE"/>
              </w:rPr>
            </w:pPr>
            <w:r w:rsidRPr="005B1287">
              <w:rPr>
                <w:rFonts w:eastAsia="Times New Roman" w:cs="Times New Roman"/>
                <w:i w:val="0"/>
                <w:iCs w:val="0"/>
                <w:color w:val="000000"/>
                <w:sz w:val="20"/>
                <w:szCs w:val="20"/>
                <w:lang w:val="en-GB" w:eastAsia="sv-SE"/>
              </w:rPr>
              <w:t> </w:t>
            </w:r>
          </w:p>
        </w:tc>
        <w:tc>
          <w:tcPr>
            <w:tcW w:w="1134" w:type="dxa"/>
            <w:hideMark/>
          </w:tcPr>
          <w:p w:rsidRPr="005B1287" w:rsidR="00D30CC0" w:rsidP="00D30CC0" w:rsidRDefault="00D30CC0" w14:paraId="48A44175"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5B1287">
              <w:rPr>
                <w:rFonts w:eastAsia="Times New Roman" w:cs="Times New Roman"/>
                <w:i w:val="0"/>
                <w:iCs w:val="0"/>
                <w:color w:val="000000"/>
                <w:sz w:val="20"/>
                <w:szCs w:val="20"/>
                <w:lang w:val="en-GB" w:eastAsia="sv-SE"/>
              </w:rPr>
              <w:t>Mortality</w:t>
            </w:r>
          </w:p>
        </w:tc>
        <w:tc>
          <w:tcPr>
            <w:tcW w:w="1275" w:type="dxa"/>
            <w:hideMark/>
          </w:tcPr>
          <w:p w:rsidRPr="005B1287" w:rsidR="00D30CC0" w:rsidP="00D30CC0" w:rsidRDefault="00D30CC0" w14:paraId="606FF8F9"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5B1287">
              <w:rPr>
                <w:rFonts w:eastAsia="Times New Roman" w:cs="Times New Roman"/>
                <w:i w:val="0"/>
                <w:iCs w:val="0"/>
                <w:color w:val="000000"/>
                <w:sz w:val="20"/>
                <w:szCs w:val="20"/>
                <w:lang w:val="en-GB" w:eastAsia="sv-SE"/>
              </w:rPr>
              <w:t>Disease</w:t>
            </w:r>
          </w:p>
        </w:tc>
        <w:tc>
          <w:tcPr>
            <w:tcW w:w="1134" w:type="dxa"/>
            <w:hideMark/>
          </w:tcPr>
          <w:p w:rsidRPr="005B1287" w:rsidR="00D30CC0" w:rsidP="00D30CC0" w:rsidRDefault="00D30CC0" w14:paraId="42AF4FA2" w14:textId="777777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5B1287">
              <w:rPr>
                <w:rFonts w:eastAsia="Times New Roman" w:cs="Times New Roman"/>
                <w:i w:val="0"/>
                <w:iCs w:val="0"/>
                <w:color w:val="000000"/>
                <w:sz w:val="20"/>
                <w:szCs w:val="20"/>
                <w:lang w:val="en-GB" w:eastAsia="sv-SE"/>
              </w:rPr>
              <w:t>Slaughter</w:t>
            </w:r>
          </w:p>
        </w:tc>
        <w:tc>
          <w:tcPr>
            <w:tcW w:w="1276" w:type="dxa"/>
            <w:hideMark/>
          </w:tcPr>
          <w:p w:rsidRPr="005B1287" w:rsidR="00D30CC0" w:rsidP="49FF5CCA" w:rsidRDefault="49FF5CCA" w14:paraId="5A8ED843" w14:textId="5A3EDBC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5B1287">
              <w:rPr>
                <w:rFonts w:eastAsia="Times New Roman" w:cs="Times New Roman"/>
                <w:i w:val="0"/>
                <w:iCs w:val="0"/>
                <w:color w:val="000000" w:themeColor="text1"/>
                <w:sz w:val="20"/>
                <w:szCs w:val="20"/>
                <w:lang w:val="en-GB" w:eastAsia="sv-SE"/>
              </w:rPr>
              <w:t>Lack of space</w:t>
            </w:r>
          </w:p>
        </w:tc>
      </w:tr>
      <w:tr w:rsidRPr="005B1287" w:rsidR="00BA0542" w:rsidTr="49FF5CCA" w14:paraId="0A3187B0"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tcPr>
          <w:p w:rsidRPr="005B1287" w:rsidR="00BA0542" w:rsidP="005B1287" w:rsidRDefault="00BA0542" w14:paraId="1091D588" w14:textId="10DCD668">
            <w:pPr>
              <w:spacing w:line="240" w:lineRule="auto"/>
              <w:jc w:val="left"/>
              <w:rPr>
                <w:rFonts w:eastAsia="Times New Roman" w:cs="Times New Roman"/>
                <w:b/>
                <w:bCs/>
                <w:i w:val="0"/>
                <w:iCs w:val="0"/>
                <w:color w:val="000000"/>
                <w:sz w:val="20"/>
                <w:szCs w:val="20"/>
                <w:lang w:val="en-GB" w:eastAsia="sv-SE"/>
              </w:rPr>
            </w:pPr>
            <w:r w:rsidRPr="005B1287">
              <w:rPr>
                <w:rFonts w:eastAsia="Times New Roman" w:cs="Times New Roman"/>
                <w:b/>
                <w:bCs/>
                <w:i w:val="0"/>
                <w:iCs w:val="0"/>
                <w:color w:val="000000"/>
                <w:sz w:val="20"/>
                <w:szCs w:val="20"/>
                <w:lang w:val="en-GB" w:eastAsia="sv-SE"/>
              </w:rPr>
              <w:t>Production animals</w:t>
            </w:r>
          </w:p>
        </w:tc>
        <w:tc>
          <w:tcPr>
            <w:tcW w:w="1134" w:type="dxa"/>
            <w:noWrap/>
          </w:tcPr>
          <w:p w:rsidRPr="005B1287" w:rsidR="00BA0542" w:rsidP="00D30CC0" w:rsidRDefault="00BA0542" w14:paraId="45B98744"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5" w:type="dxa"/>
            <w:noWrap/>
          </w:tcPr>
          <w:p w:rsidRPr="005B1287" w:rsidR="00BA0542" w:rsidP="00D30CC0" w:rsidRDefault="00BA0542" w14:paraId="798712C4"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134" w:type="dxa"/>
            <w:noWrap/>
          </w:tcPr>
          <w:p w:rsidRPr="005B1287" w:rsidR="00BA0542" w:rsidP="00D30CC0" w:rsidRDefault="00BA0542" w14:paraId="4DE7EBF4"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noWrap/>
          </w:tcPr>
          <w:p w:rsidRPr="005B1287" w:rsidR="00BA0542" w:rsidP="00D30CC0" w:rsidRDefault="00BA0542" w14:paraId="5553C821"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Pr="005B1287" w:rsidR="00F83E8F" w:rsidTr="49FF5CCA" w14:paraId="79F6A03F"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0F18AB2E" w14:textId="226B56DF">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 xml:space="preserve">Cattle </w:t>
            </w:r>
            <w:r w:rsidR="001B0C21">
              <w:rPr>
                <w:rFonts w:cs="Times New Roman"/>
                <w:i w:val="0"/>
                <w:iCs w:val="0"/>
                <w:color w:val="000000"/>
                <w:sz w:val="20"/>
                <w:szCs w:val="20"/>
                <w:lang w:val="en-GB"/>
              </w:rPr>
              <w:t xml:space="preserve">in </w:t>
            </w:r>
            <w:r w:rsidRPr="005B1287">
              <w:rPr>
                <w:rFonts w:cs="Times New Roman"/>
                <w:i w:val="0"/>
                <w:iCs w:val="0"/>
                <w:color w:val="000000"/>
                <w:sz w:val="20"/>
                <w:szCs w:val="20"/>
                <w:lang w:val="en-GB"/>
              </w:rPr>
              <w:t>suckler herds</w:t>
            </w:r>
          </w:p>
        </w:tc>
        <w:tc>
          <w:tcPr>
            <w:tcW w:w="1134" w:type="dxa"/>
            <w:noWrap/>
            <w:hideMark/>
          </w:tcPr>
          <w:p w:rsidRPr="005B1287" w:rsidR="00F83E8F" w:rsidP="00F83E8F" w:rsidRDefault="00F83E8F" w14:paraId="3BE03C98" w14:textId="70A001A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w:t>
            </w:r>
            <w:r w:rsidRPr="005B1287" w:rsidR="00B41566">
              <w:rPr>
                <w:rFonts w:eastAsia="Times New Roman" w:cs="Times New Roman"/>
                <w:color w:val="000000"/>
                <w:sz w:val="20"/>
                <w:szCs w:val="20"/>
                <w:lang w:val="en-GB" w:eastAsia="sv-SE"/>
              </w:rPr>
              <w:t>4</w:t>
            </w:r>
          </w:p>
        </w:tc>
        <w:tc>
          <w:tcPr>
            <w:tcW w:w="1275" w:type="dxa"/>
            <w:noWrap/>
            <w:hideMark/>
          </w:tcPr>
          <w:p w:rsidRPr="005B1287" w:rsidR="00F83E8F" w:rsidP="00F83E8F" w:rsidRDefault="00F83E8F" w14:paraId="24817141"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0.05</w:t>
            </w:r>
          </w:p>
        </w:tc>
        <w:tc>
          <w:tcPr>
            <w:tcW w:w="1134" w:type="dxa"/>
            <w:noWrap/>
            <w:hideMark/>
          </w:tcPr>
          <w:p w:rsidRPr="005B1287" w:rsidR="00F83E8F" w:rsidP="00F83E8F" w:rsidRDefault="00F83E8F" w14:paraId="14E2A2E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558F6A87" w14:textId="6C12CAE2">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w:t>
            </w:r>
            <w:r w:rsidRPr="005B1287" w:rsidR="009F3004">
              <w:rPr>
                <w:rFonts w:eastAsia="Times New Roman" w:cs="Times New Roman"/>
                <w:color w:val="000000"/>
                <w:sz w:val="20"/>
                <w:szCs w:val="20"/>
                <w:lang w:val="en-GB" w:eastAsia="sv-SE"/>
              </w:rPr>
              <w:t>7</w:t>
            </w:r>
          </w:p>
        </w:tc>
      </w:tr>
      <w:tr w:rsidRPr="005B1287" w:rsidR="00F83E8F" w:rsidTr="49FF5CCA" w14:paraId="064A0306"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217E4C" w:rsidRDefault="001B0C21" w14:paraId="056E7D9D" w14:textId="5F4B2F33">
            <w:pPr>
              <w:spacing w:line="240" w:lineRule="auto"/>
              <w:jc w:val="left"/>
              <w:rPr>
                <w:rFonts w:eastAsia="Times New Roman" w:cs="Times New Roman"/>
                <w:i w:val="0"/>
                <w:iCs w:val="0"/>
                <w:color w:val="000000"/>
                <w:sz w:val="20"/>
                <w:szCs w:val="20"/>
                <w:lang w:val="en-GB" w:eastAsia="sv-SE"/>
              </w:rPr>
            </w:pPr>
            <w:r>
              <w:rPr>
                <w:rFonts w:cs="Times New Roman"/>
                <w:i w:val="0"/>
                <w:iCs w:val="0"/>
                <w:color w:val="000000"/>
                <w:sz w:val="20"/>
                <w:szCs w:val="20"/>
                <w:lang w:val="en-GB"/>
              </w:rPr>
              <w:t>C</w:t>
            </w:r>
            <w:r w:rsidRPr="005B1287" w:rsidR="00F83E8F">
              <w:rPr>
                <w:rFonts w:cs="Times New Roman"/>
                <w:i w:val="0"/>
                <w:iCs w:val="0"/>
                <w:color w:val="000000"/>
                <w:sz w:val="20"/>
                <w:szCs w:val="20"/>
                <w:lang w:val="en-GB"/>
              </w:rPr>
              <w:t>a</w:t>
            </w:r>
            <w:r>
              <w:rPr>
                <w:rFonts w:cs="Times New Roman"/>
                <w:i w:val="0"/>
                <w:iCs w:val="0"/>
                <w:color w:val="000000"/>
                <w:sz w:val="20"/>
                <w:szCs w:val="20"/>
                <w:lang w:val="en-GB"/>
              </w:rPr>
              <w:t>lves</w:t>
            </w:r>
            <w:r w:rsidRPr="005B1287" w:rsidR="00F83E8F">
              <w:rPr>
                <w:rFonts w:cs="Times New Roman"/>
                <w:i w:val="0"/>
                <w:iCs w:val="0"/>
                <w:color w:val="000000"/>
                <w:sz w:val="20"/>
                <w:szCs w:val="20"/>
                <w:lang w:val="en-GB"/>
              </w:rPr>
              <w:t xml:space="preserve"> </w:t>
            </w:r>
            <w:proofErr w:type="spellStart"/>
            <w:r>
              <w:rPr>
                <w:rFonts w:cs="Times New Roman"/>
                <w:i w:val="0"/>
                <w:iCs w:val="0"/>
                <w:color w:val="000000"/>
                <w:sz w:val="20"/>
                <w:szCs w:val="20"/>
                <w:lang w:val="en-GB"/>
              </w:rPr>
              <w:t>fr</w:t>
            </w:r>
            <w:proofErr w:type="spellEnd"/>
            <w:r>
              <w:rPr>
                <w:rFonts w:cs="Times New Roman"/>
                <w:i w:val="0"/>
                <w:iCs w:val="0"/>
                <w:color w:val="000000"/>
                <w:sz w:val="20"/>
                <w:szCs w:val="20"/>
                <w:lang w:val="en-GB"/>
              </w:rPr>
              <w:t xml:space="preserve"> </w:t>
            </w:r>
            <w:r w:rsidRPr="005B1287" w:rsidR="00F83E8F">
              <w:rPr>
                <w:rFonts w:cs="Times New Roman"/>
                <w:i w:val="0"/>
                <w:iCs w:val="0"/>
                <w:color w:val="000000"/>
                <w:sz w:val="20"/>
                <w:szCs w:val="20"/>
                <w:lang w:val="en-GB"/>
              </w:rPr>
              <w:t>dairy</w:t>
            </w:r>
            <w:r>
              <w:rPr>
                <w:rFonts w:cs="Times New Roman"/>
                <w:i w:val="0"/>
                <w:iCs w:val="0"/>
                <w:color w:val="000000"/>
                <w:sz w:val="20"/>
                <w:szCs w:val="20"/>
                <w:lang w:val="en-GB"/>
              </w:rPr>
              <w:t>,</w:t>
            </w:r>
            <w:r w:rsidRPr="005B1287" w:rsidR="00F83E8F">
              <w:rPr>
                <w:rFonts w:cs="Times New Roman"/>
                <w:i w:val="0"/>
                <w:iCs w:val="0"/>
                <w:color w:val="000000"/>
                <w:sz w:val="20"/>
                <w:szCs w:val="20"/>
                <w:lang w:val="en-GB"/>
              </w:rPr>
              <w:t xml:space="preserve"> intensive</w:t>
            </w:r>
            <w:r w:rsidRPr="00217E4C">
              <w:rPr>
                <w:rFonts w:cs="Times New Roman"/>
                <w:i w:val="0"/>
                <w:iCs w:val="0"/>
                <w:color w:val="000000"/>
                <w:sz w:val="20"/>
                <w:szCs w:val="20"/>
                <w:vertAlign w:val="superscript"/>
                <w:lang w:val="en-GB"/>
              </w:rPr>
              <w:t>1</w:t>
            </w:r>
          </w:p>
        </w:tc>
        <w:tc>
          <w:tcPr>
            <w:tcW w:w="1134" w:type="dxa"/>
            <w:noWrap/>
            <w:hideMark/>
          </w:tcPr>
          <w:p w:rsidRPr="005B1287" w:rsidR="00F83E8F" w:rsidP="00F83E8F" w:rsidRDefault="00F83E8F" w14:paraId="7AA70888"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0.07</w:t>
            </w:r>
          </w:p>
        </w:tc>
        <w:tc>
          <w:tcPr>
            <w:tcW w:w="1275" w:type="dxa"/>
            <w:noWrap/>
            <w:hideMark/>
          </w:tcPr>
          <w:p w:rsidRPr="005B1287" w:rsidR="00F83E8F" w:rsidP="00F83E8F" w:rsidRDefault="00F83E8F" w14:paraId="74FF4C61"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0.10</w:t>
            </w:r>
          </w:p>
        </w:tc>
        <w:tc>
          <w:tcPr>
            <w:tcW w:w="1134" w:type="dxa"/>
            <w:noWrap/>
            <w:hideMark/>
          </w:tcPr>
          <w:p w:rsidRPr="005B1287" w:rsidR="00F83E8F" w:rsidP="00F83E8F" w:rsidRDefault="00F83E8F" w14:paraId="01221290"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132ED264" w14:textId="5E12D7C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w:t>
            </w:r>
            <w:r w:rsidRPr="005B1287" w:rsidR="009F3004">
              <w:rPr>
                <w:rFonts w:eastAsia="Times New Roman" w:cs="Times New Roman"/>
                <w:color w:val="000000"/>
                <w:sz w:val="20"/>
                <w:szCs w:val="20"/>
                <w:lang w:val="en-GB" w:eastAsia="sv-SE"/>
              </w:rPr>
              <w:t>7</w:t>
            </w:r>
          </w:p>
        </w:tc>
      </w:tr>
      <w:tr w:rsidRPr="005B1287" w:rsidR="00F83E8F" w:rsidTr="49FF5CCA" w14:paraId="4E14A5C0"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217E4C" w:rsidRDefault="001B0C21" w14:paraId="6062C11A" w14:textId="625E9423">
            <w:pPr>
              <w:spacing w:line="240" w:lineRule="auto"/>
              <w:jc w:val="left"/>
              <w:rPr>
                <w:rFonts w:eastAsia="Times New Roman" w:cs="Times New Roman"/>
                <w:i w:val="0"/>
                <w:iCs w:val="0"/>
                <w:color w:val="000000"/>
                <w:sz w:val="20"/>
                <w:szCs w:val="20"/>
                <w:lang w:val="en-GB" w:eastAsia="sv-SE"/>
              </w:rPr>
            </w:pPr>
            <w:r>
              <w:rPr>
                <w:rFonts w:cs="Times New Roman"/>
                <w:i w:val="0"/>
                <w:iCs w:val="0"/>
                <w:color w:val="000000"/>
                <w:sz w:val="20"/>
                <w:szCs w:val="20"/>
                <w:lang w:val="en-GB"/>
              </w:rPr>
              <w:t>Young c</w:t>
            </w:r>
            <w:r w:rsidRPr="005B1287" w:rsidR="00F83E8F">
              <w:rPr>
                <w:rFonts w:cs="Times New Roman"/>
                <w:i w:val="0"/>
                <w:iCs w:val="0"/>
                <w:color w:val="000000"/>
                <w:sz w:val="20"/>
                <w:szCs w:val="20"/>
                <w:lang w:val="en-GB"/>
              </w:rPr>
              <w:t xml:space="preserve">attle </w:t>
            </w:r>
            <w:proofErr w:type="spellStart"/>
            <w:r>
              <w:rPr>
                <w:rFonts w:cs="Times New Roman"/>
                <w:i w:val="0"/>
                <w:iCs w:val="0"/>
                <w:color w:val="000000"/>
                <w:sz w:val="20"/>
                <w:szCs w:val="20"/>
                <w:lang w:val="en-GB"/>
              </w:rPr>
              <w:t>fr</w:t>
            </w:r>
            <w:proofErr w:type="spellEnd"/>
            <w:r>
              <w:rPr>
                <w:rFonts w:cs="Times New Roman"/>
                <w:i w:val="0"/>
                <w:iCs w:val="0"/>
                <w:color w:val="000000"/>
                <w:sz w:val="20"/>
                <w:szCs w:val="20"/>
                <w:lang w:val="en-GB"/>
              </w:rPr>
              <w:t xml:space="preserve"> </w:t>
            </w:r>
            <w:r w:rsidRPr="005B1287" w:rsidR="00F83E8F">
              <w:rPr>
                <w:rFonts w:cs="Times New Roman"/>
                <w:i w:val="0"/>
                <w:iCs w:val="0"/>
                <w:color w:val="000000"/>
                <w:sz w:val="20"/>
                <w:szCs w:val="20"/>
                <w:lang w:val="en-GB"/>
              </w:rPr>
              <w:t>dairy</w:t>
            </w:r>
            <w:r>
              <w:rPr>
                <w:rFonts w:cs="Times New Roman"/>
                <w:i w:val="0"/>
                <w:iCs w:val="0"/>
                <w:color w:val="000000"/>
                <w:sz w:val="20"/>
                <w:szCs w:val="20"/>
                <w:lang w:val="en-GB"/>
              </w:rPr>
              <w:t>,</w:t>
            </w:r>
            <w:r w:rsidRPr="005B1287" w:rsidR="00F83E8F">
              <w:rPr>
                <w:rFonts w:cs="Times New Roman"/>
                <w:i w:val="0"/>
                <w:iCs w:val="0"/>
                <w:color w:val="000000"/>
                <w:sz w:val="20"/>
                <w:szCs w:val="20"/>
                <w:lang w:val="en-GB"/>
              </w:rPr>
              <w:t xml:space="preserve"> extensive</w:t>
            </w:r>
            <w:r w:rsidRPr="00217E4C">
              <w:rPr>
                <w:rFonts w:cs="Times New Roman"/>
                <w:i w:val="0"/>
                <w:iCs w:val="0"/>
                <w:color w:val="000000"/>
                <w:sz w:val="20"/>
                <w:szCs w:val="20"/>
                <w:vertAlign w:val="superscript"/>
                <w:lang w:val="en-GB"/>
              </w:rPr>
              <w:t>2</w:t>
            </w:r>
          </w:p>
        </w:tc>
        <w:tc>
          <w:tcPr>
            <w:tcW w:w="1134" w:type="dxa"/>
            <w:noWrap/>
            <w:hideMark/>
          </w:tcPr>
          <w:p w:rsidRPr="005B1287" w:rsidR="00F83E8F" w:rsidP="00F83E8F" w:rsidRDefault="00F83E8F" w14:paraId="74B3972A"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0.08</w:t>
            </w:r>
          </w:p>
        </w:tc>
        <w:tc>
          <w:tcPr>
            <w:tcW w:w="1275" w:type="dxa"/>
            <w:noWrap/>
            <w:hideMark/>
          </w:tcPr>
          <w:p w:rsidRPr="005B1287" w:rsidR="00F83E8F" w:rsidP="00F83E8F" w:rsidRDefault="00F83E8F" w14:paraId="28BB22CA"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0.05</w:t>
            </w:r>
          </w:p>
        </w:tc>
        <w:tc>
          <w:tcPr>
            <w:tcW w:w="1134" w:type="dxa"/>
            <w:noWrap/>
            <w:hideMark/>
          </w:tcPr>
          <w:p w:rsidRPr="005B1287" w:rsidR="00F83E8F" w:rsidP="00F83E8F" w:rsidRDefault="00F83E8F" w14:paraId="2E32750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60C0589F" w14:textId="217FB44E">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9F3004">
              <w:rPr>
                <w:rFonts w:eastAsia="Times New Roman" w:cs="Times New Roman"/>
                <w:color w:val="000000"/>
                <w:sz w:val="20"/>
                <w:szCs w:val="20"/>
                <w:lang w:val="en-GB" w:eastAsia="sv-SE"/>
              </w:rPr>
              <w:t>27</w:t>
            </w:r>
          </w:p>
        </w:tc>
      </w:tr>
      <w:tr w:rsidRPr="005B1287" w:rsidR="00F83E8F" w:rsidTr="49FF5CCA" w14:paraId="4136B351"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0927965D" w14:textId="47D54F7F">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Dairy cows</w:t>
            </w:r>
          </w:p>
        </w:tc>
        <w:tc>
          <w:tcPr>
            <w:tcW w:w="1134" w:type="dxa"/>
            <w:noWrap/>
            <w:hideMark/>
          </w:tcPr>
          <w:p w:rsidRPr="005B1287" w:rsidR="00F83E8F" w:rsidP="00F83E8F" w:rsidRDefault="00F83E8F" w14:paraId="2DDBA2E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0.06</w:t>
            </w:r>
          </w:p>
        </w:tc>
        <w:tc>
          <w:tcPr>
            <w:tcW w:w="1275" w:type="dxa"/>
            <w:noWrap/>
            <w:hideMark/>
          </w:tcPr>
          <w:p w:rsidRPr="005B1287" w:rsidR="00F83E8F" w:rsidP="00F83E8F" w:rsidRDefault="00F83E8F" w14:paraId="5E04A5DF"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0.10</w:t>
            </w:r>
          </w:p>
        </w:tc>
        <w:tc>
          <w:tcPr>
            <w:tcW w:w="1134" w:type="dxa"/>
            <w:noWrap/>
            <w:hideMark/>
          </w:tcPr>
          <w:p w:rsidRPr="005B1287" w:rsidR="00F83E8F" w:rsidP="00F83E8F" w:rsidRDefault="00F83E8F" w14:paraId="735C39D2"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34231704" w14:textId="176AC0B2">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9F3004">
              <w:rPr>
                <w:rFonts w:eastAsia="Times New Roman" w:cs="Times New Roman"/>
                <w:color w:val="000000"/>
                <w:sz w:val="20"/>
                <w:szCs w:val="20"/>
                <w:lang w:val="en-GB" w:eastAsia="sv-SE"/>
              </w:rPr>
              <w:t>07</w:t>
            </w:r>
          </w:p>
        </w:tc>
      </w:tr>
      <w:tr w:rsidRPr="005B1287" w:rsidR="00F83E8F" w:rsidTr="49FF5CCA" w14:paraId="5550528B"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6A8A1379" w14:textId="05AD246F">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Horse</w:t>
            </w:r>
          </w:p>
        </w:tc>
        <w:tc>
          <w:tcPr>
            <w:tcW w:w="1134" w:type="dxa"/>
            <w:noWrap/>
            <w:hideMark/>
          </w:tcPr>
          <w:p w:rsidRPr="005B1287" w:rsidR="00F83E8F" w:rsidP="00F83E8F" w:rsidRDefault="00F83E8F" w14:paraId="378D1251"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0.03</w:t>
            </w:r>
          </w:p>
        </w:tc>
        <w:tc>
          <w:tcPr>
            <w:tcW w:w="1275" w:type="dxa"/>
            <w:noWrap/>
            <w:hideMark/>
          </w:tcPr>
          <w:p w:rsidRPr="005B1287" w:rsidR="00F83E8F" w:rsidP="00F83E8F" w:rsidRDefault="00F83E8F" w14:paraId="3A04825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134" w:type="dxa"/>
            <w:noWrap/>
            <w:hideMark/>
          </w:tcPr>
          <w:p w:rsidRPr="005B1287" w:rsidR="00F83E8F" w:rsidP="00F83E8F" w:rsidRDefault="00F83E8F" w14:paraId="5A0855E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0CD4A87C" w14:textId="5307CFAD">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1B0F3D">
              <w:rPr>
                <w:rFonts w:eastAsia="Times New Roman" w:cs="Times New Roman"/>
                <w:color w:val="000000"/>
                <w:sz w:val="20"/>
                <w:szCs w:val="20"/>
                <w:lang w:val="en-GB" w:eastAsia="sv-SE"/>
              </w:rPr>
              <w:t>10</w:t>
            </w:r>
          </w:p>
        </w:tc>
      </w:tr>
      <w:tr w:rsidRPr="005B1287" w:rsidR="00F83E8F" w:rsidTr="49FF5CCA" w14:paraId="3CA20935"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D54A7E" w14:paraId="057B92DD" w14:textId="0326AA53">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Sheep</w:t>
            </w:r>
          </w:p>
        </w:tc>
        <w:tc>
          <w:tcPr>
            <w:tcW w:w="1134" w:type="dxa"/>
            <w:noWrap/>
            <w:hideMark/>
          </w:tcPr>
          <w:p w:rsidRPr="005B1287" w:rsidR="00F83E8F" w:rsidP="00F83E8F" w:rsidRDefault="00F83E8F" w14:paraId="4953AF86"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0.08</w:t>
            </w:r>
          </w:p>
        </w:tc>
        <w:tc>
          <w:tcPr>
            <w:tcW w:w="1275" w:type="dxa"/>
            <w:noWrap/>
            <w:hideMark/>
          </w:tcPr>
          <w:p w:rsidRPr="005B1287" w:rsidR="00F83E8F" w:rsidP="00F83E8F" w:rsidRDefault="00F83E8F" w14:paraId="2A818C9C"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0.06</w:t>
            </w:r>
          </w:p>
        </w:tc>
        <w:tc>
          <w:tcPr>
            <w:tcW w:w="1134" w:type="dxa"/>
            <w:noWrap/>
            <w:hideMark/>
          </w:tcPr>
          <w:p w:rsidRPr="005B1287" w:rsidR="00F83E8F" w:rsidP="00F83E8F" w:rsidRDefault="00F83E8F" w14:paraId="46FC09D9"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4E12A71E" w14:textId="2DDE0E95">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1B0F3D">
              <w:rPr>
                <w:rFonts w:eastAsia="Times New Roman" w:cs="Times New Roman"/>
                <w:color w:val="000000"/>
                <w:sz w:val="20"/>
                <w:szCs w:val="20"/>
                <w:lang w:val="en-GB" w:eastAsia="sv-SE"/>
              </w:rPr>
              <w:t>20</w:t>
            </w:r>
          </w:p>
        </w:tc>
      </w:tr>
      <w:tr w:rsidRPr="005B1287" w:rsidR="00F83E8F" w:rsidTr="49FF5CCA" w14:paraId="51B051C6"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2F4811E4" w14:textId="7F36A6DA">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Pig</w:t>
            </w:r>
          </w:p>
        </w:tc>
        <w:tc>
          <w:tcPr>
            <w:tcW w:w="1134" w:type="dxa"/>
            <w:noWrap/>
            <w:hideMark/>
          </w:tcPr>
          <w:p w:rsidRPr="005B1287" w:rsidR="00F83E8F" w:rsidP="00F83E8F" w:rsidRDefault="00F83E8F" w14:paraId="4EECD864" w14:textId="5937AE2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w:t>
            </w:r>
            <w:r w:rsidRPr="005B1287" w:rsidR="00562433">
              <w:rPr>
                <w:rFonts w:eastAsia="Times New Roman" w:cs="Times New Roman"/>
                <w:color w:val="000000"/>
                <w:sz w:val="20"/>
                <w:szCs w:val="20"/>
                <w:lang w:val="en-GB" w:eastAsia="sv-SE"/>
              </w:rPr>
              <w:t>1</w:t>
            </w:r>
          </w:p>
        </w:tc>
        <w:tc>
          <w:tcPr>
            <w:tcW w:w="1275" w:type="dxa"/>
            <w:noWrap/>
            <w:hideMark/>
          </w:tcPr>
          <w:p w:rsidRPr="005B1287" w:rsidR="00F83E8F" w:rsidP="00F83E8F" w:rsidRDefault="00F83E8F" w14:paraId="6F36451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134" w:type="dxa"/>
            <w:noWrap/>
            <w:hideMark/>
          </w:tcPr>
          <w:p w:rsidRPr="005B1287" w:rsidR="00F83E8F" w:rsidP="00F83E8F" w:rsidRDefault="00F83E8F" w14:paraId="1005C8F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48FA9EF1"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0.63</w:t>
            </w:r>
          </w:p>
        </w:tc>
      </w:tr>
      <w:tr w:rsidRPr="005B1287" w:rsidR="00F83E8F" w:rsidTr="49FF5CCA" w14:paraId="100D9482"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743E0B0B" w14:textId="5407ACC5">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Chicken</w:t>
            </w:r>
          </w:p>
        </w:tc>
        <w:tc>
          <w:tcPr>
            <w:tcW w:w="1134" w:type="dxa"/>
            <w:noWrap/>
            <w:hideMark/>
          </w:tcPr>
          <w:p w:rsidRPr="005B1287" w:rsidR="00F83E8F" w:rsidP="00F83E8F" w:rsidRDefault="00F83E8F" w14:paraId="4AFDC545"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0.04</w:t>
            </w:r>
          </w:p>
        </w:tc>
        <w:tc>
          <w:tcPr>
            <w:tcW w:w="1275" w:type="dxa"/>
            <w:noWrap/>
            <w:hideMark/>
          </w:tcPr>
          <w:p w:rsidRPr="005B1287" w:rsidR="00F83E8F" w:rsidP="00F83E8F" w:rsidRDefault="00F83E8F" w14:paraId="0485BBC4" w14:textId="7760009E">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w:t>
            </w:r>
            <w:r w:rsidRPr="005B1287" w:rsidR="00010D9C">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1980FD8F"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0.17</w:t>
            </w:r>
          </w:p>
        </w:tc>
        <w:tc>
          <w:tcPr>
            <w:tcW w:w="1276" w:type="dxa"/>
            <w:noWrap/>
            <w:hideMark/>
          </w:tcPr>
          <w:p w:rsidRPr="005B1287" w:rsidR="00F83E8F" w:rsidP="00F83E8F" w:rsidRDefault="00F83E8F" w14:paraId="048C2900" w14:textId="14595E26">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0.6</w:t>
            </w:r>
            <w:r w:rsidRPr="005B1287" w:rsidR="001B0F3D">
              <w:rPr>
                <w:rFonts w:eastAsia="Times New Roman" w:cs="Times New Roman"/>
                <w:color w:val="000000"/>
                <w:sz w:val="20"/>
                <w:szCs w:val="20"/>
                <w:lang w:val="en-GB" w:eastAsia="sv-SE"/>
              </w:rPr>
              <w:t>0</w:t>
            </w:r>
          </w:p>
        </w:tc>
      </w:tr>
      <w:tr w:rsidRPr="005B1287" w:rsidR="00F83E8F" w:rsidTr="49FF5CCA" w14:paraId="5759B57A"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7406F8D8" w14:textId="3CF5E6EF">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Rabbit</w:t>
            </w:r>
          </w:p>
        </w:tc>
        <w:tc>
          <w:tcPr>
            <w:tcW w:w="1134" w:type="dxa"/>
            <w:noWrap/>
            <w:hideMark/>
          </w:tcPr>
          <w:p w:rsidRPr="005B1287" w:rsidR="00F83E8F" w:rsidP="00F83E8F" w:rsidRDefault="00F83E8F" w14:paraId="76695C44"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275" w:type="dxa"/>
            <w:noWrap/>
            <w:hideMark/>
          </w:tcPr>
          <w:p w:rsidRPr="005B1287" w:rsidR="00F83E8F" w:rsidP="00F83E8F" w:rsidRDefault="00F83E8F" w14:paraId="4305A646"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0.11</w:t>
            </w:r>
          </w:p>
        </w:tc>
        <w:tc>
          <w:tcPr>
            <w:tcW w:w="1134" w:type="dxa"/>
            <w:noWrap/>
            <w:hideMark/>
          </w:tcPr>
          <w:p w:rsidRPr="005B1287" w:rsidR="00F83E8F" w:rsidP="00F83E8F" w:rsidRDefault="00F83E8F" w14:paraId="4AC891C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0B8DBB5E"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0.34</w:t>
            </w:r>
          </w:p>
        </w:tc>
      </w:tr>
      <w:tr w:rsidRPr="005B1287" w:rsidR="00F83E8F" w:rsidTr="49FF5CCA" w14:paraId="25A1E500"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2793E93B" w14:textId="377F5CF7">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Laying hen</w:t>
            </w:r>
          </w:p>
        </w:tc>
        <w:tc>
          <w:tcPr>
            <w:tcW w:w="1134" w:type="dxa"/>
            <w:noWrap/>
            <w:hideMark/>
          </w:tcPr>
          <w:p w:rsidRPr="005B1287" w:rsidR="00F83E8F" w:rsidP="00F83E8F" w:rsidRDefault="00F83E8F" w14:paraId="5A4BF42A"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0.04</w:t>
            </w:r>
          </w:p>
        </w:tc>
        <w:tc>
          <w:tcPr>
            <w:tcW w:w="1275" w:type="dxa"/>
            <w:noWrap/>
            <w:hideMark/>
          </w:tcPr>
          <w:p w:rsidRPr="005B1287" w:rsidR="00F83E8F" w:rsidP="00F83E8F" w:rsidRDefault="00F83E8F" w14:paraId="2EE2DC48"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0.46</w:t>
            </w:r>
          </w:p>
        </w:tc>
        <w:tc>
          <w:tcPr>
            <w:tcW w:w="1134" w:type="dxa"/>
            <w:noWrap/>
            <w:hideMark/>
          </w:tcPr>
          <w:p w:rsidRPr="005B1287" w:rsidR="00F83E8F" w:rsidP="00F83E8F" w:rsidRDefault="00F83E8F" w14:paraId="502974A5"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616CCA83" w14:textId="44DEBD9A">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0.4</w:t>
            </w:r>
            <w:r w:rsidRPr="005B1287" w:rsidR="001B0F3D">
              <w:rPr>
                <w:rFonts w:eastAsia="Times New Roman" w:cs="Times New Roman"/>
                <w:color w:val="000000"/>
                <w:sz w:val="20"/>
                <w:szCs w:val="20"/>
                <w:lang w:val="en-GB" w:eastAsia="sv-SE"/>
              </w:rPr>
              <w:t>5</w:t>
            </w:r>
          </w:p>
        </w:tc>
      </w:tr>
      <w:tr w:rsidRPr="005B1287" w:rsidR="00F83E8F" w:rsidTr="49FF5CCA" w14:paraId="435E734B"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450014" w14:paraId="4EDAE992" w14:textId="4C98DC57">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Farmed salmon</w:t>
            </w:r>
          </w:p>
        </w:tc>
        <w:tc>
          <w:tcPr>
            <w:tcW w:w="1134" w:type="dxa"/>
            <w:noWrap/>
            <w:hideMark/>
          </w:tcPr>
          <w:p w:rsidRPr="005B1287" w:rsidR="00F83E8F" w:rsidP="00F83E8F" w:rsidRDefault="00F83E8F" w14:paraId="55BB82A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0.16</w:t>
            </w:r>
          </w:p>
        </w:tc>
        <w:tc>
          <w:tcPr>
            <w:tcW w:w="1275" w:type="dxa"/>
            <w:noWrap/>
            <w:hideMark/>
          </w:tcPr>
          <w:p w:rsidRPr="005B1287" w:rsidR="00F83E8F" w:rsidP="00F83E8F" w:rsidRDefault="00F83E8F" w14:paraId="15908030"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134" w:type="dxa"/>
            <w:noWrap/>
            <w:hideMark/>
          </w:tcPr>
          <w:p w:rsidRPr="005B1287" w:rsidR="00F83E8F" w:rsidP="00F83E8F" w:rsidRDefault="00F83E8F" w14:paraId="63926F6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F83E8F" w:rsidP="00F83E8F" w:rsidRDefault="00F83E8F" w14:paraId="03C8A494"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0.03</w:t>
            </w:r>
          </w:p>
        </w:tc>
      </w:tr>
      <w:tr w:rsidRPr="005B1287" w:rsidR="00F83E8F" w:rsidTr="49FF5CCA" w14:paraId="268280CD"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1979E08F" w14:textId="512753B5">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Wild fish</w:t>
            </w:r>
          </w:p>
        </w:tc>
        <w:tc>
          <w:tcPr>
            <w:tcW w:w="1134" w:type="dxa"/>
            <w:noWrap/>
            <w:hideMark/>
          </w:tcPr>
          <w:p w:rsidRPr="005B1287" w:rsidR="00F83E8F" w:rsidP="00F83E8F" w:rsidRDefault="00F83E8F" w14:paraId="7ADEFDE5"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57BF2869"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5B7E257A"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276" w:type="dxa"/>
            <w:noWrap/>
            <w:hideMark/>
          </w:tcPr>
          <w:p w:rsidRPr="005B1287" w:rsidR="00F83E8F" w:rsidP="00F83E8F" w:rsidRDefault="00F83E8F" w14:paraId="1170914A"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0B1E936D"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779405CC" w14:textId="185E0F82">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Mussels</w:t>
            </w:r>
          </w:p>
        </w:tc>
        <w:tc>
          <w:tcPr>
            <w:tcW w:w="1134" w:type="dxa"/>
            <w:noWrap/>
            <w:hideMark/>
          </w:tcPr>
          <w:p w:rsidRPr="005B1287" w:rsidR="00F83E8F" w:rsidP="00F83E8F" w:rsidRDefault="00F83E8F" w14:paraId="27D14FA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23E8D2B8"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35E8A0A8"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0.08</w:t>
            </w:r>
          </w:p>
        </w:tc>
        <w:tc>
          <w:tcPr>
            <w:tcW w:w="1276" w:type="dxa"/>
            <w:noWrap/>
            <w:hideMark/>
          </w:tcPr>
          <w:p w:rsidRPr="005B1287" w:rsidR="00F83E8F" w:rsidP="00F83E8F" w:rsidRDefault="00F83E8F" w14:paraId="38680F45"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0FBB5A16"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2F0A6968" w14:textId="04259F33">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Shrimp</w:t>
            </w:r>
          </w:p>
        </w:tc>
        <w:tc>
          <w:tcPr>
            <w:tcW w:w="1134" w:type="dxa"/>
            <w:noWrap/>
            <w:hideMark/>
          </w:tcPr>
          <w:p w:rsidRPr="005B1287" w:rsidR="00F83E8F" w:rsidP="00F83E8F" w:rsidRDefault="00F83E8F" w14:paraId="528F9C5B"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6A6E1DCE"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1D7A645F"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0.04</w:t>
            </w:r>
          </w:p>
        </w:tc>
        <w:tc>
          <w:tcPr>
            <w:tcW w:w="1276" w:type="dxa"/>
            <w:noWrap/>
            <w:hideMark/>
          </w:tcPr>
          <w:p w:rsidRPr="005B1287" w:rsidR="00F83E8F" w:rsidP="00F83E8F" w:rsidRDefault="00F83E8F" w14:paraId="7B693FA3"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1E8F90CD"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217BB9DD" w14:textId="1FB2C3EF">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Octopus</w:t>
            </w:r>
          </w:p>
        </w:tc>
        <w:tc>
          <w:tcPr>
            <w:tcW w:w="1134" w:type="dxa"/>
            <w:noWrap/>
            <w:hideMark/>
          </w:tcPr>
          <w:p w:rsidRPr="005B1287" w:rsidR="00F83E8F" w:rsidP="00F83E8F" w:rsidRDefault="00F83E8F" w14:paraId="1D87CE23"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7DFBD5AD"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41413A3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276" w:type="dxa"/>
            <w:noWrap/>
            <w:hideMark/>
          </w:tcPr>
          <w:p w:rsidRPr="005B1287" w:rsidR="00F83E8F" w:rsidP="00F83E8F" w:rsidRDefault="00F83E8F" w14:paraId="7E625CD0"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4933F630"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04B2B80E" w14:textId="0BFE0F7D">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Wild ruminants</w:t>
            </w:r>
          </w:p>
        </w:tc>
        <w:tc>
          <w:tcPr>
            <w:tcW w:w="1134" w:type="dxa"/>
            <w:noWrap/>
            <w:hideMark/>
          </w:tcPr>
          <w:p w:rsidRPr="005B1287" w:rsidR="00F83E8F" w:rsidP="00F83E8F" w:rsidRDefault="00F83E8F" w14:paraId="2304CAF2"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09EA7557"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02A452C4" w14:textId="755066C4">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sz w:val="20"/>
                <w:szCs w:val="20"/>
                <w:lang w:val="en-GB"/>
              </w:rPr>
              <w:t>0.0007</w:t>
            </w:r>
          </w:p>
        </w:tc>
        <w:tc>
          <w:tcPr>
            <w:tcW w:w="1276" w:type="dxa"/>
            <w:noWrap/>
            <w:hideMark/>
          </w:tcPr>
          <w:p w:rsidRPr="005B1287" w:rsidR="00F83E8F" w:rsidP="00F83E8F" w:rsidRDefault="00F83E8F" w14:paraId="7507D99B"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115259CF"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697868F9" w14:textId="4EF2F6AF">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Wild boar</w:t>
            </w:r>
          </w:p>
        </w:tc>
        <w:tc>
          <w:tcPr>
            <w:tcW w:w="1134" w:type="dxa"/>
            <w:noWrap/>
            <w:hideMark/>
          </w:tcPr>
          <w:p w:rsidRPr="005B1287" w:rsidR="00F83E8F" w:rsidP="00F83E8F" w:rsidRDefault="00F83E8F" w14:paraId="27AEFF90"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7F8F058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2CD44AE3" w14:textId="5456C88C">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sz w:val="20"/>
                <w:szCs w:val="20"/>
                <w:lang w:val="en-GB"/>
              </w:rPr>
              <w:t>0.0007</w:t>
            </w:r>
          </w:p>
        </w:tc>
        <w:tc>
          <w:tcPr>
            <w:tcW w:w="1276" w:type="dxa"/>
            <w:noWrap/>
            <w:hideMark/>
          </w:tcPr>
          <w:p w:rsidRPr="005B1287" w:rsidR="00F83E8F" w:rsidP="00F83E8F" w:rsidRDefault="00F83E8F" w14:paraId="6749B284"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62452EF7"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1F4C043C" w14:textId="2D8CE9A5">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Wild rabbit</w:t>
            </w:r>
          </w:p>
        </w:tc>
        <w:tc>
          <w:tcPr>
            <w:tcW w:w="1134" w:type="dxa"/>
            <w:noWrap/>
            <w:hideMark/>
          </w:tcPr>
          <w:p w:rsidRPr="005B1287" w:rsidR="00F83E8F" w:rsidP="00F83E8F" w:rsidRDefault="00F83E8F" w14:paraId="68075AAD"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7D2E9348"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7ED53BB2" w14:textId="7CBA9BF2">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sz w:val="20"/>
                <w:szCs w:val="20"/>
                <w:lang w:val="en-GB"/>
              </w:rPr>
              <w:t>0.0007</w:t>
            </w:r>
          </w:p>
        </w:tc>
        <w:tc>
          <w:tcPr>
            <w:tcW w:w="1276" w:type="dxa"/>
            <w:noWrap/>
            <w:hideMark/>
          </w:tcPr>
          <w:p w:rsidRPr="005B1287" w:rsidR="00F83E8F" w:rsidP="00F83E8F" w:rsidRDefault="00F83E8F" w14:paraId="55601652"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32FDF6F1"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13279825" w14:textId="2B0F4793">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Mealworm</w:t>
            </w:r>
          </w:p>
        </w:tc>
        <w:tc>
          <w:tcPr>
            <w:tcW w:w="1134" w:type="dxa"/>
            <w:noWrap/>
            <w:hideMark/>
          </w:tcPr>
          <w:p w:rsidRPr="005B1287" w:rsidR="00F83E8F" w:rsidP="00F83E8F" w:rsidRDefault="00F83E8F" w14:paraId="0FFB7B56"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3DB7396E"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39230ABA" w14:textId="25ED419B">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sz w:val="20"/>
                <w:szCs w:val="20"/>
                <w:lang w:val="en-GB"/>
              </w:rPr>
              <w:t>0.0007</w:t>
            </w:r>
          </w:p>
        </w:tc>
        <w:tc>
          <w:tcPr>
            <w:tcW w:w="1276" w:type="dxa"/>
            <w:noWrap/>
            <w:hideMark/>
          </w:tcPr>
          <w:p w:rsidRPr="005B1287" w:rsidR="00F83E8F" w:rsidP="00F83E8F" w:rsidRDefault="00F83E8F" w14:paraId="105F4C47"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F83E8F" w:rsidTr="49FF5CCA" w14:paraId="426B9C05"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rsidRPr="005B1287" w:rsidR="00F83E8F" w:rsidP="00F83E8F" w:rsidRDefault="00F83E8F" w14:paraId="53F74966" w14:textId="33245D1C">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Honey bee</w:t>
            </w:r>
          </w:p>
        </w:tc>
        <w:tc>
          <w:tcPr>
            <w:tcW w:w="1134" w:type="dxa"/>
            <w:noWrap/>
            <w:hideMark/>
          </w:tcPr>
          <w:p w:rsidRPr="005B1287" w:rsidR="00F83E8F" w:rsidP="00F83E8F" w:rsidRDefault="00F83E8F" w14:paraId="7457864C"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275" w:type="dxa"/>
            <w:noWrap/>
            <w:hideMark/>
          </w:tcPr>
          <w:p w:rsidRPr="005B1287" w:rsidR="00F83E8F" w:rsidP="00F83E8F" w:rsidRDefault="00F83E8F" w14:paraId="5CC7F6E9"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c>
          <w:tcPr>
            <w:tcW w:w="1134" w:type="dxa"/>
            <w:noWrap/>
            <w:hideMark/>
          </w:tcPr>
          <w:p w:rsidRPr="005B1287" w:rsidR="00F83E8F" w:rsidP="00F83E8F" w:rsidRDefault="00F83E8F" w14:paraId="7E5838A9" w14:textId="4150F1A4">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sz w:val="20"/>
                <w:szCs w:val="20"/>
                <w:lang w:val="en-GB"/>
              </w:rPr>
              <w:t>0.0003</w:t>
            </w:r>
          </w:p>
        </w:tc>
        <w:tc>
          <w:tcPr>
            <w:tcW w:w="1276" w:type="dxa"/>
            <w:noWrap/>
            <w:hideMark/>
          </w:tcPr>
          <w:p w:rsidRPr="005B1287" w:rsidR="00F83E8F" w:rsidP="00F83E8F" w:rsidRDefault="00F83E8F" w14:paraId="19829A71"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p>
        </w:tc>
      </w:tr>
      <w:tr w:rsidRPr="005B1287" w:rsidR="00BA0542" w:rsidTr="49FF5CCA" w14:paraId="5F567248"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tcPr>
          <w:p w:rsidRPr="005B1287" w:rsidR="00BA0542" w:rsidP="005B1287" w:rsidRDefault="00BA0542" w14:paraId="1304B489" w14:textId="031A07A3">
            <w:pPr>
              <w:spacing w:line="240" w:lineRule="auto"/>
              <w:jc w:val="left"/>
              <w:rPr>
                <w:rFonts w:eastAsia="Times New Roman" w:cs="Times New Roman"/>
                <w:b/>
                <w:bCs/>
                <w:color w:val="000000"/>
                <w:sz w:val="22"/>
                <w:lang w:val="en-GB" w:eastAsia="sv-SE"/>
              </w:rPr>
            </w:pPr>
            <w:r w:rsidRPr="005B1287">
              <w:rPr>
                <w:rFonts w:eastAsia="Times New Roman" w:cs="Times New Roman"/>
                <w:b/>
                <w:bCs/>
                <w:color w:val="000000"/>
                <w:sz w:val="22"/>
                <w:lang w:val="en-GB" w:eastAsia="sv-SE"/>
              </w:rPr>
              <w:t>Parent animals</w:t>
            </w:r>
          </w:p>
        </w:tc>
        <w:tc>
          <w:tcPr>
            <w:tcW w:w="1134" w:type="dxa"/>
            <w:noWrap/>
          </w:tcPr>
          <w:p w:rsidRPr="005B1287" w:rsidR="00BA0542" w:rsidP="00D30CC0" w:rsidRDefault="00BA0542" w14:paraId="368EB32D"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val="en-GB" w:eastAsia="sv-SE"/>
              </w:rPr>
            </w:pPr>
          </w:p>
        </w:tc>
        <w:tc>
          <w:tcPr>
            <w:tcW w:w="1275" w:type="dxa"/>
            <w:noWrap/>
          </w:tcPr>
          <w:p w:rsidRPr="005B1287" w:rsidR="00BA0542" w:rsidP="00D30CC0" w:rsidRDefault="00BA0542" w14:paraId="1B7CA329"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val="en-GB" w:eastAsia="sv-SE"/>
              </w:rPr>
            </w:pPr>
          </w:p>
        </w:tc>
        <w:tc>
          <w:tcPr>
            <w:tcW w:w="1134" w:type="dxa"/>
            <w:noWrap/>
          </w:tcPr>
          <w:p w:rsidRPr="005B1287" w:rsidR="00BA0542" w:rsidP="00D30CC0" w:rsidRDefault="00BA0542" w14:paraId="178C1F42"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val="en-GB" w:eastAsia="sv-SE"/>
              </w:rPr>
            </w:pPr>
          </w:p>
        </w:tc>
        <w:tc>
          <w:tcPr>
            <w:tcW w:w="1276" w:type="dxa"/>
            <w:noWrap/>
          </w:tcPr>
          <w:p w:rsidRPr="005B1287" w:rsidR="00BA0542" w:rsidP="00D30CC0" w:rsidRDefault="00BA0542" w14:paraId="7597E5C3"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val="en-GB" w:eastAsia="sv-SE"/>
              </w:rPr>
            </w:pPr>
          </w:p>
        </w:tc>
      </w:tr>
      <w:tr w:rsidRPr="005B1287" w:rsidR="00B41566" w:rsidTr="49FF5CCA" w14:paraId="094BB4D4"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rsidRPr="005B1287" w:rsidR="00B41566" w:rsidP="00444FBE" w:rsidRDefault="00B41566" w14:paraId="5195CA42" w14:textId="27C7CB1A">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 xml:space="preserve">Cattle </w:t>
            </w:r>
            <w:r w:rsidR="007B5A7C">
              <w:rPr>
                <w:rFonts w:cs="Times New Roman"/>
                <w:i w:val="0"/>
                <w:iCs w:val="0"/>
                <w:color w:val="000000"/>
                <w:sz w:val="20"/>
                <w:szCs w:val="20"/>
                <w:lang w:val="en-GB"/>
              </w:rPr>
              <w:t xml:space="preserve">in </w:t>
            </w:r>
            <w:r w:rsidRPr="005B1287">
              <w:rPr>
                <w:rFonts w:cs="Times New Roman"/>
                <w:i w:val="0"/>
                <w:iCs w:val="0"/>
                <w:color w:val="000000"/>
                <w:sz w:val="20"/>
                <w:szCs w:val="20"/>
                <w:lang w:val="en-GB"/>
              </w:rPr>
              <w:t>suckler herds</w:t>
            </w:r>
            <w:r w:rsidRPr="005B1287" w:rsidR="007A752C">
              <w:rPr>
                <w:rFonts w:cs="Times New Roman"/>
                <w:i w:val="0"/>
                <w:iCs w:val="0"/>
                <w:color w:val="000000"/>
                <w:sz w:val="20"/>
                <w:szCs w:val="20"/>
                <w:lang w:val="en-GB"/>
              </w:rPr>
              <w:t>, cow</w:t>
            </w:r>
          </w:p>
        </w:tc>
        <w:tc>
          <w:tcPr>
            <w:tcW w:w="1134" w:type="dxa"/>
            <w:noWrap/>
            <w:hideMark/>
          </w:tcPr>
          <w:p w:rsidRPr="005B1287" w:rsidR="00B41566" w:rsidRDefault="00B41566" w14:paraId="7A7D22F6" w14:textId="49BBFD94">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w:t>
            </w:r>
            <w:r w:rsidRPr="005B1287" w:rsidR="00821CE5">
              <w:rPr>
                <w:rFonts w:eastAsia="Times New Roman" w:cs="Times New Roman"/>
                <w:color w:val="000000"/>
                <w:sz w:val="20"/>
                <w:szCs w:val="20"/>
                <w:lang w:val="en-GB" w:eastAsia="sv-SE"/>
              </w:rPr>
              <w:t>3</w:t>
            </w:r>
          </w:p>
        </w:tc>
        <w:tc>
          <w:tcPr>
            <w:tcW w:w="1275" w:type="dxa"/>
            <w:noWrap/>
            <w:hideMark/>
          </w:tcPr>
          <w:p w:rsidRPr="005B1287" w:rsidR="00B41566" w:rsidRDefault="00B41566" w14:paraId="2DB3212B" w14:textId="5266810D">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w:t>
            </w:r>
            <w:r w:rsidRPr="005B1287" w:rsidR="007C739A">
              <w:rPr>
                <w:rFonts w:eastAsia="Times New Roman" w:cs="Times New Roman"/>
                <w:color w:val="000000"/>
                <w:sz w:val="20"/>
                <w:szCs w:val="20"/>
                <w:lang w:val="en-GB" w:eastAsia="sv-SE"/>
              </w:rPr>
              <w:t>4</w:t>
            </w:r>
          </w:p>
        </w:tc>
        <w:tc>
          <w:tcPr>
            <w:tcW w:w="1134" w:type="dxa"/>
            <w:noWrap/>
            <w:hideMark/>
          </w:tcPr>
          <w:p w:rsidRPr="005B1287" w:rsidR="00B41566" w:rsidP="00444FBE" w:rsidRDefault="00B41566" w14:paraId="4C0C3461"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B41566" w:rsidRDefault="00B41566" w14:paraId="0B424B34" w14:textId="2B4D366B">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7C739A">
              <w:rPr>
                <w:rFonts w:eastAsia="Times New Roman" w:cs="Times New Roman"/>
                <w:color w:val="000000"/>
                <w:sz w:val="20"/>
                <w:szCs w:val="20"/>
                <w:lang w:val="en-GB" w:eastAsia="sv-SE"/>
              </w:rPr>
              <w:t>07</w:t>
            </w:r>
          </w:p>
        </w:tc>
      </w:tr>
      <w:tr w:rsidRPr="005B1287" w:rsidR="00B41566" w:rsidTr="49FF5CCA" w14:paraId="5C54DDAE"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rsidRPr="005B1287" w:rsidR="00B41566" w:rsidP="00444FBE" w:rsidRDefault="00D54A7E" w14:paraId="65A170C8" w14:textId="08DF0054">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Sheep</w:t>
            </w:r>
            <w:r w:rsidRPr="005B1287" w:rsidR="007A752C">
              <w:rPr>
                <w:rFonts w:cs="Times New Roman"/>
                <w:i w:val="0"/>
                <w:iCs w:val="0"/>
                <w:color w:val="000000"/>
                <w:sz w:val="20"/>
                <w:szCs w:val="20"/>
                <w:lang w:val="en-GB"/>
              </w:rPr>
              <w:t>, ewe</w:t>
            </w:r>
          </w:p>
        </w:tc>
        <w:tc>
          <w:tcPr>
            <w:tcW w:w="1134" w:type="dxa"/>
            <w:noWrap/>
            <w:hideMark/>
          </w:tcPr>
          <w:p w:rsidRPr="005B1287" w:rsidR="00B41566" w:rsidRDefault="00B41566" w14:paraId="7D708E55" w14:textId="06FF7CD2">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0.06</w:t>
            </w:r>
          </w:p>
        </w:tc>
        <w:tc>
          <w:tcPr>
            <w:tcW w:w="1275" w:type="dxa"/>
            <w:noWrap/>
            <w:hideMark/>
          </w:tcPr>
          <w:p w:rsidRPr="005B1287" w:rsidR="00B41566" w:rsidRDefault="00B41566" w14:paraId="62113F60" w14:textId="729BD5BB">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w:t>
            </w:r>
            <w:r w:rsidRPr="005B1287" w:rsidR="00D54A7E">
              <w:rPr>
                <w:rFonts w:eastAsia="Times New Roman" w:cs="Times New Roman"/>
                <w:color w:val="000000"/>
                <w:sz w:val="20"/>
                <w:szCs w:val="20"/>
                <w:lang w:val="en-GB" w:eastAsia="sv-SE"/>
              </w:rPr>
              <w:t>5</w:t>
            </w:r>
          </w:p>
        </w:tc>
        <w:tc>
          <w:tcPr>
            <w:tcW w:w="1134" w:type="dxa"/>
            <w:noWrap/>
            <w:hideMark/>
          </w:tcPr>
          <w:p w:rsidRPr="005B1287" w:rsidR="00B41566" w:rsidP="00444FBE" w:rsidRDefault="00B41566" w14:paraId="4AB92050"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B41566" w:rsidRDefault="00B41566" w14:paraId="3B19801E" w14:textId="231B4AB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w:t>
            </w:r>
            <w:r w:rsidRPr="005B1287" w:rsidR="00200E26">
              <w:rPr>
                <w:rFonts w:eastAsia="Times New Roman" w:cs="Times New Roman"/>
                <w:color w:val="000000"/>
                <w:sz w:val="20"/>
                <w:szCs w:val="20"/>
                <w:lang w:val="en-GB" w:eastAsia="sv-SE"/>
              </w:rPr>
              <w:t>3</w:t>
            </w:r>
          </w:p>
        </w:tc>
      </w:tr>
      <w:tr w:rsidRPr="005B1287" w:rsidR="00B41566" w:rsidTr="00217E4C" w14:paraId="11C04CE6"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rsidRPr="005B1287" w:rsidR="00B41566" w:rsidP="00444FBE" w:rsidRDefault="00B41566" w14:paraId="3EC953CC" w14:textId="15D604BB">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Pig</w:t>
            </w:r>
            <w:r w:rsidRPr="005B1287" w:rsidR="007A752C">
              <w:rPr>
                <w:rFonts w:cs="Times New Roman"/>
                <w:i w:val="0"/>
                <w:iCs w:val="0"/>
                <w:color w:val="000000"/>
                <w:sz w:val="20"/>
                <w:szCs w:val="20"/>
                <w:lang w:val="en-GB"/>
              </w:rPr>
              <w:t>, sow</w:t>
            </w:r>
          </w:p>
        </w:tc>
        <w:tc>
          <w:tcPr>
            <w:tcW w:w="1134" w:type="dxa"/>
            <w:noWrap/>
            <w:hideMark/>
          </w:tcPr>
          <w:p w:rsidRPr="005B1287" w:rsidR="00B41566" w:rsidRDefault="00B41566" w14:paraId="4CA08F0D" w14:textId="05FCAD3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0.03</w:t>
            </w:r>
          </w:p>
        </w:tc>
        <w:tc>
          <w:tcPr>
            <w:tcW w:w="1275" w:type="dxa"/>
            <w:noWrap/>
            <w:hideMark/>
          </w:tcPr>
          <w:p w:rsidRPr="005B1287" w:rsidR="00B41566" w:rsidP="00444FBE" w:rsidRDefault="00B41566" w14:paraId="469CCCAD"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0.15</w:t>
            </w:r>
          </w:p>
        </w:tc>
        <w:tc>
          <w:tcPr>
            <w:tcW w:w="1134" w:type="dxa"/>
            <w:noWrap/>
            <w:hideMark/>
          </w:tcPr>
          <w:p w:rsidRPr="005B1287" w:rsidR="00B41566" w:rsidP="00444FBE" w:rsidRDefault="00B41566" w14:paraId="0864D25B" w14:textId="77777777">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0.25</w:t>
            </w:r>
          </w:p>
        </w:tc>
        <w:tc>
          <w:tcPr>
            <w:tcW w:w="1276" w:type="dxa"/>
            <w:noWrap/>
            <w:hideMark/>
          </w:tcPr>
          <w:p w:rsidRPr="005B1287" w:rsidR="00B41566" w:rsidRDefault="00B41566" w14:paraId="1EE6A7CE" w14:textId="7D12E10A">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D54A7E">
              <w:rPr>
                <w:rFonts w:eastAsia="Times New Roman" w:cs="Times New Roman"/>
                <w:color w:val="000000"/>
                <w:sz w:val="20"/>
                <w:szCs w:val="20"/>
                <w:lang w:val="en-GB" w:eastAsia="sv-SE"/>
              </w:rPr>
              <w:t>42</w:t>
            </w:r>
          </w:p>
        </w:tc>
      </w:tr>
      <w:tr w:rsidRPr="005B1287" w:rsidR="00B41566" w:rsidTr="00217E4C" w14:paraId="34D62530" w14:textId="7777777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color="auto" w:sz="4" w:space="0"/>
            </w:tcBorders>
            <w:noWrap/>
            <w:hideMark/>
          </w:tcPr>
          <w:p w:rsidRPr="005B1287" w:rsidR="00B41566" w:rsidP="00444FBE" w:rsidRDefault="00B41566" w14:paraId="1952DCD6" w14:textId="72AF3DF8">
            <w:pPr>
              <w:spacing w:line="240" w:lineRule="auto"/>
              <w:jc w:val="left"/>
              <w:rPr>
                <w:rFonts w:eastAsia="Times New Roman" w:cs="Times New Roman"/>
                <w:i w:val="0"/>
                <w:iCs w:val="0"/>
                <w:color w:val="000000"/>
                <w:sz w:val="20"/>
                <w:szCs w:val="20"/>
                <w:lang w:val="en-GB" w:eastAsia="sv-SE"/>
              </w:rPr>
            </w:pPr>
            <w:r w:rsidRPr="005B1287">
              <w:rPr>
                <w:rFonts w:cs="Times New Roman"/>
                <w:i w:val="0"/>
                <w:iCs w:val="0"/>
                <w:color w:val="000000"/>
                <w:sz w:val="20"/>
                <w:szCs w:val="20"/>
                <w:lang w:val="en-GB"/>
              </w:rPr>
              <w:t>Chicken</w:t>
            </w:r>
            <w:r w:rsidRPr="005B1287" w:rsidR="007A752C">
              <w:rPr>
                <w:rFonts w:cs="Times New Roman"/>
                <w:i w:val="0"/>
                <w:iCs w:val="0"/>
                <w:color w:val="000000"/>
                <w:sz w:val="20"/>
                <w:szCs w:val="20"/>
                <w:lang w:val="en-GB"/>
              </w:rPr>
              <w:t xml:space="preserve">, hen </w:t>
            </w:r>
          </w:p>
        </w:tc>
        <w:tc>
          <w:tcPr>
            <w:tcW w:w="1134" w:type="dxa"/>
            <w:tcBorders>
              <w:bottom w:val="single" w:color="auto" w:sz="4" w:space="0"/>
            </w:tcBorders>
            <w:noWrap/>
            <w:hideMark/>
          </w:tcPr>
          <w:p w:rsidRPr="005B1287" w:rsidR="00B41566" w:rsidRDefault="00B41566" w14:paraId="1AEEC9F2" w14:textId="0D8A437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107635">
              <w:rPr>
                <w:rFonts w:eastAsia="Times New Roman" w:cs="Times New Roman"/>
                <w:color w:val="000000"/>
                <w:sz w:val="20"/>
                <w:szCs w:val="20"/>
                <w:lang w:val="en-GB" w:eastAsia="sv-SE"/>
              </w:rPr>
              <w:t>12</w:t>
            </w:r>
          </w:p>
        </w:tc>
        <w:tc>
          <w:tcPr>
            <w:tcW w:w="1275" w:type="dxa"/>
            <w:tcBorders>
              <w:bottom w:val="single" w:color="auto" w:sz="4" w:space="0"/>
            </w:tcBorders>
            <w:noWrap/>
            <w:hideMark/>
          </w:tcPr>
          <w:p w:rsidRPr="005B1287" w:rsidR="00B41566" w:rsidRDefault="00B41566" w14:paraId="55C61856" w14:textId="13D482E4">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107635">
              <w:rPr>
                <w:rFonts w:eastAsia="Times New Roman" w:cs="Times New Roman"/>
                <w:color w:val="000000"/>
                <w:sz w:val="20"/>
                <w:szCs w:val="20"/>
                <w:lang w:val="en-GB" w:eastAsia="sv-SE"/>
              </w:rPr>
              <w:t>92</w:t>
            </w:r>
          </w:p>
        </w:tc>
        <w:tc>
          <w:tcPr>
            <w:tcW w:w="1134" w:type="dxa"/>
            <w:tcBorders>
              <w:bottom w:val="single" w:color="auto" w:sz="4" w:space="0"/>
            </w:tcBorders>
            <w:noWrap/>
            <w:hideMark/>
          </w:tcPr>
          <w:p w:rsidRPr="005B1287" w:rsidR="00B41566" w:rsidP="00444FBE" w:rsidRDefault="00B41566" w14:paraId="2BA089C3" w14:textId="77777777">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0.17</w:t>
            </w:r>
          </w:p>
        </w:tc>
        <w:tc>
          <w:tcPr>
            <w:tcW w:w="1276" w:type="dxa"/>
            <w:tcBorders>
              <w:bottom w:val="single" w:color="auto" w:sz="4" w:space="0"/>
            </w:tcBorders>
            <w:noWrap/>
            <w:hideMark/>
          </w:tcPr>
          <w:p w:rsidRPr="005B1287" w:rsidR="00B41566" w:rsidRDefault="00B41566" w14:paraId="48D1D49B" w14:textId="1914990C">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5B1287">
              <w:rPr>
                <w:rFonts w:eastAsia="Times New Roman" w:cs="Times New Roman"/>
                <w:color w:val="000000"/>
                <w:sz w:val="20"/>
                <w:szCs w:val="20"/>
                <w:lang w:val="en-GB" w:eastAsia="sv-SE"/>
              </w:rPr>
              <w:t>0.</w:t>
            </w:r>
            <w:r w:rsidRPr="005B1287" w:rsidR="00D54A7E">
              <w:rPr>
                <w:rFonts w:eastAsia="Times New Roman" w:cs="Times New Roman"/>
                <w:color w:val="000000"/>
                <w:sz w:val="20"/>
                <w:szCs w:val="20"/>
                <w:lang w:val="en-GB" w:eastAsia="sv-SE"/>
              </w:rPr>
              <w:t>39</w:t>
            </w:r>
          </w:p>
        </w:tc>
      </w:tr>
    </w:tbl>
    <w:p w:rsidRPr="00217E4C" w:rsidR="001B0C21" w:rsidRDefault="001B0C21" w14:paraId="449380C1" w14:textId="77777777">
      <w:pPr>
        <w:spacing w:line="259" w:lineRule="auto"/>
        <w:jc w:val="left"/>
        <w:rPr>
          <w:sz w:val="20"/>
          <w:szCs w:val="20"/>
          <w:lang w:val="en-GB"/>
        </w:rPr>
      </w:pPr>
      <w:r w:rsidRPr="00217E4C">
        <w:rPr>
          <w:sz w:val="20"/>
          <w:szCs w:val="20"/>
          <w:vertAlign w:val="superscript"/>
          <w:lang w:val="en-GB"/>
        </w:rPr>
        <w:t xml:space="preserve">1 </w:t>
      </w:r>
      <w:r w:rsidRPr="00217E4C">
        <w:rPr>
          <w:sz w:val="20"/>
          <w:szCs w:val="20"/>
          <w:lang w:val="en-GB"/>
        </w:rPr>
        <w:t>Calves reared indoors; slaughter age 10 months.</w:t>
      </w:r>
    </w:p>
    <w:p w:rsidRPr="00217E4C" w:rsidR="001B0C21" w:rsidRDefault="001B0C21" w14:paraId="39FB08BE" w14:textId="39631A8E">
      <w:pPr>
        <w:spacing w:line="259" w:lineRule="auto"/>
        <w:jc w:val="left"/>
        <w:rPr>
          <w:sz w:val="20"/>
          <w:szCs w:val="20"/>
          <w:lang w:val="en-GB"/>
        </w:rPr>
      </w:pPr>
      <w:r w:rsidRPr="00217E4C">
        <w:rPr>
          <w:sz w:val="20"/>
          <w:szCs w:val="20"/>
          <w:vertAlign w:val="superscript"/>
          <w:lang w:val="en-GB"/>
        </w:rPr>
        <w:t>2</w:t>
      </w:r>
      <w:r w:rsidRPr="00217E4C">
        <w:rPr>
          <w:sz w:val="20"/>
          <w:szCs w:val="20"/>
          <w:lang w:val="en-GB"/>
        </w:rPr>
        <w:t xml:space="preserve"> Slaughter age 2 years; on pasture 3 months</w:t>
      </w:r>
      <w:r>
        <w:rPr>
          <w:sz w:val="20"/>
          <w:szCs w:val="20"/>
          <w:lang w:val="en-GB"/>
        </w:rPr>
        <w:t>.</w:t>
      </w:r>
    </w:p>
    <w:p w:rsidR="001B0C21" w:rsidP="00217E4C" w:rsidRDefault="001B0C21" w14:paraId="02F8B0D1" w14:textId="77777777">
      <w:pPr>
        <w:spacing w:line="259" w:lineRule="auto"/>
        <w:jc w:val="left"/>
        <w:rPr>
          <w:lang w:val="en-GB"/>
        </w:rPr>
      </w:pPr>
    </w:p>
    <w:p w:rsidRPr="005B1287" w:rsidR="00B61D95" w:rsidP="00217E4C" w:rsidRDefault="00E24572" w14:paraId="0CF0419A" w14:textId="2DED483A">
      <w:pPr>
        <w:spacing w:line="259" w:lineRule="auto"/>
        <w:jc w:val="left"/>
        <w:rPr>
          <w:lang w:val="en-GB"/>
        </w:rPr>
      </w:pPr>
      <w:r w:rsidRPr="005B1287">
        <w:rPr>
          <w:lang w:val="en-GB"/>
        </w:rPr>
        <w:t xml:space="preserve">4.2 </w:t>
      </w:r>
      <w:r w:rsidRPr="005B1287" w:rsidR="004D4AC7">
        <w:rPr>
          <w:lang w:val="en-GB"/>
        </w:rPr>
        <w:t>Animal welfare ind</w:t>
      </w:r>
      <w:r w:rsidRPr="005B1287" w:rsidR="701ED428">
        <w:rPr>
          <w:lang w:val="en-GB"/>
        </w:rPr>
        <w:t>ices</w:t>
      </w:r>
      <w:r w:rsidRPr="005B1287" w:rsidR="004D4AC7">
        <w:rPr>
          <w:lang w:val="en-GB"/>
        </w:rPr>
        <w:t xml:space="preserve"> </w:t>
      </w:r>
    </w:p>
    <w:p w:rsidRPr="005B1287" w:rsidR="005201B7" w:rsidP="00E00422" w:rsidRDefault="49FF5CCA" w14:paraId="590831FC" w14:textId="421AD49F">
      <w:pPr>
        <w:rPr>
          <w:lang w:val="en-GB"/>
        </w:rPr>
      </w:pPr>
      <w:r w:rsidRPr="005B1287">
        <w:rPr>
          <w:lang w:val="en-GB"/>
        </w:rPr>
        <w:t xml:space="preserve">Regardless of type of index used, meat from cattle and wild animals, mealworms and honey show low scores </w:t>
      </w:r>
      <w:r w:rsidR="00387946">
        <w:rPr>
          <w:lang w:val="en-GB"/>
        </w:rPr>
        <w:t>(</w:t>
      </w:r>
      <w:r w:rsidRPr="00D6763E" w:rsidR="00387946">
        <w:rPr>
          <w:i/>
          <w:iCs/>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w:t>
      </w:r>
      <w:r w:rsidRPr="005B1287">
        <w:rPr>
          <w:lang w:val="en-GB"/>
        </w:rPr>
        <w:lastRenderedPageBreak/>
        <w:t>PAALA score for mealworms and honey would have been 27 (instead of 0.27) and 37 (instead of 0.37). Meat from cattle show</w:t>
      </w:r>
      <w:r w:rsidR="002B1489">
        <w:rPr>
          <w:lang w:val="en-GB"/>
        </w:rPr>
        <w:t>s</w:t>
      </w:r>
      <w:r w:rsidRPr="005B1287">
        <w:rPr>
          <w:lang w:val="en-GB"/>
        </w:rPr>
        <w:t xml:space="preserve"> low scores due to the large body mass in comparison to other livestock species, resulting in a low </w:t>
      </w:r>
      <w:r w:rsidR="002B1489">
        <w:rPr>
          <w:lang w:val="en-GB"/>
        </w:rPr>
        <w:t>number</w:t>
      </w:r>
      <w:r w:rsidRPr="005B1287">
        <w:rPr>
          <w:lang w:val="en-GB"/>
        </w:rPr>
        <w:t xml:space="preserve"> affected as one animal give many kg of meat. Meat from wild animals </w:t>
      </w:r>
      <w:r w:rsidR="00267B6D">
        <w:rPr>
          <w:lang w:val="en-GB"/>
        </w:rPr>
        <w:t>killed by shooting</w:t>
      </w:r>
      <w:r w:rsidRPr="005B1287">
        <w:rPr>
          <w:lang w:val="en-GB"/>
        </w:rPr>
        <w:t xml:space="preserve"> show low scores per kg due to their low human induced suffering (Table 3). Wild animals from the sea show higher </w:t>
      </w:r>
      <w:r w:rsidR="002B1489">
        <w:rPr>
          <w:lang w:val="en-GB"/>
        </w:rPr>
        <w:t>scores</w:t>
      </w:r>
      <w:r w:rsidRPr="005B1287" w:rsidR="002B1489">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score for shrimps and </w:t>
      </w:r>
      <w:r w:rsidR="002B1489">
        <w:rPr>
          <w:lang w:val="en-GB"/>
        </w:rPr>
        <w:t xml:space="preserve">blue </w:t>
      </w:r>
      <w:r w:rsidRPr="005B1287">
        <w:rPr>
          <w:lang w:val="en-GB"/>
        </w:rPr>
        <w:t xml:space="preserve">mussels would have been </w:t>
      </w:r>
      <w:r w:rsidRPr="005B1287" w:rsidR="007D7995">
        <w:rPr>
          <w:lang w:val="en-GB"/>
        </w:rPr>
        <w:t>97</w:t>
      </w:r>
      <w:r w:rsidRPr="005B1287">
        <w:rPr>
          <w:lang w:val="en-GB"/>
        </w:rPr>
        <w:t xml:space="preserve"> (instead of </w:t>
      </w:r>
      <w:r w:rsidRPr="005B1287" w:rsidR="007D7995">
        <w:rPr>
          <w:lang w:val="en-GB"/>
        </w:rPr>
        <w:t>9.7</w:t>
      </w:r>
      <w:r w:rsidRPr="005B1287">
        <w:rPr>
          <w:lang w:val="en-GB"/>
        </w:rPr>
        <w:t xml:space="preserve">) and </w:t>
      </w:r>
      <w:r w:rsidRPr="005B1287" w:rsidR="00A0255D">
        <w:rPr>
          <w:lang w:val="en-GB"/>
        </w:rPr>
        <w:t>36</w:t>
      </w:r>
      <w:r w:rsidRPr="005B1287">
        <w:rPr>
          <w:lang w:val="en-GB"/>
        </w:rPr>
        <w:t xml:space="preserve"> (instead of </w:t>
      </w:r>
      <w:r w:rsidRPr="005B1287" w:rsidR="00A0255D">
        <w:rPr>
          <w:lang w:val="en-GB"/>
        </w:rPr>
        <w:t>3</w:t>
      </w:r>
      <w:r w:rsidRPr="005B1287">
        <w:rPr>
          <w:lang w:val="en-GB"/>
        </w:rPr>
        <w:t>.</w:t>
      </w:r>
      <w:r w:rsidRPr="005B1287" w:rsidR="00A0255D">
        <w:rPr>
          <w:lang w:val="en-GB"/>
        </w:rPr>
        <w:t>6</w:t>
      </w:r>
      <w:r w:rsidRPr="005B1287">
        <w:rPr>
          <w:lang w:val="en-GB"/>
        </w:rPr>
        <w:t>).</w:t>
      </w:r>
    </w:p>
    <w:p w:rsidRPr="005B1287" w:rsidR="008027CD" w:rsidP="00E00422" w:rsidRDefault="0037335B" w14:paraId="55AE1607" w14:textId="13685A16">
      <w:pPr>
        <w:rPr>
          <w:lang w:val="en-GB"/>
        </w:rPr>
      </w:pPr>
      <w:r w:rsidRPr="005B1287">
        <w:rPr>
          <w:lang w:val="en-GB"/>
        </w:rPr>
        <w:t xml:space="preserve">For PAALA, rabbits and chicken have the highest scores </w:t>
      </w:r>
      <w:r w:rsidR="002B1489">
        <w:rPr>
          <w:lang w:val="en-GB"/>
        </w:rPr>
        <w:t xml:space="preserve">(i.e. unfavourable) </w:t>
      </w:r>
      <w:r w:rsidRPr="005B1287">
        <w:rPr>
          <w:lang w:val="en-GB"/>
        </w:rPr>
        <w:t xml:space="preserve">due 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suffering due to relatively high disease </w:t>
      </w:r>
      <w:r w:rsidR="002B1489">
        <w:rPr>
          <w:lang w:val="en-GB"/>
        </w:rPr>
        <w:t>frequency</w:t>
      </w:r>
      <w:r w:rsidRPr="005B1287" w:rsidR="002B1489">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Pr="005B1287" w:rsidR="002B1489">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Pr="005B1287" w:rsidR="00466023">
        <w:rPr>
          <w:i/>
          <w:iCs/>
          <w:lang w:val="en-GB"/>
        </w:rPr>
        <w:t>et al.</w:t>
      </w:r>
      <w:r w:rsidRPr="005B1287">
        <w:rPr>
          <w:i/>
          <w:iCs/>
          <w:lang w:val="en-GB"/>
        </w:rPr>
        <w:t>,</w:t>
      </w:r>
      <w:r w:rsidRPr="005B1287">
        <w:rPr>
          <w:lang w:val="en-GB"/>
        </w:rPr>
        <w:t xml:space="preserve"> 2018) which influences the </w:t>
      </w:r>
      <w:r w:rsidR="002B1489">
        <w:rPr>
          <w:lang w:val="en-GB"/>
        </w:rPr>
        <w:t>number</w:t>
      </w:r>
      <w:r w:rsidRPr="005B1287">
        <w:rPr>
          <w:lang w:val="en-GB"/>
        </w:rPr>
        <w:t xml:space="preserve"> affected and hence results</w:t>
      </w:r>
      <w:r w:rsidRPr="005B1287" w:rsidR="00294659">
        <w:rPr>
          <w:lang w:val="en-GB"/>
        </w:rPr>
        <w:t>.</w:t>
      </w:r>
    </w:p>
    <w:p w:rsidRPr="005B1287" w:rsidR="00066C76" w:rsidP="00E00422" w:rsidRDefault="007E51E3" w14:paraId="07F4441B" w14:textId="2554A6C1">
      <w:pPr>
        <w:rPr>
          <w:lang w:val="en-GB"/>
        </w:rPr>
      </w:pPr>
      <w:r w:rsidRPr="005B1287">
        <w:rPr>
          <w:lang w:val="en-GB"/>
        </w:rPr>
        <w:t xml:space="preserve">When accounting for the time an animal lives before slaughter </w:t>
      </w:r>
      <w:r w:rsidRPr="005B1287" w:rsidR="00DE1546">
        <w:rPr>
          <w:lang w:val="en-GB"/>
        </w:rPr>
        <w:t xml:space="preserve">as in ALYS and </w:t>
      </w:r>
      <w:r w:rsidRPr="005B1287" w:rsidR="008E2A7B">
        <w:rPr>
          <w:lang w:val="en-GB"/>
        </w:rPr>
        <w:t>PAALYS</w:t>
      </w:r>
      <w:r w:rsidRPr="005B1287" w:rsidR="00DE1546">
        <w:rPr>
          <w:lang w:val="en-GB"/>
        </w:rPr>
        <w:t xml:space="preserve">, </w:t>
      </w:r>
      <w:r w:rsidRPr="005B1287" w:rsidR="00450014">
        <w:rPr>
          <w:lang w:val="en-GB"/>
        </w:rPr>
        <w:t>farmed salmon</w:t>
      </w:r>
      <w:r w:rsidRPr="005B1287" w:rsidR="00DE1546">
        <w:rPr>
          <w:lang w:val="en-GB"/>
        </w:rPr>
        <w:t xml:space="preserve"> scores worst</w:t>
      </w:r>
      <w:r w:rsidRPr="005B1287" w:rsidR="006D231B">
        <w:rPr>
          <w:lang w:val="en-GB"/>
        </w:rPr>
        <w:t xml:space="preserve"> of all species, due to relatively long </w:t>
      </w:r>
      <w:r w:rsidRPr="005B1287" w:rsidR="00886966">
        <w:rPr>
          <w:lang w:val="en-GB"/>
        </w:rPr>
        <w:t>life duration (</w:t>
      </w:r>
      <w:r w:rsidRPr="005B1287" w:rsidR="76F60C05">
        <w:rPr>
          <w:lang w:val="en-GB"/>
        </w:rPr>
        <w:t>3 years</w:t>
      </w:r>
      <w:r w:rsidRPr="005B1287" w:rsidR="00886966">
        <w:rPr>
          <w:lang w:val="en-GB"/>
        </w:rPr>
        <w:t xml:space="preserve"> compared to </w:t>
      </w:r>
      <w:r w:rsidRPr="005B1287" w:rsidR="008A5A13">
        <w:rPr>
          <w:lang w:val="en-GB"/>
        </w:rPr>
        <w:t xml:space="preserve">5 weeks for chicken; see SM1). </w:t>
      </w:r>
      <w:r w:rsidRPr="005B1287" w:rsidR="006C036A">
        <w:rPr>
          <w:lang w:val="en-GB"/>
        </w:rPr>
        <w:t>For the same reason</w:t>
      </w:r>
      <w:r w:rsidR="008A5263">
        <w:rPr>
          <w:lang w:val="en-GB"/>
        </w:rPr>
        <w:t>,</w:t>
      </w:r>
      <w:r w:rsidRPr="005B1287" w:rsidR="006C036A">
        <w:rPr>
          <w:lang w:val="en-GB"/>
        </w:rPr>
        <w:t xml:space="preserve"> </w:t>
      </w:r>
      <w:r w:rsidRPr="005B1287" w:rsidR="00465B05">
        <w:rPr>
          <w:lang w:val="en-GB"/>
        </w:rPr>
        <w:t xml:space="preserve">eggs have higher scores relative other products when measured with ALYS or </w:t>
      </w:r>
      <w:r w:rsidRPr="005B1287" w:rsidR="008E2A7B">
        <w:rPr>
          <w:lang w:val="en-GB"/>
        </w:rPr>
        <w:t>PAALYS</w:t>
      </w:r>
      <w:r w:rsidRPr="005B1287" w:rsidR="00465B05">
        <w:rPr>
          <w:lang w:val="en-GB"/>
        </w:rPr>
        <w:t xml:space="preserve"> compared to PAALA (Fig. 2). </w:t>
      </w:r>
    </w:p>
    <w:p w:rsidRPr="005B1287" w:rsidR="00E00422" w:rsidP="00E00422" w:rsidRDefault="49FF5CCA" w14:paraId="30DF12B4" w14:textId="340A86E1">
      <w:pPr>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Pr="005B1287" w:rsidR="00450014">
        <w:rPr>
          <w:lang w:val="en-GB"/>
        </w:rPr>
        <w:t>farmed salmon</w:t>
      </w:r>
      <w:r w:rsidRPr="005B1287">
        <w:rPr>
          <w:lang w:val="en-GB"/>
        </w:rPr>
        <w:t xml:space="preserve">, 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rsidRPr="005B1287" w:rsidR="005526B7" w:rsidRDefault="005526B7" w14:paraId="52B404C6" w14:textId="77777777">
      <w:pPr>
        <w:spacing w:line="259" w:lineRule="auto"/>
        <w:jc w:val="left"/>
        <w:rPr>
          <w:b/>
          <w:bCs/>
          <w:i/>
          <w:iCs/>
          <w:sz w:val="22"/>
          <w:lang w:val="en-GB"/>
        </w:rPr>
      </w:pPr>
      <w:r w:rsidRPr="005B1287">
        <w:rPr>
          <w:b/>
          <w:bCs/>
          <w:i/>
          <w:iCs/>
          <w:sz w:val="22"/>
          <w:lang w:val="en-GB"/>
        </w:rPr>
        <w:br w:type="page"/>
      </w:r>
    </w:p>
    <w:p w:rsidRPr="005B1287" w:rsidR="00F53C4C" w:rsidRDefault="00F53C4C" w14:paraId="0E4BCC14" w14:textId="77777777">
      <w:pPr>
        <w:spacing w:line="259" w:lineRule="auto"/>
        <w:jc w:val="left"/>
        <w:rPr>
          <w:lang w:val="en-GB"/>
        </w:rPr>
      </w:pPr>
      <w:r w:rsidRPr="005B1287">
        <w:rPr>
          <w:noProof/>
          <w:lang w:eastAsia="sv-SE"/>
        </w:rPr>
        <w:lastRenderedPageBreak/>
        <w:drawing>
          <wp:inline distT="0" distB="0" distL="0" distR="0" wp14:anchorId="6FAEDEA9" wp14:editId="72B51499">
            <wp:extent cx="5426075" cy="3572510"/>
            <wp:effectExtent l="0" t="0" r="3810" b="0"/>
            <wp:docPr id="797441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r w:rsidRPr="005B1287" w:rsidR="00C943F3">
        <w:rPr>
          <w:noProof/>
          <w:lang w:eastAsia="sv-SE"/>
        </w:rPr>
        <w:drawing>
          <wp:inline distT="0" distB="0" distL="0" distR="0" wp14:anchorId="3063064D" wp14:editId="1C30773B">
            <wp:extent cx="5426075" cy="3572510"/>
            <wp:effectExtent l="0" t="0" r="3175" b="8890"/>
            <wp:docPr id="1952456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p>
    <w:p w:rsidRPr="005B1287" w:rsidR="007E4D9B" w:rsidRDefault="00103D63" w14:paraId="3E478A29" w14:textId="739E4B81">
      <w:pPr>
        <w:spacing w:line="259" w:lineRule="auto"/>
        <w:jc w:val="left"/>
        <w:rPr>
          <w:rFonts w:eastAsiaTheme="majorEastAsia" w:cstheme="majorBidi"/>
          <w:sz w:val="26"/>
          <w:szCs w:val="26"/>
          <w:lang w:val="en-GB"/>
        </w:rPr>
      </w:pPr>
      <w:r w:rsidRPr="005B1287">
        <w:rPr>
          <w:noProof/>
          <w:lang w:eastAsia="sv-SE"/>
        </w:rPr>
        <w:lastRenderedPageBreak/>
        <w:drawing>
          <wp:inline distT="0" distB="0" distL="0" distR="0" wp14:anchorId="6B99F173" wp14:editId="3DBB8C77">
            <wp:extent cx="5426075" cy="3572510"/>
            <wp:effectExtent l="0" t="0" r="3810" b="5080"/>
            <wp:docPr id="1081919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p>
    <w:p w:rsidRPr="005B1287" w:rsidR="005526B7" w:rsidP="6CB6DCB5" w:rsidRDefault="005526B7" w14:paraId="548CFD60" w14:textId="3E3EACD8">
      <w:pPr>
        <w:rPr>
          <w:i/>
          <w:iCs/>
          <w:sz w:val="22"/>
          <w:lang w:val="en-GB"/>
        </w:rPr>
      </w:pPr>
      <w:r w:rsidRPr="005B1287">
        <w:rPr>
          <w:b/>
          <w:bCs/>
          <w:i/>
          <w:iCs/>
          <w:sz w:val="22"/>
          <w:lang w:val="en-GB"/>
        </w:rPr>
        <w:t>Fig. 2.</w:t>
      </w:r>
      <w:r w:rsidRPr="005B1287">
        <w:rPr>
          <w:i/>
          <w:iCs/>
          <w:sz w:val="22"/>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Pr>
          <w:i/>
          <w:iCs/>
          <w:sz w:val="22"/>
          <w:lang w:val="en-GB"/>
        </w:rPr>
        <w:t>shoot</w:t>
      </w:r>
      <w:r w:rsidRPr="005B1287" w:rsidR="00267B6D">
        <w:rPr>
          <w:i/>
          <w:iCs/>
          <w:sz w:val="22"/>
          <w:lang w:val="en-GB"/>
        </w:rPr>
        <w:t xml:space="preserve">ing </w:t>
      </w:r>
      <w:r w:rsidRPr="005B1287">
        <w:rPr>
          <w:i/>
          <w:iCs/>
          <w:sz w:val="22"/>
          <w:lang w:val="en-GB"/>
        </w:rPr>
        <w:t>and catching of wild animals.</w:t>
      </w:r>
    </w:p>
    <w:p w:rsidRPr="005B1287" w:rsidR="005526B7" w:rsidP="005526B7" w:rsidRDefault="005526B7" w14:paraId="3FE123B1" w14:textId="77777777">
      <w:pPr>
        <w:rPr>
          <w:i/>
          <w:iCs/>
          <w:sz w:val="22"/>
          <w:lang w:val="en-GB"/>
        </w:rPr>
      </w:pPr>
    </w:p>
    <w:p w:rsidRPr="005B1287" w:rsidR="008826B0" w:rsidP="008826B0" w:rsidRDefault="49FF5CCA" w14:paraId="71357474" w14:textId="55D268A9">
      <w:pPr>
        <w:pStyle w:val="Heading2"/>
        <w:rPr>
          <w:lang w:val="en-GB"/>
        </w:rPr>
      </w:pPr>
      <w:r w:rsidRPr="005B1287">
        <w:rPr>
          <w:lang w:val="en-GB"/>
        </w:rPr>
        <w:t>4.3 Country difference for animal welfare</w:t>
      </w:r>
      <w:r w:rsidRPr="005B1287" w:rsidR="576A98BC">
        <w:rPr>
          <w:lang w:val="en-GB"/>
        </w:rPr>
        <w:t xml:space="preserve"> assessment</w:t>
      </w:r>
    </w:p>
    <w:p w:rsidRPr="005B1287" w:rsidR="00E224A8" w:rsidP="6CB6DCB5" w:rsidRDefault="00294FEF" w14:paraId="72B7C29F" w14:textId="481EE8E0">
      <w:pPr>
        <w:rPr>
          <w:lang w:val="en-GB"/>
        </w:rPr>
      </w:pPr>
      <w:r w:rsidRPr="005B1287">
        <w:rPr>
          <w:lang w:val="en-GB"/>
        </w:rPr>
        <w:t xml:space="preserve">Variations </w:t>
      </w:r>
      <w:r w:rsidRPr="005B1287" w:rsidR="002B6196">
        <w:rPr>
          <w:lang w:val="en-GB"/>
        </w:rPr>
        <w:t xml:space="preserve">in PAALA and </w:t>
      </w:r>
      <w:r w:rsidRPr="005B1287" w:rsidR="008E2A7B">
        <w:rPr>
          <w:lang w:val="en-GB"/>
        </w:rPr>
        <w:t>PAALYS</w:t>
      </w:r>
      <w:r w:rsidRPr="005B1287" w:rsidR="002B6196">
        <w:rPr>
          <w:lang w:val="en-GB"/>
        </w:rPr>
        <w:t xml:space="preserve"> </w:t>
      </w:r>
      <w:r w:rsidRPr="005B1287">
        <w:rPr>
          <w:lang w:val="en-GB"/>
        </w:rPr>
        <w:t xml:space="preserve">between </w:t>
      </w:r>
      <w:r w:rsidRPr="005B1287" w:rsidR="00D702F2">
        <w:rPr>
          <w:lang w:val="en-GB"/>
        </w:rPr>
        <w:t xml:space="preserve">animal products produced in different </w:t>
      </w:r>
      <w:r w:rsidRPr="005B1287">
        <w:rPr>
          <w:lang w:val="en-GB"/>
        </w:rPr>
        <w:t xml:space="preserve">countries </w:t>
      </w:r>
      <w:r w:rsidRPr="005B1287" w:rsidR="00346165">
        <w:rPr>
          <w:lang w:val="en-GB"/>
        </w:rPr>
        <w:t xml:space="preserve">(Fig. 3) </w:t>
      </w:r>
      <w:r w:rsidRPr="005B1287">
        <w:rPr>
          <w:lang w:val="en-GB"/>
        </w:rPr>
        <w:t xml:space="preserve">stem </w:t>
      </w:r>
      <w:r w:rsidRPr="005B1287" w:rsidR="002B6196">
        <w:rPr>
          <w:lang w:val="en-GB"/>
        </w:rPr>
        <w:t xml:space="preserve">mainly </w:t>
      </w:r>
      <w:r w:rsidRPr="005B1287">
        <w:rPr>
          <w:lang w:val="en-GB"/>
        </w:rPr>
        <w:t xml:space="preserve">from </w:t>
      </w:r>
      <w:r w:rsidRPr="005B1287" w:rsidR="001E5102">
        <w:rPr>
          <w:lang w:val="en-GB"/>
        </w:rPr>
        <w:t>differences in suffering</w:t>
      </w:r>
      <w:r w:rsidR="00B669C3">
        <w:rPr>
          <w:lang w:val="en-GB"/>
        </w:rPr>
        <w:t>,</w:t>
      </w:r>
      <w:r w:rsidRPr="005B1287" w:rsidR="002B6196">
        <w:rPr>
          <w:lang w:val="en-GB"/>
        </w:rPr>
        <w:t xml:space="preserve"> reflecting </w:t>
      </w:r>
      <w:r w:rsidRPr="005B1287" w:rsidR="000C2E2F">
        <w:rPr>
          <w:lang w:val="en-GB"/>
        </w:rPr>
        <w:t>varying mortality</w:t>
      </w:r>
      <w:r w:rsidRPr="005B1287" w:rsidR="2FE72666">
        <w:rPr>
          <w:lang w:val="en-GB"/>
        </w:rPr>
        <w:t>,</w:t>
      </w:r>
      <w:r w:rsidRPr="005B1287" w:rsidR="000C2E2F">
        <w:rPr>
          <w:lang w:val="en-GB"/>
        </w:rPr>
        <w:t xml:space="preserve"> disease </w:t>
      </w:r>
      <w:r w:rsidR="00B669C3">
        <w:rPr>
          <w:lang w:val="en-GB"/>
        </w:rPr>
        <w:t>frequency</w:t>
      </w:r>
      <w:r w:rsidRPr="005B1287" w:rsidR="17D5C712">
        <w:rPr>
          <w:lang w:val="en-GB"/>
        </w:rPr>
        <w:t>,</w:t>
      </w:r>
      <w:r w:rsidRPr="005B1287" w:rsidR="000C2E2F">
        <w:rPr>
          <w:lang w:val="en-GB"/>
        </w:rPr>
        <w:t xml:space="preserve"> </w:t>
      </w:r>
      <w:r w:rsidRPr="005B1287" w:rsidR="65CCF6CF">
        <w:rPr>
          <w:lang w:val="en-GB"/>
        </w:rPr>
        <w:t>lack of</w:t>
      </w:r>
      <w:r w:rsidRPr="005B1287" w:rsidR="000C2E2F">
        <w:rPr>
          <w:lang w:val="en-GB"/>
        </w:rPr>
        <w:t xml:space="preserve"> space</w:t>
      </w:r>
      <w:r w:rsidRPr="005B1287" w:rsidR="5720BBBF">
        <w:rPr>
          <w:lang w:val="en-GB"/>
        </w:rPr>
        <w:t xml:space="preserve"> and slaughter duration</w:t>
      </w:r>
      <w:r w:rsidRPr="005B1287" w:rsidR="008E79ED">
        <w:rPr>
          <w:lang w:val="en-GB"/>
        </w:rPr>
        <w:t>. Variation in egg score</w:t>
      </w:r>
      <w:r w:rsidRPr="005B1287" w:rsidR="00346165">
        <w:rPr>
          <w:lang w:val="en-GB"/>
        </w:rPr>
        <w:t>s</w:t>
      </w:r>
      <w:r w:rsidRPr="005B1287" w:rsidR="008E79ED">
        <w:rPr>
          <w:lang w:val="en-GB"/>
        </w:rPr>
        <w:t xml:space="preserve"> depend on varying space allowances between countries with Hungary</w:t>
      </w:r>
      <w:r w:rsidRPr="005B1287" w:rsidR="00EA3535">
        <w:rPr>
          <w:lang w:val="en-GB"/>
        </w:rPr>
        <w:t>, Poland and Spain</w:t>
      </w:r>
      <w:r w:rsidRPr="005B1287" w:rsidR="008E79ED">
        <w:rPr>
          <w:lang w:val="en-GB"/>
        </w:rPr>
        <w:t xml:space="preserve"> offering the least space</w:t>
      </w:r>
      <w:r w:rsidRPr="005B1287" w:rsidR="00EA3535">
        <w:rPr>
          <w:lang w:val="en-GB"/>
        </w:rPr>
        <w:t xml:space="preserve"> for laying hens due to a large share of hens kept in cages</w:t>
      </w:r>
      <w:r w:rsidR="00B669C3">
        <w:rPr>
          <w:lang w:val="en-GB"/>
        </w:rPr>
        <w:t>,</w:t>
      </w:r>
      <w:r w:rsidRPr="005B1287" w:rsidR="00FC4BED">
        <w:rPr>
          <w:lang w:val="en-GB"/>
        </w:rPr>
        <w:t xml:space="preserve"> while France, Germany and Sweden keep more than 90% of the laying hens in free-range systems</w:t>
      </w:r>
      <w:r w:rsidRPr="005B1287" w:rsidR="00EA3535">
        <w:rPr>
          <w:lang w:val="en-GB"/>
        </w:rPr>
        <w:t xml:space="preserve"> (</w:t>
      </w:r>
      <w:proofErr w:type="spellStart"/>
      <w:r w:rsidRPr="005B1287" w:rsidR="00BB67A3">
        <w:rPr>
          <w:lang w:val="en-GB"/>
        </w:rPr>
        <w:t>SchukPaim</w:t>
      </w:r>
      <w:proofErr w:type="spellEnd"/>
      <w:r w:rsidRPr="005B1287" w:rsidR="00BB67A3">
        <w:rPr>
          <w:lang w:val="en-GB"/>
        </w:rPr>
        <w:t xml:space="preserve"> </w:t>
      </w:r>
      <w:r w:rsidRPr="005B1287" w:rsidR="00466023">
        <w:rPr>
          <w:i/>
          <w:iCs/>
          <w:lang w:val="en-GB"/>
        </w:rPr>
        <w:t>et al.</w:t>
      </w:r>
      <w:r w:rsidRPr="005B1287" w:rsidR="00BB67A3">
        <w:rPr>
          <w:lang w:val="en-GB"/>
        </w:rPr>
        <w:t>, 2021; SM1)</w:t>
      </w:r>
      <w:r w:rsidRPr="005B1287" w:rsidR="002437DE">
        <w:rPr>
          <w:lang w:val="en-GB"/>
        </w:rPr>
        <w:t>.</w:t>
      </w:r>
      <w:r w:rsidRPr="005B1287" w:rsidR="008E79ED">
        <w:rPr>
          <w:lang w:val="en-GB"/>
        </w:rPr>
        <w:t xml:space="preserve"> </w:t>
      </w:r>
      <w:r w:rsidRPr="005B1287" w:rsidR="00E224A8">
        <w:rPr>
          <w:lang w:val="en-GB"/>
        </w:rPr>
        <w:t xml:space="preserve">For </w:t>
      </w:r>
      <w:r w:rsidRPr="005B1287" w:rsidR="008E2A7B">
        <w:rPr>
          <w:lang w:val="en-GB"/>
        </w:rPr>
        <w:t>PAALYS</w:t>
      </w:r>
      <w:r w:rsidRPr="005B1287" w:rsidR="00E224A8">
        <w:rPr>
          <w:lang w:val="en-GB"/>
        </w:rPr>
        <w:t xml:space="preserve"> differences in suffering between count</w:t>
      </w:r>
      <w:r w:rsidRPr="005B1287" w:rsidR="0007355D">
        <w:rPr>
          <w:lang w:val="en-GB"/>
        </w:rPr>
        <w:t>r</w:t>
      </w:r>
      <w:r w:rsidRPr="005B1287" w:rsidR="00E224A8">
        <w:rPr>
          <w:lang w:val="en-GB"/>
        </w:rPr>
        <w:t xml:space="preserve">ies </w:t>
      </w:r>
      <w:r w:rsidRPr="005B1287" w:rsidR="00167755">
        <w:rPr>
          <w:lang w:val="en-GB"/>
        </w:rPr>
        <w:t>lead</w:t>
      </w:r>
      <w:r w:rsidRPr="005B1287" w:rsidR="0040240B">
        <w:rPr>
          <w:lang w:val="en-GB"/>
        </w:rPr>
        <w:t xml:space="preserve"> to more pronounced differences between count</w:t>
      </w:r>
      <w:r w:rsidRPr="005B1287" w:rsidR="0007355D">
        <w:rPr>
          <w:lang w:val="en-GB"/>
        </w:rPr>
        <w:t>r</w:t>
      </w:r>
      <w:r w:rsidRPr="005B1287" w:rsidR="0040240B">
        <w:rPr>
          <w:lang w:val="en-GB"/>
        </w:rPr>
        <w:t>ies in the overall score as suffering is multiplied by the life duration which is relatively long for laying hens.</w:t>
      </w:r>
    </w:p>
    <w:p w:rsidRPr="005B1287" w:rsidR="00004E18" w:rsidP="6CB6DCB5" w:rsidRDefault="00004E18" w14:paraId="0D073970" w14:textId="18DE1CFD">
      <w:pPr>
        <w:rPr>
          <w:lang w:val="en-GB"/>
        </w:rPr>
      </w:pPr>
    </w:p>
    <w:p w:rsidRPr="005B1287" w:rsidR="00D93C5C" w:rsidP="6CB6DCB5" w:rsidRDefault="00D93C5C" w14:paraId="39930022" w14:textId="77777777">
      <w:pPr>
        <w:spacing w:line="276" w:lineRule="auto"/>
        <w:rPr>
          <w:b/>
          <w:bCs/>
          <w:i/>
          <w:iCs/>
          <w:sz w:val="22"/>
          <w:lang w:val="en-GB"/>
        </w:rPr>
      </w:pPr>
    </w:p>
    <w:p w:rsidRPr="005B1287" w:rsidR="00DC33E4" w:rsidP="6CB6DCB5" w:rsidRDefault="00A656F8" w14:paraId="25115B98" w14:textId="6D0A7E6B">
      <w:pPr>
        <w:spacing w:line="276" w:lineRule="auto"/>
        <w:rPr>
          <w:i/>
          <w:iCs/>
          <w:sz w:val="22"/>
          <w:lang w:val="en-GB"/>
        </w:rPr>
      </w:pPr>
      <w:r>
        <w:rPr>
          <w:noProof/>
          <w:lang w:val="en-GB"/>
        </w:rPr>
        <w:lastRenderedPageBreak/>
        <w:drawing>
          <wp:anchor distT="0" distB="0" distL="114300" distR="114300" simplePos="0" relativeHeight="251663363" behindDoc="0" locked="0" layoutInCell="1" allowOverlap="1" wp14:anchorId="551D30CB" wp14:editId="5CAE620D">
            <wp:simplePos x="0" y="0"/>
            <wp:positionH relativeFrom="column">
              <wp:posOffset>23495</wp:posOffset>
            </wp:positionH>
            <wp:positionV relativeFrom="paragraph">
              <wp:posOffset>1270</wp:posOffset>
            </wp:positionV>
            <wp:extent cx="5972175" cy="3409315"/>
            <wp:effectExtent l="0" t="0" r="9525" b="635"/>
            <wp:wrapTopAndBottom/>
            <wp:docPr id="19054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409315"/>
                    </a:xfrm>
                    <a:prstGeom prst="rect">
                      <a:avLst/>
                    </a:prstGeom>
                    <a:noFill/>
                  </pic:spPr>
                </pic:pic>
              </a:graphicData>
            </a:graphic>
            <wp14:sizeRelH relativeFrom="margin">
              <wp14:pctWidth>0</wp14:pctWidth>
            </wp14:sizeRelH>
            <wp14:sizeRelV relativeFrom="margin">
              <wp14:pctHeight>0</wp14:pctHeight>
            </wp14:sizeRelV>
          </wp:anchor>
        </w:drawing>
      </w:r>
      <w:r w:rsidRPr="005B1287" w:rsidR="00DC33E4">
        <w:rPr>
          <w:b/>
          <w:bCs/>
          <w:i/>
          <w:iCs/>
          <w:sz w:val="22"/>
          <w:lang w:val="en-GB"/>
        </w:rPr>
        <w:t>Fig. 3.</w:t>
      </w:r>
      <w:r w:rsidRPr="005B1287" w:rsidR="00DC33E4">
        <w:rPr>
          <w:i/>
          <w:iCs/>
          <w:sz w:val="22"/>
          <w:lang w:val="en-GB"/>
        </w:rPr>
        <w:t xml:space="preserve"> </w:t>
      </w:r>
      <w:r w:rsidRPr="00CA1320" w:rsidR="00457F4B">
        <w:rPr>
          <w:i/>
          <w:iCs/>
          <w:sz w:val="22"/>
          <w:lang w:val="en-GB"/>
        </w:rPr>
        <w:t>Perception Adjusted Animal Lives Affected (PAALA)</w:t>
      </w:r>
      <w:r w:rsidR="00457F4B">
        <w:rPr>
          <w:i/>
          <w:iCs/>
          <w:sz w:val="22"/>
          <w:lang w:val="en-GB"/>
        </w:rPr>
        <w:t xml:space="preserve"> and</w:t>
      </w:r>
      <w:r w:rsidRPr="00457F4B" w:rsidR="00457F4B">
        <w:rPr>
          <w:i/>
          <w:iCs/>
          <w:sz w:val="22"/>
          <w:lang w:val="en-GB"/>
        </w:rPr>
        <w:t xml:space="preserve"> </w:t>
      </w:r>
      <w:r w:rsidRPr="00CA1320" w:rsidR="00457F4B">
        <w:rPr>
          <w:i/>
          <w:iCs/>
          <w:sz w:val="22"/>
          <w:lang w:val="en-GB"/>
        </w:rPr>
        <w:t>Perception Adjusted Animal Life Years Suffered (PAALYS)</w:t>
      </w:r>
      <w:r w:rsidR="00457F4B">
        <w:rPr>
          <w:i/>
          <w:iCs/>
          <w:sz w:val="22"/>
          <w:lang w:val="en-GB"/>
        </w:rPr>
        <w:t xml:space="preserve"> </w:t>
      </w:r>
      <w:r w:rsidRPr="005B1287" w:rsidR="00DC33E4">
        <w:rPr>
          <w:i/>
          <w:iCs/>
          <w:sz w:val="22"/>
          <w:lang w:val="en-GB"/>
        </w:rPr>
        <w:t xml:space="preserve">for livestock products produced in different countries. </w:t>
      </w:r>
      <w:r w:rsidRPr="005B1287" w:rsidR="478120E4">
        <w:rPr>
          <w:i/>
          <w:iCs/>
          <w:sz w:val="22"/>
          <w:lang w:val="en-GB"/>
        </w:rPr>
        <w:t>The index value of a country can be hidden behind another country.</w:t>
      </w:r>
    </w:p>
    <w:p w:rsidRPr="005B1287" w:rsidR="00EB6CD1" w:rsidP="008826B0" w:rsidRDefault="00C73CF5" w14:paraId="704A3C14" w14:textId="47679D4D">
      <w:pPr>
        <w:rPr>
          <w:lang w:val="en-GB"/>
        </w:rPr>
      </w:pPr>
      <w:r w:rsidRPr="005B1287">
        <w:rPr>
          <w:lang w:val="en-GB"/>
        </w:rPr>
        <w:t xml:space="preserve">The </w:t>
      </w:r>
      <w:r w:rsidR="008A7ED3">
        <w:rPr>
          <w:lang w:val="en-GB"/>
        </w:rPr>
        <w:t xml:space="preserve">relatively </w:t>
      </w:r>
      <w:r w:rsidRPr="005B1287">
        <w:rPr>
          <w:lang w:val="en-GB"/>
        </w:rPr>
        <w:t xml:space="preserve">low </w:t>
      </w:r>
      <w:r w:rsidR="008A7ED3">
        <w:rPr>
          <w:lang w:val="en-GB"/>
        </w:rPr>
        <w:t>score</w:t>
      </w:r>
      <w:r w:rsidRPr="005B1287">
        <w:rPr>
          <w:lang w:val="en-GB"/>
        </w:rPr>
        <w:t xml:space="preserve"> for Swedish chicken </w:t>
      </w:r>
      <w:r w:rsidRPr="005B1287" w:rsidR="00D67104">
        <w:rPr>
          <w:lang w:val="en-GB"/>
        </w:rPr>
        <w:t xml:space="preserve">meat </w:t>
      </w:r>
      <w:r w:rsidRPr="005B1287" w:rsidR="006F3A54">
        <w:rPr>
          <w:lang w:val="en-GB"/>
        </w:rPr>
        <w:t xml:space="preserve">in comparison with other countries </w:t>
      </w:r>
      <w:r w:rsidRPr="005B1287">
        <w:rPr>
          <w:lang w:val="en-GB"/>
        </w:rPr>
        <w:t>stem</w:t>
      </w:r>
      <w:r w:rsidRPr="005B1287" w:rsidR="0040240B">
        <w:rPr>
          <w:lang w:val="en-GB"/>
        </w:rPr>
        <w:t>s</w:t>
      </w:r>
      <w:r w:rsidRPr="005B1287">
        <w:rPr>
          <w:lang w:val="en-GB"/>
        </w:rPr>
        <w:t xml:space="preserve"> from </w:t>
      </w:r>
      <w:r w:rsidRPr="005B1287" w:rsidR="000A584B">
        <w:rPr>
          <w:lang w:val="en-GB"/>
        </w:rPr>
        <w:t>larger space allowances</w:t>
      </w:r>
      <w:r w:rsidRPr="005B1287" w:rsidR="008E2694">
        <w:rPr>
          <w:lang w:val="en-GB"/>
        </w:rPr>
        <w:t xml:space="preserve"> for chicken</w:t>
      </w:r>
      <w:r w:rsidRPr="005B1287" w:rsidR="000A584B">
        <w:rPr>
          <w:lang w:val="en-GB"/>
        </w:rPr>
        <w:t xml:space="preserve"> in Sweden compared to other countries and </w:t>
      </w:r>
      <w:r w:rsidRPr="005B1287" w:rsidR="00E120EA">
        <w:rPr>
          <w:lang w:val="en-GB"/>
        </w:rPr>
        <w:t xml:space="preserve">lower disease </w:t>
      </w:r>
      <w:r w:rsidR="008A7ED3">
        <w:rPr>
          <w:lang w:val="en-GB"/>
        </w:rPr>
        <w:t>frequency</w:t>
      </w:r>
      <w:r w:rsidRPr="005B1287" w:rsidR="008A7ED3">
        <w:rPr>
          <w:lang w:val="en-GB"/>
        </w:rPr>
        <w:t xml:space="preserve"> </w:t>
      </w:r>
      <w:r w:rsidRPr="005B1287" w:rsidR="00E120EA">
        <w:rPr>
          <w:lang w:val="en-GB"/>
        </w:rPr>
        <w:t>(see SM1).</w:t>
      </w:r>
      <w:r w:rsidRPr="005B1287" w:rsidR="00DA4ED3">
        <w:rPr>
          <w:lang w:val="en-GB"/>
        </w:rPr>
        <w:t xml:space="preserve"> </w:t>
      </w:r>
      <w:r w:rsidRPr="005B1287" w:rsidR="001C6B8F">
        <w:rPr>
          <w:lang w:val="en-GB"/>
        </w:rPr>
        <w:t xml:space="preserve">The low value for Swedish rabbit meat is also explained by the Swedish animal welfare law with large space </w:t>
      </w:r>
      <w:r w:rsidRPr="005B1287" w:rsidR="00E663D9">
        <w:rPr>
          <w:lang w:val="en-GB"/>
        </w:rPr>
        <w:t>requirement</w:t>
      </w:r>
      <w:r w:rsidRPr="005B1287" w:rsidR="00C57313">
        <w:rPr>
          <w:lang w:val="en-GB"/>
        </w:rPr>
        <w:t xml:space="preserve"> but also by larger animals being used in Sweden (giving </w:t>
      </w:r>
      <w:r w:rsidR="008A7ED3">
        <w:rPr>
          <w:lang w:val="en-GB"/>
        </w:rPr>
        <w:t xml:space="preserve">lower number </w:t>
      </w:r>
      <w:r w:rsidRPr="005B1287" w:rsidR="003F0C67">
        <w:rPr>
          <w:lang w:val="en-GB"/>
        </w:rPr>
        <w:t xml:space="preserve">affected. However, </w:t>
      </w:r>
      <w:r w:rsidRPr="005B1287" w:rsidR="001C6B8F">
        <w:rPr>
          <w:lang w:val="en-GB"/>
        </w:rPr>
        <w:t>commercial rabbit production is very small in Sweden (and in Denmark and Ireland</w:t>
      </w:r>
      <w:r w:rsidRPr="005B1287" w:rsidR="005153EA">
        <w:rPr>
          <w:lang w:val="en-GB"/>
        </w:rPr>
        <w:t>, no data for these countries included here</w:t>
      </w:r>
      <w:r w:rsidRPr="005B1287" w:rsidR="001C6B8F">
        <w:rPr>
          <w:lang w:val="en-GB"/>
        </w:rPr>
        <w:t xml:space="preserve">). </w:t>
      </w:r>
      <w:r w:rsidRPr="005B1287" w:rsidR="00DA4ED3">
        <w:rPr>
          <w:lang w:val="en-GB"/>
        </w:rPr>
        <w:t xml:space="preserve">Lamb </w:t>
      </w:r>
      <w:r w:rsidRPr="005B1287" w:rsidR="001D79FE">
        <w:rPr>
          <w:lang w:val="en-GB"/>
        </w:rPr>
        <w:t xml:space="preserve">meat </w:t>
      </w:r>
      <w:r w:rsidRPr="005B1287" w:rsidR="00DA4ED3">
        <w:rPr>
          <w:lang w:val="en-GB"/>
        </w:rPr>
        <w:t xml:space="preserve">from New Zealand </w:t>
      </w:r>
      <w:r w:rsidRPr="005B1287" w:rsidR="008E2694">
        <w:rPr>
          <w:lang w:val="en-GB"/>
        </w:rPr>
        <w:t xml:space="preserve">has the lowest score of all lamb </w:t>
      </w:r>
      <w:r w:rsidRPr="005B1287" w:rsidR="001D79FE">
        <w:rPr>
          <w:lang w:val="en-GB"/>
        </w:rPr>
        <w:t xml:space="preserve">meat </w:t>
      </w:r>
      <w:r w:rsidRPr="005B1287" w:rsidR="008E2694">
        <w:rPr>
          <w:lang w:val="en-GB"/>
        </w:rPr>
        <w:t xml:space="preserve">as </w:t>
      </w:r>
      <w:r w:rsidRPr="005B1287" w:rsidR="00154B2E">
        <w:rPr>
          <w:lang w:val="en-GB"/>
        </w:rPr>
        <w:t xml:space="preserve">lambs are raised </w:t>
      </w:r>
      <w:r w:rsidRPr="005B1287" w:rsidR="0052362A">
        <w:rPr>
          <w:lang w:val="en-GB"/>
        </w:rPr>
        <w:t xml:space="preserve">entirely on pasture </w:t>
      </w:r>
      <w:r w:rsidR="008A7ED3">
        <w:rPr>
          <w:lang w:val="en-GB"/>
        </w:rPr>
        <w:t xml:space="preserve">which results in the </w:t>
      </w:r>
      <w:r w:rsidRPr="005B1287" w:rsidR="001D79FE">
        <w:rPr>
          <w:lang w:val="en-GB"/>
        </w:rPr>
        <w:t xml:space="preserve">best possible </w:t>
      </w:r>
      <w:r w:rsidRPr="005B1287" w:rsidR="0052362A">
        <w:rPr>
          <w:lang w:val="en-GB"/>
        </w:rPr>
        <w:t xml:space="preserve">score for </w:t>
      </w:r>
      <w:r w:rsidR="008A7ED3">
        <w:rPr>
          <w:lang w:val="en-GB"/>
        </w:rPr>
        <w:t xml:space="preserve">lack of </w:t>
      </w:r>
      <w:r w:rsidRPr="005B1287" w:rsidR="0052362A">
        <w:rPr>
          <w:lang w:val="en-GB"/>
        </w:rPr>
        <w:t xml:space="preserve">space (Fig. 3). This is despite </w:t>
      </w:r>
      <w:r w:rsidR="008A7ED3">
        <w:rPr>
          <w:lang w:val="en-GB"/>
        </w:rPr>
        <w:t xml:space="preserve">a higher mortality in New Zealand’s </w:t>
      </w:r>
      <w:r w:rsidRPr="005B1287" w:rsidR="0052362A">
        <w:rPr>
          <w:lang w:val="en-GB"/>
        </w:rPr>
        <w:t xml:space="preserve">lamb production </w:t>
      </w:r>
      <w:r w:rsidR="008A7ED3">
        <w:rPr>
          <w:lang w:val="en-GB"/>
        </w:rPr>
        <w:t xml:space="preserve">as compared to </w:t>
      </w:r>
      <w:r w:rsidRPr="005B1287" w:rsidR="0052362A">
        <w:rPr>
          <w:lang w:val="en-GB"/>
        </w:rPr>
        <w:t xml:space="preserve">European lamb production (see SM1).   </w:t>
      </w:r>
      <w:r w:rsidRPr="005B1287" w:rsidR="00E120EA">
        <w:rPr>
          <w:lang w:val="en-GB"/>
        </w:rPr>
        <w:t xml:space="preserve"> </w:t>
      </w:r>
    </w:p>
    <w:p w:rsidR="00693DD4" w:rsidP="005B1287" w:rsidRDefault="49FF5CCA" w14:paraId="0CA3D01A" w14:textId="7A250926">
      <w:pPr>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score, i.e. </w:t>
      </w:r>
      <w:r w:rsidRPr="005B1287" w:rsidR="789D527C">
        <w:rPr>
          <w:lang w:val="en-GB"/>
        </w:rPr>
        <w:t xml:space="preserve">most </w:t>
      </w:r>
      <w:r w:rsidRPr="005B1287" w:rsidR="001F443B">
        <w:rPr>
          <w:lang w:val="en-GB"/>
        </w:rPr>
        <w:t>favourable</w:t>
      </w:r>
      <w:r w:rsidRPr="005B1287" w:rsidR="5EEED080">
        <w:rPr>
          <w:lang w:val="en-GB"/>
        </w:rPr>
        <w:t xml:space="preserve"> (Italian due to lower number of involved animals and Sweden due to lower level of suffering)</w:t>
      </w:r>
      <w:r w:rsidRPr="005B1287">
        <w:rPr>
          <w:lang w:val="en-GB"/>
        </w:rPr>
        <w:t xml:space="preserve">, while with PAALYS, which also considers the life duration before slaughter, Italian pig meat score the worst of all pig meat. This is because Italian pigs are raised to a higher age (nine instead of six months) and when animal welfare loss is measured with PAALYS living longer means that suffering is extended during a longer period and the score is higher. </w:t>
      </w:r>
    </w:p>
    <w:p w:rsidRPr="005B1287" w:rsidR="00457F4B" w:rsidP="005B1287" w:rsidRDefault="00457F4B" w14:paraId="28916204" w14:textId="77777777">
      <w:pPr>
        <w:rPr>
          <w:b/>
          <w:bCs/>
          <w:i/>
          <w:iCs/>
          <w:sz w:val="22"/>
          <w:lang w:val="en-GB"/>
        </w:rPr>
      </w:pPr>
    </w:p>
    <w:p w:rsidRPr="005B1287" w:rsidR="008C1EDA" w:rsidP="00466B36" w:rsidRDefault="49FF5CCA" w14:paraId="085B033B" w14:textId="27EEDF19">
      <w:pPr>
        <w:rPr>
          <w:rFonts w:eastAsiaTheme="majorEastAsia" w:cstheme="majorBidi"/>
          <w:sz w:val="26"/>
          <w:szCs w:val="26"/>
          <w:lang w:val="en-GB"/>
        </w:rPr>
      </w:pPr>
      <w:r w:rsidRPr="005B1287">
        <w:rPr>
          <w:b/>
          <w:bCs/>
          <w:i/>
          <w:iCs/>
          <w:sz w:val="22"/>
          <w:lang w:val="en-GB"/>
        </w:rPr>
        <w:t>Table 4.</w:t>
      </w:r>
      <w:r w:rsidRPr="005B1287">
        <w:rPr>
          <w:i/>
          <w:iCs/>
          <w:sz w:val="22"/>
          <w:lang w:val="en-GB"/>
        </w:rPr>
        <w:t xml:space="preserve"> </w:t>
      </w:r>
      <w:r w:rsidRPr="00CA1320" w:rsidR="00457F4B">
        <w:rPr>
          <w:i/>
          <w:iCs/>
          <w:sz w:val="22"/>
          <w:lang w:val="en-GB"/>
        </w:rPr>
        <w:t>Perception Adjusted Animal Lives Affected (PAALA)</w:t>
      </w:r>
      <w:r w:rsidR="00457F4B">
        <w:rPr>
          <w:i/>
          <w:iCs/>
          <w:sz w:val="22"/>
          <w:lang w:val="en-GB"/>
        </w:rPr>
        <w:t xml:space="preserve"> and</w:t>
      </w:r>
      <w:r w:rsidRPr="00457F4B" w:rsidR="00457F4B">
        <w:rPr>
          <w:i/>
          <w:iCs/>
          <w:sz w:val="22"/>
          <w:lang w:val="en-GB"/>
        </w:rPr>
        <w:t xml:space="preserve"> </w:t>
      </w:r>
      <w:r w:rsidRPr="00CA1320" w:rsidR="00457F4B">
        <w:rPr>
          <w:i/>
          <w:iCs/>
          <w:sz w:val="22"/>
          <w:lang w:val="en-GB"/>
        </w:rPr>
        <w:t>Perception Adjusted Animal Life Years Suffered (PAALYS)</w:t>
      </w:r>
      <w:r w:rsidR="00457F4B">
        <w:rPr>
          <w:i/>
          <w:iCs/>
          <w:sz w:val="22"/>
          <w:lang w:val="en-GB"/>
        </w:rPr>
        <w:t xml:space="preserve"> </w:t>
      </w:r>
      <w:r w:rsidRPr="005B1287">
        <w:rPr>
          <w:i/>
          <w:iCs/>
          <w:sz w:val="22"/>
          <w:lang w:val="en-GB"/>
        </w:rPr>
        <w:t>for 1 kg of livestock products produced in different countries.</w:t>
      </w:r>
    </w:p>
    <w:p w:rsidRPr="005B1287" w:rsidR="00466B36" w:rsidP="2E01E49C" w:rsidRDefault="00B04EDB" w14:paraId="29C13A1D" w14:textId="493FC759">
      <w:pPr>
        <w:spacing w:line="259" w:lineRule="auto"/>
        <w:jc w:val="left"/>
        <w:rPr>
          <w:rFonts w:eastAsiaTheme="majorEastAsia" w:cstheme="majorBidi"/>
          <w:sz w:val="26"/>
          <w:szCs w:val="26"/>
          <w:lang w:val="en-GB"/>
        </w:rPr>
      </w:pPr>
      <w:r w:rsidRPr="00B04EDB">
        <w:rPr>
          <w:noProof/>
          <w:lang w:val="en-GB"/>
        </w:rPr>
        <w:drawing>
          <wp:inline distT="0" distB="0" distL="0" distR="0" wp14:anchorId="2ECF75C7" wp14:editId="190A927A">
            <wp:extent cx="5972810" cy="5683885"/>
            <wp:effectExtent l="0" t="0" r="8890" b="0"/>
            <wp:docPr id="1753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57815" name=""/>
                    <pic:cNvPicPr/>
                  </pic:nvPicPr>
                  <pic:blipFill>
                    <a:blip r:embed="rId20"/>
                    <a:stretch>
                      <a:fillRect/>
                    </a:stretch>
                  </pic:blipFill>
                  <pic:spPr>
                    <a:xfrm>
                      <a:off x="0" y="0"/>
                      <a:ext cx="5972810" cy="5683885"/>
                    </a:xfrm>
                    <a:prstGeom prst="rect">
                      <a:avLst/>
                    </a:prstGeom>
                  </pic:spPr>
                </pic:pic>
              </a:graphicData>
            </a:graphic>
          </wp:inline>
        </w:drawing>
      </w:r>
      <w:r w:rsidRPr="005B1287" w:rsidR="00466B36">
        <w:rPr>
          <w:lang w:val="en-GB"/>
        </w:rPr>
        <w:br w:type="page"/>
      </w:r>
    </w:p>
    <w:p w:rsidRPr="005B1287" w:rsidR="00225EA5" w:rsidP="00225EA5" w:rsidRDefault="00C6209E" w14:paraId="1A1D203B" w14:textId="72ED1ACD">
      <w:pPr>
        <w:pStyle w:val="Heading2"/>
        <w:rPr>
          <w:lang w:val="en-GB"/>
        </w:rPr>
      </w:pPr>
      <w:r w:rsidRPr="005B1287">
        <w:rPr>
          <w:lang w:val="en-GB"/>
        </w:rPr>
        <w:lastRenderedPageBreak/>
        <w:t>4.</w:t>
      </w:r>
      <w:r w:rsidRPr="005B1287" w:rsidR="006808AD">
        <w:rPr>
          <w:lang w:val="en-GB"/>
        </w:rPr>
        <w:t>4</w:t>
      </w:r>
      <w:r w:rsidRPr="005B1287">
        <w:rPr>
          <w:lang w:val="en-GB"/>
        </w:rPr>
        <w:t xml:space="preserve"> </w:t>
      </w:r>
      <w:r w:rsidRPr="005B1287" w:rsidR="00EC571C">
        <w:rPr>
          <w:lang w:val="en-GB"/>
        </w:rPr>
        <w:t>A</w:t>
      </w:r>
      <w:r w:rsidRPr="005B1287">
        <w:rPr>
          <w:lang w:val="en-GB"/>
        </w:rPr>
        <w:t>ntibiotic</w:t>
      </w:r>
      <w:r w:rsidRPr="005B1287" w:rsidR="00EC571C">
        <w:rPr>
          <w:lang w:val="en-GB"/>
        </w:rPr>
        <w:t xml:space="preserve"> u</w:t>
      </w:r>
      <w:r w:rsidRPr="005B1287">
        <w:rPr>
          <w:lang w:val="en-GB"/>
        </w:rPr>
        <w:t>s</w:t>
      </w:r>
      <w:r w:rsidRPr="005B1287" w:rsidR="00EC571C">
        <w:rPr>
          <w:lang w:val="en-GB"/>
        </w:rPr>
        <w:t>e</w:t>
      </w:r>
      <w:r w:rsidRPr="005B1287">
        <w:rPr>
          <w:lang w:val="en-GB"/>
        </w:rPr>
        <w:t xml:space="preserve"> </w:t>
      </w:r>
      <w:r w:rsidRPr="005B1287" w:rsidR="001F74E0">
        <w:rPr>
          <w:lang w:val="en-GB"/>
        </w:rPr>
        <w:t>index</w:t>
      </w:r>
    </w:p>
    <w:p w:rsidRPr="005B1287" w:rsidR="000E3D7F" w:rsidP="00605BA7" w:rsidRDefault="004B09B5" w14:paraId="07E1C54B" w14:textId="5B0F9320">
      <w:pPr>
        <w:rPr>
          <w:lang w:val="en-GB"/>
        </w:rPr>
      </w:pPr>
      <w:r w:rsidRPr="005B1287">
        <w:rPr>
          <w:lang w:val="en-GB"/>
        </w:rPr>
        <w:t xml:space="preserve">Results for </w:t>
      </w:r>
      <w:r w:rsidR="00457F4B">
        <w:rPr>
          <w:lang w:val="en-GB"/>
        </w:rPr>
        <w:t xml:space="preserve">the </w:t>
      </w:r>
      <w:r w:rsidRPr="005B1287">
        <w:rPr>
          <w:lang w:val="en-GB"/>
        </w:rPr>
        <w:t>an</w:t>
      </w:r>
      <w:r w:rsidRPr="005B1287" w:rsidR="008B1278">
        <w:rPr>
          <w:lang w:val="en-GB"/>
        </w:rPr>
        <w:t>tibiotic</w:t>
      </w:r>
      <w:r w:rsidR="00457F4B">
        <w:rPr>
          <w:lang w:val="en-GB"/>
        </w:rPr>
        <w:t xml:space="preserve"> u</w:t>
      </w:r>
      <w:r w:rsidRPr="005B1287" w:rsidR="008B1278">
        <w:rPr>
          <w:lang w:val="en-GB"/>
        </w:rPr>
        <w:t>s</w:t>
      </w:r>
      <w:r w:rsidR="00457F4B">
        <w:rPr>
          <w:lang w:val="en-GB"/>
        </w:rPr>
        <w:t>e</w:t>
      </w:r>
      <w:r w:rsidRPr="005B1287" w:rsidR="008B1278">
        <w:rPr>
          <w:lang w:val="en-GB"/>
        </w:rPr>
        <w:t xml:space="preserve"> </w:t>
      </w:r>
      <w:r w:rsidRPr="005B1287" w:rsidR="002C7B54">
        <w:rPr>
          <w:lang w:val="en-GB"/>
        </w:rPr>
        <w:t>index for animal products from a subset of countries are shown in Fig. 4 (results for all included countries in SM</w:t>
      </w:r>
      <w:r w:rsidRPr="005B1287" w:rsidR="00F23ED2">
        <w:rPr>
          <w:lang w:val="en-GB"/>
        </w:rPr>
        <w:t>2)</w:t>
      </w:r>
      <w:r w:rsidRPr="005B1287" w:rsidR="002C7B54">
        <w:rPr>
          <w:lang w:val="en-GB"/>
        </w:rPr>
        <w:t xml:space="preserve">. </w:t>
      </w:r>
      <w:r w:rsidRPr="005B1287" w:rsidR="00F23ED2">
        <w:rPr>
          <w:lang w:val="en-GB"/>
        </w:rPr>
        <w:t xml:space="preserve">Egg and milk </w:t>
      </w:r>
      <w:r w:rsidRPr="005B1287" w:rsidR="00225EA5">
        <w:rPr>
          <w:lang w:val="en-GB"/>
        </w:rPr>
        <w:t>have</w:t>
      </w:r>
      <w:r w:rsidRPr="005B1287" w:rsidR="00F23ED2">
        <w:rPr>
          <w:lang w:val="en-GB"/>
        </w:rPr>
        <w:t xml:space="preserve"> the lowest index values due to </w:t>
      </w:r>
      <w:r w:rsidRPr="005B1287" w:rsidR="003F1AD4">
        <w:rPr>
          <w:lang w:val="en-GB"/>
        </w:rPr>
        <w:t xml:space="preserve">large production of eggs and milk per animal. </w:t>
      </w:r>
      <w:r w:rsidRPr="005B1287" w:rsidR="000E2363">
        <w:rPr>
          <w:lang w:val="en-GB"/>
        </w:rPr>
        <w:t xml:space="preserve">Across species, the index is highest for </w:t>
      </w:r>
      <w:r w:rsidRPr="005B1287" w:rsidR="360C99DC">
        <w:rPr>
          <w:lang w:val="en-GB"/>
        </w:rPr>
        <w:t>rabbit meat (SM</w:t>
      </w:r>
      <w:r w:rsidRPr="005B1287" w:rsidR="00C4243D">
        <w:rPr>
          <w:lang w:val="en-GB"/>
        </w:rPr>
        <w:t>2</w:t>
      </w:r>
      <w:r w:rsidRPr="005B1287" w:rsidR="360C99DC">
        <w:rPr>
          <w:lang w:val="en-GB"/>
        </w:rPr>
        <w:t>) followed by pig meat</w:t>
      </w:r>
      <w:r w:rsidRPr="005B1287" w:rsidR="000E2363">
        <w:rPr>
          <w:lang w:val="en-GB"/>
        </w:rPr>
        <w:t xml:space="preserve">. </w:t>
      </w:r>
      <w:r w:rsidRPr="005B1287" w:rsidR="002A78CF">
        <w:rPr>
          <w:lang w:val="en-GB"/>
        </w:rPr>
        <w:t xml:space="preserve">Meat from cattle has a lower use of antibiotics index than lamb meat since a large part of the antibiotics used for cattle is allocated to milk. </w:t>
      </w:r>
      <w:r w:rsidRPr="005B1287" w:rsidR="000E3D7F">
        <w:rPr>
          <w:lang w:val="en-GB"/>
        </w:rPr>
        <w:t xml:space="preserve">The ranking between countries is the same for all food products, </w:t>
      </w:r>
      <w:r w:rsidRPr="005B1287" w:rsidR="001F443B">
        <w:rPr>
          <w:lang w:val="en-GB"/>
        </w:rPr>
        <w:t>because of</w:t>
      </w:r>
      <w:r w:rsidRPr="005B1287" w:rsidR="000E3D7F">
        <w:rPr>
          <w:lang w:val="en-GB"/>
        </w:rPr>
        <w:t xml:space="preserve"> our method. </w:t>
      </w:r>
    </w:p>
    <w:p w:rsidRPr="005B1287" w:rsidR="005E1F98" w:rsidP="00605BA7" w:rsidRDefault="005E1F98" w14:paraId="73A41C16" w14:textId="61BFA007">
      <w:pPr>
        <w:rPr>
          <w:lang w:val="en-GB"/>
        </w:rPr>
      </w:pPr>
      <w:r w:rsidRPr="005B1287">
        <w:rPr>
          <w:noProof/>
          <w:lang w:eastAsia="sv-SE"/>
        </w:rPr>
        <w:drawing>
          <wp:anchor distT="0" distB="0" distL="114300" distR="114300" simplePos="0" relativeHeight="251659267" behindDoc="0" locked="0" layoutInCell="1" allowOverlap="1" wp14:anchorId="69443C6E" wp14:editId="68CA65C1">
            <wp:simplePos x="0" y="0"/>
            <wp:positionH relativeFrom="column">
              <wp:posOffset>-635</wp:posOffset>
            </wp:positionH>
            <wp:positionV relativeFrom="paragraph">
              <wp:posOffset>284480</wp:posOffset>
            </wp:positionV>
            <wp:extent cx="5383530" cy="4206875"/>
            <wp:effectExtent l="0" t="0" r="7620" b="3175"/>
            <wp:wrapTopAndBottom/>
            <wp:docPr id="21046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3530" cy="4206875"/>
                    </a:xfrm>
                    <a:prstGeom prst="rect">
                      <a:avLst/>
                    </a:prstGeom>
                    <a:noFill/>
                  </pic:spPr>
                </pic:pic>
              </a:graphicData>
            </a:graphic>
          </wp:anchor>
        </w:drawing>
      </w:r>
    </w:p>
    <w:p w:rsidRPr="00CA1320" w:rsidR="00457F4B" w:rsidP="00457F4B" w:rsidRDefault="49FF5CCA" w14:paraId="25DB8014" w14:textId="6DC5AB03">
      <w:pPr>
        <w:spacing w:line="276" w:lineRule="auto"/>
        <w:rPr>
          <w:i/>
          <w:iCs/>
          <w:sz w:val="22"/>
          <w:lang w:val="en-GB"/>
        </w:rPr>
      </w:pPr>
      <w:r w:rsidRPr="005B1287">
        <w:rPr>
          <w:b/>
          <w:bCs/>
          <w:i/>
          <w:iCs/>
          <w:sz w:val="22"/>
          <w:lang w:val="en-GB"/>
        </w:rPr>
        <w:t>Fig. 4.</w:t>
      </w:r>
      <w:r w:rsidRPr="005B1287">
        <w:rPr>
          <w:i/>
          <w:iCs/>
          <w:sz w:val="22"/>
          <w:lang w:val="en-GB"/>
        </w:rPr>
        <w:t xml:space="preserve"> </w:t>
      </w:r>
      <w:r w:rsidR="00457F4B">
        <w:rPr>
          <w:i/>
          <w:iCs/>
          <w:sz w:val="22"/>
          <w:lang w:val="en-GB"/>
        </w:rPr>
        <w:t>A</w:t>
      </w:r>
      <w:r w:rsidRPr="005B1287">
        <w:rPr>
          <w:i/>
          <w:iCs/>
          <w:sz w:val="22"/>
          <w:lang w:val="en-GB"/>
        </w:rPr>
        <w:t xml:space="preserve">ntibiotic </w:t>
      </w:r>
      <w:r w:rsidR="00457F4B">
        <w:rPr>
          <w:i/>
          <w:iCs/>
          <w:sz w:val="22"/>
          <w:lang w:val="en-GB"/>
        </w:rPr>
        <w:t xml:space="preserve">use </w:t>
      </w:r>
      <w:r w:rsidRPr="005B1287">
        <w:rPr>
          <w:i/>
          <w:iCs/>
          <w:sz w:val="22"/>
          <w:lang w:val="en-GB"/>
        </w:rPr>
        <w:t>index per kg of product from different countries</w:t>
      </w:r>
      <w:r w:rsidR="00457F4B">
        <w:rPr>
          <w:i/>
          <w:iCs/>
          <w:sz w:val="22"/>
          <w:lang w:val="en-GB"/>
        </w:rPr>
        <w:t xml:space="preserve">. </w:t>
      </w:r>
      <w:r w:rsidRPr="00CA1320" w:rsidR="00457F4B">
        <w:rPr>
          <w:i/>
          <w:iCs/>
          <w:sz w:val="22"/>
          <w:lang w:val="en-GB"/>
        </w:rPr>
        <w:t>The index value of a country can be hidden behind another country.</w:t>
      </w:r>
    </w:p>
    <w:p w:rsidRPr="005B1287" w:rsidR="008C1EDA" w:rsidP="49FF5CCA" w:rsidRDefault="008C1EDA" w14:paraId="31362504" w14:textId="51402BC2">
      <w:pPr>
        <w:spacing w:line="276" w:lineRule="auto"/>
        <w:rPr>
          <w:i/>
          <w:iCs/>
          <w:sz w:val="22"/>
          <w:lang w:val="en-GB"/>
        </w:rPr>
      </w:pPr>
    </w:p>
    <w:p w:rsidRPr="005B1287" w:rsidR="00FA1795" w:rsidP="00CE6430" w:rsidRDefault="00FA1795" w14:paraId="57A295E1" w14:textId="0619002A">
      <w:pPr>
        <w:rPr>
          <w:rFonts w:eastAsiaTheme="majorEastAsia" w:cstheme="majorBidi"/>
          <w:sz w:val="26"/>
          <w:szCs w:val="26"/>
          <w:lang w:val="en-GB"/>
        </w:rPr>
      </w:pPr>
      <w:r w:rsidRPr="005B1287">
        <w:rPr>
          <w:lang w:val="en-GB"/>
        </w:rPr>
        <w:br w:type="page"/>
      </w:r>
    </w:p>
    <w:p w:rsidRPr="005B1287" w:rsidR="003E1A2E" w:rsidP="003E1A2E" w:rsidRDefault="003E1A2E" w14:paraId="19374E7A" w14:textId="72597FD5">
      <w:pPr>
        <w:pStyle w:val="Heading2"/>
        <w:rPr>
          <w:lang w:val="en-GB"/>
        </w:rPr>
      </w:pPr>
      <w:r w:rsidRPr="005B1287">
        <w:rPr>
          <w:lang w:val="en-GB"/>
        </w:rPr>
        <w:lastRenderedPageBreak/>
        <w:t>4.</w:t>
      </w:r>
      <w:r w:rsidRPr="005B1287" w:rsidR="006808AD">
        <w:rPr>
          <w:lang w:val="en-GB"/>
        </w:rPr>
        <w:t>5</w:t>
      </w:r>
      <w:r w:rsidRPr="005B1287">
        <w:rPr>
          <w:lang w:val="en-GB"/>
        </w:rPr>
        <w:t xml:space="preserve"> Diet assessment</w:t>
      </w:r>
    </w:p>
    <w:p w:rsidRPr="005B1287" w:rsidR="00C6209E" w:rsidP="004D4AC7" w:rsidRDefault="49FF5CCA" w14:paraId="76007EE3" w14:textId="533E8CD2">
      <w:pPr>
        <w:rPr>
          <w:lang w:val="en-GB"/>
        </w:rPr>
      </w:pPr>
      <w:r w:rsidRPr="005B1287">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sidR="00457F4B">
        <w:rPr>
          <w:lang w:val="en-GB"/>
        </w:rPr>
        <w:t xml:space="preserve">the </w:t>
      </w:r>
      <w:r w:rsidRPr="005B1287">
        <w:rPr>
          <w:lang w:val="en-GB"/>
        </w:rPr>
        <w:t>antibiotic</w:t>
      </w:r>
      <w:r w:rsidR="00457F4B">
        <w:rPr>
          <w:lang w:val="en-GB"/>
        </w:rPr>
        <w:t xml:space="preserve"> u</w:t>
      </w:r>
      <w:r w:rsidRPr="005B1287">
        <w:rPr>
          <w:lang w:val="en-GB"/>
        </w:rPr>
        <w:t>s</w:t>
      </w:r>
      <w:r w:rsidR="00457F4B">
        <w:rPr>
          <w:lang w:val="en-GB"/>
        </w:rPr>
        <w:t>e index</w:t>
      </w:r>
      <w:r w:rsidRPr="005B1287">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p>
    <w:p w:rsidRPr="005B1287" w:rsidR="005A6519" w:rsidP="005A6519" w:rsidRDefault="00BF63AA" w14:paraId="5C09274A" w14:textId="1532EA20">
      <w:pPr>
        <w:spacing w:line="276" w:lineRule="auto"/>
        <w:rPr>
          <w:b/>
          <w:bCs/>
          <w:i/>
          <w:iCs/>
          <w:sz w:val="22"/>
          <w:lang w:val="en-GB"/>
        </w:rPr>
      </w:pPr>
      <w:r w:rsidRPr="005B1287">
        <w:rPr>
          <w:b/>
          <w:bCs/>
          <w:i/>
          <w:iCs/>
          <w:noProof/>
          <w:sz w:val="22"/>
          <w:lang w:eastAsia="sv-SE"/>
        </w:rPr>
        <w:drawing>
          <wp:inline distT="0" distB="0" distL="0" distR="0" wp14:anchorId="709C41D0" wp14:editId="7CCD8D1C">
            <wp:extent cx="5882640" cy="4037399"/>
            <wp:effectExtent l="0" t="0" r="3810" b="1270"/>
            <wp:docPr id="1974253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06622" cy="4053858"/>
                    </a:xfrm>
                    <a:prstGeom prst="rect">
                      <a:avLst/>
                    </a:prstGeom>
                    <a:noFill/>
                  </pic:spPr>
                </pic:pic>
              </a:graphicData>
            </a:graphic>
          </wp:inline>
        </w:drawing>
      </w:r>
    </w:p>
    <w:p w:rsidRPr="005B1287" w:rsidR="005A6519" w:rsidP="6CB6DCB5" w:rsidRDefault="49FF5CCA" w14:paraId="7281317C" w14:textId="43CB1302">
      <w:pPr>
        <w:spacing w:line="276" w:lineRule="auto"/>
        <w:rPr>
          <w:i/>
          <w:iCs/>
          <w:sz w:val="22"/>
          <w:lang w:val="en-GB"/>
        </w:rPr>
      </w:pPr>
      <w:r w:rsidRPr="005B1287">
        <w:rPr>
          <w:b/>
          <w:bCs/>
          <w:i/>
          <w:iCs/>
          <w:sz w:val="22"/>
          <w:lang w:val="en-GB"/>
        </w:rPr>
        <w:t>Fig. 5.</w:t>
      </w:r>
      <w:r w:rsidRPr="005B1287">
        <w:rPr>
          <w:i/>
          <w:iCs/>
          <w:sz w:val="22"/>
          <w:lang w:val="en-GB"/>
        </w:rPr>
        <w:t xml:space="preserve"> Carbon footprint, animal welfare loss (</w:t>
      </w:r>
      <w:r w:rsidRPr="00CA1320" w:rsidR="00457F4B">
        <w:rPr>
          <w:i/>
          <w:iCs/>
          <w:sz w:val="22"/>
          <w:lang w:val="en-GB"/>
        </w:rPr>
        <w:t>Perception Adjusted Animal Lives Affected</w:t>
      </w:r>
      <w:r w:rsidR="00457F4B">
        <w:rPr>
          <w:i/>
          <w:iCs/>
          <w:sz w:val="22"/>
          <w:lang w:val="en-GB"/>
        </w:rPr>
        <w:t>,</w:t>
      </w:r>
      <w:r w:rsidRPr="005B1287" w:rsidR="00457F4B">
        <w:rPr>
          <w:i/>
          <w:iCs/>
          <w:sz w:val="22"/>
          <w:lang w:val="en-GB"/>
        </w:rPr>
        <w:t xml:space="preserve"> </w:t>
      </w:r>
      <w:r w:rsidRPr="005B1287">
        <w:rPr>
          <w:i/>
          <w:iCs/>
          <w:sz w:val="22"/>
          <w:lang w:val="en-GB"/>
        </w:rPr>
        <w:t>PAALA) and antibiotic</w:t>
      </w:r>
      <w:r w:rsidR="00457F4B">
        <w:rPr>
          <w:i/>
          <w:iCs/>
          <w:sz w:val="22"/>
          <w:lang w:val="en-GB"/>
        </w:rPr>
        <w:t xml:space="preserve"> u</w:t>
      </w:r>
      <w:r w:rsidRPr="005B1287">
        <w:rPr>
          <w:i/>
          <w:iCs/>
          <w:sz w:val="22"/>
          <w:lang w:val="en-GB"/>
        </w:rPr>
        <w:t>s</w:t>
      </w:r>
      <w:r w:rsidR="00457F4B">
        <w:rPr>
          <w:i/>
          <w:iCs/>
          <w:sz w:val="22"/>
          <w:lang w:val="en-GB"/>
        </w:rPr>
        <w:t>e</w:t>
      </w:r>
      <w:r w:rsidRPr="005B1287">
        <w:rPr>
          <w:i/>
          <w:iCs/>
          <w:sz w:val="22"/>
          <w:lang w:val="en-GB"/>
        </w:rPr>
        <w:t xml:space="preserve"> </w:t>
      </w:r>
      <w:r w:rsidRPr="005B1287" w:rsidR="00C80EDF">
        <w:rPr>
          <w:i/>
          <w:iCs/>
          <w:sz w:val="22"/>
          <w:lang w:val="en-GB"/>
        </w:rPr>
        <w:t>index</w:t>
      </w:r>
      <w:r w:rsidRPr="005B1287">
        <w:rPr>
          <w:i/>
          <w:iCs/>
          <w:sz w:val="22"/>
          <w:lang w:val="en-GB"/>
        </w:rPr>
        <w:t xml:space="preserve"> for consumption of animal products in the average Irish, Italian and Polish diet. </w:t>
      </w:r>
      <w:r w:rsidRPr="005B1287" w:rsidR="3B08F488">
        <w:rPr>
          <w:i/>
          <w:iCs/>
          <w:sz w:val="22"/>
          <w:lang w:val="en-GB"/>
        </w:rPr>
        <w:t xml:space="preserve">Note that the scales of the </w:t>
      </w:r>
      <w:r w:rsidRPr="005B1287" w:rsidR="00DE0F3A">
        <w:rPr>
          <w:i/>
          <w:iCs/>
          <w:sz w:val="22"/>
          <w:lang w:val="en-GB"/>
        </w:rPr>
        <w:t>three y</w:t>
      </w:r>
      <w:r w:rsidRPr="005B1287" w:rsidR="3B08F488">
        <w:rPr>
          <w:i/>
          <w:iCs/>
          <w:sz w:val="22"/>
          <w:lang w:val="en-GB"/>
        </w:rPr>
        <w:t>-axes are not comparable.</w:t>
      </w:r>
    </w:p>
    <w:p w:rsidRPr="005B1287" w:rsidR="00330F44" w:rsidRDefault="49FF5CCA" w14:paraId="7B2E8197" w14:textId="2888E033">
      <w:pPr>
        <w:rPr>
          <w:lang w:val="en-GB"/>
        </w:rPr>
      </w:pPr>
      <w:r w:rsidRPr="005B1287">
        <w:rPr>
          <w:lang w:val="en-GB"/>
        </w:rPr>
        <w:t>Replacing beef by rabbit might be seen as a possible option to mitigate emissions of greenhouse gases associated with the Italian diet, as rabbit has substantially lower carbon footprint than beef and is a culturally accepted commodity in Italy (</w:t>
      </w:r>
      <w:proofErr w:type="spellStart"/>
      <w:r w:rsidRPr="005B1287">
        <w:rPr>
          <w:lang w:val="en-GB"/>
        </w:rPr>
        <w:t>euromeat</w:t>
      </w:r>
      <w:proofErr w:type="spellEnd"/>
      <w:r w:rsidRPr="005B1287">
        <w:rPr>
          <w:lang w:val="en-GB"/>
        </w:rPr>
        <w:t xml:space="preserve">, 2024). However, such a switch would </w:t>
      </w:r>
      <w:r w:rsidRPr="005B1287">
        <w:rPr>
          <w:lang w:val="en-GB"/>
        </w:rPr>
        <w:lastRenderedPageBreak/>
        <w:t>result in an animal welfare loss (Fig. 6) primarily due to a much larger number affected and higher suffering in rabbit than in beef production in Italy (Fig. 1). The antibiotic</w:t>
      </w:r>
      <w:r w:rsidR="00457F4B">
        <w:rPr>
          <w:lang w:val="en-GB"/>
        </w:rPr>
        <w:t xml:space="preserve"> u</w:t>
      </w:r>
      <w:r w:rsidRPr="005B1287">
        <w:rPr>
          <w:lang w:val="en-GB"/>
        </w:rPr>
        <w:t>s</w:t>
      </w:r>
      <w:r w:rsidR="00457F4B">
        <w:rPr>
          <w:lang w:val="en-GB"/>
        </w:rPr>
        <w:t>e</w:t>
      </w:r>
      <w:r w:rsidRPr="005B1287">
        <w:rPr>
          <w:lang w:val="en-GB"/>
        </w:rPr>
        <w:t xml:space="preserve"> index would also more than double as use of antibiotics in rabbit production is exceptionally high (</w:t>
      </w:r>
      <w:proofErr w:type="spellStart"/>
      <w:r w:rsidRPr="005B1287">
        <w:rPr>
          <w:lang w:val="en-GB"/>
        </w:rPr>
        <w:t>Crovato</w:t>
      </w:r>
      <w:proofErr w:type="spellEnd"/>
      <w:r w:rsidRPr="005B1287">
        <w:rPr>
          <w:lang w:val="en-GB"/>
        </w:rPr>
        <w:t xml:space="preserve"> </w:t>
      </w:r>
      <w:r w:rsidRPr="005B1287" w:rsidR="00466023">
        <w:rPr>
          <w:i/>
          <w:iCs/>
          <w:lang w:val="en-GB"/>
        </w:rPr>
        <w:t>et al.</w:t>
      </w:r>
      <w:r w:rsidRPr="005B1287">
        <w:rPr>
          <w:lang w:val="en-GB"/>
        </w:rPr>
        <w:t xml:space="preserve">, 2023). Hence, for a replacement of beef by rabbit to be a sustainable option, animal welfare in rabbit production needs to be improved and use of antibiotics substantially reduced. </w:t>
      </w:r>
    </w:p>
    <w:p w:rsidRPr="005B1287" w:rsidR="00354F53" w:rsidP="00330F44" w:rsidRDefault="00292044" w14:paraId="7301D614" w14:textId="62695BED">
      <w:pPr>
        <w:spacing w:line="276" w:lineRule="auto"/>
        <w:rPr>
          <w:b/>
          <w:bCs/>
          <w:i/>
          <w:iCs/>
          <w:sz w:val="22"/>
          <w:lang w:val="en-GB"/>
        </w:rPr>
      </w:pPr>
      <w:r w:rsidRPr="005B1287">
        <w:rPr>
          <w:b/>
          <w:bCs/>
          <w:i/>
          <w:iCs/>
          <w:noProof/>
          <w:sz w:val="22"/>
          <w:lang w:eastAsia="sv-SE"/>
        </w:rPr>
        <w:drawing>
          <wp:inline distT="0" distB="0" distL="0" distR="0" wp14:anchorId="76C8F20F" wp14:editId="000C216D">
            <wp:extent cx="5947409" cy="3970020"/>
            <wp:effectExtent l="0" t="0" r="0" b="0"/>
            <wp:docPr id="463784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19415" cy="4018085"/>
                    </a:xfrm>
                    <a:prstGeom prst="rect">
                      <a:avLst/>
                    </a:prstGeom>
                    <a:noFill/>
                  </pic:spPr>
                </pic:pic>
              </a:graphicData>
            </a:graphic>
          </wp:inline>
        </w:drawing>
      </w:r>
    </w:p>
    <w:p w:rsidRPr="005B1287" w:rsidR="00330F44" w:rsidP="00330F44" w:rsidRDefault="00330F44" w14:paraId="696860D0" w14:textId="66E88616">
      <w:pPr>
        <w:spacing w:line="276" w:lineRule="auto"/>
        <w:rPr>
          <w:i/>
          <w:iCs/>
          <w:sz w:val="22"/>
          <w:lang w:val="en-GB"/>
        </w:rPr>
      </w:pPr>
      <w:r w:rsidRPr="005B1287">
        <w:rPr>
          <w:b/>
          <w:bCs/>
          <w:i/>
          <w:iCs/>
          <w:sz w:val="22"/>
          <w:lang w:val="en-GB"/>
        </w:rPr>
        <w:t>Fig. 6.</w:t>
      </w:r>
      <w:r w:rsidRPr="005B1287">
        <w:rPr>
          <w:i/>
          <w:iCs/>
          <w:sz w:val="22"/>
          <w:lang w:val="en-GB"/>
        </w:rPr>
        <w:t xml:space="preserve"> Carbon footprint, animal welfare loss (</w:t>
      </w:r>
      <w:r w:rsidRPr="00CA1320" w:rsidR="00457F4B">
        <w:rPr>
          <w:i/>
          <w:iCs/>
          <w:sz w:val="22"/>
          <w:lang w:val="en-GB"/>
        </w:rPr>
        <w:t>Perception Adjusted Animal Lives Affected</w:t>
      </w:r>
      <w:r w:rsidR="00457F4B">
        <w:rPr>
          <w:i/>
          <w:iCs/>
          <w:sz w:val="22"/>
          <w:lang w:val="en-GB"/>
        </w:rPr>
        <w:t>,</w:t>
      </w:r>
      <w:r w:rsidRPr="005B1287" w:rsidR="00457F4B">
        <w:rPr>
          <w:i/>
          <w:iCs/>
          <w:sz w:val="22"/>
          <w:lang w:val="en-GB"/>
        </w:rPr>
        <w:t xml:space="preserve"> </w:t>
      </w:r>
      <w:r w:rsidRPr="005B1287">
        <w:rPr>
          <w:i/>
          <w:iCs/>
          <w:sz w:val="22"/>
          <w:lang w:val="en-GB"/>
        </w:rPr>
        <w:t>PAALA) and antibiotic</w:t>
      </w:r>
      <w:r w:rsidR="00457F4B">
        <w:rPr>
          <w:i/>
          <w:iCs/>
          <w:sz w:val="22"/>
          <w:lang w:val="en-GB"/>
        </w:rPr>
        <w:t xml:space="preserve"> u</w:t>
      </w:r>
      <w:r w:rsidRPr="005B1287">
        <w:rPr>
          <w:i/>
          <w:iCs/>
          <w:sz w:val="22"/>
          <w:lang w:val="en-GB"/>
        </w:rPr>
        <w:t>s</w:t>
      </w:r>
      <w:r w:rsidR="00457F4B">
        <w:rPr>
          <w:i/>
          <w:iCs/>
          <w:sz w:val="22"/>
          <w:lang w:val="en-GB"/>
        </w:rPr>
        <w:t>e</w:t>
      </w:r>
      <w:r w:rsidRPr="005B1287">
        <w:rPr>
          <w:i/>
          <w:iCs/>
          <w:sz w:val="22"/>
          <w:lang w:val="en-GB"/>
        </w:rPr>
        <w:t xml:space="preserve"> indices </w:t>
      </w:r>
      <w:r w:rsidR="00887239">
        <w:rPr>
          <w:i/>
          <w:iCs/>
          <w:sz w:val="22"/>
          <w:lang w:val="en-GB"/>
        </w:rPr>
        <w:t xml:space="preserve">for </w:t>
      </w:r>
      <w:r w:rsidRPr="005B1287">
        <w:rPr>
          <w:i/>
          <w:iCs/>
          <w:sz w:val="22"/>
          <w:lang w:val="en-GB"/>
        </w:rPr>
        <w:t xml:space="preserve">Italian baseline consumption and </w:t>
      </w:r>
      <w:r w:rsidRPr="005B1287" w:rsidR="00021AA3">
        <w:rPr>
          <w:i/>
          <w:iCs/>
          <w:sz w:val="22"/>
          <w:lang w:val="en-GB"/>
        </w:rPr>
        <w:t xml:space="preserve">in a scenario in which 50% of beef is replaced by rabbit. </w:t>
      </w:r>
      <w:r w:rsidRPr="005B1287">
        <w:rPr>
          <w:i/>
          <w:iCs/>
          <w:sz w:val="22"/>
          <w:lang w:val="en-GB"/>
        </w:rPr>
        <w:t xml:space="preserve"> </w:t>
      </w:r>
    </w:p>
    <w:p w:rsidRPr="005B1287" w:rsidR="00454E98" w:rsidP="004D4AC7" w:rsidRDefault="001A6D61" w14:paraId="5BEC9BE4" w14:textId="016CE79E">
      <w:pPr>
        <w:rPr>
          <w:lang w:val="en-GB"/>
        </w:rPr>
      </w:pPr>
      <w:r w:rsidRPr="005B1287">
        <w:rPr>
          <w:lang w:val="en-GB"/>
        </w:rPr>
        <w:t xml:space="preserve">Turning to the Irish diet, </w:t>
      </w:r>
      <w:r w:rsidRPr="005B1287" w:rsidR="00E429C0">
        <w:rPr>
          <w:lang w:val="en-GB"/>
        </w:rPr>
        <w:t xml:space="preserve">replacing 50% of beef with either </w:t>
      </w:r>
      <w:r w:rsidRPr="005B1287" w:rsidR="6B0E1105">
        <w:rPr>
          <w:lang w:val="en-GB"/>
        </w:rPr>
        <w:t xml:space="preserve">blue </w:t>
      </w:r>
      <w:r w:rsidRPr="005B1287" w:rsidR="00E429C0">
        <w:rPr>
          <w:lang w:val="en-GB"/>
        </w:rPr>
        <w:t>mussels or chicken, decreases the carbon footprint</w:t>
      </w:r>
      <w:r w:rsidRPr="005B1287" w:rsidR="007F5EB8">
        <w:rPr>
          <w:lang w:val="en-GB"/>
        </w:rPr>
        <w:t xml:space="preserve"> to the same extent (</w:t>
      </w:r>
      <w:r w:rsidRPr="005B1287" w:rsidR="008E385B">
        <w:rPr>
          <w:lang w:val="en-GB"/>
        </w:rPr>
        <w:t xml:space="preserve">a 23% decrease) but </w:t>
      </w:r>
      <w:r w:rsidRPr="005B1287" w:rsidR="0074688D">
        <w:rPr>
          <w:lang w:val="en-GB"/>
        </w:rPr>
        <w:t>with an increase in chicken consumption follows a substantial animal welfare loss. The antibiotic</w:t>
      </w:r>
      <w:r w:rsidR="00887239">
        <w:rPr>
          <w:lang w:val="en-GB"/>
        </w:rPr>
        <w:t xml:space="preserve"> u</w:t>
      </w:r>
      <w:r w:rsidRPr="005B1287" w:rsidR="0074688D">
        <w:rPr>
          <w:lang w:val="en-GB"/>
        </w:rPr>
        <w:t>s</w:t>
      </w:r>
      <w:r w:rsidR="00887239">
        <w:rPr>
          <w:lang w:val="en-GB"/>
        </w:rPr>
        <w:t>e</w:t>
      </w:r>
      <w:r w:rsidRPr="005B1287" w:rsidR="0074688D">
        <w:rPr>
          <w:lang w:val="en-GB"/>
        </w:rPr>
        <w:t xml:space="preserve"> index also increases slightly with chicken, while it is slightly reduced by replacing beef by </w:t>
      </w:r>
      <w:r w:rsidR="00887239">
        <w:rPr>
          <w:lang w:val="en-GB"/>
        </w:rPr>
        <w:t xml:space="preserve">blue </w:t>
      </w:r>
      <w:r w:rsidRPr="005B1287" w:rsidR="0074688D">
        <w:rPr>
          <w:lang w:val="en-GB"/>
        </w:rPr>
        <w:t>mussels (Fig. 7).</w:t>
      </w:r>
    </w:p>
    <w:p w:rsidRPr="005B1287" w:rsidR="0074688D" w:rsidP="00662A0B" w:rsidRDefault="0074688D" w14:paraId="6B17C721" w14:textId="12A626D5">
      <w:pPr>
        <w:spacing w:line="276" w:lineRule="auto"/>
        <w:rPr>
          <w:b/>
          <w:bCs/>
          <w:i/>
          <w:iCs/>
          <w:sz w:val="22"/>
          <w:lang w:val="en-GB"/>
        </w:rPr>
      </w:pPr>
    </w:p>
    <w:p w:rsidRPr="005B1287" w:rsidR="000602F5" w:rsidP="00662A0B" w:rsidRDefault="000602F5" w14:paraId="4A19D65F" w14:textId="77777777">
      <w:pPr>
        <w:spacing w:line="276" w:lineRule="auto"/>
        <w:rPr>
          <w:b/>
          <w:bCs/>
          <w:i/>
          <w:iCs/>
          <w:sz w:val="22"/>
          <w:lang w:val="en-GB"/>
        </w:rPr>
      </w:pPr>
    </w:p>
    <w:p w:rsidRPr="005B1287" w:rsidR="000602F5" w:rsidP="00662A0B" w:rsidRDefault="000602F5" w14:paraId="1DAD4106" w14:textId="77777777">
      <w:pPr>
        <w:spacing w:line="276" w:lineRule="auto"/>
        <w:rPr>
          <w:b/>
          <w:bCs/>
          <w:i/>
          <w:iCs/>
          <w:sz w:val="22"/>
          <w:lang w:val="en-GB"/>
        </w:rPr>
      </w:pPr>
    </w:p>
    <w:p w:rsidRPr="005B1287" w:rsidR="000602F5" w:rsidP="00662A0B" w:rsidRDefault="003420B1" w14:paraId="6226E68B" w14:textId="6226F4D0">
      <w:pPr>
        <w:spacing w:line="276" w:lineRule="auto"/>
        <w:rPr>
          <w:b/>
          <w:bCs/>
          <w:i/>
          <w:iCs/>
          <w:sz w:val="22"/>
          <w:lang w:val="en-GB"/>
        </w:rPr>
      </w:pPr>
      <w:r w:rsidRPr="005B1287">
        <w:rPr>
          <w:noProof/>
          <w:lang w:eastAsia="sv-SE"/>
        </w:rPr>
        <w:lastRenderedPageBreak/>
        <w:drawing>
          <wp:anchor distT="0" distB="0" distL="114300" distR="114300" simplePos="0" relativeHeight="251662339" behindDoc="0" locked="0" layoutInCell="1" allowOverlap="1" wp14:anchorId="0B8AAEA6" wp14:editId="625ADD09">
            <wp:simplePos x="0" y="0"/>
            <wp:positionH relativeFrom="column">
              <wp:posOffset>0</wp:posOffset>
            </wp:positionH>
            <wp:positionV relativeFrom="paragraph">
              <wp:posOffset>289560</wp:posOffset>
            </wp:positionV>
            <wp:extent cx="5968365" cy="4000500"/>
            <wp:effectExtent l="0" t="0" r="0" b="0"/>
            <wp:wrapTopAndBottom/>
            <wp:docPr id="780343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8365" cy="4000500"/>
                    </a:xfrm>
                    <a:prstGeom prst="rect">
                      <a:avLst/>
                    </a:prstGeom>
                    <a:noFill/>
                  </pic:spPr>
                </pic:pic>
              </a:graphicData>
            </a:graphic>
            <wp14:sizeRelH relativeFrom="margin">
              <wp14:pctWidth>0</wp14:pctWidth>
            </wp14:sizeRelH>
            <wp14:sizeRelV relativeFrom="margin">
              <wp14:pctHeight>0</wp14:pctHeight>
            </wp14:sizeRelV>
          </wp:anchor>
        </w:drawing>
      </w:r>
    </w:p>
    <w:p w:rsidRPr="005B1287" w:rsidR="00662A0B" w:rsidP="6CB6DCB5" w:rsidRDefault="00662A0B" w14:paraId="2ADEC9FF" w14:textId="3BFCC5C5">
      <w:pPr>
        <w:spacing w:line="276" w:lineRule="auto"/>
        <w:rPr>
          <w:i/>
          <w:iCs/>
          <w:sz w:val="22"/>
          <w:lang w:val="en-GB"/>
        </w:rPr>
      </w:pPr>
      <w:r w:rsidRPr="005B1287">
        <w:rPr>
          <w:b/>
          <w:bCs/>
          <w:i/>
          <w:iCs/>
          <w:sz w:val="22"/>
          <w:lang w:val="en-GB"/>
        </w:rPr>
        <w:t>Fig. 7.</w:t>
      </w:r>
      <w:r w:rsidRPr="005B1287">
        <w:rPr>
          <w:i/>
          <w:iCs/>
          <w:sz w:val="22"/>
          <w:lang w:val="en-GB"/>
        </w:rPr>
        <w:t xml:space="preserve"> Carbon footprint, animal welfare loss (</w:t>
      </w:r>
      <w:r w:rsidRPr="00887239" w:rsidR="00887239">
        <w:rPr>
          <w:i/>
          <w:iCs/>
          <w:sz w:val="22"/>
          <w:lang w:val="en-GB"/>
        </w:rPr>
        <w:t>Perception Adjusted Animal Lives Affected</w:t>
      </w:r>
      <w:r w:rsidR="00887239">
        <w:rPr>
          <w:i/>
          <w:iCs/>
          <w:sz w:val="22"/>
          <w:lang w:val="en-GB"/>
        </w:rPr>
        <w:t>,</w:t>
      </w:r>
      <w:r w:rsidRPr="00887239" w:rsidR="00887239">
        <w:rPr>
          <w:i/>
          <w:iCs/>
          <w:sz w:val="22"/>
          <w:lang w:val="en-GB"/>
        </w:rPr>
        <w:t xml:space="preserve"> </w:t>
      </w:r>
      <w:r w:rsidRPr="00887239">
        <w:rPr>
          <w:i/>
          <w:iCs/>
          <w:sz w:val="22"/>
          <w:lang w:val="en-GB"/>
        </w:rPr>
        <w:t>PAALA) and antibiotic</w:t>
      </w:r>
      <w:r w:rsidR="00887239">
        <w:rPr>
          <w:i/>
          <w:iCs/>
          <w:sz w:val="22"/>
          <w:lang w:val="en-GB"/>
        </w:rPr>
        <w:t xml:space="preserve"> u</w:t>
      </w:r>
      <w:r w:rsidRPr="00887239">
        <w:rPr>
          <w:i/>
          <w:iCs/>
          <w:sz w:val="22"/>
          <w:lang w:val="en-GB"/>
        </w:rPr>
        <w:t>s</w:t>
      </w:r>
      <w:r w:rsidR="00887239">
        <w:rPr>
          <w:i/>
          <w:iCs/>
          <w:sz w:val="22"/>
          <w:lang w:val="en-GB"/>
        </w:rPr>
        <w:t>e</w:t>
      </w:r>
      <w:r w:rsidRPr="00887239">
        <w:rPr>
          <w:i/>
          <w:iCs/>
          <w:sz w:val="22"/>
          <w:lang w:val="en-GB"/>
        </w:rPr>
        <w:t xml:space="preserve"> indices </w:t>
      </w:r>
      <w:r w:rsidR="00887239">
        <w:rPr>
          <w:i/>
          <w:iCs/>
          <w:sz w:val="22"/>
          <w:lang w:val="en-GB"/>
        </w:rPr>
        <w:t xml:space="preserve">for </w:t>
      </w:r>
      <w:r w:rsidRPr="005B1287" w:rsidR="00620D8F">
        <w:rPr>
          <w:i/>
          <w:iCs/>
          <w:sz w:val="22"/>
          <w:lang w:val="en-GB"/>
        </w:rPr>
        <w:t>Irish</w:t>
      </w:r>
      <w:r w:rsidRPr="005B1287">
        <w:rPr>
          <w:i/>
          <w:iCs/>
          <w:sz w:val="22"/>
          <w:lang w:val="en-GB"/>
        </w:rPr>
        <w:t xml:space="preserve"> baseline consumption and in </w:t>
      </w:r>
      <w:r w:rsidRPr="005B1287" w:rsidR="00620D8F">
        <w:rPr>
          <w:i/>
          <w:iCs/>
          <w:sz w:val="22"/>
          <w:lang w:val="en-GB"/>
        </w:rPr>
        <w:t>one</w:t>
      </w:r>
      <w:r w:rsidRPr="005B1287">
        <w:rPr>
          <w:i/>
          <w:iCs/>
          <w:sz w:val="22"/>
          <w:lang w:val="en-GB"/>
        </w:rPr>
        <w:t xml:space="preserve"> scenario in which 50% of beef is replaced by </w:t>
      </w:r>
      <w:r w:rsidRPr="005B1287" w:rsidR="00620D8F">
        <w:rPr>
          <w:i/>
          <w:iCs/>
          <w:sz w:val="22"/>
          <w:lang w:val="en-GB"/>
        </w:rPr>
        <w:t xml:space="preserve">chicken and one in which 50% of beef is replaced by </w:t>
      </w:r>
      <w:r w:rsidRPr="005B1287" w:rsidR="603A7569">
        <w:rPr>
          <w:i/>
          <w:iCs/>
          <w:sz w:val="22"/>
          <w:lang w:val="en-GB"/>
        </w:rPr>
        <w:t xml:space="preserve">blue </w:t>
      </w:r>
      <w:r w:rsidRPr="005B1287" w:rsidR="00620D8F">
        <w:rPr>
          <w:i/>
          <w:iCs/>
          <w:sz w:val="22"/>
          <w:lang w:val="en-GB"/>
        </w:rPr>
        <w:t>mussels</w:t>
      </w:r>
      <w:r w:rsidRPr="005B1287">
        <w:rPr>
          <w:i/>
          <w:iCs/>
          <w:sz w:val="22"/>
          <w:lang w:val="en-GB"/>
        </w:rPr>
        <w:t xml:space="preserve">.  </w:t>
      </w:r>
    </w:p>
    <w:p w:rsidRPr="005B1287" w:rsidR="004F6DCF" w:rsidP="004F6DCF" w:rsidRDefault="004F6DCF" w14:paraId="74F23B88" w14:textId="7550CDD5">
      <w:pPr>
        <w:pStyle w:val="Heading1"/>
        <w:spacing w:line="240" w:lineRule="auto"/>
        <w:rPr>
          <w:lang w:val="en-GB"/>
        </w:rPr>
      </w:pPr>
      <w:r w:rsidRPr="005B1287">
        <w:rPr>
          <w:lang w:val="en-GB"/>
        </w:rPr>
        <w:t>5. Discussion</w:t>
      </w:r>
      <w:r w:rsidRPr="005B1287" w:rsidR="005227CB">
        <w:rPr>
          <w:lang w:val="en-GB"/>
        </w:rPr>
        <w:t xml:space="preserve"> – </w:t>
      </w:r>
      <w:ins w:author="Lotta Rydhmer" w:date="2024-11-01T12:04:00Z" w:id="7">
        <w:r w:rsidR="00217E4C">
          <w:rPr>
            <w:lang w:val="en-GB"/>
          </w:rPr>
          <w:t>2</w:t>
        </w:r>
      </w:ins>
      <w:ins w:author="Lotta Rydhmer" w:date="2024-11-04T21:32:00Z" w:id="8">
        <w:r w:rsidR="00CB5719">
          <w:rPr>
            <w:lang w:val="en-GB"/>
          </w:rPr>
          <w:t>82</w:t>
        </w:r>
      </w:ins>
      <w:ins w:author="Lotta Rydhmer" w:date="2024-11-05T13:28:00Z" w:id="9">
        <w:r w:rsidR="00916309">
          <w:rPr>
            <w:lang w:val="en-GB"/>
          </w:rPr>
          <w:t>9</w:t>
        </w:r>
      </w:ins>
      <w:ins w:author="Lotta Rydhmer" w:date="2024-11-01T12:04:00Z" w:id="10">
        <w:r w:rsidR="00217E4C">
          <w:rPr>
            <w:lang w:val="en-GB"/>
          </w:rPr>
          <w:t xml:space="preserve"> </w:t>
        </w:r>
      </w:ins>
      <w:ins w:author="Lotta Rydhmer" w:date="2024-11-01T12:05:00Z" w:id="11">
        <w:r w:rsidR="00217E4C">
          <w:rPr>
            <w:lang w:val="en-GB"/>
          </w:rPr>
          <w:t>(</w:t>
        </w:r>
        <w:commentRangeStart w:id="12"/>
        <w:commentRangeStart w:id="13"/>
        <w:proofErr w:type="spellStart"/>
        <w:r w:rsidR="00217E4C">
          <w:rPr>
            <w:lang w:val="en-GB"/>
          </w:rPr>
          <w:t>ökat</w:t>
        </w:r>
      </w:ins>
      <w:proofErr w:type="spellEnd"/>
      <w:ins w:author="Lotta Rydhmer" w:date="2024-11-02T22:14:00Z" w:id="14">
        <w:commentRangeEnd w:id="12"/>
        <w:r w:rsidR="00E6028B">
          <w:rPr>
            <w:rStyle w:val="CommentReference"/>
            <w:rFonts w:eastAsiaTheme="minorHAnsi" w:cstheme="minorBidi"/>
          </w:rPr>
          <w:commentReference w:id="12"/>
        </w:r>
      </w:ins>
      <w:commentRangeEnd w:id="13"/>
      <w:r w:rsidR="009F0835">
        <w:rPr>
          <w:rStyle w:val="CommentReference"/>
          <w:rFonts w:eastAsiaTheme="minorHAnsi" w:cstheme="minorBidi"/>
        </w:rPr>
        <w:commentReference w:id="13"/>
      </w:r>
      <w:ins w:author="Lotta Rydhmer" w:date="2024-11-01T12:05:00Z" w:id="15">
        <w:r w:rsidR="00217E4C">
          <w:rPr>
            <w:lang w:val="en-GB"/>
          </w:rPr>
          <w:t xml:space="preserve"> </w:t>
        </w:r>
        <w:proofErr w:type="spellStart"/>
        <w:r w:rsidR="00217E4C">
          <w:rPr>
            <w:lang w:val="en-GB"/>
          </w:rPr>
          <w:t>från</w:t>
        </w:r>
        <w:proofErr w:type="spellEnd"/>
        <w:r w:rsidR="00217E4C">
          <w:rPr>
            <w:lang w:val="en-GB"/>
          </w:rPr>
          <w:t xml:space="preserve"> </w:t>
        </w:r>
      </w:ins>
      <w:r w:rsidRPr="005B1287" w:rsidR="00F0582D">
        <w:rPr>
          <w:lang w:val="en-GB"/>
        </w:rPr>
        <w:t>2</w:t>
      </w:r>
      <w:r w:rsidRPr="005B1287" w:rsidR="00ED4F2F">
        <w:rPr>
          <w:lang w:val="en-GB"/>
        </w:rPr>
        <w:t>452</w:t>
      </w:r>
      <w:r w:rsidRPr="005B1287" w:rsidR="005227CB">
        <w:rPr>
          <w:lang w:val="en-GB"/>
        </w:rPr>
        <w:t xml:space="preserve"> words</w:t>
      </w:r>
      <w:ins w:author="Lotta Rydhmer" w:date="2024-11-01T12:05:00Z" w:id="16">
        <w:r w:rsidR="00217E4C">
          <w:rPr>
            <w:lang w:val="en-GB"/>
          </w:rPr>
          <w:t>)</w:t>
        </w:r>
      </w:ins>
    </w:p>
    <w:p w:rsidRPr="005B1287" w:rsidR="005E4584" w:rsidP="005E4584" w:rsidRDefault="005E4584" w14:paraId="1590457D" w14:textId="15BF5A88">
      <w:pPr>
        <w:rPr>
          <w:lang w:val="en-GB"/>
        </w:rPr>
      </w:pPr>
      <w:r w:rsidRPr="005B1287">
        <w:rPr>
          <w:lang w:val="en-GB"/>
        </w:rPr>
        <w:t xml:space="preserve">In academic discussions concerning sustainability, it is recognized that science alone cannot determine whether animal welfare, human health, or environmental impact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r w:rsidRPr="005B1287" w:rsidR="00436F60">
        <w:rPr>
          <w:lang w:val="en-GB"/>
        </w:rPr>
        <w:t>indices</w:t>
      </w:r>
      <w:r w:rsidRPr="005B1287">
        <w:rPr>
          <w:lang w:val="en-GB"/>
        </w:rPr>
        <w:t xml:space="preserve"> for assessing animal welfare loss and antibiotic us</w:t>
      </w:r>
      <w:r w:rsidRPr="005B1287" w:rsidR="00436F60">
        <w:rPr>
          <w:lang w:val="en-GB"/>
        </w:rPr>
        <w:t>e</w:t>
      </w:r>
      <w:r w:rsidRPr="005B1287">
        <w:rPr>
          <w:lang w:val="en-GB"/>
        </w:rPr>
        <w:t xml:space="preserve">, which can be used alongside environmental impact indicators to evaluate </w:t>
      </w:r>
      <w:r w:rsidRPr="005B1287" w:rsidR="00436F60">
        <w:rPr>
          <w:lang w:val="en-GB"/>
        </w:rPr>
        <w:t xml:space="preserve">impacts from </w:t>
      </w:r>
      <w:r w:rsidRPr="005B1287">
        <w:rPr>
          <w:lang w:val="en-GB"/>
        </w:rPr>
        <w:t>food consumption</w:t>
      </w:r>
      <w:r w:rsidRPr="005B1287" w:rsidR="00436F60">
        <w:rPr>
          <w:lang w:val="en-GB"/>
        </w:rPr>
        <w:t xml:space="preserve"> in diet assessments (</w:t>
      </w:r>
      <w:r w:rsidRPr="009F130E" w:rsidR="00D25254">
        <w:rPr>
          <w:i/>
          <w:iCs/>
          <w:lang w:val="en-GB"/>
        </w:rPr>
        <w:t>e.g.</w:t>
      </w:r>
      <w:r w:rsidRPr="005B1287" w:rsidR="00397B08">
        <w:rPr>
          <w:lang w:val="en-GB"/>
        </w:rPr>
        <w:t xml:space="preserve"> Eustachio Colombo</w:t>
      </w:r>
      <w:r w:rsidRPr="005B1287" w:rsidR="00D13F5F">
        <w:rPr>
          <w:lang w:val="en-GB"/>
        </w:rPr>
        <w:t>, 2023</w:t>
      </w:r>
      <w:r w:rsidRPr="005B1287" w:rsidR="00436F60">
        <w:rPr>
          <w:lang w:val="en-GB"/>
        </w:rPr>
        <w:t xml:space="preserve">) and food system </w:t>
      </w:r>
      <w:r w:rsidRPr="005B1287" w:rsidR="00916309">
        <w:rPr>
          <w:lang w:val="en-GB"/>
        </w:rPr>
        <w:t>modelling</w:t>
      </w:r>
      <w:r w:rsidRPr="005B1287" w:rsidR="00436F60">
        <w:rPr>
          <w:lang w:val="en-GB"/>
        </w:rPr>
        <w:t xml:space="preserve"> studies (</w:t>
      </w:r>
      <w:r w:rsidRPr="005B1287" w:rsidR="009C5FDA">
        <w:rPr>
          <w:lang w:val="en-GB"/>
        </w:rPr>
        <w:t xml:space="preserve">van Zanten </w:t>
      </w:r>
      <w:r w:rsidRPr="005B1287" w:rsidR="009C5FDA">
        <w:rPr>
          <w:i/>
          <w:iCs/>
          <w:lang w:val="en-GB"/>
        </w:rPr>
        <w:t>et al.</w:t>
      </w:r>
      <w:r w:rsidRPr="005B1287" w:rsidR="009C5FDA">
        <w:rPr>
          <w:lang w:val="en-GB"/>
        </w:rPr>
        <w:t>, 2022</w:t>
      </w:r>
      <w:r w:rsidRPr="005B1287" w:rsidR="00436F60">
        <w:rPr>
          <w:lang w:val="en-GB"/>
        </w:rPr>
        <w:t>)</w:t>
      </w:r>
      <w:r w:rsidRPr="005B1287">
        <w:rPr>
          <w:lang w:val="en-GB"/>
        </w:rPr>
        <w:t>. The aim of these ind</w:t>
      </w:r>
      <w:r w:rsidRPr="005B1287" w:rsidR="00436F60">
        <w:rPr>
          <w:lang w:val="en-GB"/>
        </w:rPr>
        <w:t>ices</w:t>
      </w:r>
      <w:r w:rsidRPr="005B1287">
        <w:rPr>
          <w:lang w:val="en-GB"/>
        </w:rPr>
        <w:t xml:space="preserve"> is</w:t>
      </w:r>
      <w:r w:rsidRPr="005B1287" w:rsidR="004F4660">
        <w:rPr>
          <w:lang w:val="en-GB"/>
        </w:rPr>
        <w:t xml:space="preserve"> </w:t>
      </w:r>
      <w:r w:rsidRPr="005B1287" w:rsidR="005F4350">
        <w:rPr>
          <w:lang w:val="en-GB"/>
        </w:rPr>
        <w:t xml:space="preserve">to </w:t>
      </w:r>
      <w:r w:rsidRPr="005B1287" w:rsidR="004F4660">
        <w:rPr>
          <w:lang w:val="en-GB"/>
        </w:rPr>
        <w:t xml:space="preserve">bring in the aspects of animal welfare and use of antibiotics to </w:t>
      </w:r>
      <w:r w:rsidRPr="005B1287" w:rsidR="00083112">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Pr="005B1287" w:rsidR="00D62AB7">
        <w:rPr>
          <w:lang w:val="en-GB"/>
        </w:rPr>
        <w:t>.</w:t>
      </w:r>
      <w:r w:rsidRPr="005B1287">
        <w:rPr>
          <w:lang w:val="en-GB"/>
        </w:rPr>
        <w:t xml:space="preserve"> </w:t>
      </w:r>
    </w:p>
    <w:p w:rsidRPr="005B1287" w:rsidR="003B676B" w:rsidP="005E4584" w:rsidRDefault="003B676B" w14:paraId="532BC1F0" w14:textId="127391D9">
      <w:pPr>
        <w:rPr>
          <w:lang w:val="en-GB"/>
        </w:rPr>
      </w:pPr>
      <w:r w:rsidRPr="005B1287">
        <w:rPr>
          <w:lang w:val="en-GB"/>
        </w:rPr>
        <w:lastRenderedPageBreak/>
        <w:t xml:space="preserve">It is important to note that </w:t>
      </w:r>
      <w:r w:rsidRPr="005B1287" w:rsidR="6427607F">
        <w:rPr>
          <w:lang w:val="en-GB"/>
        </w:rPr>
        <w:t>our</w:t>
      </w:r>
      <w:r w:rsidRPr="005B1287">
        <w:rPr>
          <w:lang w:val="en-GB"/>
        </w:rPr>
        <w:t xml:space="preserve"> indicators 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product, </w:t>
      </w:r>
      <w:r w:rsidRPr="005B1287" w:rsidR="00044FCC">
        <w:rPr>
          <w:lang w:val="en-GB"/>
        </w:rPr>
        <w:t xml:space="preserve">therefore </w:t>
      </w:r>
      <w:r w:rsidRPr="005B1287">
        <w:rPr>
          <w:lang w:val="en-GB"/>
        </w:rPr>
        <w:t xml:space="preserve">their contribution to the overall animal welfare index is minimal. Consequently, even a </w:t>
      </w:r>
      <w:r w:rsidRPr="005B1287" w:rsidR="00F002CD">
        <w:rPr>
          <w:lang w:val="en-GB"/>
        </w:rPr>
        <w:t xml:space="preserve">very </w:t>
      </w:r>
      <w:r w:rsidRPr="005B1287">
        <w:rPr>
          <w:lang w:val="en-GB"/>
        </w:rPr>
        <w:t xml:space="preserve">low </w:t>
      </w:r>
      <w:r w:rsidRPr="005B1287" w:rsidR="00F002CD">
        <w:rPr>
          <w:lang w:val="en-GB"/>
        </w:rPr>
        <w:t xml:space="preserve">animal </w:t>
      </w:r>
      <w:r w:rsidRPr="005B1287">
        <w:rPr>
          <w:lang w:val="en-GB"/>
        </w:rPr>
        <w:t xml:space="preserve">welfare score for parental animals would have little impact on the overall </w:t>
      </w:r>
      <w:r w:rsidRPr="005B1287" w:rsidR="00F002CD">
        <w:rPr>
          <w:lang w:val="en-GB"/>
        </w:rPr>
        <w:t>animal</w:t>
      </w:r>
      <w:r w:rsidRPr="005B1287">
        <w:rPr>
          <w:lang w:val="en-GB"/>
        </w:rPr>
        <w:t xml:space="preserve"> welfare index </w:t>
      </w:r>
      <w:r w:rsidR="00887239">
        <w:rPr>
          <w:lang w:val="en-GB"/>
        </w:rPr>
        <w:t>score</w:t>
      </w:r>
      <w:r w:rsidRPr="005B1287">
        <w:rPr>
          <w:lang w:val="en-GB"/>
        </w:rPr>
        <w:t xml:space="preserve">. </w:t>
      </w:r>
      <w:r w:rsidRPr="005B1287" w:rsidR="001216D2">
        <w:rPr>
          <w:lang w:val="en-GB"/>
        </w:rPr>
        <w:t xml:space="preserve">Therefore, assessing and acting on animal welfare indices on a diet level is </w:t>
      </w:r>
      <w:r w:rsidRPr="005B1287" w:rsidR="007B7A03">
        <w:rPr>
          <w:lang w:val="en-GB"/>
        </w:rPr>
        <w:t>far from</w:t>
      </w:r>
      <w:r w:rsidRPr="005B1287" w:rsidR="001216D2">
        <w:rPr>
          <w:lang w:val="en-GB"/>
        </w:rPr>
        <w:t xml:space="preserve"> enough</w:t>
      </w:r>
      <w:r w:rsidRPr="005B1287" w:rsidR="002C0D2C">
        <w:rPr>
          <w:lang w:val="en-GB"/>
        </w:rPr>
        <w:t>;</w:t>
      </w:r>
      <w:r w:rsidRPr="005B1287" w:rsidR="001216D2">
        <w:rPr>
          <w:lang w:val="en-GB"/>
        </w:rPr>
        <w:t xml:space="preserve"> efforts to</w:t>
      </w:r>
      <w:r w:rsidRPr="005B1287">
        <w:rPr>
          <w:lang w:val="en-GB"/>
        </w:rPr>
        <w:t xml:space="preserve"> improve </w:t>
      </w:r>
      <w:r w:rsidRPr="005B1287" w:rsidR="00F002CD">
        <w:rPr>
          <w:lang w:val="en-GB"/>
        </w:rPr>
        <w:t>animal</w:t>
      </w:r>
      <w:r w:rsidRPr="005B1287">
        <w:rPr>
          <w:lang w:val="en-GB"/>
        </w:rPr>
        <w:t xml:space="preserve"> welfare of </w:t>
      </w:r>
      <w:r w:rsidRPr="005B1287" w:rsidR="00935E42">
        <w:rPr>
          <w:lang w:val="en-GB"/>
        </w:rPr>
        <w:t xml:space="preserve">all </w:t>
      </w:r>
      <w:r w:rsidRPr="005B1287">
        <w:rPr>
          <w:lang w:val="en-GB"/>
        </w:rPr>
        <w:t xml:space="preserve">parent </w:t>
      </w:r>
      <w:r w:rsidRPr="005B1287" w:rsidR="00F002CD">
        <w:rPr>
          <w:lang w:val="en-GB"/>
        </w:rPr>
        <w:t xml:space="preserve">and production </w:t>
      </w:r>
      <w:r w:rsidRPr="005B1287">
        <w:rPr>
          <w:lang w:val="en-GB"/>
        </w:rPr>
        <w:t>animals</w:t>
      </w:r>
      <w:r w:rsidRPr="005B1287" w:rsidR="001216D2">
        <w:rPr>
          <w:lang w:val="en-GB"/>
        </w:rPr>
        <w:t xml:space="preserve"> needs to continue</w:t>
      </w:r>
      <w:r w:rsidRPr="005B1287" w:rsidR="00935E42">
        <w:rPr>
          <w:lang w:val="en-GB"/>
        </w:rPr>
        <w:t xml:space="preserve"> regardless how they score in our indices</w:t>
      </w:r>
      <w:r w:rsidRPr="005B1287">
        <w:rPr>
          <w:lang w:val="en-GB"/>
        </w:rPr>
        <w:t xml:space="preserve">, including </w:t>
      </w:r>
      <w:r w:rsidRPr="005B1287" w:rsidR="001216D2">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Pr="005B1287" w:rsidR="001216D2">
        <w:rPr>
          <w:lang w:val="en-GB"/>
        </w:rPr>
        <w:t xml:space="preserve"> and increase space allocation</w:t>
      </w:r>
      <w:r w:rsidR="00887239">
        <w:rPr>
          <w:lang w:val="en-GB"/>
        </w:rPr>
        <w:t>.</w:t>
      </w:r>
    </w:p>
    <w:p w:rsidRPr="005B1287" w:rsidR="004F6DCF" w:rsidP="00AA1951" w:rsidRDefault="009073D2" w14:paraId="060DF5DA" w14:textId="34AD0CA7">
      <w:pPr>
        <w:pStyle w:val="Heading2"/>
        <w:rPr>
          <w:lang w:val="en-GB"/>
        </w:rPr>
      </w:pPr>
      <w:r w:rsidRPr="005B1287">
        <w:rPr>
          <w:lang w:val="en-GB"/>
        </w:rPr>
        <w:t xml:space="preserve">5.1 </w:t>
      </w:r>
      <w:r w:rsidRPr="005B1287" w:rsidR="004F6DCF">
        <w:rPr>
          <w:lang w:val="en-GB"/>
        </w:rPr>
        <w:t xml:space="preserve">Design of </w:t>
      </w:r>
      <w:r w:rsidRPr="005B1287" w:rsidR="00AA1951">
        <w:rPr>
          <w:lang w:val="en-GB"/>
        </w:rPr>
        <w:t xml:space="preserve">the animal welfare </w:t>
      </w:r>
      <w:r w:rsidRPr="005B1287" w:rsidR="004F6DCF">
        <w:rPr>
          <w:lang w:val="en-GB"/>
        </w:rPr>
        <w:t>indices</w:t>
      </w:r>
    </w:p>
    <w:p w:rsidR="00722682" w:rsidP="00722682" w:rsidRDefault="0025301F" w14:paraId="40B647FA" w14:textId="5F820A3A">
      <w:pPr>
        <w:rPr>
          <w:lang w:val="en-GB"/>
        </w:rPr>
      </w:pPr>
      <w:r w:rsidRPr="0025301F">
        <w:rPr>
          <w:lang w:val="en-GB"/>
        </w:rPr>
        <w:t xml:space="preserve">The consumption of 1 kg honey involves 12 000 honey bee lives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0095659D">
        <w:rPr>
          <w:i/>
          <w:iCs/>
          <w:lang w:val="en-GB"/>
        </w:rPr>
        <w:t>et al.</w:t>
      </w:r>
      <w:r w:rsidRPr="0025301F">
        <w:rPr>
          <w:lang w:val="en-GB"/>
        </w:rPr>
        <w:t xml:space="preserve">, 2024). We have taken animal lives into account in our animal welfare indices, and so has Scherer </w:t>
      </w:r>
      <w:r w:rsidRPr="0095659D">
        <w:rPr>
          <w:i/>
          <w:iCs/>
          <w:lang w:val="en-GB"/>
        </w:rPr>
        <w:t>et al</w:t>
      </w:r>
      <w:r w:rsidRPr="0095659D" w:rsidR="0095659D">
        <w:rPr>
          <w:i/>
          <w:iCs/>
          <w:lang w:val="en-GB"/>
        </w:rPr>
        <w:t>.</w:t>
      </w:r>
      <w:r w:rsidRPr="0025301F">
        <w:rPr>
          <w:lang w:val="en-GB"/>
        </w:rPr>
        <w:t xml:space="preserve"> (2018) and Paris </w:t>
      </w:r>
      <w:r w:rsidRPr="0095659D">
        <w:rPr>
          <w:i/>
          <w:iCs/>
          <w:lang w:val="en-GB"/>
        </w:rPr>
        <w:t>et al</w:t>
      </w:r>
      <w:r w:rsidR="0095659D">
        <w:rPr>
          <w:lang w:val="en-GB"/>
        </w:rPr>
        <w:t>.</w:t>
      </w:r>
      <w:r w:rsidRPr="0025301F">
        <w:rPr>
          <w:lang w:val="en-GB"/>
        </w:rPr>
        <w:t xml:space="preserve"> (2022). To what degree the number of animal lives is relevant varies between individuals and ethical perspectives. With the excel sheet in SM</w:t>
      </w:r>
      <w:r w:rsidR="003E465B">
        <w:rPr>
          <w:lang w:val="en-GB"/>
        </w:rPr>
        <w:t>1</w:t>
      </w:r>
      <w:r w:rsidRPr="0025301F">
        <w:rPr>
          <w:lang w:val="en-GB"/>
        </w:rPr>
        <w:t>, readers of this article can adapt the PAALA index in accordance with their ethical standpoints by taking away the adjustment of number affected for ‘very small’ animals, or by adjusting number affected also for ‘rather small’ animals like chickens and rabbits.</w:t>
      </w:r>
      <w:r w:rsidR="00722682">
        <w:rPr>
          <w:lang w:val="en-GB"/>
        </w:rPr>
        <w:t xml:space="preserve">  </w:t>
      </w:r>
    </w:p>
    <w:p w:rsidRPr="005B1287" w:rsidR="006F68BC" w:rsidP="006F4607" w:rsidRDefault="00644D24" w14:paraId="1493355F" w14:textId="671EECF2">
      <w:pPr>
        <w:rPr>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Scherer </w:t>
      </w:r>
      <w:r w:rsidRPr="005B1287" w:rsidR="00466023">
        <w:rPr>
          <w:i/>
          <w:lang w:val="en-GB"/>
        </w:rPr>
        <w:t>et al.</w:t>
      </w:r>
      <w:r w:rsidRPr="005B1287">
        <w:rPr>
          <w:lang w:val="en-GB"/>
        </w:rPr>
        <w:t xml:space="preserve"> (2018) and Paris </w:t>
      </w:r>
      <w:r w:rsidRPr="005B1287" w:rsidR="00466023">
        <w:rPr>
          <w:i/>
          <w:lang w:val="en-GB"/>
        </w:rPr>
        <w:t>et al.</w:t>
      </w:r>
      <w:r w:rsidRPr="005B1287">
        <w:rPr>
          <w:lang w:val="en-GB"/>
        </w:rPr>
        <w:t xml:space="preserve"> (2022) employed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in their assessments. However, comparable physiological data for all species used in human food production are unlikely to be available </w:t>
      </w:r>
      <w:r w:rsidRPr="005B1287" w:rsidR="00762950">
        <w:rPr>
          <w:lang w:val="en-GB"/>
        </w:rPr>
        <w:t>soon</w:t>
      </w:r>
      <w:r w:rsidRPr="005B1287">
        <w:rPr>
          <w:lang w:val="en-GB"/>
        </w:rPr>
        <w:t>, and the validation of such metrics in welfare assessments remains incomplete. Thus, we chose to gather data</w:t>
      </w:r>
      <w:r w:rsidRPr="005B1287" w:rsidR="00762950">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Pr="005B1287" w:rsidR="00762950">
        <w:rPr>
          <w:lang w:val="en-GB"/>
        </w:rPr>
        <w:t xml:space="preserve"> to animal scientists (section 3.1.2).</w:t>
      </w:r>
      <w:r w:rsidRPr="005B1287" w:rsidR="006F68BC">
        <w:rPr>
          <w:lang w:val="en-GB"/>
        </w:rPr>
        <w:t xml:space="preserve"> </w:t>
      </w:r>
      <w:r w:rsidRPr="005B1287" w:rsidR="00762950">
        <w:rPr>
          <w:lang w:val="en-GB"/>
        </w:rPr>
        <w:t>S</w:t>
      </w:r>
      <w:r w:rsidRPr="005B1287" w:rsidR="006F68BC">
        <w:rPr>
          <w:lang w:val="en-GB"/>
        </w:rPr>
        <w:t>pecies rankings concerning moral value were similar</w:t>
      </w:r>
      <w:r w:rsidRPr="005B1287" w:rsidR="00762950">
        <w:rPr>
          <w:lang w:val="en-GB"/>
        </w:rPr>
        <w:t xml:space="preserve"> </w:t>
      </w:r>
      <w:r w:rsidRPr="005B1287" w:rsidR="006D738E">
        <w:rPr>
          <w:lang w:val="en-GB"/>
        </w:rPr>
        <w:t>in</w:t>
      </w:r>
      <w:r w:rsidRPr="005B1287" w:rsidR="006F68BC">
        <w:rPr>
          <w:lang w:val="en-GB"/>
        </w:rPr>
        <w:t xml:space="preserve"> Scherer </w:t>
      </w:r>
      <w:r w:rsidRPr="005B1287" w:rsidR="00466023">
        <w:rPr>
          <w:i/>
          <w:lang w:val="en-GB"/>
        </w:rPr>
        <w:t>et al.</w:t>
      </w:r>
      <w:r w:rsidRPr="005B1287" w:rsidR="006F68BC">
        <w:rPr>
          <w:lang w:val="en-GB"/>
        </w:rPr>
        <w:t xml:space="preserve"> (2018)</w:t>
      </w:r>
      <w:r w:rsidRPr="005B1287" w:rsidR="00762950">
        <w:rPr>
          <w:lang w:val="en-GB"/>
        </w:rPr>
        <w:t xml:space="preserve"> and Paris </w:t>
      </w:r>
      <w:r w:rsidRPr="005B1287" w:rsidR="00466023">
        <w:rPr>
          <w:i/>
          <w:lang w:val="en-GB"/>
        </w:rPr>
        <w:t>et al.</w:t>
      </w:r>
      <w:r w:rsidRPr="005B1287" w:rsidR="00762950">
        <w:rPr>
          <w:lang w:val="en-GB"/>
        </w:rPr>
        <w:t xml:space="preserve"> (2022)</w:t>
      </w:r>
      <w:r w:rsidRPr="005B1287" w:rsidR="006F68BC">
        <w:rPr>
          <w:lang w:val="en-GB"/>
        </w:rPr>
        <w:t xml:space="preserve"> </w:t>
      </w:r>
      <w:r w:rsidRPr="005B1287" w:rsidR="00762950">
        <w:rPr>
          <w:lang w:val="en-GB"/>
        </w:rPr>
        <w:t>with</w:t>
      </w:r>
      <w:r w:rsidRPr="005B1287" w:rsidR="006F68BC">
        <w:rPr>
          <w:lang w:val="en-GB"/>
        </w:rPr>
        <w:t xml:space="preserve"> cattle</w:t>
      </w:r>
      <w:r w:rsidRPr="005B1287" w:rsidR="0055150B">
        <w:rPr>
          <w:lang w:val="en-GB"/>
        </w:rPr>
        <w:t xml:space="preserve"> ranked as having the highest</w:t>
      </w:r>
      <w:r w:rsidRPr="005B1287" w:rsidR="00243679">
        <w:rPr>
          <w:lang w:val="en-GB"/>
        </w:rPr>
        <w:t xml:space="preserve"> value followed by</w:t>
      </w:r>
      <w:r w:rsidRPr="005B1287" w:rsidR="006F68BC">
        <w:rPr>
          <w:lang w:val="en-GB"/>
        </w:rPr>
        <w:t xml:space="preserve"> pigs, chickens, salmon, crickets</w:t>
      </w:r>
      <w:r w:rsidRPr="005B1287" w:rsidR="00243679">
        <w:rPr>
          <w:lang w:val="en-GB"/>
        </w:rPr>
        <w:t xml:space="preserve"> (Scherer </w:t>
      </w:r>
      <w:r w:rsidRPr="005B1287" w:rsidR="00466023">
        <w:rPr>
          <w:i/>
          <w:lang w:val="en-GB"/>
        </w:rPr>
        <w:t>et al.</w:t>
      </w:r>
      <w:r w:rsidRPr="005B1287" w:rsidR="00243679">
        <w:rPr>
          <w:lang w:val="en-GB"/>
        </w:rPr>
        <w:t xml:space="preserve"> 2018) / honeybees (Paris </w:t>
      </w:r>
      <w:r w:rsidRPr="005B1287" w:rsidR="00466023">
        <w:rPr>
          <w:i/>
          <w:lang w:val="en-GB"/>
        </w:rPr>
        <w:t>et al.</w:t>
      </w:r>
      <w:r w:rsidRPr="005B1287" w:rsidR="00243679">
        <w:rPr>
          <w:lang w:val="en-GB"/>
        </w:rPr>
        <w:t xml:space="preserve"> 2022)</w:t>
      </w:r>
      <w:r w:rsidRPr="005B1287" w:rsidR="006F68BC">
        <w:rPr>
          <w:lang w:val="en-GB"/>
        </w:rPr>
        <w:t xml:space="preserve"> </w:t>
      </w:r>
      <w:r w:rsidRPr="005B1287" w:rsidR="0055150B">
        <w:rPr>
          <w:lang w:val="en-GB"/>
        </w:rPr>
        <w:t>and s</w:t>
      </w:r>
      <w:r w:rsidRPr="005B1287" w:rsidR="00243679">
        <w:rPr>
          <w:lang w:val="en-GB"/>
        </w:rPr>
        <w:t>hrimp</w:t>
      </w:r>
      <w:r w:rsidRPr="005B1287" w:rsidR="006F68BC">
        <w:rPr>
          <w:lang w:val="en-GB"/>
        </w:rPr>
        <w:t xml:space="preserve">. </w:t>
      </w:r>
      <w:r w:rsidR="0082148A">
        <w:rPr>
          <w:lang w:val="en-GB"/>
        </w:rPr>
        <w:t>O</w:t>
      </w:r>
      <w:r w:rsidRPr="005B1287" w:rsidR="006F68BC">
        <w:rPr>
          <w:lang w:val="en-GB"/>
        </w:rPr>
        <w:t>ur questionnaire</w:t>
      </w:r>
      <w:r w:rsidRPr="005B1287" w:rsidR="00243679">
        <w:rPr>
          <w:lang w:val="en-GB"/>
        </w:rPr>
        <w:t xml:space="preserve"> on ability</w:t>
      </w:r>
      <w:r w:rsidRPr="005B1287" w:rsidR="006F68BC">
        <w:rPr>
          <w:lang w:val="en-GB"/>
        </w:rPr>
        <w:t xml:space="preserve"> ranked pigs first, followed by cattle, chickens, salmon, crickets, and </w:t>
      </w:r>
      <w:r w:rsidRPr="005B1287" w:rsidR="00243679">
        <w:rPr>
          <w:lang w:val="en-GB"/>
        </w:rPr>
        <w:t>honey</w:t>
      </w:r>
      <w:r w:rsidRPr="005B1287" w:rsidR="006F68BC">
        <w:rPr>
          <w:lang w:val="en-GB"/>
        </w:rPr>
        <w:t>bees</w:t>
      </w:r>
      <w:r w:rsidRPr="005B1287" w:rsidR="00411C8E">
        <w:rPr>
          <w:lang w:val="en-GB"/>
        </w:rPr>
        <w:t xml:space="preserve"> (Fig. 1)</w:t>
      </w:r>
      <w:r w:rsidRPr="005B1287" w:rsidR="006F68BC">
        <w:rPr>
          <w:lang w:val="en-GB"/>
        </w:rPr>
        <w:t xml:space="preserve">. The relative </w:t>
      </w:r>
      <w:r w:rsidR="00F56AA3">
        <w:rPr>
          <w:lang w:val="en-GB"/>
        </w:rPr>
        <w:t xml:space="preserve">ability to perceive negative effects or moral </w:t>
      </w:r>
      <w:r w:rsidRPr="005B1287" w:rsidR="006F68BC">
        <w:rPr>
          <w:lang w:val="en-GB"/>
        </w:rPr>
        <w:t xml:space="preserve">value </w:t>
      </w:r>
      <w:r w:rsidRPr="005B1287" w:rsidR="006F68BC">
        <w:rPr>
          <w:lang w:val="en-GB"/>
        </w:rPr>
        <w:lastRenderedPageBreak/>
        <w:t xml:space="preserve">assigned to smaller species, such as shrimp and insects, varied </w:t>
      </w:r>
      <w:r w:rsidRPr="005B1287" w:rsidR="00243679">
        <w:rPr>
          <w:lang w:val="en-GB"/>
        </w:rPr>
        <w:t>substantially</w:t>
      </w:r>
      <w:r w:rsidRPr="005B1287" w:rsidR="006F68BC">
        <w:rPr>
          <w:lang w:val="en-GB"/>
        </w:rPr>
        <w:t xml:space="preserve"> across studies. For instance, Scherer </w:t>
      </w:r>
      <w:r w:rsidRPr="005B1287" w:rsidR="00466023">
        <w:rPr>
          <w:i/>
          <w:lang w:val="en-GB"/>
        </w:rPr>
        <w:t>et al.</w:t>
      </w:r>
      <w:r w:rsidRPr="005B1287" w:rsidR="006F68BC">
        <w:rPr>
          <w:lang w:val="en-GB"/>
        </w:rPr>
        <w:t xml:space="preserve"> (2018) assigned crickets a value 0.00004 times that of pigs, whereas in our questionnaire, the value for </w:t>
      </w:r>
      <w:r w:rsidRPr="005B1287" w:rsidR="00243679">
        <w:rPr>
          <w:lang w:val="en-GB"/>
        </w:rPr>
        <w:t>honey</w:t>
      </w:r>
      <w:r w:rsidRPr="005B1287" w:rsidR="006F68BC">
        <w:rPr>
          <w:lang w:val="en-GB"/>
        </w:rPr>
        <w:t xml:space="preserve">bees was 0.16 times that of pigs. It is essential to consider that our adjustment </w:t>
      </w:r>
      <w:r w:rsidR="00F56AA3">
        <w:rPr>
          <w:lang w:val="en-GB"/>
        </w:rPr>
        <w:t>o</w:t>
      </w:r>
      <w:r w:rsidRPr="005B1287" w:rsidR="006F68BC">
        <w:rPr>
          <w:lang w:val="en-GB"/>
        </w:rPr>
        <w:t>f</w:t>
      </w:r>
      <w:r w:rsidR="00F56AA3">
        <w:rPr>
          <w:lang w:val="en-GB"/>
        </w:rPr>
        <w:t xml:space="preserve"> </w:t>
      </w:r>
      <w:r w:rsidRPr="005B1287" w:rsidR="006F68BC">
        <w:rPr>
          <w:lang w:val="en-GB"/>
        </w:rPr>
        <w:t>number involved</w:t>
      </w:r>
      <w:r w:rsidRPr="005B1287" w:rsidR="00DA7D3B">
        <w:rPr>
          <w:lang w:val="en-GB"/>
        </w:rPr>
        <w:t xml:space="preserve"> (section 3.1.1)</w:t>
      </w:r>
      <w:r w:rsidRPr="005B1287" w:rsidR="006F68BC">
        <w:rPr>
          <w:lang w:val="en-GB"/>
        </w:rPr>
        <w:t xml:space="preserve"> lacks a scientific basis but was deemed necessary to achieve a reasonable assessment of </w:t>
      </w:r>
      <w:r w:rsidRPr="005B1287" w:rsidR="00DA7D3B">
        <w:rPr>
          <w:lang w:val="en-GB"/>
        </w:rPr>
        <w:t xml:space="preserve">the animal welfare </w:t>
      </w:r>
      <w:r w:rsidR="00F56AA3">
        <w:rPr>
          <w:lang w:val="en-GB"/>
        </w:rPr>
        <w:t>loss across species</w:t>
      </w:r>
      <w:r w:rsidRPr="005B1287" w:rsidR="006F68BC">
        <w:rPr>
          <w:lang w:val="en-GB"/>
        </w:rPr>
        <w:t>.</w:t>
      </w:r>
    </w:p>
    <w:p w:rsidRPr="005B1287" w:rsidR="008A7002" w:rsidP="00F812B6" w:rsidRDefault="008A7002" w14:paraId="13B6C2D2" w14:textId="0DFD5EED">
      <w:pPr>
        <w:rPr>
          <w:lang w:val="en-GB"/>
        </w:rPr>
      </w:pPr>
      <w:r w:rsidRPr="005B1287">
        <w:rPr>
          <w:lang w:val="en-GB"/>
        </w:rPr>
        <w:t xml:space="preserve">We encourage readers to </w:t>
      </w:r>
      <w:r w:rsidRPr="005B1287" w:rsidR="00E802AE">
        <w:rPr>
          <w:lang w:val="en-GB"/>
        </w:rPr>
        <w:t xml:space="preserve">use </w:t>
      </w:r>
      <w:r w:rsidRPr="005B1287">
        <w:rPr>
          <w:lang w:val="en-GB"/>
        </w:rPr>
        <w:t>the questionnaire (S</w:t>
      </w:r>
      <w:r w:rsidRPr="005B1287" w:rsidR="00ED4F2F">
        <w:rPr>
          <w:lang w:val="en-GB"/>
        </w:rPr>
        <w:t>M</w:t>
      </w:r>
      <w:r w:rsidR="003E465B">
        <w:rPr>
          <w:lang w:val="en-GB"/>
        </w:rPr>
        <w:t>4</w:t>
      </w:r>
      <w:r w:rsidRPr="005B1287">
        <w:rPr>
          <w:lang w:val="en-GB"/>
        </w:rPr>
        <w:t xml:space="preserve">) </w:t>
      </w:r>
      <w:r w:rsidRPr="005B1287" w:rsidR="00E802AE">
        <w:rPr>
          <w:lang w:val="en-GB"/>
        </w:rPr>
        <w:t>to</w:t>
      </w:r>
      <w:r w:rsidRPr="005B1287">
        <w:rPr>
          <w:lang w:val="en-GB"/>
        </w:rPr>
        <w:t xml:space="preserve"> perform their own assessments of </w:t>
      </w:r>
      <w:r w:rsidR="00F56AA3">
        <w:rPr>
          <w:lang w:val="en-GB"/>
        </w:rPr>
        <w:t xml:space="preserve">animals’ </w:t>
      </w:r>
      <w:r w:rsidRPr="005B1287" w:rsidR="002B72A8">
        <w:rPr>
          <w:lang w:val="en-GB"/>
        </w:rPr>
        <w:t>ability</w:t>
      </w:r>
      <w:r w:rsidR="00F56AA3">
        <w:rPr>
          <w:lang w:val="en-GB"/>
        </w:rPr>
        <w:t xml:space="preserve"> to perceive negative effects of being handled by humans</w:t>
      </w:r>
      <w:r w:rsidRPr="005B1287">
        <w:rPr>
          <w:lang w:val="en-GB"/>
        </w:rPr>
        <w:t xml:space="preserve">. Feedback from </w:t>
      </w:r>
      <w:r w:rsidRPr="005B1287" w:rsidR="004929F1">
        <w:rPr>
          <w:lang w:val="en-GB"/>
        </w:rPr>
        <w:t>the questionnaire respondents</w:t>
      </w:r>
      <w:r w:rsidRPr="005B1287">
        <w:rPr>
          <w:lang w:val="en-GB"/>
        </w:rPr>
        <w:t xml:space="preserve"> indicated that familiarity with a species tends to result in assigning </w:t>
      </w:r>
      <w:r w:rsidRPr="005B1287" w:rsidR="004929F1">
        <w:rPr>
          <w:lang w:val="en-GB"/>
        </w:rPr>
        <w:t>them</w:t>
      </w:r>
      <w:r w:rsidRPr="005B1287">
        <w:rPr>
          <w:lang w:val="en-GB"/>
        </w:rPr>
        <w:t xml:space="preserve"> a higher value. </w:t>
      </w:r>
      <w:r w:rsidRPr="005B1287" w:rsidR="00F812B6">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Pr="005B1287" w:rsidR="00F812B6">
        <w:rPr>
          <w:lang w:val="en-GB"/>
        </w:rPr>
        <w:t xml:space="preserve">. </w:t>
      </w:r>
      <w:r w:rsidRPr="005B1287">
        <w:rPr>
          <w:lang w:val="en-GB"/>
        </w:rPr>
        <w:t>ALYS avoids addressing the contentious issue of how to compare species with different cognitive capacities, which leads to larger welfare losses for species like salmon compared to mammals</w:t>
      </w:r>
      <w:r w:rsidRPr="005B1287" w:rsidR="00411C8E">
        <w:rPr>
          <w:lang w:val="en-GB"/>
        </w:rPr>
        <w:t xml:space="preserve"> (Fig. 2)</w:t>
      </w:r>
      <w:r w:rsidRPr="005B1287">
        <w:rPr>
          <w:lang w:val="en-GB"/>
        </w:rPr>
        <w:t xml:space="preserve">. </w:t>
      </w:r>
    </w:p>
    <w:p w:rsidR="00760497" w:rsidP="00760497" w:rsidRDefault="00760497" w14:paraId="1AB0F944" w14:textId="3A79D6C1">
      <w:pPr>
        <w:rPr>
          <w:lang w:val="en-GB"/>
        </w:rPr>
      </w:pPr>
      <w:r w:rsidRPr="005B1287">
        <w:rPr>
          <w:lang w:val="en-GB"/>
        </w:rPr>
        <w:t xml:space="preserve">The PAALA index does not account for the length of life </w:t>
      </w:r>
      <w:r w:rsidRPr="005B1287" w:rsidR="00996EC9">
        <w:rPr>
          <w:lang w:val="en-GB"/>
        </w:rPr>
        <w:t>and the slaughter</w:t>
      </w:r>
      <w:r w:rsidR="00F56AA3">
        <w:rPr>
          <w:lang w:val="en-GB"/>
        </w:rPr>
        <w:t xml:space="preserve"> process</w:t>
      </w:r>
      <w:r w:rsidRPr="005B1287" w:rsidR="00996EC9">
        <w:rPr>
          <w:lang w:val="en-GB"/>
        </w:rPr>
        <w:t xml:space="preserve"> is included in the suffering (section 3.1.3).</w:t>
      </w:r>
      <w:r w:rsidRPr="005B1287">
        <w:rPr>
          <w:lang w:val="en-GB"/>
        </w:rPr>
        <w:t xml:space="preserve"> </w:t>
      </w:r>
      <w:r w:rsidRPr="005B1287" w:rsidR="00996EC9">
        <w:rPr>
          <w:lang w:val="en-GB"/>
        </w:rPr>
        <w:t>S</w:t>
      </w:r>
      <w:r w:rsidRPr="005B1287">
        <w:rPr>
          <w:lang w:val="en-GB"/>
        </w:rPr>
        <w:t xml:space="preserve">uffering during slaughter </w:t>
      </w:r>
      <w:r w:rsidRPr="005B1287" w:rsidR="00996EC9">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duration of slaughter relative to the animal’s lifetime. </w:t>
      </w:r>
      <w:r w:rsidRPr="005B1287" w:rsidR="009713D8">
        <w:rPr>
          <w:lang w:val="en-GB"/>
        </w:rPr>
        <w:t>Still</w:t>
      </w:r>
      <w:r w:rsidRPr="005B1287">
        <w:rPr>
          <w:lang w:val="en-GB"/>
        </w:rPr>
        <w:t xml:space="preserve">, the impact of slaughter duration is more </w:t>
      </w:r>
      <w:r w:rsidRPr="005B1287" w:rsidR="009713D8">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Pr="005B1287" w:rsidR="00466023">
        <w:rPr>
          <w:i/>
          <w:lang w:val="en-GB"/>
        </w:rPr>
        <w:t>et al.</w:t>
      </w:r>
      <w:r w:rsidRPr="005B1287">
        <w:rPr>
          <w:lang w:val="en-GB"/>
        </w:rPr>
        <w:t xml:space="preserve"> (2020) noted in their evaluation of pork production systems.</w:t>
      </w:r>
      <w:r w:rsidRPr="005B1287" w:rsidR="00241ACC">
        <w:rPr>
          <w:lang w:val="en-GB"/>
        </w:rPr>
        <w:t xml:space="preserve"> </w:t>
      </w:r>
      <w:r w:rsidR="00F56AA3">
        <w:rPr>
          <w:lang w:val="en-GB"/>
        </w:rPr>
        <w:t>F</w:t>
      </w:r>
      <w:r w:rsidRPr="00CA1320" w:rsidR="00F56AA3">
        <w:rPr>
          <w:lang w:val="en-GB"/>
        </w:rPr>
        <w:t xml:space="preserve">or wild species not subject to human-controlled living conditions, counting </w:t>
      </w:r>
      <w:r w:rsidRPr="00CA1320" w:rsidR="00F56AA3">
        <w:rPr>
          <w:rFonts w:eastAsia="Times New Roman" w:cs="Times New Roman"/>
          <w:lang w:val="en-GB"/>
        </w:rPr>
        <w:t>each day as a day of suffering</w:t>
      </w:r>
      <w:r w:rsidR="00F56AA3">
        <w:rPr>
          <w:rFonts w:eastAsia="Times New Roman" w:cs="Times New Roman"/>
          <w:lang w:val="en-GB"/>
        </w:rPr>
        <w:t>, as in ALYS and PAALYS,</w:t>
      </w:r>
      <w:r w:rsidRPr="00CA1320" w:rsidR="00F56AA3">
        <w:rPr>
          <w:lang w:val="en-GB"/>
        </w:rPr>
        <w:t xml:space="preserve"> </w:t>
      </w:r>
      <w:r w:rsidR="00F56AA3">
        <w:rPr>
          <w:lang w:val="en-GB"/>
        </w:rPr>
        <w:t xml:space="preserve">is </w:t>
      </w:r>
      <w:r w:rsidRPr="00CA1320" w:rsidR="00F56AA3">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e.g.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Pr="005B1287" w:rsidR="3EB1A2CB">
        <w:rPr>
          <w:lang w:val="en-GB"/>
        </w:rPr>
        <w:t>6</w:t>
      </w:r>
      <w:r w:rsidRPr="005B1287" w:rsidR="1FEDF504">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Pr="005B1287" w:rsidDel="009E57EB" w:rsidR="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rsidR="00722682" w:rsidRDefault="00777998" w14:paraId="5BFFC9D7" w14:textId="581186A1">
      <w:pPr>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The intensive system has higher PAALA scores (more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w:t>
      </w:r>
      <w:r w:rsidR="00722682">
        <w:rPr>
          <w:lang w:val="en-GB"/>
        </w:rPr>
        <w:lastRenderedPageBreak/>
        <w:t>PAALYS scores (more unfavourable) 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rsidRPr="005B1287" w:rsidR="004F6DCF" w:rsidP="00217E4C" w:rsidRDefault="0040660E" w14:paraId="2D129A19" w14:textId="27F2DAB9">
      <w:pPr>
        <w:pStyle w:val="Heading2"/>
        <w:rPr>
          <w:lang w:val="en-GB"/>
        </w:rPr>
      </w:pPr>
      <w:r w:rsidRPr="005B1287">
        <w:rPr>
          <w:lang w:val="en-GB"/>
        </w:rPr>
        <w:t>5.</w:t>
      </w:r>
      <w:r>
        <w:rPr>
          <w:lang w:val="en-GB"/>
        </w:rPr>
        <w:t>2</w:t>
      </w:r>
      <w:r w:rsidRPr="005B1287">
        <w:rPr>
          <w:lang w:val="en-GB"/>
        </w:rPr>
        <w:t xml:space="preserve"> Design of the </w:t>
      </w:r>
      <w:r>
        <w:rPr>
          <w:lang w:val="en-GB"/>
        </w:rPr>
        <w:t>a</w:t>
      </w:r>
      <w:r w:rsidRPr="005B1287" w:rsidR="004F6DCF">
        <w:rPr>
          <w:lang w:val="en-GB"/>
        </w:rPr>
        <w:t>ntibiotic</w:t>
      </w:r>
      <w:r w:rsidR="009E57EB">
        <w:rPr>
          <w:lang w:val="en-GB"/>
        </w:rPr>
        <w:t xml:space="preserve"> u</w:t>
      </w:r>
      <w:r w:rsidRPr="005B1287" w:rsidR="004F6DCF">
        <w:rPr>
          <w:lang w:val="en-GB"/>
        </w:rPr>
        <w:t>s</w:t>
      </w:r>
      <w:r w:rsidR="009E57EB">
        <w:rPr>
          <w:lang w:val="en-GB"/>
        </w:rPr>
        <w:t>e</w:t>
      </w:r>
      <w:r w:rsidRPr="005B1287" w:rsidR="004F6DCF">
        <w:rPr>
          <w:lang w:val="en-GB"/>
        </w:rPr>
        <w:t xml:space="preserve"> index</w:t>
      </w:r>
    </w:p>
    <w:p w:rsidRPr="005B1287" w:rsidR="004F6DCF" w:rsidP="004346FE" w:rsidRDefault="00A41B63" w14:paraId="3DAE7651" w14:textId="0EE935F1">
      <w:pPr>
        <w:rPr>
          <w:lang w:val="en-GB"/>
        </w:rPr>
      </w:pPr>
      <w:r w:rsidRPr="005B1287">
        <w:rPr>
          <w:lang w:val="en-GB"/>
        </w:rPr>
        <w:t>To our knowledge</w:t>
      </w:r>
      <w:r w:rsidRPr="005B1287" w:rsidR="00B761B3">
        <w:rPr>
          <w:lang w:val="en-GB"/>
        </w:rPr>
        <w:t xml:space="preserve">, no indicator specifically measuring the risk of antibiotic resistance has been included in dietary assessments, despite the World Health Organization (WHO) identifying antibiotic resistance as a critical threat to human health. Although Life Cycle Assessment (LCA) studies </w:t>
      </w:r>
      <w:r w:rsidR="009E57EB">
        <w:rPr>
          <w:lang w:val="en-GB"/>
        </w:rPr>
        <w:t xml:space="preserve">can </w:t>
      </w:r>
      <w:r w:rsidRPr="005B1287" w:rsidR="00B761B3">
        <w:rPr>
          <w:lang w:val="en-GB"/>
        </w:rPr>
        <w:t>assess the direct toxicity of antibiotics, they do not account for the broader public health risks associated with resistance</w:t>
      </w:r>
      <w:r w:rsidRPr="005B1287" w:rsidR="007B3477">
        <w:rPr>
          <w:lang w:val="en-GB"/>
        </w:rPr>
        <w:t xml:space="preserve"> (Nyberg </w:t>
      </w:r>
      <w:r w:rsidRPr="005B1287" w:rsidR="00466023">
        <w:rPr>
          <w:i/>
          <w:iCs/>
          <w:lang w:val="en-GB"/>
        </w:rPr>
        <w:t>et al.</w:t>
      </w:r>
      <w:r w:rsidRPr="005B1287" w:rsidR="00DE6A8B">
        <w:rPr>
          <w:lang w:val="en-GB"/>
        </w:rPr>
        <w:t>,</w:t>
      </w:r>
      <w:r w:rsidRPr="005B1287" w:rsidR="008125D0">
        <w:rPr>
          <w:lang w:val="en-GB"/>
        </w:rPr>
        <w:t xml:space="preserve"> </w:t>
      </w:r>
      <w:r w:rsidRPr="005B1287" w:rsidR="007B3477">
        <w:rPr>
          <w:lang w:val="en-GB"/>
        </w:rPr>
        <w:t>2021)</w:t>
      </w:r>
      <w:r w:rsidRPr="005B1287" w:rsidR="00B761B3">
        <w:rPr>
          <w:lang w:val="en-GB"/>
        </w:rPr>
        <w:t xml:space="preserve">. </w:t>
      </w:r>
      <w:r w:rsidRPr="005B1287" w:rsidR="003C734D">
        <w:rPr>
          <w:lang w:val="en-GB"/>
        </w:rPr>
        <w:t>In addition to accounting for the sales of antibiotics for farm animals as reported by ESVAC, i.e. as the total use in a country divided on livestock units, we also account for the distribution of different species within countries and differences between species in the typical use of antibiotics</w:t>
      </w:r>
      <w:r w:rsidR="002A26AD">
        <w:rPr>
          <w:lang w:val="en-GB"/>
        </w:rPr>
        <w:t xml:space="preserve"> in today’s production syst</w:t>
      </w:r>
      <w:r w:rsidR="0040660E">
        <w:rPr>
          <w:lang w:val="en-GB"/>
        </w:rPr>
        <w:t>e</w:t>
      </w:r>
      <w:r w:rsidR="002A26AD">
        <w:rPr>
          <w:lang w:val="en-GB"/>
        </w:rPr>
        <w:t>ms</w:t>
      </w:r>
      <w:r w:rsidRPr="005B1287" w:rsidR="003C734D">
        <w:rPr>
          <w:lang w:val="en-GB"/>
        </w:rPr>
        <w:t>. However, the later suffers from limitation in data availability</w:t>
      </w:r>
      <w:r w:rsidRPr="005B1287" w:rsidR="00602C12">
        <w:rPr>
          <w:lang w:val="en-GB"/>
        </w:rPr>
        <w:t xml:space="preserve">. </w:t>
      </w:r>
      <w:r w:rsidRPr="005B1287" w:rsidR="00B761B3">
        <w:rPr>
          <w:lang w:val="en-GB"/>
        </w:rPr>
        <w:t>As more detailed species-specific data become available it will be possible to refine the antibiotic use index and improve its accuracy.</w:t>
      </w:r>
      <w:r w:rsidRPr="005B1287" w:rsidR="008D3F56">
        <w:rPr>
          <w:lang w:val="en-GB"/>
        </w:rPr>
        <w:t xml:space="preserve"> Such reporting is </w:t>
      </w:r>
      <w:r w:rsidR="009E57EB">
        <w:rPr>
          <w:lang w:val="en-GB"/>
        </w:rPr>
        <w:t>ongoing</w:t>
      </w:r>
      <w:r w:rsidRPr="005B1287" w:rsidR="009E57EB">
        <w:rPr>
          <w:lang w:val="en-GB"/>
        </w:rPr>
        <w:t xml:space="preserve"> </w:t>
      </w:r>
      <w:r w:rsidRPr="005B1287" w:rsidR="008D3F56">
        <w:rPr>
          <w:lang w:val="en-GB"/>
        </w:rPr>
        <w:t xml:space="preserve">for cattle, pigs, chickens, laying hens, and turkeys </w:t>
      </w:r>
      <w:r w:rsidR="002A26AD">
        <w:rPr>
          <w:lang w:val="en-GB"/>
        </w:rPr>
        <w:t xml:space="preserve">(starting </w:t>
      </w:r>
      <w:r w:rsidRPr="005B1287" w:rsidR="008D3F56">
        <w:rPr>
          <w:lang w:val="en-GB"/>
        </w:rPr>
        <w:t>2024</w:t>
      </w:r>
      <w:r w:rsidR="002A26AD">
        <w:rPr>
          <w:lang w:val="en-GB"/>
        </w:rPr>
        <w:t>),</w:t>
      </w:r>
      <w:r w:rsidRPr="005B1287" w:rsidR="008D3F56">
        <w:rPr>
          <w:lang w:val="en-GB"/>
        </w:rPr>
        <w:t xml:space="preserve"> and </w:t>
      </w:r>
      <w:r w:rsidR="002A26AD">
        <w:rPr>
          <w:lang w:val="en-GB"/>
        </w:rPr>
        <w:t>planned for 2027 for</w:t>
      </w:r>
      <w:r w:rsidRPr="005B1287" w:rsidR="008D3F56">
        <w:rPr>
          <w:lang w:val="en-GB"/>
        </w:rPr>
        <w:t xml:space="preserve"> sheep, goats, fish, rabbits and horses in the European union (E</w:t>
      </w:r>
      <w:r w:rsidRPr="005B1287" w:rsidR="00A9708C">
        <w:rPr>
          <w:lang w:val="en-GB"/>
        </w:rPr>
        <w:t>U</w:t>
      </w:r>
      <w:r w:rsidRPr="005B1287" w:rsidR="00DE6A8B">
        <w:rPr>
          <w:lang w:val="en-GB"/>
        </w:rPr>
        <w:t>,</w:t>
      </w:r>
      <w:r w:rsidRPr="005B1287" w:rsidR="008D3F56">
        <w:rPr>
          <w:lang w:val="en-GB"/>
        </w:rPr>
        <w:t xml:space="preserve"> 2021).</w:t>
      </w:r>
      <w:r w:rsidRPr="005B1287" w:rsidR="004F6DCF">
        <w:rPr>
          <w:lang w:val="en-GB"/>
        </w:rPr>
        <w:t xml:space="preserve"> </w:t>
      </w:r>
      <w:r w:rsidRPr="005B1287" w:rsidR="7DEE3608">
        <w:rPr>
          <w:lang w:val="en-GB"/>
        </w:rPr>
        <w:t>Simply</w:t>
      </w:r>
      <w:r w:rsidRPr="005B1287" w:rsidR="004F6DCF">
        <w:rPr>
          <w:lang w:val="en-GB"/>
        </w:rPr>
        <w:t xml:space="preserve"> using national total </w:t>
      </w:r>
      <w:r w:rsidRPr="005B1287" w:rsidR="0056497E">
        <w:rPr>
          <w:lang w:val="en-GB"/>
        </w:rPr>
        <w:t xml:space="preserve">use of antibiotics </w:t>
      </w:r>
      <w:r w:rsidRPr="005B1287" w:rsidR="00F34A70">
        <w:rPr>
          <w:lang w:val="en-GB"/>
        </w:rPr>
        <w:t>as reported by ESVAC (2023)</w:t>
      </w:r>
      <w:r w:rsidR="002A26AD">
        <w:rPr>
          <w:lang w:val="en-GB"/>
        </w:rPr>
        <w:t>,</w:t>
      </w:r>
      <w:r w:rsidRPr="005B1287" w:rsidR="00F34A70">
        <w:rPr>
          <w:lang w:val="en-GB"/>
        </w:rPr>
        <w:t xml:space="preserve"> </w:t>
      </w:r>
      <w:r w:rsidRPr="005B1287" w:rsidR="0056497E">
        <w:rPr>
          <w:lang w:val="en-GB"/>
        </w:rPr>
        <w:t xml:space="preserve">without </w:t>
      </w:r>
      <w:r w:rsidRPr="005B1287" w:rsidR="00F34A70">
        <w:rPr>
          <w:lang w:val="en-GB"/>
        </w:rPr>
        <w:t>adjusting</w:t>
      </w:r>
      <w:r w:rsidRPr="005B1287" w:rsidR="0056497E">
        <w:rPr>
          <w:lang w:val="en-GB"/>
        </w:rPr>
        <w:t xml:space="preserve"> for species distribution </w:t>
      </w:r>
      <w:r w:rsidRPr="005B1287" w:rsidR="006C74B0">
        <w:rPr>
          <w:lang w:val="en-GB"/>
        </w:rPr>
        <w:t xml:space="preserve">in different countries </w:t>
      </w:r>
      <w:r w:rsidRPr="005B1287" w:rsidR="0056497E">
        <w:rPr>
          <w:lang w:val="en-GB"/>
        </w:rPr>
        <w:t xml:space="preserve">and typical use </w:t>
      </w:r>
      <w:r w:rsidRPr="00EF3C92" w:rsidR="0056497E">
        <w:rPr>
          <w:bCs/>
          <w:lang w:val="en-GB"/>
        </w:rPr>
        <w:t>across</w:t>
      </w:r>
      <w:r w:rsidRPr="005B1287" w:rsidR="0056497E">
        <w:rPr>
          <w:lang w:val="en-GB"/>
        </w:rPr>
        <w:t xml:space="preserve"> species as we did </w:t>
      </w:r>
      <w:r w:rsidR="002A26AD">
        <w:rPr>
          <w:lang w:val="en-GB"/>
        </w:rPr>
        <w:t>in the antibiotic use index</w:t>
      </w:r>
      <w:r w:rsidR="00BB27F8">
        <w:rPr>
          <w:lang w:val="en-GB"/>
        </w:rPr>
        <w:t>,</w:t>
      </w:r>
      <w:r w:rsidRPr="005B1287" w:rsidR="004F6DCF">
        <w:rPr>
          <w:lang w:val="en-GB"/>
        </w:rPr>
        <w:t xml:space="preserve"> resulted in almost the same results (SM</w:t>
      </w:r>
      <w:r w:rsidR="00E37D0A">
        <w:rPr>
          <w:lang w:val="en-GB"/>
        </w:rPr>
        <w:t>2</w:t>
      </w:r>
      <w:r w:rsidRPr="005B1287" w:rsidR="004F6DCF">
        <w:rPr>
          <w:lang w:val="en-GB"/>
        </w:rPr>
        <w:t xml:space="preserve">). </w:t>
      </w:r>
      <w:r w:rsidRPr="005B1287" w:rsidR="007B481E">
        <w:rPr>
          <w:lang w:val="en-GB"/>
        </w:rPr>
        <w:t xml:space="preserve">For Ireland, which produces low amounts of pig meat, the </w:t>
      </w:r>
      <w:r w:rsidR="002A26AD">
        <w:rPr>
          <w:lang w:val="en-GB"/>
        </w:rPr>
        <w:t>assessment wi</w:t>
      </w:r>
      <w:r w:rsidRPr="005B1287" w:rsidR="007B481E">
        <w:rPr>
          <w:lang w:val="en-GB"/>
        </w:rPr>
        <w:t xml:space="preserve">th </w:t>
      </w:r>
      <w:r w:rsidR="002A26AD">
        <w:rPr>
          <w:lang w:val="en-GB"/>
        </w:rPr>
        <w:t xml:space="preserve">the antibiotic use index </w:t>
      </w:r>
      <w:r w:rsidRPr="005B1287" w:rsidR="007B481E">
        <w:rPr>
          <w:lang w:val="en-GB"/>
        </w:rPr>
        <w:t>is</w:t>
      </w:r>
      <w:r w:rsidR="002A26AD">
        <w:rPr>
          <w:lang w:val="en-GB"/>
        </w:rPr>
        <w:t>, however,</w:t>
      </w:r>
      <w:r w:rsidRPr="005B1287" w:rsidR="007B481E">
        <w:rPr>
          <w:lang w:val="en-GB"/>
        </w:rPr>
        <w:t xml:space="preserve"> less </w:t>
      </w:r>
      <w:r w:rsidRPr="005B1287" w:rsidR="00E37D0A">
        <w:rPr>
          <w:lang w:val="en-GB"/>
        </w:rPr>
        <w:t>favourable</w:t>
      </w:r>
      <w:r w:rsidRPr="005B1287" w:rsidR="007B481E">
        <w:rPr>
          <w:lang w:val="en-GB"/>
        </w:rPr>
        <w:t xml:space="preserve"> than a</w:t>
      </w:r>
      <w:r w:rsidR="002A26AD">
        <w:rPr>
          <w:lang w:val="en-GB"/>
        </w:rPr>
        <w:t xml:space="preserve">n assessment </w:t>
      </w:r>
      <w:r w:rsidRPr="005B1287" w:rsidR="007B481E">
        <w:rPr>
          <w:lang w:val="en-GB"/>
        </w:rPr>
        <w:t xml:space="preserve">based only on the total </w:t>
      </w:r>
      <w:r w:rsidRPr="005B1287" w:rsidR="006C74B0">
        <w:rPr>
          <w:lang w:val="en-GB"/>
        </w:rPr>
        <w:t xml:space="preserve">national use </w:t>
      </w:r>
      <w:r w:rsidR="002A26AD">
        <w:rPr>
          <w:lang w:val="en-GB"/>
        </w:rPr>
        <w:t>of antibiotics</w:t>
      </w:r>
      <w:r w:rsidRPr="005B1287" w:rsidR="007B481E">
        <w:rPr>
          <w:lang w:val="en-GB"/>
        </w:rPr>
        <w:t xml:space="preserve">.   </w:t>
      </w:r>
    </w:p>
    <w:p w:rsidRPr="00217E4C" w:rsidR="008E201E" w:rsidP="00B31D1E" w:rsidRDefault="00B31D1E" w14:paraId="1A4C2DD2" w14:textId="435D99F8">
      <w:pPr>
        <w:pStyle w:val="Heading2"/>
        <w:rPr>
          <w:lang w:val="en-GB"/>
        </w:rPr>
      </w:pPr>
      <w:r w:rsidRPr="00217E4C">
        <w:rPr>
          <w:lang w:val="en-GB"/>
        </w:rPr>
        <w:t xml:space="preserve">5.3 </w:t>
      </w:r>
      <w:r w:rsidRPr="00217E4C" w:rsidR="005D4549">
        <w:rPr>
          <w:lang w:val="en-GB"/>
        </w:rPr>
        <w:t>Data limitations</w:t>
      </w:r>
    </w:p>
    <w:p w:rsidR="00E6028B" w:rsidP="00E6028B" w:rsidRDefault="0028067E" w14:paraId="338ED75D" w14:textId="50AC8FDD">
      <w:pPr>
        <w:rPr>
          <w:lang w:val="en-GB"/>
        </w:rPr>
      </w:pPr>
      <w:r w:rsidRPr="00217E4C">
        <w:rPr>
          <w:lang w:val="en-GB"/>
        </w:rPr>
        <w:t>In evaluating the quality of production systems with respect to animal welfare</w:t>
      </w:r>
      <w:r w:rsidR="007E3FFC">
        <w:rPr>
          <w:lang w:val="en-GB"/>
        </w:rPr>
        <w:t>,</w:t>
      </w:r>
      <w:r w:rsidRPr="00217E4C" w:rsidR="006B52DD">
        <w:rPr>
          <w:lang w:val="en-GB"/>
        </w:rPr>
        <w:t xml:space="preserve"> </w:t>
      </w:r>
      <w:r w:rsidRPr="00217E4C">
        <w:rPr>
          <w:lang w:val="en-GB"/>
        </w:rPr>
        <w:t>which we term</w:t>
      </w:r>
      <w:r w:rsidRPr="00217E4C" w:rsidR="006B52DD">
        <w:rPr>
          <w:lang w:val="en-GB"/>
        </w:rPr>
        <w:t>ed</w:t>
      </w:r>
      <w:r w:rsidRPr="00217E4C">
        <w:rPr>
          <w:lang w:val="en-GB"/>
        </w:rPr>
        <w:t xml:space="preserve"> </w:t>
      </w:r>
      <w:r w:rsidR="007E3FFC">
        <w:rPr>
          <w:lang w:val="en-GB"/>
        </w:rPr>
        <w:t>s</w:t>
      </w:r>
      <w:r w:rsidRPr="00217E4C">
        <w:rPr>
          <w:lang w:val="en-GB"/>
        </w:rPr>
        <w:t xml:space="preserve">uffering </w:t>
      </w:r>
      <w:r w:rsidRPr="00217E4C" w:rsidR="006B52DD">
        <w:rPr>
          <w:lang w:val="en-GB"/>
        </w:rPr>
        <w:t>as it</w:t>
      </w:r>
      <w:r w:rsidRPr="00217E4C">
        <w:rPr>
          <w:lang w:val="en-GB"/>
        </w:rPr>
        <w:t xml:space="preserve"> solely </w:t>
      </w:r>
      <w:r w:rsidRPr="00217E4C" w:rsidR="006B52DD">
        <w:rPr>
          <w:lang w:val="en-GB"/>
        </w:rPr>
        <w:t xml:space="preserve">includes </w:t>
      </w:r>
      <w:r w:rsidRPr="00217E4C" w:rsidR="13A0752D">
        <w:rPr>
          <w:lang w:val="en-GB"/>
        </w:rPr>
        <w:t>negative aspects</w:t>
      </w:r>
      <w:r w:rsidR="007E3FFC">
        <w:rPr>
          <w:lang w:val="en-GB"/>
        </w:rPr>
        <w:t xml:space="preserve"> of </w:t>
      </w:r>
      <w:r w:rsidRPr="00217E4C" w:rsidR="13A0752D">
        <w:rPr>
          <w:lang w:val="en-GB"/>
        </w:rPr>
        <w:t>animal</w:t>
      </w:r>
      <w:r w:rsidRPr="00217E4C" w:rsidR="006B52DD">
        <w:rPr>
          <w:lang w:val="en-GB"/>
        </w:rPr>
        <w:t xml:space="preserve"> </w:t>
      </w:r>
      <w:r w:rsidRPr="00217E4C">
        <w:rPr>
          <w:lang w:val="en-GB"/>
        </w:rPr>
        <w:t>welfare loss</w:t>
      </w:r>
      <w:r w:rsidR="007E3FFC">
        <w:rPr>
          <w:lang w:val="en-GB"/>
        </w:rPr>
        <w:t xml:space="preserve">, </w:t>
      </w:r>
      <w:r w:rsidRPr="00217E4C">
        <w:rPr>
          <w:lang w:val="en-GB"/>
        </w:rPr>
        <w:t xml:space="preserve">encompasses </w:t>
      </w:r>
      <w:r w:rsidR="007E3FFC">
        <w:rPr>
          <w:lang w:val="en-GB"/>
        </w:rPr>
        <w:t>four aspects;</w:t>
      </w:r>
      <w:r w:rsidRPr="00217E4C">
        <w:rPr>
          <w:lang w:val="en-GB"/>
        </w:rPr>
        <w:t xml:space="preserve"> mortality, disease </w:t>
      </w:r>
      <w:r w:rsidRPr="00217E4C" w:rsidR="00DE6A8B">
        <w:rPr>
          <w:lang w:val="en-GB"/>
        </w:rPr>
        <w:t>frequency</w:t>
      </w:r>
      <w:r w:rsidRPr="00217E4C">
        <w:rPr>
          <w:lang w:val="en-GB"/>
        </w:rPr>
        <w:t xml:space="preserve">, </w:t>
      </w:r>
      <w:r w:rsidR="007E3FFC">
        <w:rPr>
          <w:lang w:val="en-GB"/>
        </w:rPr>
        <w:t xml:space="preserve">lack of space and slaughter duration, </w:t>
      </w:r>
      <w:r w:rsidRPr="00217E4C">
        <w:rPr>
          <w:lang w:val="en-GB"/>
        </w:rPr>
        <w:t xml:space="preserve">Scherer </w:t>
      </w:r>
      <w:r w:rsidRPr="00217E4C" w:rsidR="00466023">
        <w:rPr>
          <w:i/>
          <w:lang w:val="en-GB"/>
        </w:rPr>
        <w:t>et al.</w:t>
      </w:r>
      <w:r w:rsidRPr="00217E4C">
        <w:rPr>
          <w:lang w:val="en-GB"/>
        </w:rPr>
        <w:t xml:space="preserve"> (2018)</w:t>
      </w:r>
      <w:r w:rsidR="007E3FFC">
        <w:rPr>
          <w:lang w:val="en-GB"/>
        </w:rPr>
        <w:t xml:space="preserve"> included only</w:t>
      </w:r>
      <w:del w:author="Lotta Rydhmer" w:date="2024-11-01T17:57:00Z" w:id="17">
        <w:r w:rsidDel="004919E4" w:rsidR="007E3FFC">
          <w:rPr>
            <w:lang w:val="en-GB"/>
          </w:rPr>
          <w:delText xml:space="preserve"> </w:delText>
        </w:r>
      </w:del>
      <w:r w:rsidRPr="00217E4C">
        <w:rPr>
          <w:lang w:val="en-GB"/>
        </w:rPr>
        <w:t xml:space="preserve"> </w:t>
      </w:r>
      <w:r w:rsidR="007E3FFC">
        <w:rPr>
          <w:lang w:val="en-GB"/>
        </w:rPr>
        <w:t>one</w:t>
      </w:r>
      <w:r w:rsidRPr="00217E4C">
        <w:rPr>
          <w:lang w:val="en-GB"/>
        </w:rPr>
        <w:t xml:space="preserve"> welfare aspect per species.</w:t>
      </w:r>
      <w:r w:rsidRPr="00217E4C" w:rsidR="005224BA">
        <w:rPr>
          <w:lang w:val="en-GB"/>
        </w:rPr>
        <w:t xml:space="preserve"> However, the limitations posed by incomplete data and variability in data quality remain substantial challenges.</w:t>
      </w:r>
      <w:r w:rsidRPr="00217E4C" w:rsidR="00415BC6">
        <w:rPr>
          <w:lang w:val="en-GB"/>
        </w:rPr>
        <w:t xml:space="preserve"> A logical progression for this research would be to assess specific production systems rather than relying on national averages, as we have done. </w:t>
      </w:r>
      <w:r w:rsidRPr="00916309" w:rsidR="00634478">
        <w:rPr>
          <w:highlight w:val="yellow"/>
          <w:lang w:val="en-GB"/>
        </w:rPr>
        <w:t xml:space="preserve">Sandøe and co-workers have developed a tool </w:t>
      </w:r>
      <w:r w:rsidRPr="00916309" w:rsidR="0093493B">
        <w:rPr>
          <w:highlight w:val="yellow"/>
          <w:lang w:val="en-GB"/>
        </w:rPr>
        <w:t xml:space="preserve">based on </w:t>
      </w:r>
      <w:r w:rsidRPr="00916309" w:rsidR="00634478">
        <w:rPr>
          <w:highlight w:val="yellow"/>
          <w:lang w:val="en-GB"/>
        </w:rPr>
        <w:t>for benchmarking animal welfare across countries</w:t>
      </w:r>
      <w:r w:rsidRPr="00916309" w:rsidR="0093493B">
        <w:rPr>
          <w:highlight w:val="yellow"/>
          <w:lang w:val="en-GB"/>
        </w:rPr>
        <w:t xml:space="preserve"> based on legislation, welfare labels, market-shares and welfare consequences </w:t>
      </w:r>
      <w:r w:rsidRPr="00916309" w:rsidR="0093493B">
        <w:rPr>
          <w:highlight w:val="yellow"/>
          <w:lang w:val="en-GB"/>
        </w:rPr>
        <w:lastRenderedPageBreak/>
        <w:t>expected by experts</w:t>
      </w:r>
      <w:r w:rsidRPr="00916309" w:rsidR="00634478">
        <w:rPr>
          <w:highlight w:val="yellow"/>
          <w:lang w:val="en-GB"/>
        </w:rPr>
        <w:t>.</w:t>
      </w:r>
      <w:r w:rsidRPr="00916309" w:rsidR="00F4298C">
        <w:rPr>
          <w:highlight w:val="yellow"/>
          <w:lang w:val="en-GB"/>
        </w:rPr>
        <w:t xml:space="preserve"> </w:t>
      </w:r>
      <w:r w:rsidRPr="00916309" w:rsidR="008B65CA">
        <w:rPr>
          <w:highlight w:val="yellow"/>
          <w:lang w:val="en-GB"/>
        </w:rPr>
        <w:t xml:space="preserve">Sweden had a much </w:t>
      </w:r>
      <w:r w:rsidRPr="00916309" w:rsidR="00E6028B">
        <w:rPr>
          <w:highlight w:val="yellow"/>
          <w:lang w:val="en-GB"/>
        </w:rPr>
        <w:t>better</w:t>
      </w:r>
      <w:r w:rsidRPr="00916309" w:rsidR="008B65CA">
        <w:rPr>
          <w:highlight w:val="yellow"/>
          <w:lang w:val="en-GB"/>
        </w:rPr>
        <w:t xml:space="preserve"> benchmark for chicken production due to higher legal standards than </w:t>
      </w:r>
      <w:r w:rsidRPr="00916309" w:rsidR="00E6028B">
        <w:rPr>
          <w:highlight w:val="yellow"/>
          <w:lang w:val="en-GB"/>
        </w:rPr>
        <w:t xml:space="preserve">the </w:t>
      </w:r>
      <w:r w:rsidRPr="00916309" w:rsidR="008B65CA">
        <w:rPr>
          <w:highlight w:val="yellow"/>
          <w:lang w:val="en-GB"/>
        </w:rPr>
        <w:t xml:space="preserve">Netherlands, </w:t>
      </w:r>
      <w:r w:rsidRPr="00916309" w:rsidR="00F4298C">
        <w:rPr>
          <w:highlight w:val="yellow"/>
          <w:lang w:val="en-GB"/>
        </w:rPr>
        <w:t xml:space="preserve">UK, </w:t>
      </w:r>
      <w:r w:rsidRPr="00916309" w:rsidR="008B65CA">
        <w:rPr>
          <w:highlight w:val="yellow"/>
          <w:lang w:val="en-GB"/>
        </w:rPr>
        <w:t xml:space="preserve">Germany and Denmark (Sandøe </w:t>
      </w:r>
      <w:r w:rsidRPr="00E37D0A" w:rsidR="008B65CA">
        <w:rPr>
          <w:i/>
          <w:iCs/>
          <w:highlight w:val="yellow"/>
          <w:lang w:val="en-GB"/>
        </w:rPr>
        <w:t>et al</w:t>
      </w:r>
      <w:r w:rsidRPr="00E37D0A" w:rsidR="00E37D0A">
        <w:rPr>
          <w:i/>
          <w:iCs/>
          <w:highlight w:val="yellow"/>
          <w:lang w:val="en-GB"/>
        </w:rPr>
        <w:t>.</w:t>
      </w:r>
      <w:r w:rsidRPr="00916309" w:rsidR="008B65CA">
        <w:rPr>
          <w:highlight w:val="yellow"/>
          <w:lang w:val="en-GB"/>
        </w:rPr>
        <w:t>, 2022)</w:t>
      </w:r>
      <w:r w:rsidR="00CB5719">
        <w:rPr>
          <w:highlight w:val="yellow"/>
          <w:lang w:val="en-GB"/>
        </w:rPr>
        <w:t xml:space="preserve">, which is in accordance with </w:t>
      </w:r>
      <w:r w:rsidRPr="00916309" w:rsidR="008B65CA">
        <w:rPr>
          <w:highlight w:val="yellow"/>
          <w:lang w:val="en-GB"/>
        </w:rPr>
        <w:t xml:space="preserve">suffering in our study. The benchmark for consumption was, however at the same level for the Netherlands and Sweden, because </w:t>
      </w:r>
      <w:r w:rsidRPr="00916309" w:rsidR="00F4298C">
        <w:rPr>
          <w:highlight w:val="yellow"/>
          <w:lang w:val="en-GB"/>
        </w:rPr>
        <w:t>a relatively large part of the Dutch consumption is welfare labelled chicken, whereas the exported chicken is produced according to the minimum legal requirements</w:t>
      </w:r>
      <w:r w:rsidRPr="00916309" w:rsidR="008B65CA">
        <w:rPr>
          <w:highlight w:val="yellow"/>
          <w:lang w:val="en-GB"/>
        </w:rPr>
        <w:t xml:space="preserve"> (Sandøe </w:t>
      </w:r>
      <w:r w:rsidRPr="005C3527" w:rsidR="008B65CA">
        <w:rPr>
          <w:i/>
          <w:iCs/>
          <w:highlight w:val="yellow"/>
          <w:lang w:val="en-GB"/>
        </w:rPr>
        <w:t>et al</w:t>
      </w:r>
      <w:r w:rsidR="005C3527">
        <w:rPr>
          <w:highlight w:val="yellow"/>
          <w:lang w:val="en-GB"/>
        </w:rPr>
        <w:t>.</w:t>
      </w:r>
      <w:r w:rsidRPr="00916309" w:rsidR="008B65CA">
        <w:rPr>
          <w:highlight w:val="yellow"/>
          <w:lang w:val="en-GB"/>
        </w:rPr>
        <w:t>, 2022).</w:t>
      </w:r>
      <w:r w:rsidR="00CB5719">
        <w:rPr>
          <w:highlight w:val="yellow"/>
          <w:lang w:val="en-GB"/>
        </w:rPr>
        <w:t xml:space="preserve"> </w:t>
      </w:r>
      <w:r w:rsidRPr="00916309" w:rsidR="00634478">
        <w:rPr>
          <w:highlight w:val="yellow"/>
          <w:lang w:val="en-GB"/>
        </w:rPr>
        <w:t xml:space="preserve">When comparing pig production, Sweden </w:t>
      </w:r>
      <w:r w:rsidRPr="00916309" w:rsidR="00642070">
        <w:rPr>
          <w:highlight w:val="yellow"/>
          <w:lang w:val="en-GB"/>
        </w:rPr>
        <w:t xml:space="preserve">and UK </w:t>
      </w:r>
      <w:r w:rsidRPr="00916309" w:rsidR="00634478">
        <w:rPr>
          <w:highlight w:val="yellow"/>
          <w:lang w:val="en-GB"/>
        </w:rPr>
        <w:t>ha</w:t>
      </w:r>
      <w:r w:rsidR="0025301F">
        <w:rPr>
          <w:highlight w:val="yellow"/>
          <w:lang w:val="en-GB"/>
        </w:rPr>
        <w:t>ve</w:t>
      </w:r>
      <w:r w:rsidRPr="00916309" w:rsidR="00642070">
        <w:rPr>
          <w:highlight w:val="yellow"/>
          <w:lang w:val="en-GB"/>
        </w:rPr>
        <w:t xml:space="preserve"> the</w:t>
      </w:r>
      <w:r w:rsidRPr="00916309" w:rsidR="00634478">
        <w:rPr>
          <w:highlight w:val="yellow"/>
          <w:lang w:val="en-GB"/>
        </w:rPr>
        <w:t xml:space="preserve"> highest welfare, followed by</w:t>
      </w:r>
      <w:r w:rsidRPr="00916309" w:rsidR="00642070">
        <w:rPr>
          <w:highlight w:val="yellow"/>
          <w:lang w:val="en-GB"/>
        </w:rPr>
        <w:t xml:space="preserve"> Netherlands and Germany and Denmark (Sandøe </w:t>
      </w:r>
      <w:r w:rsidRPr="005C3527" w:rsidR="00642070">
        <w:rPr>
          <w:i/>
          <w:iCs/>
          <w:highlight w:val="yellow"/>
          <w:lang w:val="en-GB"/>
        </w:rPr>
        <w:t>et al</w:t>
      </w:r>
      <w:r w:rsidR="005C3527">
        <w:rPr>
          <w:highlight w:val="yellow"/>
          <w:lang w:val="en-GB"/>
        </w:rPr>
        <w:t>.</w:t>
      </w:r>
      <w:r w:rsidRPr="00916309" w:rsidR="00642070">
        <w:rPr>
          <w:highlight w:val="yellow"/>
          <w:lang w:val="en-GB"/>
        </w:rPr>
        <w:t xml:space="preserve">, 2020). The rank order of Sweden, Netherlands, Germany and Denmark is the same </w:t>
      </w:r>
      <w:r w:rsidRPr="00916309" w:rsidR="0093493B">
        <w:rPr>
          <w:highlight w:val="yellow"/>
          <w:lang w:val="en-GB"/>
        </w:rPr>
        <w:t>for</w:t>
      </w:r>
      <w:r w:rsidRPr="00916309" w:rsidR="00642070">
        <w:rPr>
          <w:highlight w:val="yellow"/>
          <w:lang w:val="en-GB"/>
        </w:rPr>
        <w:t xml:space="preserve"> suffering in our study. Sweden ha</w:t>
      </w:r>
      <w:r w:rsidRPr="00916309" w:rsidR="0093493B">
        <w:rPr>
          <w:highlight w:val="yellow"/>
          <w:lang w:val="en-GB"/>
        </w:rPr>
        <w:t>d</w:t>
      </w:r>
      <w:r w:rsidRPr="00916309" w:rsidR="00642070">
        <w:rPr>
          <w:highlight w:val="yellow"/>
          <w:lang w:val="en-GB"/>
        </w:rPr>
        <w:t xml:space="preserve"> a lower benchmark score for consumption than for production</w:t>
      </w:r>
      <w:r w:rsidR="00CB5719">
        <w:rPr>
          <w:highlight w:val="yellow"/>
          <w:lang w:val="en-GB"/>
        </w:rPr>
        <w:t>,</w:t>
      </w:r>
      <w:r w:rsidR="0025301F">
        <w:rPr>
          <w:highlight w:val="yellow"/>
          <w:lang w:val="en-GB"/>
        </w:rPr>
        <w:t xml:space="preserve"> due to import</w:t>
      </w:r>
      <w:r w:rsidRPr="00916309" w:rsidR="00642070">
        <w:rPr>
          <w:highlight w:val="yellow"/>
          <w:lang w:val="en-GB"/>
        </w:rPr>
        <w:t xml:space="preserve"> </w:t>
      </w:r>
      <w:r w:rsidRPr="00916309" w:rsidR="008B65CA">
        <w:rPr>
          <w:highlight w:val="yellow"/>
          <w:lang w:val="en-GB"/>
        </w:rPr>
        <w:t xml:space="preserve">(Sandøe </w:t>
      </w:r>
      <w:r w:rsidRPr="009917EF" w:rsidR="008B65CA">
        <w:rPr>
          <w:i/>
          <w:iCs/>
          <w:highlight w:val="yellow"/>
          <w:lang w:val="en-GB"/>
        </w:rPr>
        <w:t>et al</w:t>
      </w:r>
      <w:r w:rsidRPr="009917EF" w:rsidR="009917EF">
        <w:rPr>
          <w:i/>
          <w:iCs/>
          <w:highlight w:val="yellow"/>
          <w:lang w:val="en-GB"/>
        </w:rPr>
        <w:t>.</w:t>
      </w:r>
      <w:r w:rsidRPr="00916309" w:rsidR="008B65CA">
        <w:rPr>
          <w:highlight w:val="yellow"/>
          <w:lang w:val="en-GB"/>
        </w:rPr>
        <w:t>, 2020</w:t>
      </w:r>
      <w:r w:rsidR="0025301F">
        <w:rPr>
          <w:highlight w:val="yellow"/>
          <w:lang w:val="en-GB"/>
        </w:rPr>
        <w:t>). O</w:t>
      </w:r>
      <w:r w:rsidRPr="00916309" w:rsidR="00E6028B">
        <w:rPr>
          <w:highlight w:val="yellow"/>
          <w:lang w:val="en-GB"/>
        </w:rPr>
        <w:t>ur indices can be further developed by assessing different kinds of production systems not only for beef (where we assessed three systems) but also for other species.</w:t>
      </w:r>
      <w:r w:rsidR="00E6028B">
        <w:rPr>
          <w:lang w:val="en-GB"/>
        </w:rPr>
        <w:t xml:space="preserve"> </w:t>
      </w:r>
      <w:r w:rsidRPr="00217E4C" w:rsidR="00E6028B">
        <w:rPr>
          <w:lang w:val="en-GB"/>
        </w:rPr>
        <w:t xml:space="preserve">For instance, organic and conventional pig production systems can </w:t>
      </w:r>
      <w:r w:rsidR="00E6028B">
        <w:rPr>
          <w:lang w:val="en-GB"/>
        </w:rPr>
        <w:t>differ</w:t>
      </w:r>
      <w:r w:rsidRPr="00217E4C" w:rsidR="00E6028B">
        <w:rPr>
          <w:lang w:val="en-GB"/>
        </w:rPr>
        <w:t xml:space="preserve"> substantially </w:t>
      </w:r>
      <w:r w:rsidR="00E6028B">
        <w:rPr>
          <w:lang w:val="en-GB"/>
        </w:rPr>
        <w:t xml:space="preserve">within a country </w:t>
      </w:r>
      <w:r w:rsidRPr="00217E4C" w:rsidR="00E6028B">
        <w:rPr>
          <w:lang w:val="en-GB"/>
        </w:rPr>
        <w:t xml:space="preserve">in terms of both social and environmental </w:t>
      </w:r>
      <w:r w:rsidR="00E6028B">
        <w:rPr>
          <w:lang w:val="en-GB"/>
        </w:rPr>
        <w:t xml:space="preserve">sustainability </w:t>
      </w:r>
      <w:r w:rsidRPr="00217E4C" w:rsidR="00E6028B">
        <w:rPr>
          <w:lang w:val="en-GB"/>
        </w:rPr>
        <w:t>factors</w:t>
      </w:r>
      <w:r w:rsidR="00E6028B">
        <w:rPr>
          <w:lang w:val="en-GB"/>
        </w:rPr>
        <w:t xml:space="preserve"> (</w:t>
      </w:r>
      <w:r w:rsidRPr="00CA1320" w:rsidR="00E6028B">
        <w:rPr>
          <w:lang w:val="en-GB"/>
        </w:rPr>
        <w:t xml:space="preserve">Zira </w:t>
      </w:r>
      <w:r w:rsidRPr="00CA1320" w:rsidR="00E6028B">
        <w:rPr>
          <w:i/>
          <w:lang w:val="en-GB"/>
        </w:rPr>
        <w:t>et al.</w:t>
      </w:r>
      <w:r w:rsidRPr="00CA1320" w:rsidR="00E6028B">
        <w:rPr>
          <w:lang w:val="en-GB"/>
        </w:rPr>
        <w:t>, 2021</w:t>
      </w:r>
      <w:r w:rsidR="00E6028B">
        <w:rPr>
          <w:lang w:val="en-GB"/>
        </w:rPr>
        <w:t>)</w:t>
      </w:r>
      <w:r w:rsidRPr="00217E4C" w:rsidR="00E6028B">
        <w:rPr>
          <w:lang w:val="en-GB"/>
        </w:rPr>
        <w:t xml:space="preserve">. </w:t>
      </w:r>
    </w:p>
    <w:p w:rsidR="00E6028B" w:rsidP="00E6028B" w:rsidRDefault="00E6028B" w14:paraId="68287639" w14:textId="4AFBA8FD">
      <w:pPr>
        <w:rPr>
          <w:lang w:val="en-GB"/>
        </w:rPr>
      </w:pPr>
      <w:proofErr w:type="spellStart"/>
      <w:r>
        <w:rPr>
          <w:lang w:val="en-GB"/>
        </w:rPr>
        <w:t>Hebink</w:t>
      </w:r>
      <w:proofErr w:type="spellEnd"/>
      <w:r>
        <w:rPr>
          <w:lang w:val="en-GB"/>
        </w:rPr>
        <w:t xml:space="preserve"> (2021) suggests share of certified organic products as an indicator of animal </w:t>
      </w:r>
      <w:r w:rsidRPr="00217E4C">
        <w:rPr>
          <w:lang w:val="en-GB"/>
        </w:rPr>
        <w:t xml:space="preserve">welfare. Åkerfeldt </w:t>
      </w:r>
      <w:r w:rsidRPr="009917EF">
        <w:rPr>
          <w:i/>
          <w:iCs/>
          <w:lang w:val="en-GB"/>
        </w:rPr>
        <w:t>et al.</w:t>
      </w:r>
      <w:r w:rsidRPr="00217E4C">
        <w:rPr>
          <w:lang w:val="en-GB"/>
        </w:rPr>
        <w:t xml:space="preserve"> (2020) reviewed</w:t>
      </w:r>
      <w:r>
        <w:rPr>
          <w:lang w:val="en-GB"/>
        </w:rPr>
        <w:t xml:space="preserve"> 166 scientific studies and found n</w:t>
      </w:r>
      <w:r w:rsidRPr="003E0CA4">
        <w:rPr>
          <w:lang w:val="en-GB"/>
        </w:rPr>
        <w:t xml:space="preserve">o strong evidence for higher </w:t>
      </w:r>
      <w:r>
        <w:rPr>
          <w:lang w:val="en-GB"/>
        </w:rPr>
        <w:t xml:space="preserve">over-all </w:t>
      </w:r>
      <w:r w:rsidRPr="003E0CA4">
        <w:rPr>
          <w:lang w:val="en-GB"/>
        </w:rPr>
        <w:t>animal welfare in organic</w:t>
      </w:r>
      <w:r>
        <w:rPr>
          <w:lang w:val="en-GB"/>
        </w:rPr>
        <w:t xml:space="preserve"> </w:t>
      </w:r>
      <w:r w:rsidRPr="003E0CA4">
        <w:rPr>
          <w:lang w:val="en-GB"/>
        </w:rPr>
        <w:t>compared with conventional production</w:t>
      </w:r>
      <w:r>
        <w:rPr>
          <w:lang w:val="en-GB"/>
        </w:rPr>
        <w:t>, but concluded that</w:t>
      </w:r>
      <w:r w:rsidRPr="003E0CA4">
        <w:rPr>
          <w:lang w:val="en-GB"/>
        </w:rPr>
        <w:t xml:space="preserve"> </w:t>
      </w:r>
      <w:r>
        <w:rPr>
          <w:lang w:val="en-GB"/>
        </w:rPr>
        <w:t xml:space="preserve">the </w:t>
      </w:r>
      <w:r w:rsidRPr="003E0CA4">
        <w:rPr>
          <w:lang w:val="en-GB"/>
        </w:rPr>
        <w:t>possibilities to perform</w:t>
      </w:r>
      <w:r>
        <w:rPr>
          <w:lang w:val="en-GB"/>
        </w:rPr>
        <w:t xml:space="preserve"> </w:t>
      </w:r>
      <w:r w:rsidRPr="003E0CA4">
        <w:rPr>
          <w:lang w:val="en-GB"/>
        </w:rPr>
        <w:t xml:space="preserve">species-specific behaviours </w:t>
      </w:r>
      <w:r>
        <w:rPr>
          <w:lang w:val="en-GB"/>
        </w:rPr>
        <w:t xml:space="preserve">is better </w:t>
      </w:r>
      <w:r w:rsidRPr="003E0CA4">
        <w:rPr>
          <w:lang w:val="en-GB"/>
        </w:rPr>
        <w:t>in organic production systems</w:t>
      </w:r>
      <w:r>
        <w:rPr>
          <w:lang w:val="en-GB"/>
        </w:rPr>
        <w:t xml:space="preserve">. </w:t>
      </w:r>
      <w:r w:rsidRPr="00217E4C">
        <w:rPr>
          <w:lang w:val="en-GB"/>
        </w:rPr>
        <w:t xml:space="preserve">Data on </w:t>
      </w:r>
      <w:r>
        <w:rPr>
          <w:lang w:val="en-GB"/>
        </w:rPr>
        <w:t xml:space="preserve">outdoor access and </w:t>
      </w:r>
      <w:r w:rsidRPr="00217E4C">
        <w:rPr>
          <w:lang w:val="en-GB"/>
        </w:rPr>
        <w:t>available space per animal can be sourced from the rules governing certified production systems (</w:t>
      </w:r>
      <w:r w:rsidRPr="0061778B">
        <w:rPr>
          <w:i/>
          <w:iCs/>
          <w:lang w:val="en-GB"/>
        </w:rPr>
        <w:t>e.g.</w:t>
      </w:r>
      <w:r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Pr>
          <w:lang w:val="en-GB"/>
        </w:rPr>
        <w:t>EC, 2018</w:t>
      </w:r>
      <w:r w:rsidRPr="00217E4C">
        <w:rPr>
          <w:lang w:val="en-GB"/>
        </w:rPr>
        <w:t xml:space="preserve">), yet detailed data on antibiotic use for different production systems are unlikely to become available in the near future. </w:t>
      </w:r>
    </w:p>
    <w:p w:rsidRPr="00217E4C" w:rsidR="0036774E" w:rsidP="0036774E" w:rsidRDefault="00637663" w14:paraId="5650D9F4" w14:textId="49767A78">
      <w:pPr>
        <w:rPr>
          <w:lang w:val="en-GB"/>
        </w:rPr>
      </w:pPr>
      <w:r w:rsidRPr="00217E4C">
        <w:rPr>
          <w:lang w:val="en-GB"/>
        </w:rPr>
        <w:t xml:space="preserve">Our assessment of </w:t>
      </w:r>
      <w:r w:rsidRPr="00217E4C" w:rsidR="00180C8B">
        <w:rPr>
          <w:lang w:val="en-GB"/>
        </w:rPr>
        <w:t xml:space="preserve">lack of </w:t>
      </w:r>
      <w:r w:rsidRPr="00217E4C">
        <w:rPr>
          <w:lang w:val="en-GB"/>
        </w:rPr>
        <w:t xml:space="preserve">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requirements. General indices of law compliance, such as the World Justice Project Rule of Law Index (WJP, 2023) offer a proxy for estimating compliance levels </w:t>
      </w:r>
      <w:r w:rsidR="007E3FFC">
        <w:rPr>
          <w:lang w:val="en-GB"/>
        </w:rPr>
        <w:t>A</w:t>
      </w:r>
      <w:r w:rsidRPr="00217E4C">
        <w:rPr>
          <w:lang w:val="en-GB"/>
        </w:rPr>
        <w:t xml:space="preserve">ccording to WJP (2023), countries included in our study are ranked as follows: Hungary (0.51), Greece (0.61), Poland (0.64), </w:t>
      </w:r>
      <w:r w:rsidRPr="00217E4C">
        <w:rPr>
          <w:lang w:val="en-GB"/>
        </w:rPr>
        <w:lastRenderedPageBreak/>
        <w:t>Italy (0.67), Spain (0.72), France (0.73), Ireland (0.81), Germany (0.83), and Sweden (0.85).</w:t>
      </w:r>
      <w:r w:rsidR="007E3FFC">
        <w:rPr>
          <w:lang w:val="en-GB"/>
        </w:rPr>
        <w:t xml:space="preserve"> Such law compliance values could be used to adjust animal welfare and antibiotic use indices.</w:t>
      </w:r>
    </w:p>
    <w:p w:rsidRPr="00217E4C" w:rsidR="00B54682" w:rsidP="006F4607" w:rsidRDefault="002B0270" w14:paraId="050F0F91" w14:textId="6C90514F">
      <w:pPr>
        <w:rPr>
          <w:szCs w:val="24"/>
          <w:lang w:val="en-GB"/>
        </w:rPr>
      </w:pPr>
      <w:r w:rsidRPr="00217E4C">
        <w:rPr>
          <w:szCs w:val="24"/>
          <w:lang w:val="en-GB"/>
        </w:rPr>
        <w:t>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(SM</w:t>
      </w:r>
      <w:r w:rsidR="0061778B">
        <w:rPr>
          <w:szCs w:val="24"/>
          <w:lang w:val="en-GB"/>
        </w:rPr>
        <w:t>5</w:t>
      </w:r>
      <w:r w:rsidRPr="00217E4C">
        <w:rPr>
          <w:szCs w:val="24"/>
          <w:lang w:val="en-GB"/>
        </w:rPr>
        <w:t>). Such assumptions are open to debate, particularly regarding the point at which data should be considered ‘missing’ in sustainability assessments and how to address these gaps. Where specific country-level data on production systems were unavailable, we used average data from other countries. To address the issue of missing comparable data in diet assessments across countries, we have documented references</w:t>
      </w:r>
      <w:r w:rsidR="00F41E77">
        <w:rPr>
          <w:szCs w:val="24"/>
          <w:lang w:val="en-GB"/>
        </w:rPr>
        <w:t>,</w:t>
      </w:r>
      <w:r w:rsidRPr="00217E4C">
        <w:rPr>
          <w:szCs w:val="24"/>
          <w:lang w:val="en-GB"/>
        </w:rPr>
        <w:t xml:space="preserve"> assumptions </w:t>
      </w:r>
      <w:r w:rsidR="00F41E77">
        <w:rPr>
          <w:szCs w:val="24"/>
          <w:lang w:val="en-GB"/>
        </w:rPr>
        <w:t xml:space="preserve">and simplifications </w:t>
      </w:r>
      <w:r w:rsidRPr="00217E4C">
        <w:rPr>
          <w:szCs w:val="24"/>
          <w:lang w:val="en-GB"/>
        </w:rPr>
        <w:t xml:space="preserve">in the </w:t>
      </w:r>
      <w:r w:rsidR="00217E4C">
        <w:rPr>
          <w:szCs w:val="24"/>
          <w:lang w:val="en-GB"/>
        </w:rPr>
        <w:t>s</w:t>
      </w:r>
      <w:r w:rsidRPr="00217E4C" w:rsidR="00217E4C">
        <w:rPr>
          <w:szCs w:val="24"/>
          <w:lang w:val="en-GB"/>
        </w:rPr>
        <w:t xml:space="preserve">upplementary </w:t>
      </w:r>
      <w:r w:rsidR="00217E4C">
        <w:rPr>
          <w:szCs w:val="24"/>
          <w:lang w:val="en-GB"/>
        </w:rPr>
        <w:t>m</w:t>
      </w:r>
      <w:r w:rsidRPr="00217E4C" w:rsidR="00217E4C">
        <w:rPr>
          <w:szCs w:val="24"/>
          <w:lang w:val="en-GB"/>
        </w:rPr>
        <w:t xml:space="preserve">aterial </w:t>
      </w:r>
      <w:r w:rsidRPr="00217E4C">
        <w:rPr>
          <w:szCs w:val="24"/>
          <w:lang w:val="en-GB"/>
        </w:rPr>
        <w:t>(SM</w:t>
      </w:r>
      <w:r w:rsidR="00B66E79">
        <w:rPr>
          <w:szCs w:val="24"/>
          <w:lang w:val="en-GB"/>
        </w:rPr>
        <w:t>5</w:t>
      </w:r>
      <w:r w:rsidRPr="00217E4C">
        <w:rPr>
          <w:szCs w:val="24"/>
          <w:lang w:val="en-GB"/>
        </w:rPr>
        <w:t>).</w:t>
      </w:r>
    </w:p>
    <w:p w:rsidRPr="00217E4C" w:rsidR="00265A66" w:rsidP="00FE2F34" w:rsidRDefault="00C122AB" w14:paraId="4FEE3B67" w14:textId="3EDBDF93">
      <w:pPr>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time period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Pr="00916309" w:rsidR="00650EEF">
        <w:rPr>
          <w:szCs w:val="24"/>
          <w:lang w:val="en-GB"/>
        </w:rPr>
        <w:t xml:space="preserve">the beginning of this </w:t>
      </w:r>
      <w:r w:rsidRPr="00916309" w:rsidR="00B905FE">
        <w:rPr>
          <w:szCs w:val="24"/>
          <w:lang w:val="en-GB"/>
        </w:rPr>
        <w:t>millennium</w:t>
      </w:r>
      <w:r w:rsidRPr="00916309">
        <w:rPr>
          <w:szCs w:val="24"/>
          <w:lang w:val="en-GB"/>
        </w:rPr>
        <w:t xml:space="preserve"> and changes in </w:t>
      </w:r>
      <w:r w:rsidR="00B905FE">
        <w:rPr>
          <w:szCs w:val="24"/>
          <w:lang w:val="en-GB"/>
        </w:rPr>
        <w:t xml:space="preserve">management routines and </w:t>
      </w:r>
      <w:r w:rsidRPr="00916309">
        <w:rPr>
          <w:szCs w:val="24"/>
          <w:lang w:val="en-GB"/>
        </w:rPr>
        <w:t xml:space="preserve">national welfare laws </w:t>
      </w:r>
      <w:r w:rsidR="00B905FE">
        <w:rPr>
          <w:szCs w:val="24"/>
          <w:lang w:val="en-GB"/>
        </w:rPr>
        <w:t>a</w:t>
      </w:r>
      <w:r w:rsidRPr="00916309">
        <w:rPr>
          <w:szCs w:val="24"/>
          <w:lang w:val="en-GB"/>
        </w:rPr>
        <w:t>ffecting</w:t>
      </w:r>
      <w:r w:rsidRPr="00217E4C">
        <w:rPr>
          <w:szCs w:val="24"/>
          <w:lang w:val="en-GB"/>
        </w:rPr>
        <w:t xml:space="preserve"> </w:t>
      </w:r>
      <w:r w:rsidR="00B905FE">
        <w:rPr>
          <w:szCs w:val="24"/>
          <w:lang w:val="en-GB"/>
        </w:rPr>
        <w:t xml:space="preserve">e.g. </w:t>
      </w:r>
      <w:r w:rsidRPr="00217E4C">
        <w:rPr>
          <w:szCs w:val="24"/>
          <w:lang w:val="en-GB"/>
        </w:rPr>
        <w:t xml:space="preserve">space, can have </w:t>
      </w:r>
      <w:r w:rsidRPr="00217E4C" w:rsidR="00FE2F34">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rsidRPr="00217E4C" w:rsidR="00FB7A77" w:rsidP="004C5EFB" w:rsidRDefault="00F41E77" w14:paraId="42EF1E20" w14:textId="60DC3771">
      <w:pPr>
        <w:rPr>
          <w:szCs w:val="24"/>
          <w:lang w:val="en-GB"/>
        </w:rPr>
      </w:pPr>
      <w:r>
        <w:rPr>
          <w:szCs w:val="24"/>
          <w:lang w:val="en-GB"/>
        </w:rPr>
        <w:t>T</w:t>
      </w:r>
      <w:r w:rsidRPr="00217E4C" w:rsidR="00265A66">
        <w:rPr>
          <w:szCs w:val="24"/>
          <w:lang w:val="en-GB"/>
        </w:rPr>
        <w:t>he animal welfare indices used in this study focus exclusively on welfare loss, or negative welfare aspects, which may give the impression that animal welfare is solely concerned with problems. However, research into the measurement of positive welfare aspects, such as play behavio</w:t>
      </w:r>
      <w:r w:rsidR="008F689A">
        <w:rPr>
          <w:szCs w:val="24"/>
          <w:lang w:val="en-GB"/>
        </w:rPr>
        <w:t>u</w:t>
      </w:r>
      <w:r w:rsidRPr="00217E4C" w:rsidR="00265A66">
        <w:rPr>
          <w:szCs w:val="24"/>
          <w:lang w:val="en-GB"/>
        </w:rPr>
        <w:t>r and facial expressions, is ongoing</w:t>
      </w:r>
      <w:r w:rsidR="008F689A">
        <w:rPr>
          <w:szCs w:val="24"/>
          <w:lang w:val="en-GB"/>
        </w:rPr>
        <w:t xml:space="preserve"> (Matiello </w:t>
      </w:r>
      <w:r w:rsidRPr="00B66E79" w:rsidR="008F689A">
        <w:rPr>
          <w:i/>
          <w:iCs/>
          <w:szCs w:val="24"/>
          <w:lang w:val="en-GB"/>
        </w:rPr>
        <w:t>et al</w:t>
      </w:r>
      <w:r w:rsidR="00B66E79">
        <w:rPr>
          <w:i/>
          <w:iCs/>
          <w:szCs w:val="24"/>
          <w:lang w:val="en-GB"/>
        </w:rPr>
        <w:t>.</w:t>
      </w:r>
      <w:r w:rsidR="008F689A">
        <w:rPr>
          <w:szCs w:val="24"/>
          <w:lang w:val="en-GB"/>
        </w:rPr>
        <w:t>, 2019</w:t>
      </w:r>
      <w:r w:rsidRPr="00217E4C" w:rsidR="00265A66">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rates could be obscured by frequent play events. An alternative solution might be to present two separate indices: one focusing on negative </w:t>
      </w:r>
      <w:r w:rsidR="00217E4C">
        <w:rPr>
          <w:szCs w:val="24"/>
          <w:lang w:val="en-GB"/>
        </w:rPr>
        <w:t xml:space="preserve">welfare </w:t>
      </w:r>
      <w:r w:rsidRPr="00217E4C" w:rsidR="00265A66">
        <w:rPr>
          <w:szCs w:val="24"/>
          <w:lang w:val="en-GB"/>
        </w:rPr>
        <w:t xml:space="preserve">aspects and the other on positive welfare </w:t>
      </w:r>
      <w:r w:rsidR="00217E4C">
        <w:rPr>
          <w:szCs w:val="24"/>
          <w:lang w:val="en-GB"/>
        </w:rPr>
        <w:t>aspects</w:t>
      </w:r>
      <w:r w:rsidRPr="00217E4C" w:rsidR="004C5EFB">
        <w:rPr>
          <w:szCs w:val="24"/>
          <w:lang w:val="en-GB"/>
        </w:rPr>
        <w:t>.</w:t>
      </w:r>
    </w:p>
    <w:p w:rsidRPr="00217E4C" w:rsidR="004F6DCF" w:rsidP="009619DF" w:rsidRDefault="009619DF" w14:paraId="57DC5F01" w14:textId="73E5C916">
      <w:pPr>
        <w:pStyle w:val="Heading2"/>
        <w:rPr>
          <w:lang w:val="en-GB"/>
        </w:rPr>
      </w:pPr>
      <w:r w:rsidRPr="00217E4C">
        <w:rPr>
          <w:lang w:val="en-GB"/>
        </w:rPr>
        <w:lastRenderedPageBreak/>
        <w:t xml:space="preserve">5.4 </w:t>
      </w:r>
      <w:r w:rsidRPr="00217E4C" w:rsidR="004F6DCF">
        <w:rPr>
          <w:lang w:val="en-GB"/>
        </w:rPr>
        <w:t>Interpretation of results</w:t>
      </w:r>
    </w:p>
    <w:p w:rsidRPr="00217E4C" w:rsidR="00B66725" w:rsidRDefault="00131CEB" w14:paraId="3341EB35" w14:textId="1F3DC941">
      <w:pPr>
        <w:rPr>
          <w:lang w:val="en-GB"/>
        </w:rPr>
      </w:pPr>
      <w:r w:rsidRPr="00217E4C">
        <w:rPr>
          <w:lang w:val="en-GB"/>
        </w:rPr>
        <w:t>Although our three indicators—animal welfare, antibiotic use, and climate impact—share a common functional unit, the scales of their respective indices differ, making direct comparison impossible. This is critical to remember when interpreting visual representations, such as Fig</w:t>
      </w:r>
      <w:r w:rsidR="00B66E79">
        <w:rPr>
          <w:lang w:val="en-GB"/>
        </w:rPr>
        <w:t>.</w:t>
      </w:r>
      <w:r w:rsidRPr="00217E4C">
        <w:rPr>
          <w:lang w:val="en-GB"/>
        </w:rPr>
        <w:t xml:space="preserve"> 5. In this case, we adjusted the scales of the </w:t>
      </w:r>
      <w:r w:rsidRPr="00217E4C" w:rsidR="00E51D0E">
        <w:rPr>
          <w:lang w:val="en-GB"/>
        </w:rPr>
        <w:t>y</w:t>
      </w:r>
      <w:r w:rsidRPr="00217E4C">
        <w:rPr>
          <w:lang w:val="en-GB"/>
        </w:rPr>
        <w:t>-axes to fit within the same figure, which could misleadingly suggest that the impacts of the Italian diet on animal welfare, antibiotic use and climate are of the same magnitude.</w:t>
      </w:r>
    </w:p>
    <w:p w:rsidRPr="00217E4C" w:rsidR="0058231E" w:rsidRDefault="0058231E" w14:paraId="568943F3" w14:textId="7C9D5746">
      <w:pPr>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&amp; Röös, 2021; Moberg </w:t>
      </w:r>
      <w:r w:rsidRPr="00217E4C" w:rsidR="00466023">
        <w:rPr>
          <w:i/>
          <w:iCs/>
          <w:lang w:val="en-GB"/>
        </w:rPr>
        <w:t>et al.</w:t>
      </w:r>
      <w:r w:rsidRPr="00217E4C">
        <w:rPr>
          <w:lang w:val="en-GB"/>
        </w:rPr>
        <w:t xml:space="preserve">, 2020), establishing similar targets for animal welfare and </w:t>
      </w:r>
      <w:r w:rsidR="005F5178">
        <w:rPr>
          <w:lang w:val="en-GB"/>
        </w:rPr>
        <w:t xml:space="preserve">use of </w:t>
      </w:r>
      <w:r w:rsidRPr="00217E4C">
        <w:rPr>
          <w:lang w:val="en-GB"/>
        </w:rPr>
        <w:t>antibiotic</w:t>
      </w:r>
      <w:r w:rsidR="005F5178">
        <w:rPr>
          <w:lang w:val="en-GB"/>
        </w:rPr>
        <w:t>s</w:t>
      </w:r>
      <w:r w:rsidRPr="00217E4C">
        <w:rPr>
          <w:lang w:val="en-GB"/>
        </w:rPr>
        <w:t xml:space="preserve"> 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Pr="00217E4C" w:rsidR="00664D85">
        <w:rPr>
          <w:lang w:val="en-GB"/>
        </w:rPr>
        <w:t>substantial</w:t>
      </w:r>
      <w:r w:rsidRPr="00217E4C">
        <w:rPr>
          <w:lang w:val="en-GB"/>
        </w:rPr>
        <w:t xml:space="preserve"> efforts made by farmers, advisors, and veterinarians in these regions. This raises the broader issue of who should set such targets. </w:t>
      </w:r>
      <w:proofErr w:type="spellStart"/>
      <w:r w:rsidRPr="00217E4C">
        <w:rPr>
          <w:lang w:val="en-GB"/>
        </w:rPr>
        <w:t>Slätmo</w:t>
      </w:r>
      <w:proofErr w:type="spellEnd"/>
      <w:r w:rsidRPr="00217E4C">
        <w:rPr>
          <w:lang w:val="en-GB"/>
        </w:rPr>
        <w:t xml:space="preserve"> </w:t>
      </w:r>
      <w:r w:rsidRPr="00217E4C" w:rsidR="00466023">
        <w:rPr>
          <w:i/>
          <w:iCs/>
          <w:lang w:val="en-GB"/>
        </w:rPr>
        <w:t>et al.</w:t>
      </w:r>
      <w:r w:rsidRPr="00217E4C">
        <w:rPr>
          <w:lang w:val="en-GB"/>
        </w:rPr>
        <w:t xml:space="preserve"> (2016) argue that the use of indicator-based frameworks to assess sustainability represents "an expression of power by the developers of the framework."</w:t>
      </w:r>
    </w:p>
    <w:p w:rsidRPr="00217E4C" w:rsidR="00B905AE" w:rsidP="00B905AE" w:rsidRDefault="00B905AE" w14:paraId="59720647" w14:textId="3B2A2585">
      <w:pPr>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(e.g.,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rsidRPr="00217E4C" w:rsidR="001C28B1" w:rsidP="00B905AE" w:rsidRDefault="00A74466" w14:paraId="0DD271DF" w14:textId="755F25AA">
      <w:pPr>
        <w:rPr>
          <w:lang w:val="en-GB"/>
        </w:rPr>
      </w:pPr>
      <w:r w:rsidRPr="00217E4C">
        <w:rPr>
          <w:lang w:val="en-GB"/>
        </w:rPr>
        <w:t>When interpreting projections of future diets (as in Fig</w:t>
      </w:r>
      <w:r w:rsidR="00A730EA">
        <w:rPr>
          <w:lang w:val="en-GB"/>
        </w:rPr>
        <w:t>.</w:t>
      </w:r>
      <w:r w:rsidRPr="00217E4C">
        <w:rPr>
          <w:lang w:val="en-GB"/>
        </w:rPr>
        <w:t xml:space="preserve"> 6 and 7), it is essential to consider the feasibility of producing sufficient food to meet dietary demands. For example, our animal welfare index values show substantially lower welfare loss for meat from wild animals </w:t>
      </w:r>
      <w:r w:rsidR="00267B6D">
        <w:rPr>
          <w:lang w:val="en-GB"/>
        </w:rPr>
        <w:t xml:space="preserve">killed by shooting </w:t>
      </w:r>
      <w:r w:rsidRPr="00217E4C">
        <w:rPr>
          <w:lang w:val="en-GB"/>
        </w:rPr>
        <w:t>compared to farm animals (Fig</w:t>
      </w:r>
      <w:r w:rsidR="009F0835">
        <w:rPr>
          <w:lang w:val="en-GB"/>
        </w:rPr>
        <w:t>.</w:t>
      </w:r>
      <w:r w:rsidRPr="00217E4C">
        <w:rPr>
          <w:lang w:val="en-GB"/>
        </w:rPr>
        <w:t xml:space="preserve"> </w:t>
      </w:r>
      <w:r w:rsidR="009F0835">
        <w:rPr>
          <w:lang w:val="en-GB"/>
        </w:rPr>
        <w:t>2</w:t>
      </w:r>
      <w:r w:rsidRPr="00217E4C">
        <w:rPr>
          <w:lang w:val="en-GB"/>
        </w:rPr>
        <w:t>). Additionally, wild animals are not treated with antibiotics. Consequently, replacing farmed meat with wild game would be highly beneficial for animal welfare, antibiotic use, and climate impact. However, wild animal populations are insufficient to meet current meat consumption levels.</w:t>
      </w:r>
      <w:r w:rsidRPr="00217E4C" w:rsidDel="004F6DCF" w:rsidR="00A36A48">
        <w:rPr>
          <w:highlight w:val="yellow"/>
          <w:lang w:val="en-GB"/>
        </w:rPr>
        <w:t xml:space="preserve"> </w:t>
      </w:r>
    </w:p>
    <w:p w:rsidRPr="00217E4C" w:rsidR="00FD56AD" w:rsidP="00FD56AD" w:rsidRDefault="00FD56AD" w14:paraId="4EAC1BC7" w14:textId="79552B62">
      <w:pPr>
        <w:rPr>
          <w:lang w:val="en-GB"/>
        </w:rPr>
      </w:pPr>
      <w:proofErr w:type="spellStart"/>
      <w:r w:rsidRPr="00217E4C">
        <w:rPr>
          <w:lang w:val="en-GB"/>
        </w:rPr>
        <w:lastRenderedPageBreak/>
        <w:t>Vinnari</w:t>
      </w:r>
      <w:proofErr w:type="spellEnd"/>
      <w:r w:rsidRPr="00217E4C">
        <w:rPr>
          <w:lang w:val="en-GB"/>
        </w:rPr>
        <w:t xml:space="preserve"> </w:t>
      </w:r>
      <w:r w:rsidRPr="00217E4C" w:rsidR="00577067">
        <w:rPr>
          <w:lang w:val="en-GB"/>
        </w:rPr>
        <w:t>&amp;</w:t>
      </w:r>
      <w:r w:rsidRPr="00217E4C">
        <w:rPr>
          <w:lang w:val="en-GB"/>
        </w:rPr>
        <w:t xml:space="preserve"> </w:t>
      </w:r>
      <w:proofErr w:type="spellStart"/>
      <w:r w:rsidRPr="00217E4C">
        <w:rPr>
          <w:lang w:val="en-GB"/>
        </w:rPr>
        <w:t>Vinnari</w:t>
      </w:r>
      <w:proofErr w:type="spellEnd"/>
      <w:r w:rsidRPr="00217E4C">
        <w:rPr>
          <w:lang w:val="en-GB"/>
        </w:rPr>
        <w:t xml:space="preserve"> (</w:t>
      </w:r>
      <w:r w:rsidRPr="00217E4C" w:rsidR="005F5178">
        <w:rPr>
          <w:lang w:val="en-GB"/>
        </w:rPr>
        <w:t>202</w:t>
      </w:r>
      <w:r w:rsidR="005F5178">
        <w:rPr>
          <w:lang w:val="en-GB"/>
        </w:rPr>
        <w:t>2</w:t>
      </w:r>
      <w:r w:rsidRPr="00217E4C">
        <w:rPr>
          <w:lang w:val="en-GB"/>
        </w:rPr>
        <w:t xml:space="preserve">) assert that “non-human animals are largely invisible in discussions of sustainability and associated accounting efforts.” It is hoped that our work, alongside other recent studies by Scherer </w:t>
      </w:r>
      <w:r w:rsidRPr="00217E4C" w:rsidR="00466023">
        <w:rPr>
          <w:i/>
          <w:iCs/>
          <w:lang w:val="en-GB"/>
        </w:rPr>
        <w:t>et al.</w:t>
      </w:r>
      <w:r w:rsidRPr="00217E4C">
        <w:rPr>
          <w:lang w:val="en-GB"/>
        </w:rPr>
        <w:t xml:space="preserve"> (2018), Paris </w:t>
      </w:r>
      <w:r w:rsidRPr="00217E4C" w:rsidR="00466023">
        <w:rPr>
          <w:i/>
          <w:iCs/>
          <w:lang w:val="en-GB"/>
        </w:rPr>
        <w:t>et al.</w:t>
      </w:r>
      <w:r w:rsidRPr="00217E4C">
        <w:rPr>
          <w:lang w:val="en-GB"/>
        </w:rPr>
        <w:t xml:space="preserve"> (2022), and Van der Laan </w:t>
      </w:r>
      <w:r w:rsidRPr="00217E4C" w:rsidR="00466023">
        <w:rPr>
          <w:i/>
          <w:iCs/>
          <w:lang w:val="en-GB"/>
        </w:rPr>
        <w:t>et al.</w:t>
      </w:r>
      <w:r w:rsidRPr="00217E4C">
        <w:rPr>
          <w:lang w:val="en-GB"/>
        </w:rPr>
        <w:t xml:space="preserve"> (2024), will help to bring greater visibility to the welfare of both wild and domesticated animals in these discussions. However, it is important to recognize that comparable and readily available data are scarce, that the </w:t>
      </w:r>
      <w:r w:rsidRPr="00217E4C" w:rsidR="000F32BA">
        <w:rPr>
          <w:lang w:val="en-GB"/>
        </w:rPr>
        <w:t>indices developed here</w:t>
      </w:r>
      <w:r w:rsidRPr="00217E4C">
        <w:rPr>
          <w:lang w:val="en-GB"/>
        </w:rPr>
        <w:t xml:space="preserve"> involves simplifications, and that the design of the welfare index affects outcomes, as does the way results are presented. </w:t>
      </w:r>
    </w:p>
    <w:p w:rsidRPr="00217E4C" w:rsidR="008A432F" w:rsidP="008A432F" w:rsidRDefault="008A432F" w14:paraId="08DB0A54" w14:textId="77777777">
      <w:pPr>
        <w:pStyle w:val="Heading1"/>
        <w:rPr>
          <w:lang w:val="en-GB"/>
        </w:rPr>
      </w:pPr>
      <w:r w:rsidRPr="00217E4C">
        <w:rPr>
          <w:lang w:val="en-GB"/>
        </w:rPr>
        <w:t xml:space="preserve">6. Conclusions </w:t>
      </w:r>
    </w:p>
    <w:p w:rsidRPr="00217E4C" w:rsidR="00D534DA" w:rsidP="00D534DA" w:rsidRDefault="005F5178" w14:paraId="2C14710A" w14:textId="22A3B72B">
      <w:pPr>
        <w:rPr>
          <w:lang w:val="en-GB"/>
        </w:rPr>
      </w:pPr>
      <w:r>
        <w:rPr>
          <w:lang w:val="en-GB"/>
        </w:rPr>
        <w:t>W</w:t>
      </w:r>
      <w:r w:rsidRPr="00217E4C" w:rsidR="00D534DA">
        <w:rPr>
          <w:lang w:val="en-GB"/>
        </w:rPr>
        <w:t xml:space="preserve">e have developed indices for assessing animal welfare and antibiotic use to complement existing environmental impact </w:t>
      </w:r>
      <w:r w:rsidRPr="00217E4C" w:rsidR="00046B9B">
        <w:rPr>
          <w:lang w:val="en-GB"/>
        </w:rPr>
        <w:t xml:space="preserve">indicators to be used in </w:t>
      </w:r>
      <w:r w:rsidRPr="00217E4C" w:rsidR="001B0171">
        <w:rPr>
          <w:lang w:val="en-GB"/>
        </w:rPr>
        <w:t>sustainability</w:t>
      </w:r>
      <w:r w:rsidRPr="00217E4C" w:rsidR="00046B9B">
        <w:rPr>
          <w:lang w:val="en-GB"/>
        </w:rPr>
        <w:t xml:space="preserve"> assessment of diets and food systems</w:t>
      </w:r>
      <w:r w:rsidRPr="00217E4C" w:rsidR="00D534DA">
        <w:rPr>
          <w:lang w:val="en-GB"/>
        </w:rPr>
        <w:t xml:space="preserve">. While scientific evidence can inform decisions, societal and personal values shape the prioritization of issues like animal welfare, human health, and environmental impacts. Our indices aim to quantify welfare loss and antibiotic use but do not replace the need for ongoing improvements in livestock production practices, such as reducing mortality and disease rates. </w:t>
      </w:r>
      <w:r>
        <w:rPr>
          <w:lang w:val="en-GB"/>
        </w:rPr>
        <w:t>C</w:t>
      </w:r>
      <w:r w:rsidRPr="00217E4C" w:rsidR="00D534DA">
        <w:rPr>
          <w:lang w:val="en-GB"/>
        </w:rPr>
        <w:t xml:space="preserve">omparing species with different cognitive capacities presents challenges, </w:t>
      </w:r>
      <w:r>
        <w:rPr>
          <w:lang w:val="en-GB"/>
        </w:rPr>
        <w:t>but</w:t>
      </w:r>
      <w:r w:rsidRPr="00217E4C" w:rsidR="00D534DA">
        <w:rPr>
          <w:lang w:val="en-GB"/>
        </w:rPr>
        <w:t xml:space="preserve"> our method offers a starting point</w:t>
      </w:r>
      <w:r>
        <w:rPr>
          <w:lang w:val="en-GB"/>
        </w:rPr>
        <w:t>. M</w:t>
      </w:r>
      <w:r w:rsidRPr="00217E4C" w:rsidR="00D534DA">
        <w:rPr>
          <w:lang w:val="en-GB"/>
        </w:rPr>
        <w:t xml:space="preserve">ore data is needed to refine these indices, especially for species-specific antibiotic use and welfare outcomes across different production systems. </w:t>
      </w:r>
      <w:r w:rsidRPr="00217E4C" w:rsidR="00DE2278">
        <w:rPr>
          <w:lang w:val="en-GB"/>
        </w:rPr>
        <w:t xml:space="preserve">The new PAALA index for assessing animal welfare </w:t>
      </w:r>
      <w:r w:rsidRPr="00217E4C" w:rsidR="00E12D38">
        <w:rPr>
          <w:lang w:val="en-GB"/>
        </w:rPr>
        <w:t xml:space="preserve">loss developed here presents an alternative perspective </w:t>
      </w:r>
      <w:r w:rsidRPr="00217E4C" w:rsidR="00D92C68">
        <w:rPr>
          <w:lang w:val="en-GB"/>
        </w:rPr>
        <w:t>in relation to similar previously develop</w:t>
      </w:r>
      <w:r>
        <w:rPr>
          <w:lang w:val="en-GB"/>
        </w:rPr>
        <w:t>ed</w:t>
      </w:r>
      <w:r w:rsidRPr="00217E4C" w:rsidR="00D92C68">
        <w:rPr>
          <w:lang w:val="en-GB"/>
        </w:rPr>
        <w:t xml:space="preserve"> animal welfare indices as it does not </w:t>
      </w:r>
      <w:r w:rsidRPr="00217E4C" w:rsidR="004D5284">
        <w:rPr>
          <w:lang w:val="en-GB"/>
        </w:rPr>
        <w:t>see</w:t>
      </w:r>
      <w:r w:rsidRPr="00217E4C" w:rsidR="0056209B">
        <w:rPr>
          <w:lang w:val="en-GB"/>
        </w:rPr>
        <w:t xml:space="preserve"> life time as problematic </w:t>
      </w:r>
      <w:r w:rsidRPr="00217E4C" w:rsidR="0056209B">
        <w:rPr>
          <w:i/>
          <w:lang w:val="en-GB"/>
        </w:rPr>
        <w:t>per se</w:t>
      </w:r>
      <w:r w:rsidRPr="00217E4C" w:rsidR="0056209B">
        <w:rPr>
          <w:lang w:val="en-GB"/>
        </w:rPr>
        <w:t xml:space="preserve"> but </w:t>
      </w:r>
      <w:r w:rsidRPr="00217E4C" w:rsidR="00350A99">
        <w:rPr>
          <w:lang w:val="en-GB"/>
        </w:rPr>
        <w:t>focus on number of animals affected, their ability to perceive</w:t>
      </w:r>
      <w:r w:rsidRPr="00217E4C" w:rsidR="00CE2B1E">
        <w:rPr>
          <w:lang w:val="en-GB"/>
        </w:rPr>
        <w:t xml:space="preserve"> negative effects </w:t>
      </w:r>
      <w:r>
        <w:rPr>
          <w:lang w:val="en-GB"/>
        </w:rPr>
        <w:t xml:space="preserve">of being used by humans </w:t>
      </w:r>
      <w:r w:rsidRPr="00217E4C" w:rsidR="00CE2B1E">
        <w:rPr>
          <w:lang w:val="en-GB"/>
        </w:rPr>
        <w:t>and the quality of the production system.</w:t>
      </w:r>
      <w:r w:rsidRPr="00217E4C" w:rsidR="00D92C68">
        <w:rPr>
          <w:lang w:val="en-GB"/>
        </w:rPr>
        <w:t xml:space="preserve"> </w:t>
      </w:r>
      <w:r w:rsidRPr="00217E4C" w:rsidR="00DE2278">
        <w:rPr>
          <w:lang w:val="en-GB"/>
        </w:rPr>
        <w:t xml:space="preserve"> </w:t>
      </w:r>
      <w:r w:rsidRPr="00217E4C" w:rsidR="00D534DA">
        <w:rPr>
          <w:lang w:val="en-GB"/>
        </w:rPr>
        <w:t xml:space="preserve">Despite the limitations in data availability and the complexity of balancing various </w:t>
      </w:r>
      <w:r w:rsidRPr="00217E4C" w:rsidR="002961A7">
        <w:rPr>
          <w:lang w:val="en-GB"/>
        </w:rPr>
        <w:t>aspects</w:t>
      </w:r>
      <w:r w:rsidRPr="00217E4C" w:rsidR="00D534DA">
        <w:rPr>
          <w:lang w:val="en-GB"/>
        </w:rPr>
        <w:t xml:space="preserve">, our work underscores the need to account for animal welfare and </w:t>
      </w:r>
      <w:r>
        <w:rPr>
          <w:lang w:val="en-GB"/>
        </w:rPr>
        <w:t xml:space="preserve">risk of </w:t>
      </w:r>
      <w:r w:rsidRPr="00217E4C" w:rsidR="00D534DA">
        <w:rPr>
          <w:lang w:val="en-GB"/>
        </w:rPr>
        <w:t xml:space="preserve">antibiotic resistance alongside environmental considerations in </w:t>
      </w:r>
      <w:r>
        <w:rPr>
          <w:lang w:val="en-GB"/>
        </w:rPr>
        <w:t>diet</w:t>
      </w:r>
      <w:r w:rsidRPr="00217E4C" w:rsidR="00D534DA">
        <w:rPr>
          <w:lang w:val="en-GB"/>
        </w:rPr>
        <w:t xml:space="preserve"> assessments. It also highlights the necessity of updating these indices regularly to reflect new data, while cautioning against over-reliance on simplified metrics that may obscure important nuances in welfare outcomes.</w:t>
      </w:r>
    </w:p>
    <w:p w:rsidRPr="00387946" w:rsidR="00C6748C" w:rsidRDefault="00C6748C" w14:paraId="364C52FB" w14:textId="0E3E4951">
      <w:pPr>
        <w:spacing w:line="259" w:lineRule="auto"/>
        <w:jc w:val="left"/>
        <w:rPr>
          <w:rFonts w:eastAsiaTheme="majorEastAsia" w:cstheme="majorBidi"/>
          <w:sz w:val="32"/>
          <w:szCs w:val="32"/>
          <w:lang w:val="en-GB"/>
        </w:rPr>
      </w:pPr>
    </w:p>
    <w:p w:rsidRPr="00387946" w:rsidR="00AB3892" w:rsidP="004002B2" w:rsidRDefault="73FBDA71" w14:paraId="53410A04" w14:textId="5F896DF6">
      <w:pPr>
        <w:pStyle w:val="Heading1"/>
        <w:rPr>
          <w:lang w:val="en-GB"/>
        </w:rPr>
      </w:pPr>
      <w:r w:rsidRPr="00387946">
        <w:rPr>
          <w:lang w:val="en-GB"/>
        </w:rPr>
        <w:t>Declaration of interests</w:t>
      </w:r>
    </w:p>
    <w:p w:rsidRPr="00387946" w:rsidR="00AB3892" w:rsidP="004002B2" w:rsidRDefault="00AB3892" w14:paraId="55FA3FE0" w14:textId="5C9DE1A0">
      <w:pPr>
        <w:rPr>
          <w:lang w:val="en-GB"/>
        </w:rPr>
      </w:pPr>
      <w:r w:rsidRPr="00387946">
        <w:rPr>
          <w:lang w:val="en-GB"/>
        </w:rPr>
        <w:t xml:space="preserve">The authors </w:t>
      </w:r>
      <w:r w:rsidRPr="00387946" w:rsidR="00A3402F">
        <w:rPr>
          <w:lang w:val="en-GB"/>
        </w:rPr>
        <w:t xml:space="preserve">have no competing interests to declare. </w:t>
      </w:r>
    </w:p>
    <w:p w:rsidRPr="00387946" w:rsidR="00AB3892" w:rsidP="004002B2" w:rsidRDefault="00AB3892" w14:paraId="0F1EB687" w14:textId="253A5CAD">
      <w:pPr>
        <w:pStyle w:val="Heading1"/>
        <w:rPr>
          <w:lang w:val="en-GB"/>
        </w:rPr>
      </w:pPr>
      <w:commentRangeStart w:id="18"/>
      <w:r w:rsidRPr="00387946">
        <w:rPr>
          <w:lang w:val="en-GB"/>
        </w:rPr>
        <w:lastRenderedPageBreak/>
        <w:t>Acknowledgement</w:t>
      </w:r>
      <w:r w:rsidRPr="00387946" w:rsidR="005D0242">
        <w:rPr>
          <w:lang w:val="en-GB"/>
        </w:rPr>
        <w:t>s</w:t>
      </w:r>
      <w:commentRangeEnd w:id="18"/>
      <w:r w:rsidR="00E65D58">
        <w:rPr>
          <w:rStyle w:val="CommentReference"/>
          <w:rFonts w:eastAsiaTheme="minorHAnsi" w:cstheme="minorBidi"/>
        </w:rPr>
        <w:commentReference w:id="18"/>
      </w:r>
    </w:p>
    <w:p w:rsidRPr="00387946" w:rsidR="00AB3892" w:rsidP="004002B2" w:rsidRDefault="00F84A89" w14:paraId="56365ECE" w14:textId="6E022210">
      <w:pPr>
        <w:rPr>
          <w:lang w:val="en-GB"/>
        </w:rPr>
      </w:pPr>
      <w:r w:rsidRPr="00387946">
        <w:rPr>
          <w:lang w:val="en-GB"/>
        </w:rPr>
        <w:t xml:space="preserve">Funding for this </w:t>
      </w:r>
      <w:r w:rsidRPr="00387946" w:rsidR="005D0242">
        <w:rPr>
          <w:lang w:val="en-GB"/>
        </w:rPr>
        <w:t xml:space="preserve">study </w:t>
      </w:r>
      <w:r w:rsidRPr="00387946">
        <w:rPr>
          <w:lang w:val="en-GB"/>
        </w:rPr>
        <w:t xml:space="preserve">come from </w:t>
      </w:r>
      <w:proofErr w:type="spellStart"/>
      <w:r w:rsidRPr="00387946" w:rsidR="008F42E5">
        <w:rPr>
          <w:lang w:val="en-GB"/>
        </w:rPr>
        <w:t>Mistra</w:t>
      </w:r>
      <w:proofErr w:type="spellEnd"/>
      <w:r w:rsidRPr="00387946" w:rsidR="008F42E5">
        <w:rPr>
          <w:lang w:val="en-GB"/>
        </w:rPr>
        <w:t xml:space="preserve"> Food Futures (DIA 2018/24 #8)</w:t>
      </w:r>
      <w:r w:rsidRPr="00387946" w:rsidR="00BA335F">
        <w:rPr>
          <w:lang w:val="en-GB"/>
        </w:rPr>
        <w:t>,</w:t>
      </w:r>
      <w:r w:rsidRPr="00387946" w:rsidR="008F42E5">
        <w:rPr>
          <w:lang w:val="en-GB"/>
        </w:rPr>
        <w:t xml:space="preserve"> a research program funded by </w:t>
      </w:r>
      <w:proofErr w:type="spellStart"/>
      <w:r w:rsidRPr="00387946" w:rsidR="008F42E5">
        <w:rPr>
          <w:lang w:val="en-GB"/>
        </w:rPr>
        <w:t>Mistra</w:t>
      </w:r>
      <w:proofErr w:type="spellEnd"/>
      <w:r w:rsidRPr="00387946" w:rsidR="008F42E5">
        <w:rPr>
          <w:lang w:val="en-GB"/>
        </w:rPr>
        <w:t xml:space="preserve"> (The Swedish </w:t>
      </w:r>
      <w:r w:rsidRPr="00387946" w:rsidR="005D0242">
        <w:rPr>
          <w:lang w:val="en-GB"/>
        </w:rPr>
        <w:t>F</w:t>
      </w:r>
      <w:r w:rsidRPr="00387946" w:rsidR="008F42E5">
        <w:rPr>
          <w:lang w:val="en-GB"/>
        </w:rPr>
        <w:t xml:space="preserve">oundation for </w:t>
      </w:r>
      <w:r w:rsidRPr="00387946" w:rsidR="005D0242">
        <w:rPr>
          <w:lang w:val="en-GB"/>
        </w:rPr>
        <w:t>Strategic Environmental Research</w:t>
      </w:r>
      <w:r w:rsidRPr="00387946" w:rsidR="008F42E5">
        <w:rPr>
          <w:lang w:val="en-GB"/>
        </w:rPr>
        <w:t>)</w:t>
      </w:r>
      <w:r w:rsidRPr="00387946">
        <w:rPr>
          <w:lang w:val="en-GB"/>
        </w:rPr>
        <w:t xml:space="preserve"> and </w:t>
      </w:r>
      <w:proofErr w:type="spellStart"/>
      <w:r w:rsidRPr="00387946">
        <w:rPr>
          <w:lang w:val="en-GB"/>
        </w:rPr>
        <w:t>Plan’eat</w:t>
      </w:r>
      <w:proofErr w:type="spellEnd"/>
      <w:r w:rsidRPr="00387946">
        <w:rPr>
          <w:lang w:val="en-GB"/>
        </w:rPr>
        <w:t xml:space="preserve"> </w:t>
      </w:r>
      <w:r w:rsidRPr="00387946" w:rsidR="00307527">
        <w:rPr>
          <w:lang w:val="en-GB"/>
        </w:rPr>
        <w:t>funded by the</w:t>
      </w:r>
      <w:r w:rsidRPr="00387946">
        <w:rPr>
          <w:lang w:val="en-GB"/>
        </w:rPr>
        <w:t xml:space="preserve"> </w:t>
      </w:r>
      <w:r w:rsidRPr="00387946" w:rsidR="001074A3">
        <w:rPr>
          <w:lang w:val="en-GB"/>
        </w:rPr>
        <w:t>European Union’s Horizon Europe Research and Innovation programme under Grant Agreement n° 101061023</w:t>
      </w:r>
      <w:r w:rsidRPr="00387946" w:rsidR="008F42E5">
        <w:rPr>
          <w:lang w:val="en-GB"/>
        </w:rPr>
        <w:t xml:space="preserve">. </w:t>
      </w:r>
      <w:r w:rsidRPr="00387946" w:rsidR="005D0242">
        <w:rPr>
          <w:lang w:val="en-GB"/>
        </w:rPr>
        <w:t>All f</w:t>
      </w:r>
      <w:r w:rsidRPr="00387946" w:rsidR="008F42E5">
        <w:rPr>
          <w:lang w:val="en-GB"/>
        </w:rPr>
        <w:t>unding is gratefully acknowledged.</w:t>
      </w:r>
      <w:r w:rsidRPr="00387946" w:rsidR="00AB3892">
        <w:rPr>
          <w:rFonts w:eastAsia="Calibri" w:cs="Times New Roman"/>
          <w:lang w:val="en-GB"/>
        </w:rPr>
        <w:t xml:space="preserve"> Our thanks </w:t>
      </w:r>
      <w:r w:rsidRPr="00387946" w:rsidR="00A3402F">
        <w:rPr>
          <w:rFonts w:eastAsia="Calibri" w:cs="Times New Roman"/>
          <w:lang w:val="en-GB"/>
        </w:rPr>
        <w:t xml:space="preserve">also </w:t>
      </w:r>
      <w:r w:rsidRPr="00387946" w:rsidR="00AB3892">
        <w:rPr>
          <w:rFonts w:eastAsia="Calibri" w:cs="Times New Roman"/>
          <w:lang w:val="en-GB"/>
        </w:rPr>
        <w:t xml:space="preserve">to all </w:t>
      </w:r>
      <w:r w:rsidRPr="00387946">
        <w:rPr>
          <w:rFonts w:eastAsia="Calibri" w:cs="Times New Roman"/>
          <w:lang w:val="en-GB"/>
        </w:rPr>
        <w:t>experts</w:t>
      </w:r>
      <w:r w:rsidRPr="00387946" w:rsidR="00A3402F">
        <w:rPr>
          <w:rFonts w:eastAsia="Calibri" w:cs="Times New Roman"/>
          <w:lang w:val="en-GB"/>
        </w:rPr>
        <w:t xml:space="preserve"> </w:t>
      </w:r>
      <w:r w:rsidRPr="00387946" w:rsidR="008C4848">
        <w:rPr>
          <w:rFonts w:eastAsia="Calibri" w:cs="Times New Roman"/>
          <w:lang w:val="en-GB"/>
        </w:rPr>
        <w:t xml:space="preserve">who </w:t>
      </w:r>
      <w:r w:rsidRPr="00387946">
        <w:rPr>
          <w:rFonts w:eastAsia="Calibri" w:cs="Times New Roman"/>
          <w:lang w:val="en-GB"/>
        </w:rPr>
        <w:t xml:space="preserve">answered the questionnaire and </w:t>
      </w:r>
      <w:r w:rsidRPr="00387946" w:rsidR="00A3402F">
        <w:rPr>
          <w:rFonts w:eastAsia="Calibri" w:cs="Times New Roman"/>
          <w:lang w:val="en-GB"/>
        </w:rPr>
        <w:t xml:space="preserve">participated in </w:t>
      </w:r>
      <w:r w:rsidRPr="00387946">
        <w:rPr>
          <w:rFonts w:eastAsia="Calibri" w:cs="Times New Roman"/>
          <w:lang w:val="en-GB"/>
        </w:rPr>
        <w:t xml:space="preserve">the </w:t>
      </w:r>
      <w:r w:rsidRPr="00387946" w:rsidR="00A3402F">
        <w:rPr>
          <w:rFonts w:eastAsia="Calibri" w:cs="Times New Roman"/>
          <w:lang w:val="en-GB"/>
        </w:rPr>
        <w:t xml:space="preserve">workshop. </w:t>
      </w:r>
    </w:p>
    <w:p w:rsidRPr="00387946" w:rsidR="0091402F" w:rsidP="004002B2" w:rsidRDefault="715C77A5" w14:paraId="02C50F74" w14:textId="77777777">
      <w:pPr>
        <w:pStyle w:val="Heading1"/>
        <w:rPr>
          <w:lang w:val="en-GB"/>
        </w:rPr>
      </w:pPr>
      <w:proofErr w:type="spellStart"/>
      <w:r w:rsidRPr="00387946">
        <w:rPr>
          <w:lang w:val="en-GB"/>
        </w:rPr>
        <w:t>CRediT</w:t>
      </w:r>
      <w:proofErr w:type="spellEnd"/>
      <w:r w:rsidRPr="00387946">
        <w:rPr>
          <w:lang w:val="en-GB"/>
        </w:rPr>
        <w:t xml:space="preserve"> authorship contribution statement</w:t>
      </w:r>
    </w:p>
    <w:p w:rsidRPr="00387946" w:rsidR="0091402F" w:rsidP="004002B2" w:rsidRDefault="00F84A89" w14:paraId="5CEE9547" w14:textId="4BEAB52D">
      <w:pPr>
        <w:rPr>
          <w:rFonts w:eastAsia="Times New Roman"/>
          <w:sz w:val="36"/>
          <w:szCs w:val="36"/>
          <w:lang w:val="en-GB"/>
        </w:rPr>
      </w:pPr>
      <w:r w:rsidRPr="00387946">
        <w:rPr>
          <w:b/>
          <w:lang w:val="en-GB"/>
        </w:rPr>
        <w:t>Lotta Rydhmer</w:t>
      </w:r>
      <w:r w:rsidRPr="00387946" w:rsidR="0091402F">
        <w:rPr>
          <w:lang w:val="en-GB"/>
        </w:rPr>
        <w:t xml:space="preserve">: Conceptualization, Methodology, Investigation, </w:t>
      </w:r>
      <w:r w:rsidRPr="00387946">
        <w:rPr>
          <w:lang w:val="en-GB"/>
        </w:rPr>
        <w:t xml:space="preserve">Formal analysis, </w:t>
      </w:r>
      <w:r w:rsidRPr="00387946" w:rsidR="0091402F">
        <w:rPr>
          <w:lang w:val="en-GB"/>
        </w:rPr>
        <w:t xml:space="preserve">Writing – original draft. </w:t>
      </w:r>
      <w:r w:rsidRPr="00387946">
        <w:rPr>
          <w:b/>
          <w:lang w:val="en-GB"/>
        </w:rPr>
        <w:t>Elin Röös</w:t>
      </w:r>
      <w:r w:rsidRPr="00387946" w:rsidR="0091402F">
        <w:rPr>
          <w:b/>
          <w:lang w:val="en-GB"/>
        </w:rPr>
        <w:t>:</w:t>
      </w:r>
      <w:r w:rsidRPr="00387946" w:rsidR="0091402F">
        <w:rPr>
          <w:lang w:val="en-GB"/>
        </w:rPr>
        <w:t xml:space="preserve"> Conceptualization, Methodology,</w:t>
      </w:r>
      <w:r w:rsidRPr="00387946">
        <w:rPr>
          <w:lang w:val="en-GB"/>
        </w:rPr>
        <w:t xml:space="preserve"> </w:t>
      </w:r>
      <w:r w:rsidRPr="00387946" w:rsidR="00E603CC">
        <w:rPr>
          <w:lang w:val="en-GB"/>
        </w:rPr>
        <w:t xml:space="preserve">Investigation, Formal analysis, </w:t>
      </w:r>
      <w:r w:rsidRPr="00387946" w:rsidR="0091402F">
        <w:rPr>
          <w:lang w:val="en-GB"/>
        </w:rPr>
        <w:t>Writing – review &amp; editing, Funding acquisition.</w:t>
      </w:r>
    </w:p>
    <w:p w:rsidRPr="00387946" w:rsidR="00AA720F" w:rsidP="00EC571C" w:rsidRDefault="00AA720F" w14:paraId="33E842E5" w14:textId="50149DB3">
      <w:pPr>
        <w:pStyle w:val="Heading1"/>
        <w:rPr>
          <w:lang w:val="en-GB"/>
        </w:rPr>
      </w:pPr>
      <w:r w:rsidRPr="00387946">
        <w:rPr>
          <w:lang w:val="en-GB"/>
        </w:rPr>
        <w:t>AI s</w:t>
      </w:r>
      <w:r w:rsidRPr="00387946" w:rsidR="00B63C41">
        <w:rPr>
          <w:lang w:val="en-GB"/>
        </w:rPr>
        <w:t>tatement</w:t>
      </w:r>
    </w:p>
    <w:p w:rsidRPr="00387946" w:rsidR="00A26138" w:rsidP="004002B2" w:rsidRDefault="00B63C41" w14:paraId="39E230D5" w14:textId="2D2C7F63">
      <w:pPr>
        <w:rPr>
          <w:lang w:val="en-GB"/>
        </w:rPr>
      </w:pPr>
      <w:r w:rsidRPr="00387946">
        <w:rPr>
          <w:lang w:val="en-GB"/>
        </w:rPr>
        <w:t xml:space="preserve">During the preparation of this work the authors used </w:t>
      </w:r>
      <w:r w:rsidRPr="00387946" w:rsidR="00AA720F">
        <w:rPr>
          <w:lang w:val="en-GB"/>
        </w:rPr>
        <w:t>ChatG</w:t>
      </w:r>
      <w:r w:rsidRPr="00387946" w:rsidR="00A0554E">
        <w:rPr>
          <w:lang w:val="en-GB"/>
        </w:rPr>
        <w:t>PT</w:t>
      </w:r>
      <w:r w:rsidRPr="00387946" w:rsidR="00AA720F">
        <w:rPr>
          <w:lang w:val="en-GB"/>
        </w:rPr>
        <w:t xml:space="preserve"> v</w:t>
      </w:r>
      <w:r w:rsidRPr="00387946" w:rsidR="00016955">
        <w:rPr>
          <w:lang w:val="en-GB"/>
        </w:rPr>
        <w:t>3.5</w:t>
      </w:r>
      <w:r w:rsidRPr="00387946">
        <w:rPr>
          <w:lang w:val="en-GB"/>
        </w:rPr>
        <w:t xml:space="preserve"> </w:t>
      </w:r>
      <w:r w:rsidRPr="00387946" w:rsidR="00016955">
        <w:rPr>
          <w:lang w:val="en-GB"/>
        </w:rPr>
        <w:t>for language editing</w:t>
      </w:r>
      <w:r w:rsidRPr="00387946">
        <w:rPr>
          <w:lang w:val="en-GB"/>
        </w:rPr>
        <w:t>. After using this tool, the authors reviewed and edited the content as needed</w:t>
      </w:r>
      <w:r w:rsidRPr="00387946" w:rsidR="00EC571C">
        <w:rPr>
          <w:lang w:val="en-GB"/>
        </w:rPr>
        <w:t>,</w:t>
      </w:r>
      <w:r w:rsidRPr="00387946">
        <w:rPr>
          <w:lang w:val="en-GB"/>
        </w:rPr>
        <w:t xml:space="preserve"> and </w:t>
      </w:r>
      <w:r w:rsidRPr="00387946" w:rsidR="00EC571C">
        <w:rPr>
          <w:lang w:val="en-GB"/>
        </w:rPr>
        <w:t xml:space="preserve">the authors </w:t>
      </w:r>
      <w:r w:rsidRPr="00387946">
        <w:rPr>
          <w:lang w:val="en-GB"/>
        </w:rPr>
        <w:t>take full responsibility for the content of the publication</w:t>
      </w:r>
      <w:r w:rsidRPr="00387946" w:rsidR="00EC571C">
        <w:rPr>
          <w:lang w:val="en-GB"/>
        </w:rPr>
        <w:t>.</w:t>
      </w:r>
    </w:p>
    <w:p w:rsidRPr="00387946" w:rsidR="00DF1616" w:rsidP="004002B2" w:rsidRDefault="00DF1616" w14:paraId="082D4CF0" w14:textId="4CF09E09">
      <w:pPr>
        <w:pStyle w:val="Heading1"/>
        <w:rPr>
          <w:lang w:val="en-GB"/>
        </w:rPr>
      </w:pPr>
      <w:r w:rsidRPr="00387946">
        <w:rPr>
          <w:lang w:val="en-GB"/>
        </w:rPr>
        <w:t>References:</w:t>
      </w:r>
    </w:p>
    <w:p w:rsidRPr="00217E4C" w:rsidR="00105FD0" w:rsidP="003E0C6A" w:rsidRDefault="00105FD0" w14:paraId="52AAA056" w14:textId="68E732C4">
      <w:pPr>
        <w:spacing w:line="276" w:lineRule="auto"/>
        <w:ind w:left="567" w:hanging="567"/>
        <w:jc w:val="left"/>
        <w:rPr>
          <w:lang w:val="en-GB"/>
        </w:rPr>
      </w:pPr>
      <w:r w:rsidRPr="00217E4C">
        <w:rPr>
          <w:lang w:val="en-GB"/>
        </w:rPr>
        <w:t>AGES. 2023. Antibiotic sales volumes in veterinary medicine</w:t>
      </w:r>
      <w:r w:rsidRPr="00217E4C" w:rsidR="00925743">
        <w:rPr>
          <w:lang w:val="en-GB"/>
        </w:rPr>
        <w:t xml:space="preserve">. </w:t>
      </w:r>
      <w:proofErr w:type="spellStart"/>
      <w:r w:rsidRPr="00217E4C" w:rsidR="00925743">
        <w:rPr>
          <w:lang w:val="en-GB"/>
        </w:rPr>
        <w:t>Österreichische</w:t>
      </w:r>
      <w:proofErr w:type="spellEnd"/>
      <w:r w:rsidRPr="00217E4C" w:rsidR="00925743">
        <w:rPr>
          <w:lang w:val="en-GB"/>
        </w:rPr>
        <w:t xml:space="preserve"> Agentur für Gesundheit und </w:t>
      </w:r>
      <w:proofErr w:type="spellStart"/>
      <w:r w:rsidRPr="00217E4C" w:rsidR="00925743">
        <w:rPr>
          <w:lang w:val="en-GB"/>
        </w:rPr>
        <w:t>Ernährungssicherheit</w:t>
      </w:r>
      <w:proofErr w:type="spellEnd"/>
      <w:r w:rsidRPr="00217E4C" w:rsidR="00925743">
        <w:rPr>
          <w:lang w:val="en-GB"/>
        </w:rPr>
        <w:t xml:space="preserve"> GmbH</w:t>
      </w:r>
      <w:r w:rsidRPr="00217E4C" w:rsidR="00C25918">
        <w:rPr>
          <w:lang w:val="en-GB"/>
        </w:rPr>
        <w:t xml:space="preserve"> </w:t>
      </w:r>
      <w:r w:rsidR="006855E3">
        <w:fldChar w:fldCharType="begin"/>
      </w:r>
      <w:r w:rsidRPr="006855E3" w:rsidR="006855E3">
        <w:rPr>
          <w:lang w:val="en-GB"/>
          <w:rPrChange w:author="Lotta Rydhmer" w:date="2024-11-02T20:18:00Z" w:id="19">
            <w:rPr/>
          </w:rPrChange>
        </w:rPr>
        <w:instrText xml:space="preserve"> HYPERLINK "https://www.ages.at/en/animal/veterinary-medicines-hormones/antibiotic-sales-volumes-in-veterinary-medicine" </w:instrText>
      </w:r>
      <w:r w:rsidR="006855E3">
        <w:fldChar w:fldCharType="separate"/>
      </w:r>
      <w:r w:rsidRPr="00217E4C" w:rsidR="00C25918">
        <w:rPr>
          <w:rStyle w:val="Hyperlink"/>
          <w:lang w:val="en-GB"/>
        </w:rPr>
        <w:t>https://www.ages.at/en/animal/veterinary-medicines-hormones/antibiotic-sales-volumes-in-veterinary-medicine</w:t>
      </w:r>
      <w:r w:rsidR="006855E3">
        <w:rPr>
          <w:rStyle w:val="Hyperlink"/>
          <w:lang w:val="en-GB"/>
        </w:rPr>
        <w:fldChar w:fldCharType="end"/>
      </w:r>
      <w:r w:rsidRPr="00217E4C">
        <w:rPr>
          <w:lang w:val="en-GB"/>
        </w:rPr>
        <w:t xml:space="preserve"> </w:t>
      </w:r>
    </w:p>
    <w:p w:rsidRPr="006855E3" w:rsidR="00511AA1" w:rsidP="003E0C6A" w:rsidRDefault="00511AA1" w14:paraId="7EA2426C" w14:textId="777B5CF8">
      <w:pPr>
        <w:spacing w:line="276" w:lineRule="auto"/>
        <w:ind w:left="567" w:hanging="567"/>
        <w:jc w:val="left"/>
        <w:rPr>
          <w:rPrChange w:author="Lotta Rydhmer" w:date="2024-11-02T20:18:00Z" w:id="20">
            <w:rPr>
              <w:lang w:val="en-GB"/>
            </w:rPr>
          </w:rPrChange>
        </w:rPr>
      </w:pPr>
      <w:r w:rsidRPr="00217E4C">
        <w:rPr>
          <w:lang w:val="en-GB"/>
        </w:rPr>
        <w:t xml:space="preserve">Alliance to save our antibiotics. 2020. </w:t>
      </w:r>
      <w:r w:rsidRPr="00217E4C" w:rsidR="001B482C">
        <w:rPr>
          <w:lang w:val="en-GB"/>
        </w:rPr>
        <w:t xml:space="preserve">New European Union rules on farm antibiotic use. </w:t>
      </w:r>
      <w:r w:rsidR="006855E3">
        <w:fldChar w:fldCharType="begin"/>
      </w:r>
      <w:r w:rsidRPr="006855E3" w:rsidR="006855E3">
        <w:rPr>
          <w:lang w:val="en-US"/>
          <w:rPrChange w:author="Lotta Rydhmer" w:date="2024-11-02T20:47:00Z" w:id="21">
            <w:rPr/>
          </w:rPrChange>
        </w:rPr>
        <w:instrText xml:space="preserve"> HYPERLINK "https://www.saveourantibiotics.org/media/1842/2022-changes-to-european-law-farm-antibiotics.pdf" </w:instrText>
      </w:r>
      <w:r w:rsidR="006855E3">
        <w:fldChar w:fldCharType="separate"/>
      </w:r>
      <w:r w:rsidRPr="006855E3" w:rsidR="001B482C">
        <w:rPr>
          <w:rStyle w:val="Hyperlink"/>
          <w:rPrChange w:author="Lotta Rydhmer" w:date="2024-11-02T20:18:00Z" w:id="22">
            <w:rPr>
              <w:rStyle w:val="Hyperlink"/>
              <w:lang w:val="en-GB"/>
            </w:rPr>
          </w:rPrChange>
        </w:rPr>
        <w:t>https://www.saveourantibiotics.org/media/1842/2022-changes-to-european-law-farm-antibiotics.pdf</w:t>
      </w:r>
      <w:r w:rsidR="006855E3">
        <w:rPr>
          <w:rStyle w:val="Hyperlink"/>
          <w:lang w:val="en-GB"/>
        </w:rPr>
        <w:fldChar w:fldCharType="end"/>
      </w:r>
      <w:r w:rsidRPr="006855E3" w:rsidR="001B482C">
        <w:rPr>
          <w:rPrChange w:author="Lotta Rydhmer" w:date="2024-11-02T20:18:00Z" w:id="23">
            <w:rPr>
              <w:lang w:val="en-GB"/>
            </w:rPr>
          </w:rPrChange>
        </w:rPr>
        <w:t xml:space="preserve"> </w:t>
      </w:r>
    </w:p>
    <w:p w:rsidRPr="00217E4C" w:rsidR="000D4AFE" w:rsidP="003E0C6A" w:rsidRDefault="000D4AFE" w14:paraId="37996C83" w14:textId="121C6579">
      <w:pPr>
        <w:spacing w:line="276" w:lineRule="auto"/>
        <w:ind w:left="567" w:hanging="567"/>
        <w:jc w:val="left"/>
        <w:rPr>
          <w:lang w:val="en-GB"/>
        </w:rPr>
      </w:pPr>
      <w:r w:rsidRPr="00217E4C">
        <w:t xml:space="preserve">Bartlett, H., </w:t>
      </w:r>
      <w:proofErr w:type="spellStart"/>
      <w:r w:rsidRPr="00217E4C">
        <w:t>Zanella</w:t>
      </w:r>
      <w:proofErr w:type="spellEnd"/>
      <w:r w:rsidRPr="00217E4C">
        <w:t xml:space="preserve">, M., </w:t>
      </w:r>
      <w:proofErr w:type="spellStart"/>
      <w:r w:rsidRPr="00217E4C">
        <w:t>Kaori</w:t>
      </w:r>
      <w:proofErr w:type="spellEnd"/>
      <w:r w:rsidRPr="00217E4C">
        <w:t>, B. </w:t>
      </w:r>
      <w:r w:rsidRPr="00217E4C" w:rsidR="00466023">
        <w:rPr>
          <w:i/>
          <w:iCs/>
        </w:rPr>
        <w:t>et al.</w:t>
      </w:r>
      <w:r w:rsidRPr="00217E4C">
        <w:t> </w:t>
      </w:r>
      <w:r w:rsidRPr="00217E4C" w:rsidR="00231378">
        <w:t>2024</w:t>
      </w:r>
      <w:r w:rsidRPr="00217E4C" w:rsidR="00BB2FF1">
        <w:t>.</w:t>
      </w:r>
      <w:r w:rsidRPr="00217E4C" w:rsidR="00231378">
        <w:t xml:space="preserve"> </w:t>
      </w:r>
      <w:r w:rsidRPr="00217E4C">
        <w:rPr>
          <w:lang w:val="en-GB"/>
        </w:rPr>
        <w:t>Trade-offs in the externalities of pig production are not inevitable. </w:t>
      </w:r>
      <w:r w:rsidRPr="00217E4C">
        <w:rPr>
          <w:i/>
          <w:iCs/>
          <w:lang w:val="en-GB"/>
        </w:rPr>
        <w:t>Nat</w:t>
      </w:r>
      <w:r w:rsidRPr="00217E4C" w:rsidR="00231378">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r w:rsidR="006855E3">
        <w:fldChar w:fldCharType="begin"/>
      </w:r>
      <w:r w:rsidRPr="006855E3" w:rsidR="006855E3">
        <w:rPr>
          <w:lang w:val="en-US"/>
          <w:rPrChange w:author="Lotta Rydhmer" w:date="2024-11-02T20:18:00Z" w:id="24">
            <w:rPr/>
          </w:rPrChange>
        </w:rPr>
        <w:instrText xml:space="preserve"> HYPERLINK "https://doi.org/10.1038/s43016-024-00921-2" </w:instrText>
      </w:r>
      <w:r w:rsidR="006855E3">
        <w:fldChar w:fldCharType="separate"/>
      </w:r>
      <w:r w:rsidRPr="00217E4C" w:rsidR="00231378">
        <w:rPr>
          <w:rStyle w:val="Hyperlink"/>
          <w:lang w:val="en-GB"/>
        </w:rPr>
        <w:t>https://doi.org/10.1038/s43016-024-00921-2</w:t>
      </w:r>
      <w:r w:rsidR="006855E3">
        <w:rPr>
          <w:rStyle w:val="Hyperlink"/>
          <w:lang w:val="en-GB"/>
        </w:rPr>
        <w:fldChar w:fldCharType="end"/>
      </w:r>
      <w:r w:rsidRPr="00217E4C" w:rsidR="00231378">
        <w:rPr>
          <w:lang w:val="en-GB"/>
        </w:rPr>
        <w:t xml:space="preserve"> </w:t>
      </w:r>
    </w:p>
    <w:p w:rsidRPr="00217E4C" w:rsidR="009A3A40" w:rsidP="009A3A40" w:rsidRDefault="009A3A40" w14:paraId="21E74248" w14:textId="6FC5B844">
      <w:pPr>
        <w:spacing w:line="276" w:lineRule="auto"/>
        <w:ind w:left="567" w:hanging="567"/>
        <w:jc w:val="left"/>
        <w:rPr>
          <w:lang w:val="en-GB"/>
        </w:rPr>
      </w:pPr>
      <w:r w:rsidRPr="00217E4C">
        <w:rPr>
          <w:lang w:val="en-GB"/>
        </w:rPr>
        <w:t>Birch, J., Burn, C., Schnell, A., Browning, H.</w:t>
      </w:r>
      <w:r w:rsidRPr="00217E4C" w:rsidR="00375670">
        <w:rPr>
          <w:lang w:val="en-GB"/>
        </w:rPr>
        <w:t>,</w:t>
      </w:r>
      <w:r w:rsidRPr="00217E4C">
        <w:rPr>
          <w:lang w:val="en-GB"/>
        </w:rPr>
        <w:t xml:space="preserve"> Crump, A. 2021. Review of the evidence of sentience in cephalopod molluscs and decapod crustaceans. The London</w:t>
      </w:r>
      <w:r w:rsidRPr="00217E4C" w:rsidR="00375670">
        <w:rPr>
          <w:lang w:val="en-GB"/>
        </w:rPr>
        <w:t xml:space="preserve"> </w:t>
      </w:r>
      <w:r w:rsidRPr="00217E4C">
        <w:rPr>
          <w:lang w:val="en-GB"/>
        </w:rPr>
        <w:t>School of Economics and Political Science. London, LSE Enterprise Ltd.</w:t>
      </w:r>
    </w:p>
    <w:p w:rsidRPr="00217E4C" w:rsidR="00142F45" w:rsidP="009A3A40" w:rsidRDefault="5B5A985F" w14:paraId="1EA54A62" w14:textId="35A2EC80">
      <w:pPr>
        <w:spacing w:line="276" w:lineRule="auto"/>
        <w:ind w:left="567" w:hanging="567"/>
        <w:jc w:val="left"/>
        <w:rPr>
          <w:lang w:val="en-GB"/>
        </w:rPr>
      </w:pPr>
      <w:r w:rsidRPr="00217E4C">
        <w:rPr>
          <w:lang w:val="fr-FR"/>
        </w:rPr>
        <w:lastRenderedPageBreak/>
        <w:t xml:space="preserve">Blokhuis, H., Miele, M., </w:t>
      </w:r>
      <w:proofErr w:type="spellStart"/>
      <w:r w:rsidRPr="00217E4C">
        <w:rPr>
          <w:lang w:val="fr-FR"/>
        </w:rPr>
        <w:t>Veissier</w:t>
      </w:r>
      <w:proofErr w:type="spellEnd"/>
      <w:r w:rsidRPr="00217E4C">
        <w:rPr>
          <w:lang w:val="fr-FR"/>
        </w:rPr>
        <w:t xml:space="preserve">, I., Jones, B., editors. </w:t>
      </w:r>
      <w:r w:rsidRPr="00217E4C">
        <w:rPr>
          <w:lang w:val="en-GB"/>
        </w:rPr>
        <w:t>2013. Improving farm animal welfare: Science and society working together: the Welfare Quality Approach. Wageningen Academic Publishers, Wageningen, the Netherlands.</w:t>
      </w:r>
    </w:p>
    <w:p w:rsidRPr="00217E4C" w:rsidR="5B5A985F" w:rsidP="5B5A985F" w:rsidRDefault="5B5A985F" w14:paraId="63048CE8" w14:textId="007CF9B1">
      <w:pPr>
        <w:spacing w:line="276" w:lineRule="auto"/>
        <w:ind w:left="567" w:hanging="567"/>
        <w:jc w:val="left"/>
        <w:rPr>
          <w:lang w:val="en-GB"/>
        </w:rPr>
      </w:pPr>
      <w:r w:rsidRPr="00217E4C">
        <w:rPr>
          <w:lang w:val="en-GB"/>
        </w:rPr>
        <w:t xml:space="preserve">Breen, M., Anders, N., </w:t>
      </w:r>
      <w:proofErr w:type="spellStart"/>
      <w:r w:rsidRPr="00217E4C">
        <w:rPr>
          <w:lang w:val="en-GB"/>
        </w:rPr>
        <w:t>Humborstad</w:t>
      </w:r>
      <w:proofErr w:type="spellEnd"/>
      <w:r w:rsidRPr="00217E4C">
        <w:rPr>
          <w:lang w:val="en-GB"/>
        </w:rPr>
        <w:t xml:space="preserve">, OB., Nilsson, J., </w:t>
      </w:r>
      <w:proofErr w:type="spellStart"/>
      <w:r w:rsidRPr="00217E4C">
        <w:rPr>
          <w:lang w:val="en-GB"/>
        </w:rPr>
        <w:t>Tenningen</w:t>
      </w:r>
      <w:proofErr w:type="spellEnd"/>
      <w:r w:rsidRPr="00217E4C">
        <w:rPr>
          <w:lang w:val="en-GB"/>
        </w:rPr>
        <w:t>, M., Vold, A. (2020). Catch Welfare in Commercial Fisheries. In: Kristiansen, T., Fernö, A., Pavlidis, M., van de Vis, H. (eds) The Welfare of Fish. Animal Welfare, vol 20. Springer, Cham. https://doi.org/10.1007/978-3-030-41675-1_17</w:t>
      </w:r>
    </w:p>
    <w:p w:rsidRPr="00217E4C" w:rsidR="00044804" w:rsidP="00044804" w:rsidRDefault="6F1EC338" w14:paraId="058FFC9D" w14:textId="439454CE">
      <w:pPr>
        <w:spacing w:line="276" w:lineRule="auto"/>
        <w:ind w:left="567" w:hanging="567"/>
        <w:jc w:val="left"/>
        <w:rPr>
          <w:lang w:val="en-GB"/>
        </w:rPr>
      </w:pPr>
      <w:r w:rsidRPr="00217E4C">
        <w:rPr>
          <w:lang w:val="en-GB"/>
        </w:rPr>
        <w:t xml:space="preserve">Cesari, V., </w:t>
      </w:r>
      <w:proofErr w:type="spellStart"/>
      <w:r w:rsidRPr="00217E4C">
        <w:rPr>
          <w:lang w:val="en-GB"/>
        </w:rPr>
        <w:t>Zucali</w:t>
      </w:r>
      <w:proofErr w:type="spellEnd"/>
      <w:r w:rsidRPr="00217E4C">
        <w:rPr>
          <w:lang w:val="en-GB"/>
        </w:rPr>
        <w:t xml:space="preserve">, M., Bava, L., </w:t>
      </w:r>
      <w:proofErr w:type="spellStart"/>
      <w:r w:rsidRPr="00217E4C">
        <w:rPr>
          <w:lang w:val="en-GB"/>
        </w:rPr>
        <w:t>Gislon</w:t>
      </w:r>
      <w:proofErr w:type="spellEnd"/>
      <w:r w:rsidRPr="00217E4C">
        <w:rPr>
          <w:lang w:val="en-GB"/>
        </w:rPr>
        <w:t xml:space="preserve">, G., Tamburini, A., Toschi, I. 2018. Environmental impact of rabbit meat: The effect of production efficiency. </w:t>
      </w:r>
      <w:r w:rsidRPr="00217E4C">
        <w:rPr>
          <w:i/>
          <w:iCs/>
          <w:lang w:val="en-GB"/>
        </w:rPr>
        <w:t>Meat Science</w:t>
      </w:r>
      <w:r w:rsidRPr="00217E4C">
        <w:rPr>
          <w:lang w:val="en-GB"/>
        </w:rPr>
        <w:t xml:space="preserve"> 145, 447-454. </w:t>
      </w:r>
      <w:r w:rsidR="006855E3">
        <w:fldChar w:fldCharType="begin"/>
      </w:r>
      <w:r w:rsidRPr="006855E3" w:rsidR="006855E3">
        <w:rPr>
          <w:lang w:val="en-US"/>
          <w:rPrChange w:author="Lotta Rydhmer" w:date="2024-11-02T20:18:00Z" w:id="25">
            <w:rPr/>
          </w:rPrChange>
        </w:rPr>
        <w:instrText xml:space="preserve"> HYPERLINK "https://doi.org/10.1016/j.meatsci.2018.07.011" \h </w:instrText>
      </w:r>
      <w:r w:rsidR="006855E3">
        <w:fldChar w:fldCharType="separate"/>
      </w:r>
      <w:r w:rsidRPr="00217E4C">
        <w:rPr>
          <w:rStyle w:val="Hyperlink"/>
          <w:lang w:val="en-GB"/>
        </w:rPr>
        <w:t>https://doi.org/10.1016/j.meatsci.2018.07.011</w:t>
      </w:r>
      <w:r w:rsidR="006855E3">
        <w:rPr>
          <w:rStyle w:val="Hyperlink"/>
          <w:lang w:val="en-GB"/>
        </w:rPr>
        <w:fldChar w:fldCharType="end"/>
      </w:r>
      <w:r w:rsidRPr="00217E4C">
        <w:rPr>
          <w:lang w:val="en-GB"/>
        </w:rPr>
        <w:t xml:space="preserve"> </w:t>
      </w:r>
    </w:p>
    <w:p w:rsidRPr="00217E4C" w:rsidR="00C960AF" w:rsidP="0057052F" w:rsidRDefault="6F1EC338" w14:paraId="625A58F7" w14:textId="297AD008">
      <w:pPr>
        <w:spacing w:line="276" w:lineRule="auto"/>
        <w:ind w:left="567" w:hanging="567"/>
        <w:jc w:val="left"/>
        <w:rPr>
          <w:lang w:val="en-GB"/>
        </w:rPr>
      </w:pPr>
      <w:proofErr w:type="spellStart"/>
      <w:r w:rsidRPr="00217E4C">
        <w:rPr>
          <w:lang w:val="en-GB"/>
        </w:rPr>
        <w:t>Crovato</w:t>
      </w:r>
      <w:proofErr w:type="spellEnd"/>
      <w:r w:rsidRPr="00217E4C">
        <w:rPr>
          <w:lang w:val="en-GB"/>
        </w:rPr>
        <w:t xml:space="preserve">, S., </w:t>
      </w:r>
      <w:proofErr w:type="spellStart"/>
      <w:r w:rsidRPr="00217E4C">
        <w:rPr>
          <w:lang w:val="en-GB"/>
        </w:rPr>
        <w:t>Menegon</w:t>
      </w:r>
      <w:proofErr w:type="spellEnd"/>
      <w:r w:rsidRPr="00217E4C">
        <w:rPr>
          <w:lang w:val="en-GB"/>
        </w:rPr>
        <w:t>, F., Mascarello, G.</w:t>
      </w:r>
      <w:r w:rsidRPr="00217E4C">
        <w:rPr>
          <w:i/>
          <w:iCs/>
          <w:lang w:val="en-GB"/>
        </w:rPr>
        <w:t xml:space="preserve"> et al.</w:t>
      </w:r>
      <w:r w:rsidRPr="00217E4C">
        <w:rPr>
          <w:lang w:val="en-GB"/>
        </w:rPr>
        <w:t xml:space="preserve"> 2023. Development of a training strategy aimed at increasing veterinarians’ awareness of the proper use of antibiotics on rabbit farms. </w:t>
      </w:r>
      <w:r w:rsidRPr="00217E4C">
        <w:rPr>
          <w:i/>
          <w:iCs/>
          <w:lang w:val="en-GB"/>
        </w:rPr>
        <w:t>Animals</w:t>
      </w:r>
      <w:r w:rsidRPr="00217E4C">
        <w:rPr>
          <w:lang w:val="en-GB"/>
        </w:rPr>
        <w:t xml:space="preserve"> 13, 2411. </w:t>
      </w:r>
      <w:r w:rsidR="006855E3">
        <w:fldChar w:fldCharType="begin"/>
      </w:r>
      <w:r w:rsidRPr="006855E3" w:rsidR="006855E3">
        <w:rPr>
          <w:lang w:val="en-US"/>
          <w:rPrChange w:author="Lotta Rydhmer" w:date="2024-11-02T20:18:00Z" w:id="26">
            <w:rPr/>
          </w:rPrChange>
        </w:rPr>
        <w:instrText xml:space="preserve"> HYPERLINK "https://doi.org/10.3390/ani13152411" \h </w:instrText>
      </w:r>
      <w:r w:rsidR="006855E3">
        <w:fldChar w:fldCharType="separate"/>
      </w:r>
      <w:r w:rsidRPr="00217E4C">
        <w:rPr>
          <w:rStyle w:val="Hyperlink"/>
          <w:lang w:val="en-GB"/>
        </w:rPr>
        <w:t>https://doi.org/10.3390/ani13152411</w:t>
      </w:r>
      <w:r w:rsidR="006855E3">
        <w:rPr>
          <w:rStyle w:val="Hyperlink"/>
          <w:lang w:val="en-GB"/>
        </w:rPr>
        <w:fldChar w:fldCharType="end"/>
      </w:r>
      <w:r w:rsidRPr="00217E4C">
        <w:rPr>
          <w:lang w:val="en-GB"/>
        </w:rPr>
        <w:t xml:space="preserve"> </w:t>
      </w:r>
    </w:p>
    <w:p w:rsidRPr="00217E4C" w:rsidR="6F1EC338" w:rsidP="6F1EC338" w:rsidRDefault="6F1EC338" w14:paraId="3A18C80A" w14:textId="756B78D2">
      <w:pPr>
        <w:spacing w:line="276" w:lineRule="auto"/>
        <w:ind w:left="567" w:hanging="567"/>
        <w:jc w:val="left"/>
        <w:rPr>
          <w:lang w:val="en-GB"/>
        </w:rPr>
      </w:pPr>
      <w:r w:rsidRPr="00217E4C">
        <w:rPr>
          <w:lang w:val="en-GB"/>
        </w:rPr>
        <w:t xml:space="preserve">DANMAP, 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rsidRPr="00217E4C" w:rsidR="006C1A5F" w:rsidP="6F1EC338" w:rsidRDefault="6F1EC338" w14:paraId="6D776E8C" w14:textId="37AAEAFD">
      <w:pPr>
        <w:spacing w:line="276" w:lineRule="auto"/>
        <w:ind w:left="567" w:hanging="567"/>
        <w:jc w:val="left"/>
        <w:rPr>
          <w:rStyle w:val="Hyperlink"/>
          <w:lang w:val="en-GB"/>
        </w:rPr>
      </w:pPr>
      <w:r w:rsidRPr="00217E4C">
        <w:rPr>
          <w:lang w:val="en-GB"/>
        </w:rPr>
        <w:t xml:space="preserve">EC. 2005. Ban on antibiotics as growth promoters in animal feed enters into effect. Press release IP/05/1687. European Commission, Brussels. </w:t>
      </w:r>
      <w:r w:rsidR="006855E3">
        <w:fldChar w:fldCharType="begin"/>
      </w:r>
      <w:r w:rsidRPr="006855E3" w:rsidR="006855E3">
        <w:rPr>
          <w:lang w:val="en-US"/>
          <w:rPrChange w:author="Lotta Rydhmer" w:date="2024-11-02T20:18:00Z" w:id="27">
            <w:rPr/>
          </w:rPrChange>
        </w:rPr>
        <w:instrText xml:space="preserve"> HYPERLINK "https://ec.europa.eu/commission/presscorner/detail/en/IP_05_1687" \h </w:instrText>
      </w:r>
      <w:r w:rsidR="006855E3">
        <w:fldChar w:fldCharType="separate"/>
      </w:r>
      <w:r w:rsidRPr="00217E4C">
        <w:rPr>
          <w:rStyle w:val="Hyperlink"/>
          <w:lang w:val="en-GB"/>
        </w:rPr>
        <w:t>https://ec.europa.eu/commission/presscorner/detail/en/IP_05_1687</w:t>
      </w:r>
      <w:r w:rsidR="006855E3">
        <w:rPr>
          <w:rStyle w:val="Hyperlink"/>
          <w:lang w:val="en-GB"/>
        </w:rPr>
        <w:fldChar w:fldCharType="end"/>
      </w:r>
    </w:p>
    <w:p w:rsidR="008F689A" w:rsidP="00BE5648" w:rsidRDefault="008F689A" w14:paraId="7C532CC5" w14:textId="33A20EB2">
      <w:pPr>
        <w:spacing w:line="276"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rsidRPr="00217E4C" w:rsidR="00C729A3" w:rsidP="00BE5648" w:rsidRDefault="00C729A3" w14:paraId="4F83CFC7" w14:textId="57B95733">
      <w:pPr>
        <w:spacing w:line="276" w:lineRule="auto"/>
        <w:ind w:left="567" w:hanging="567"/>
        <w:jc w:val="left"/>
        <w:rPr>
          <w:lang w:val="en-GB"/>
        </w:rPr>
      </w:pPr>
      <w:r w:rsidRPr="00217E4C">
        <w:rPr>
          <w:lang w:val="en-GB"/>
        </w:rPr>
        <w:t xml:space="preserve">EC. 2020. </w:t>
      </w:r>
      <w:r w:rsidRPr="00217E4C" w:rsidR="00BE5648">
        <w:rPr>
          <w:lang w:val="en-GB"/>
        </w:rPr>
        <w:t>Farm to Fork Strategy – for a fair, healthy and environmentally friendly food system. European Commission</w:t>
      </w:r>
      <w:r w:rsidRPr="00217E4C" w:rsidR="006C1A5F">
        <w:rPr>
          <w:lang w:val="en-GB"/>
        </w:rPr>
        <w:t xml:space="preserve">, Brussels. </w:t>
      </w:r>
      <w:r w:rsidR="006855E3">
        <w:fldChar w:fldCharType="begin"/>
      </w:r>
      <w:r w:rsidRPr="006855E3" w:rsidR="006855E3">
        <w:rPr>
          <w:lang w:val="en-US"/>
          <w:rPrChange w:author="Lotta Rydhmer" w:date="2024-11-02T20:47:00Z" w:id="28">
            <w:rPr/>
          </w:rPrChange>
        </w:rPr>
        <w:instrText xml:space="preserve"> HYPERLINK "https://ec.europa.eu/food/farm2fork_en" </w:instrText>
      </w:r>
      <w:r w:rsidR="006855E3">
        <w:fldChar w:fldCharType="separate"/>
      </w:r>
      <w:r w:rsidRPr="00217E4C" w:rsidR="006C1A5F">
        <w:rPr>
          <w:rStyle w:val="Hyperlink"/>
          <w:lang w:val="en-GB"/>
        </w:rPr>
        <w:t>https://ec.europa.eu/food/farm2fork_en</w:t>
      </w:r>
      <w:r w:rsidR="006855E3">
        <w:rPr>
          <w:rStyle w:val="Hyperlink"/>
          <w:lang w:val="en-GB"/>
        </w:rPr>
        <w:fldChar w:fldCharType="end"/>
      </w:r>
      <w:r w:rsidRPr="00217E4C" w:rsidR="006C1A5F">
        <w:rPr>
          <w:lang w:val="en-GB"/>
        </w:rPr>
        <w:t xml:space="preserve"> </w:t>
      </w:r>
    </w:p>
    <w:p w:rsidRPr="00217E4C" w:rsidR="006C1A5F" w:rsidP="006C1A5F" w:rsidRDefault="006C1A5F" w14:paraId="3CAA297F" w14:textId="77777777">
      <w:pPr>
        <w:spacing w:line="276" w:lineRule="auto"/>
        <w:ind w:left="567" w:hanging="567"/>
        <w:jc w:val="left"/>
        <w:rPr>
          <w:lang w:val="en-GB"/>
        </w:rPr>
      </w:pPr>
      <w:r w:rsidRPr="00217E4C">
        <w:rPr>
          <w:lang w:val="en-GB"/>
        </w:rPr>
        <w:t xml:space="preserve">ECA. 2023. Transport of live animals in the EU: challenges and opportunities. European Court of Auditors. </w:t>
      </w:r>
      <w:r w:rsidR="006855E3">
        <w:fldChar w:fldCharType="begin"/>
      </w:r>
      <w:r w:rsidRPr="006855E3" w:rsidR="006855E3">
        <w:rPr>
          <w:lang w:val="en-US"/>
          <w:rPrChange w:author="Lotta Rydhmer" w:date="2024-11-02T20:18:00Z" w:id="29">
            <w:rPr/>
          </w:rPrChange>
        </w:rPr>
        <w:instrText xml:space="preserve"> HYPERLINK "https://www.eca.europa.eu/Lists/ECADocuments/RV-2023-03/RV-2023-03_EN.pdf" </w:instrText>
      </w:r>
      <w:r w:rsidR="006855E3">
        <w:fldChar w:fldCharType="separate"/>
      </w:r>
      <w:r w:rsidRPr="00217E4C">
        <w:rPr>
          <w:rStyle w:val="Hyperlink"/>
          <w:lang w:val="en-GB"/>
        </w:rPr>
        <w:t>https://www.eca.europa.eu/Lists/ECADocuments/RV-2023-03/RV-2023-03_EN.pdf</w:t>
      </w:r>
      <w:r w:rsidR="006855E3">
        <w:rPr>
          <w:rStyle w:val="Hyperlink"/>
          <w:lang w:val="en-GB"/>
        </w:rPr>
        <w:fldChar w:fldCharType="end"/>
      </w:r>
      <w:r w:rsidRPr="00217E4C">
        <w:rPr>
          <w:lang w:val="en-GB"/>
        </w:rPr>
        <w:t xml:space="preserve"> </w:t>
      </w:r>
    </w:p>
    <w:p w:rsidRPr="00217E4C" w:rsidR="00A02C48" w:rsidRDefault="5B5A985F" w14:paraId="2D435DE9" w14:textId="7A7BC92F">
      <w:pPr>
        <w:spacing w:before="240" w:after="240" w:line="276" w:lineRule="auto"/>
        <w:ind w:left="567" w:hanging="567"/>
        <w:jc w:val="left"/>
        <w:rPr>
          <w:rFonts w:eastAsia="Times New Roman" w:cs="Times New Roman"/>
          <w:szCs w:val="24"/>
          <w:lang w:val="en-GB"/>
        </w:rPr>
        <w:pPrChange w:author="Lotta Rydhmer" w:date="2024-11-01T12:03:00Z" w:id="30">
          <w:pPr>
            <w:spacing w:before="240" w:after="240" w:line="276" w:lineRule="auto"/>
            <w:jc w:val="left"/>
          </w:pPr>
        </w:pPrChange>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rsidRPr="00217E4C" w:rsidR="00A02C48" w:rsidP="006C1A5F" w:rsidRDefault="5B5A985F" w14:paraId="7DD9977B" w14:textId="1CA49178">
      <w:pPr>
        <w:spacing w:line="276" w:lineRule="auto"/>
        <w:ind w:left="567" w:hanging="567"/>
        <w:jc w:val="left"/>
        <w:rPr>
          <w:lang w:val="en-GB"/>
        </w:rPr>
      </w:pPr>
      <w:r w:rsidRPr="00217E4C">
        <w:rPr>
          <w:lang w:val="en-GB"/>
        </w:rPr>
        <w:t xml:space="preserve">Erens, J., Es Van, S., </w:t>
      </w:r>
      <w:proofErr w:type="spellStart"/>
      <w:r w:rsidRPr="00217E4C">
        <w:rPr>
          <w:lang w:val="en-GB"/>
        </w:rPr>
        <w:t>Haverkort</w:t>
      </w:r>
      <w:proofErr w:type="spellEnd"/>
      <w:r w:rsidRPr="00217E4C">
        <w:rPr>
          <w:lang w:val="en-GB"/>
        </w:rPr>
        <w:t xml:space="preserve">, F., </w:t>
      </w:r>
      <w:proofErr w:type="spellStart"/>
      <w:r w:rsidRPr="00217E4C">
        <w:rPr>
          <w:lang w:val="en-GB"/>
        </w:rPr>
        <w:t>Kapsomenou</w:t>
      </w:r>
      <w:proofErr w:type="spellEnd"/>
      <w:r w:rsidRPr="00217E4C">
        <w:rPr>
          <w:lang w:val="en-GB"/>
        </w:rPr>
        <w:t xml:space="preserve">, E., </w:t>
      </w:r>
      <w:proofErr w:type="spellStart"/>
      <w:r w:rsidRPr="00217E4C">
        <w:rPr>
          <w:lang w:val="en-GB"/>
        </w:rPr>
        <w:t>Luijben</w:t>
      </w:r>
      <w:proofErr w:type="spellEnd"/>
      <w:r w:rsidRPr="00217E4C">
        <w:rPr>
          <w:lang w:val="en-GB"/>
        </w:rPr>
        <w:t>, A. 2012. A bug’s life: large scale insect rearing in relation to animal welfare. Wageningen University and Research. Wageningen.</w:t>
      </w:r>
    </w:p>
    <w:p w:rsidRPr="00217E4C" w:rsidR="00AA5AB1" w:rsidP="006C1A5F" w:rsidRDefault="00AA5AB1" w14:paraId="04352176" w14:textId="738985A9">
      <w:pPr>
        <w:spacing w:line="276" w:lineRule="auto"/>
        <w:ind w:left="567" w:hanging="567"/>
        <w:jc w:val="left"/>
        <w:rPr>
          <w:lang w:val="en-GB"/>
        </w:rPr>
      </w:pPr>
      <w:r w:rsidRPr="00217E4C">
        <w:rPr>
          <w:lang w:val="en-GB"/>
        </w:rPr>
        <w:t xml:space="preserve">ESVAC. 2023. </w:t>
      </w:r>
      <w:r w:rsidRPr="00217E4C" w:rsidR="00CA02B4">
        <w:rPr>
          <w:lang w:val="en-GB"/>
        </w:rPr>
        <w:t>European Surveillance of Veterinary Antimicrobial Consumption (ESVAC): 2009 – 2023. European Medicine</w:t>
      </w:r>
      <w:r w:rsidRPr="00217E4C" w:rsidR="00DA6DD2">
        <w:rPr>
          <w:lang w:val="en-GB"/>
        </w:rPr>
        <w:t>s</w:t>
      </w:r>
      <w:r w:rsidRPr="00217E4C" w:rsidR="00CA02B4">
        <w:rPr>
          <w:lang w:val="en-GB"/>
        </w:rPr>
        <w:t xml:space="preserve"> Agency</w:t>
      </w:r>
      <w:r w:rsidRPr="00217E4C" w:rsidR="00DA6DD2">
        <w:rPr>
          <w:lang w:val="en-GB"/>
        </w:rPr>
        <w:t xml:space="preserve">, Amsterdam. </w:t>
      </w:r>
      <w:r w:rsidR="006855E3">
        <w:fldChar w:fldCharType="begin"/>
      </w:r>
      <w:r w:rsidRPr="006855E3" w:rsidR="006855E3">
        <w:rPr>
          <w:lang w:val="en-US"/>
          <w:rPrChange w:author="Lotta Rydhmer" w:date="2024-11-02T20:18:00Z" w:id="31">
            <w:rPr/>
          </w:rPrChange>
        </w:rPr>
        <w:instrText xml:space="preserve"> HYPERLINK "https://www.ema.europa.eu/en/veterinary-regulatory-overview/antimicrobial-resistance-veterinary-medicine/european-surveillance-veterinary-antimicrobial-consumption-esvac-2009-2023" </w:instrText>
      </w:r>
      <w:r w:rsidR="006855E3">
        <w:fldChar w:fldCharType="separate"/>
      </w:r>
      <w:r w:rsidRPr="00217E4C" w:rsidR="00DA6DD2">
        <w:rPr>
          <w:rStyle w:val="Hyperlink"/>
          <w:lang w:val="en-GB"/>
        </w:rPr>
        <w:t>https://www.ema.europa.eu/en/veterinary-regulatory-overview/antimicrobial-resistance-</w:t>
      </w:r>
      <w:r w:rsidRPr="00217E4C" w:rsidR="00DA6DD2">
        <w:rPr>
          <w:rStyle w:val="Hyperlink"/>
          <w:lang w:val="en-GB"/>
        </w:rPr>
        <w:lastRenderedPageBreak/>
        <w:t>veterinary-medicine/european-surveillance-veterinary-antimicrobial-consumption-esvac-2009-2023</w:t>
      </w:r>
      <w:r w:rsidR="006855E3">
        <w:rPr>
          <w:rStyle w:val="Hyperlink"/>
          <w:lang w:val="en-GB"/>
        </w:rPr>
        <w:fldChar w:fldCharType="end"/>
      </w:r>
      <w:r w:rsidRPr="00217E4C" w:rsidR="00DA6DD2">
        <w:rPr>
          <w:lang w:val="en-GB"/>
        </w:rPr>
        <w:t xml:space="preserve"> </w:t>
      </w:r>
    </w:p>
    <w:p w:rsidRPr="006855E3" w:rsidR="00A52C29" w:rsidP="003E0C6A" w:rsidRDefault="00A52C29" w14:paraId="49EF8C1B" w14:textId="0BD93927">
      <w:pPr>
        <w:spacing w:line="276" w:lineRule="auto"/>
        <w:ind w:left="567" w:hanging="567"/>
        <w:jc w:val="left"/>
        <w:rPr>
          <w:rPrChange w:author="Lotta Rydhmer" w:date="2024-11-02T20:18:00Z" w:id="32">
            <w:rPr>
              <w:lang w:val="en-GB"/>
            </w:rPr>
          </w:rPrChange>
        </w:rPr>
      </w:pPr>
      <w:proofErr w:type="spellStart"/>
      <w:r w:rsidRPr="00217E4C">
        <w:rPr>
          <w:lang w:val="en-GB"/>
        </w:rPr>
        <w:t>euromeat</w:t>
      </w:r>
      <w:proofErr w:type="spellEnd"/>
      <w:r w:rsidRPr="00217E4C">
        <w:rPr>
          <w:lang w:val="en-GB"/>
        </w:rPr>
        <w:t xml:space="preserve">. 2024. Czechs are the biggest consumers of rabbit meat in the EU. </w:t>
      </w:r>
      <w:r w:rsidR="006855E3">
        <w:fldChar w:fldCharType="begin"/>
      </w:r>
      <w:r w:rsidRPr="006855E3" w:rsidR="006855E3">
        <w:rPr>
          <w:lang w:val="en-US"/>
          <w:rPrChange w:author="Lotta Rydhmer" w:date="2024-11-02T20:47:00Z" w:id="33">
            <w:rPr/>
          </w:rPrChange>
        </w:rPr>
        <w:instrText xml:space="preserve"> HYPERLINK "https://www.euromeatnews.com/Article-Czechs-are-the-biggest-consumers-of-rabbit-meat-in-the-EU/4878" </w:instrText>
      </w:r>
      <w:r w:rsidR="006855E3">
        <w:fldChar w:fldCharType="separate"/>
      </w:r>
      <w:r w:rsidRPr="006855E3">
        <w:rPr>
          <w:rStyle w:val="Hyperlink"/>
          <w:rPrChange w:author="Lotta Rydhmer" w:date="2024-11-02T20:18:00Z" w:id="34">
            <w:rPr>
              <w:rStyle w:val="Hyperlink"/>
              <w:lang w:val="en-GB"/>
            </w:rPr>
          </w:rPrChange>
        </w:rPr>
        <w:t>https://www.euromeatnews.com/Article-Czechs-are-the-biggest-consumers-of-rabbit-meat-in-the-EU/4878</w:t>
      </w:r>
      <w:r w:rsidR="006855E3">
        <w:rPr>
          <w:rStyle w:val="Hyperlink"/>
          <w:lang w:val="en-GB"/>
        </w:rPr>
        <w:fldChar w:fldCharType="end"/>
      </w:r>
      <w:r w:rsidRPr="006855E3">
        <w:rPr>
          <w:rPrChange w:author="Lotta Rydhmer" w:date="2024-11-02T20:18:00Z" w:id="35">
            <w:rPr>
              <w:lang w:val="en-GB"/>
            </w:rPr>
          </w:rPrChange>
        </w:rPr>
        <w:t xml:space="preserve"> </w:t>
      </w:r>
    </w:p>
    <w:p w:rsidRPr="00217E4C" w:rsidR="00267429" w:rsidP="003E0C6A" w:rsidRDefault="5B5A985F" w14:paraId="1FC6CE28" w14:textId="12C401EB">
      <w:pPr>
        <w:spacing w:line="276" w:lineRule="auto"/>
        <w:ind w:left="567" w:hanging="567"/>
        <w:jc w:val="left"/>
        <w:rPr>
          <w:lang w:val="en-GB"/>
        </w:rPr>
      </w:pPr>
      <w:r w:rsidRPr="00217E4C">
        <w:rPr>
          <w:lang w:val="en-GB"/>
        </w:rPr>
        <w:t xml:space="preserve">EU, 2021. Commission Delegated Regulation (EU) 2021/578 of 29 January 2021 supplementing Regulation (EU) 2019/6 of the European Parliament and of the Council with regard to  requirements for the collection of data on the volume of sales and on the use of antimicrobial medicinal products in animals. European Union. </w:t>
      </w:r>
      <w:r w:rsidR="006855E3">
        <w:fldChar w:fldCharType="begin"/>
      </w:r>
      <w:r w:rsidRPr="006855E3" w:rsidR="006855E3">
        <w:rPr>
          <w:lang w:val="en-US"/>
          <w:rPrChange w:author="Lotta Rydhmer" w:date="2024-11-02T20:18:00Z" w:id="36">
            <w:rPr/>
          </w:rPrChange>
        </w:rPr>
        <w:instrText xml:space="preserve"> HYPERLINK "https://eur-lex.europa.eu/eli/reg_del/2021/578/oj" \h </w:instrText>
      </w:r>
      <w:r w:rsidR="006855E3">
        <w:fldChar w:fldCharType="separate"/>
      </w:r>
      <w:r w:rsidRPr="00217E4C">
        <w:rPr>
          <w:rStyle w:val="Hyperlink"/>
          <w:lang w:val="en-GB"/>
        </w:rPr>
        <w:t>https://eur-lex.europa.eu/eli/reg_del/2021/578/oj</w:t>
      </w:r>
      <w:r w:rsidR="006855E3">
        <w:rPr>
          <w:rStyle w:val="Hyperlink"/>
          <w:lang w:val="en-GB"/>
        </w:rPr>
        <w:fldChar w:fldCharType="end"/>
      </w:r>
      <w:r w:rsidRPr="00217E4C">
        <w:rPr>
          <w:lang w:val="en-GB"/>
        </w:rPr>
        <w:t xml:space="preserve"> </w:t>
      </w:r>
    </w:p>
    <w:p w:rsidRPr="00217E4C" w:rsidR="00C41BBA" w:rsidP="5B5A985F" w:rsidRDefault="5B5A985F" w14:paraId="2679F4C2" w14:textId="52480269">
      <w:pPr>
        <w:spacing w:line="276" w:lineRule="auto"/>
        <w:ind w:left="567" w:hanging="567"/>
        <w:jc w:val="left"/>
      </w:pPr>
      <w:r w:rsidRPr="00217E4C">
        <w:rPr>
          <w:lang w:val="en-GB"/>
        </w:rPr>
        <w:t xml:space="preserve">EU, 2023. Attitudes of Europeans towards animal welfare. </w:t>
      </w:r>
      <w:r w:rsidRPr="00217E4C">
        <w:t>Eurobarometer. 2996 / SP533. https://europa.eu/eurobarometer/surveys/detail/2996</w:t>
      </w:r>
    </w:p>
    <w:p w:rsidRPr="00217E4C" w:rsidR="00C41BBA" w:rsidP="5B5A985F" w:rsidRDefault="5B5A985F" w14:paraId="54CFC2FC" w14:textId="66748792">
      <w:pPr>
        <w:spacing w:line="276" w:lineRule="auto"/>
        <w:ind w:left="567" w:hanging="567"/>
        <w:jc w:val="left"/>
        <w:rPr>
          <w:lang w:val="en-GB"/>
        </w:rPr>
      </w:pPr>
      <w:r w:rsidRPr="00217E4C">
        <w:rPr>
          <w:lang w:val="en-GB"/>
        </w:rPr>
        <w:t xml:space="preserve">EU Council, 1998. Council Directive 98/58/EC of 20 July 1998 concerning the protection of animals kept for farming purposes, 8.8.1998. Council of the European Union. http://data.europa.eu/eli/dir/1998/58/oj </w:t>
      </w:r>
    </w:p>
    <w:p w:rsidRPr="00217E4C" w:rsidR="00C41BBA" w:rsidP="003E0C6A" w:rsidRDefault="5B5A985F" w14:paraId="30E59607" w14:textId="43545D6A">
      <w:pPr>
        <w:spacing w:line="276" w:lineRule="auto"/>
        <w:ind w:left="567" w:hanging="567"/>
        <w:jc w:val="left"/>
        <w:rPr>
          <w:lang w:val="en-GB"/>
        </w:rPr>
      </w:pPr>
      <w:proofErr w:type="spellStart"/>
      <w:r w:rsidRPr="00217E4C">
        <w:t>Eustachio</w:t>
      </w:r>
      <w:proofErr w:type="spellEnd"/>
      <w:r w:rsidRPr="00217E4C">
        <w:t xml:space="preserve"> Colombo, P., Elinder, L. S., Nykänen, E.-P. A., Patterson, E., Lindroos, A. K., </w:t>
      </w:r>
      <w:proofErr w:type="spellStart"/>
      <w:r w:rsidRPr="00217E4C">
        <w:t>Parlesak</w:t>
      </w:r>
      <w:proofErr w:type="spellEnd"/>
      <w:r w:rsidRPr="00217E4C">
        <w:t xml:space="preserve">,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r w:rsidR="006855E3">
        <w:fldChar w:fldCharType="begin"/>
      </w:r>
      <w:r w:rsidRPr="006855E3" w:rsidR="006855E3">
        <w:rPr>
          <w:lang w:val="en-US"/>
          <w:rPrChange w:author="Lotta Rydhmer" w:date="2024-11-02T20:47:00Z" w:id="37">
            <w:rPr/>
          </w:rPrChange>
        </w:rPr>
        <w:instrText xml:space="preserve"> HYPERLINK "https://doi.org/10.1038/s41430-%20023-01368-7" \h </w:instrText>
      </w:r>
      <w:r w:rsidR="006855E3">
        <w:fldChar w:fldCharType="separate"/>
      </w:r>
      <w:r w:rsidRPr="00217E4C">
        <w:rPr>
          <w:rStyle w:val="Hyperlink"/>
          <w:lang w:val="en-GB"/>
        </w:rPr>
        <w:t>https://doi.org/10.1038/s41430- 023-01368-7</w:t>
      </w:r>
      <w:r w:rsidR="006855E3">
        <w:rPr>
          <w:rStyle w:val="Hyperlink"/>
          <w:lang w:val="en-GB"/>
        </w:rPr>
        <w:fldChar w:fldCharType="end"/>
      </w:r>
      <w:r w:rsidRPr="00217E4C">
        <w:rPr>
          <w:lang w:val="en-GB"/>
        </w:rPr>
        <w:t xml:space="preserve"> </w:t>
      </w:r>
    </w:p>
    <w:p w:rsidRPr="00195653" w:rsidR="006A7A39" w:rsidP="003E0C6A" w:rsidRDefault="006A7A39" w14:paraId="33D56255" w14:textId="4DEA5D61">
      <w:pPr>
        <w:spacing w:line="276" w:lineRule="auto"/>
        <w:ind w:left="567" w:hanging="567"/>
        <w:jc w:val="left"/>
        <w:rPr>
          <w:lang w:val="fr-FR"/>
          <w:rPrChange w:author="Lotta Rydhmer" w:date="2024-11-01T16:55:00Z" w:id="38">
            <w:rPr>
              <w:lang w:val="en-GB"/>
            </w:rPr>
          </w:rPrChange>
        </w:rPr>
      </w:pPr>
      <w:r w:rsidRPr="00217E4C">
        <w:rPr>
          <w:lang w:val="en-GB"/>
        </w:rPr>
        <w:t xml:space="preserve">FAO. </w:t>
      </w:r>
      <w:r w:rsidRPr="00217E4C" w:rsidR="00EB4FDA">
        <w:rPr>
          <w:lang w:val="en-GB"/>
        </w:rPr>
        <w:t xml:space="preserve">2023. FAOSTAT Food Balance Sheet. </w:t>
      </w:r>
      <w:r w:rsidRPr="00217E4C" w:rsidR="00A00180">
        <w:rPr>
          <w:lang w:val="en-GB"/>
        </w:rPr>
        <w:t xml:space="preserve">Food and Agricultural Organization of the United Nations. </w:t>
      </w:r>
      <w:r w:rsidRPr="00217E4C" w:rsidR="001870CE">
        <w:fldChar w:fldCharType="begin"/>
      </w:r>
      <w:r w:rsidRPr="00217E4C" w:rsidR="001870CE">
        <w:rPr>
          <w:lang w:val="en-GB"/>
        </w:rPr>
        <w:instrText>HYPERLINK "https://www.fao.org/faostat/en/" \l "home"</w:instrText>
      </w:r>
      <w:r w:rsidRPr="00217E4C" w:rsidR="001870CE">
        <w:fldChar w:fldCharType="separate"/>
      </w:r>
      <w:r w:rsidRPr="00195653" w:rsidR="001870CE">
        <w:rPr>
          <w:rStyle w:val="Hyperlink"/>
          <w:lang w:val="fr-FR"/>
          <w:rPrChange w:author="Lotta Rydhmer" w:date="2024-11-01T16:55:00Z" w:id="39">
            <w:rPr>
              <w:rStyle w:val="Hyperlink"/>
              <w:lang w:val="en-GB"/>
            </w:rPr>
          </w:rPrChange>
        </w:rPr>
        <w:t>https://www.fao.org/faostat/en/#home</w:t>
      </w:r>
      <w:r w:rsidRPr="00217E4C" w:rsidR="001870CE">
        <w:rPr>
          <w:rStyle w:val="Hyperlink"/>
          <w:lang w:val="en-GB"/>
        </w:rPr>
        <w:fldChar w:fldCharType="end"/>
      </w:r>
      <w:r w:rsidRPr="00195653" w:rsidR="001870CE">
        <w:rPr>
          <w:lang w:val="fr-FR"/>
          <w:rPrChange w:author="Lotta Rydhmer" w:date="2024-11-01T16:55:00Z" w:id="40">
            <w:rPr>
              <w:lang w:val="en-GB"/>
            </w:rPr>
          </w:rPrChange>
        </w:rPr>
        <w:t xml:space="preserve"> </w:t>
      </w:r>
    </w:p>
    <w:p w:rsidR="00195653" w:rsidP="003E0C6A" w:rsidRDefault="00195653" w14:paraId="6713A19F" w14:textId="280A8C31">
      <w:pPr>
        <w:spacing w:line="276" w:lineRule="auto"/>
        <w:ind w:left="567" w:hanging="567"/>
        <w:jc w:val="left"/>
        <w:rPr>
          <w:ins w:author="Lotta Rydhmer" w:date="2024-11-01T16:54:00Z" w:id="41"/>
          <w:lang w:val="en-GB"/>
        </w:rPr>
      </w:pPr>
      <w:proofErr w:type="spellStart"/>
      <w:ins w:author="Lotta Rydhmer" w:date="2024-11-01T16:55:00Z" w:id="42">
        <w:r w:rsidRPr="00195653">
          <w:rPr>
            <w:lang w:val="fr-FR"/>
            <w:rPrChange w:author="Lotta Rydhmer" w:date="2024-11-01T16:55:00Z" w:id="43">
              <w:rPr>
                <w:lang w:val="en-GB"/>
              </w:rPr>
            </w:rPrChange>
          </w:rPr>
          <w:t>Ferroni</w:t>
        </w:r>
        <w:proofErr w:type="spellEnd"/>
        <w:r w:rsidRPr="00195653">
          <w:rPr>
            <w:lang w:val="fr-FR"/>
            <w:rPrChange w:author="Lotta Rydhmer" w:date="2024-11-01T16:55:00Z" w:id="44">
              <w:rPr>
                <w:lang w:val="en-GB"/>
              </w:rPr>
            </w:rPrChange>
          </w:rPr>
          <w:t xml:space="preserve"> L, </w:t>
        </w:r>
        <w:proofErr w:type="spellStart"/>
        <w:r w:rsidRPr="00195653">
          <w:rPr>
            <w:lang w:val="fr-FR"/>
            <w:rPrChange w:author="Lotta Rydhmer" w:date="2024-11-01T16:55:00Z" w:id="45">
              <w:rPr>
                <w:lang w:val="en-GB"/>
              </w:rPr>
            </w:rPrChange>
          </w:rPr>
          <w:t>Lovito</w:t>
        </w:r>
        <w:proofErr w:type="spellEnd"/>
        <w:r w:rsidRPr="00195653">
          <w:rPr>
            <w:lang w:val="fr-FR"/>
            <w:rPrChange w:author="Lotta Rydhmer" w:date="2024-11-01T16:55:00Z" w:id="46">
              <w:rPr>
                <w:lang w:val="en-GB"/>
              </w:rPr>
            </w:rPrChange>
          </w:rPr>
          <w:t xml:space="preserve"> C, </w:t>
        </w:r>
        <w:proofErr w:type="spellStart"/>
        <w:r w:rsidRPr="00195653">
          <w:rPr>
            <w:lang w:val="fr-FR"/>
            <w:rPrChange w:author="Lotta Rydhmer" w:date="2024-11-01T16:55:00Z" w:id="47">
              <w:rPr>
                <w:lang w:val="en-GB"/>
              </w:rPr>
            </w:rPrChange>
          </w:rPr>
          <w:t>Scoccia</w:t>
        </w:r>
        <w:proofErr w:type="spellEnd"/>
        <w:r w:rsidRPr="00195653">
          <w:rPr>
            <w:lang w:val="fr-FR"/>
            <w:rPrChange w:author="Lotta Rydhmer" w:date="2024-11-01T16:55:00Z" w:id="48">
              <w:rPr>
                <w:lang w:val="en-GB"/>
              </w:rPr>
            </w:rPrChange>
          </w:rPr>
          <w:t xml:space="preserve"> E, </w:t>
        </w:r>
        <w:proofErr w:type="spellStart"/>
        <w:r w:rsidRPr="00195653">
          <w:rPr>
            <w:lang w:val="fr-FR"/>
            <w:rPrChange w:author="Lotta Rydhmer" w:date="2024-11-01T16:55:00Z" w:id="49">
              <w:rPr>
                <w:lang w:val="en-GB"/>
              </w:rPr>
            </w:rPrChange>
          </w:rPr>
          <w:t>Dalmonte</w:t>
        </w:r>
        <w:proofErr w:type="spellEnd"/>
        <w:r w:rsidRPr="00195653">
          <w:rPr>
            <w:lang w:val="fr-FR"/>
            <w:rPrChange w:author="Lotta Rydhmer" w:date="2024-11-01T16:55:00Z" w:id="50">
              <w:rPr>
                <w:lang w:val="en-GB"/>
              </w:rPr>
            </w:rPrChange>
          </w:rPr>
          <w:t xml:space="preserve"> G, </w:t>
        </w:r>
        <w:proofErr w:type="spellStart"/>
        <w:r w:rsidRPr="00195653">
          <w:rPr>
            <w:lang w:val="fr-FR"/>
            <w:rPrChange w:author="Lotta Rydhmer" w:date="2024-11-01T16:55:00Z" w:id="51">
              <w:rPr>
                <w:lang w:val="en-GB"/>
              </w:rPr>
            </w:rPrChange>
          </w:rPr>
          <w:t>Sargenti</w:t>
        </w:r>
        <w:proofErr w:type="spellEnd"/>
        <w:r w:rsidRPr="00195653">
          <w:rPr>
            <w:lang w:val="fr-FR"/>
            <w:rPrChange w:author="Lotta Rydhmer" w:date="2024-11-01T16:55:00Z" w:id="52">
              <w:rPr>
                <w:lang w:val="en-GB"/>
              </w:rPr>
            </w:rPrChange>
          </w:rPr>
          <w:t xml:space="preserve"> M, </w:t>
        </w:r>
        <w:proofErr w:type="spellStart"/>
        <w:r w:rsidRPr="00195653">
          <w:rPr>
            <w:lang w:val="fr-FR"/>
            <w:rPrChange w:author="Lotta Rydhmer" w:date="2024-11-01T16:55:00Z" w:id="53">
              <w:rPr>
                <w:lang w:val="en-GB"/>
              </w:rPr>
            </w:rPrChange>
          </w:rPr>
          <w:t>Pezzotti</w:t>
        </w:r>
        <w:proofErr w:type="spellEnd"/>
        <w:r w:rsidRPr="00195653">
          <w:rPr>
            <w:lang w:val="fr-FR"/>
            <w:rPrChange w:author="Lotta Rydhmer" w:date="2024-11-01T16:55:00Z" w:id="54">
              <w:rPr>
                <w:lang w:val="en-GB"/>
              </w:rPr>
            </w:rPrChange>
          </w:rPr>
          <w:t xml:space="preserve"> G, </w:t>
        </w:r>
        <w:proofErr w:type="spellStart"/>
        <w:r w:rsidRPr="00195653">
          <w:rPr>
            <w:lang w:val="fr-FR"/>
            <w:rPrChange w:author="Lotta Rydhmer" w:date="2024-11-01T16:55:00Z" w:id="55">
              <w:rPr>
                <w:lang w:val="en-GB"/>
              </w:rPr>
            </w:rPrChange>
          </w:rPr>
          <w:t>Maresca</w:t>
        </w:r>
        <w:proofErr w:type="spellEnd"/>
        <w:r w:rsidRPr="00195653">
          <w:rPr>
            <w:lang w:val="fr-FR"/>
            <w:rPrChange w:author="Lotta Rydhmer" w:date="2024-11-01T16:55:00Z" w:id="56">
              <w:rPr>
                <w:lang w:val="en-GB"/>
              </w:rPr>
            </w:rPrChange>
          </w:rPr>
          <w:t xml:space="preserve"> C, Forte C, </w:t>
        </w:r>
        <w:proofErr w:type="spellStart"/>
        <w:r w:rsidRPr="00195653">
          <w:rPr>
            <w:lang w:val="fr-FR"/>
            <w:rPrChange w:author="Lotta Rydhmer" w:date="2024-11-01T16:55:00Z" w:id="57">
              <w:rPr>
                <w:lang w:val="en-GB"/>
              </w:rPr>
            </w:rPrChange>
          </w:rPr>
          <w:t>Magistrali</w:t>
        </w:r>
        <w:proofErr w:type="spellEnd"/>
        <w:r w:rsidRPr="00195653">
          <w:rPr>
            <w:lang w:val="fr-FR"/>
            <w:rPrChange w:author="Lotta Rydhmer" w:date="2024-11-01T16:55:00Z" w:id="58">
              <w:rPr>
                <w:lang w:val="en-GB"/>
              </w:rPr>
            </w:rPrChange>
          </w:rPr>
          <w:t xml:space="preserve"> CF. </w:t>
        </w:r>
      </w:ins>
      <w:ins w:author="Lotta Rydhmer" w:date="2024-11-01T16:57:00Z" w:id="59">
        <w:r>
          <w:rPr>
            <w:lang w:val="fr-FR"/>
          </w:rPr>
          <w:t xml:space="preserve">2020. </w:t>
        </w:r>
      </w:ins>
      <w:ins w:author="Lotta Rydhmer" w:date="2024-11-01T16:55:00Z" w:id="60">
        <w:r w:rsidRPr="00195653">
          <w:rPr>
            <w:lang w:val="en-GB"/>
          </w:rPr>
          <w:t>Antibiotic Consumption on Dairy and Beef Cattle Farms of Central Italy Based on Paper Registers. Antibiotics 9</w:t>
        </w:r>
      </w:ins>
      <w:ins w:author="Lotta Rydhmer" w:date="2024-11-01T16:56:00Z" w:id="61">
        <w:r>
          <w:rPr>
            <w:lang w:val="en-GB"/>
          </w:rPr>
          <w:t xml:space="preserve">, </w:t>
        </w:r>
      </w:ins>
      <w:ins w:author="Lotta Rydhmer" w:date="2024-11-01T16:55:00Z" w:id="62">
        <w:r w:rsidRPr="00195653">
          <w:rPr>
            <w:lang w:val="en-GB"/>
          </w:rPr>
          <w:t xml:space="preserve">273. </w:t>
        </w:r>
        <w:proofErr w:type="spellStart"/>
        <w:r w:rsidRPr="00195653">
          <w:rPr>
            <w:lang w:val="en-GB"/>
          </w:rPr>
          <w:t>doi</w:t>
        </w:r>
        <w:proofErr w:type="spellEnd"/>
        <w:r w:rsidRPr="00195653">
          <w:rPr>
            <w:lang w:val="en-GB"/>
          </w:rPr>
          <w:t>: 10.3390/antibiotics9050273</w:t>
        </w:r>
      </w:ins>
    </w:p>
    <w:p w:rsidRPr="00217E4C" w:rsidR="009419A5" w:rsidP="003E0C6A" w:rsidRDefault="009419A5" w14:paraId="655A7D4F" w14:textId="571F4E81">
      <w:pPr>
        <w:spacing w:line="276" w:lineRule="auto"/>
        <w:ind w:left="567" w:hanging="567"/>
        <w:jc w:val="left"/>
        <w:rPr>
          <w:lang w:val="en-GB"/>
        </w:rPr>
      </w:pPr>
      <w:r w:rsidRPr="00217E4C">
        <w:rPr>
          <w:lang w:val="en-GB"/>
        </w:rPr>
        <w:t xml:space="preserve">Forster, P., </w:t>
      </w:r>
      <w:proofErr w:type="spellStart"/>
      <w:r w:rsidRPr="00217E4C">
        <w:rPr>
          <w:lang w:val="en-GB"/>
        </w:rPr>
        <w:t>Storelvmo</w:t>
      </w:r>
      <w:proofErr w:type="spellEnd"/>
      <w:r w:rsidRPr="00217E4C">
        <w:rPr>
          <w:lang w:val="en-GB"/>
        </w:rPr>
        <w:t xml:space="preserve">, </w:t>
      </w:r>
      <w:r w:rsidRPr="00217E4C" w:rsidR="004A503E">
        <w:rPr>
          <w:lang w:val="en-GB"/>
        </w:rPr>
        <w:t xml:space="preserve">T., </w:t>
      </w:r>
      <w:r w:rsidRPr="00217E4C">
        <w:rPr>
          <w:lang w:val="en-GB"/>
        </w:rPr>
        <w:t>Armour,</w:t>
      </w:r>
      <w:r w:rsidRPr="00217E4C" w:rsidR="004A503E">
        <w:rPr>
          <w:lang w:val="en-GB"/>
        </w:rPr>
        <w:t xml:space="preserve"> K., </w:t>
      </w:r>
      <w:r w:rsidRPr="00217E4C">
        <w:rPr>
          <w:lang w:val="en-GB"/>
        </w:rPr>
        <w:t>Collins,</w:t>
      </w:r>
      <w:r w:rsidRPr="00217E4C" w:rsidR="004A503E">
        <w:rPr>
          <w:lang w:val="en-GB"/>
        </w:rPr>
        <w:t xml:space="preserve"> W. et al. </w:t>
      </w:r>
      <w:r w:rsidRPr="00217E4C">
        <w:rPr>
          <w:lang w:val="en-GB"/>
        </w:rPr>
        <w:t>2021</w:t>
      </w:r>
      <w:r w:rsidRPr="00217E4C" w:rsidR="00F431DD">
        <w:rPr>
          <w:lang w:val="en-GB"/>
        </w:rPr>
        <w:t>.</w:t>
      </w:r>
      <w:r w:rsidRPr="00217E4C">
        <w:rPr>
          <w:lang w:val="en-GB"/>
        </w:rPr>
        <w:t xml:space="preserve"> The Earth’s Energy Budget, Climate Feedbacks, and Climate Sensitivity. In Climate Change 2021: The Physical Science Basis. Contribution of Working Group I to the Sixth Assessment Report of the Intergovernmental Panel on Climate Change [Masson-Delmotte, V., P. Zhai, A. Pirani, S.L. Connors, C. </w:t>
      </w:r>
      <w:proofErr w:type="spellStart"/>
      <w:r w:rsidRPr="00217E4C">
        <w:rPr>
          <w:lang w:val="en-GB"/>
        </w:rPr>
        <w:t>Péan</w:t>
      </w:r>
      <w:proofErr w:type="spellEnd"/>
      <w:r w:rsidRPr="00217E4C">
        <w:rPr>
          <w:lang w:val="en-GB"/>
        </w:rPr>
        <w:t xml:space="preserve">, S. Berger, N.  </w:t>
      </w:r>
      <w:proofErr w:type="spellStart"/>
      <w:r w:rsidRPr="00217E4C">
        <w:rPr>
          <w:lang w:val="en-GB"/>
        </w:rPr>
        <w:t>Caud</w:t>
      </w:r>
      <w:proofErr w:type="spellEnd"/>
      <w:r w:rsidRPr="00217E4C">
        <w:rPr>
          <w:lang w:val="en-GB"/>
        </w:rPr>
        <w:t xml:space="preserve">, Y. Chen, L. Goldfarb, M.I. Gomis, M. Huang, K. Leitzell, E. </w:t>
      </w:r>
      <w:proofErr w:type="spellStart"/>
      <w:r w:rsidRPr="00217E4C">
        <w:rPr>
          <w:lang w:val="en-GB"/>
        </w:rPr>
        <w:t>Lonnoy</w:t>
      </w:r>
      <w:proofErr w:type="spellEnd"/>
      <w:r w:rsidRPr="00217E4C">
        <w:rPr>
          <w:lang w:val="en-GB"/>
        </w:rPr>
        <w:t xml:space="preserve">, J.B.R. Matthews, T.K. Maycock, T. Waterfield, O. </w:t>
      </w:r>
      <w:proofErr w:type="spellStart"/>
      <w:r w:rsidRPr="00217E4C">
        <w:rPr>
          <w:lang w:val="en-GB"/>
        </w:rPr>
        <w:t>Yelekçi</w:t>
      </w:r>
      <w:proofErr w:type="spellEnd"/>
      <w:r w:rsidRPr="00217E4C">
        <w:rPr>
          <w:lang w:val="en-GB"/>
        </w:rPr>
        <w:t>, R. Yu, and B. Zhou (eds.)]. Cambridge University Press, Cambridge, United Kingdom and New York, NY, USA, pp. 923–1054</w:t>
      </w:r>
      <w:r w:rsidRPr="00217E4C" w:rsidR="00F431DD">
        <w:rPr>
          <w:lang w:val="en-GB"/>
        </w:rPr>
        <w:t>.</w:t>
      </w:r>
      <w:r w:rsidRPr="00217E4C">
        <w:rPr>
          <w:lang w:val="en-GB"/>
        </w:rPr>
        <w:t xml:space="preserve"> </w:t>
      </w:r>
      <w:r w:rsidR="006855E3">
        <w:fldChar w:fldCharType="begin"/>
      </w:r>
      <w:r w:rsidRPr="006855E3" w:rsidR="006855E3">
        <w:rPr>
          <w:lang w:val="en-US"/>
          <w:rPrChange w:author="Lotta Rydhmer" w:date="2024-11-02T20:18:00Z" w:id="63">
            <w:rPr/>
          </w:rPrChange>
        </w:rPr>
        <w:instrText xml:space="preserve"> HYPERLINK "https://doi.org/10.1017/9781009157896.009" </w:instrText>
      </w:r>
      <w:r w:rsidR="006855E3">
        <w:fldChar w:fldCharType="separate"/>
      </w:r>
      <w:r w:rsidRPr="00217E4C" w:rsidR="00F431DD">
        <w:rPr>
          <w:rStyle w:val="Hyperlink"/>
          <w:lang w:val="en-GB"/>
        </w:rPr>
        <w:t>https://doi.org/10.1017/9781009157896.009</w:t>
      </w:r>
      <w:r w:rsidR="006855E3">
        <w:rPr>
          <w:rStyle w:val="Hyperlink"/>
          <w:lang w:val="en-GB"/>
        </w:rPr>
        <w:fldChar w:fldCharType="end"/>
      </w:r>
      <w:r w:rsidRPr="00217E4C" w:rsidR="00F431DD">
        <w:rPr>
          <w:lang w:val="en-GB"/>
        </w:rPr>
        <w:t xml:space="preserve"> </w:t>
      </w:r>
    </w:p>
    <w:p w:rsidRPr="00217E4C" w:rsidR="00BB2FF1" w:rsidP="003E0C6A" w:rsidRDefault="00BB2FF1" w14:paraId="1198EDF7" w14:textId="17F92C69">
      <w:pPr>
        <w:spacing w:line="276" w:lineRule="auto"/>
        <w:ind w:left="567" w:hanging="567"/>
        <w:jc w:val="left"/>
        <w:rPr>
          <w:lang w:val="en-GB"/>
        </w:rPr>
      </w:pPr>
      <w:r w:rsidRPr="00217E4C">
        <w:rPr>
          <w:lang w:val="en-GB"/>
        </w:rPr>
        <w:t xml:space="preserve">Francione, G. L. 2010. Animal </w:t>
      </w:r>
      <w:r w:rsidRPr="00217E4C" w:rsidR="00417DB1">
        <w:rPr>
          <w:lang w:val="en-GB"/>
        </w:rPr>
        <w:t>w</w:t>
      </w:r>
      <w:r w:rsidRPr="00217E4C">
        <w:rPr>
          <w:lang w:val="en-GB"/>
        </w:rPr>
        <w:t xml:space="preserve">elfare and the </w:t>
      </w:r>
      <w:r w:rsidRPr="00217E4C" w:rsidR="00417DB1">
        <w:rPr>
          <w:lang w:val="en-GB"/>
        </w:rPr>
        <w:t>m</w:t>
      </w:r>
      <w:r w:rsidRPr="00217E4C">
        <w:rPr>
          <w:lang w:val="en-GB"/>
        </w:rPr>
        <w:t xml:space="preserve">oral </w:t>
      </w:r>
      <w:r w:rsidRPr="00217E4C" w:rsidR="00417DB1">
        <w:rPr>
          <w:lang w:val="en-GB"/>
        </w:rPr>
        <w:t>v</w:t>
      </w:r>
      <w:r w:rsidRPr="00217E4C">
        <w:rPr>
          <w:lang w:val="en-GB"/>
        </w:rPr>
        <w:t xml:space="preserve">alue of </w:t>
      </w:r>
      <w:r w:rsidRPr="00217E4C" w:rsidR="00417DB1">
        <w:rPr>
          <w:lang w:val="en-GB"/>
        </w:rPr>
        <w:t>n</w:t>
      </w:r>
      <w:r w:rsidRPr="00217E4C">
        <w:rPr>
          <w:lang w:val="en-GB"/>
        </w:rPr>
        <w:t xml:space="preserve">onhuman </w:t>
      </w:r>
      <w:r w:rsidRPr="00217E4C" w:rsidR="00417DB1">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r w:rsidR="006855E3">
        <w:fldChar w:fldCharType="begin"/>
      </w:r>
      <w:r w:rsidRPr="006855E3" w:rsidR="006855E3">
        <w:rPr>
          <w:lang w:val="en-US"/>
          <w:rPrChange w:author="Lotta Rydhmer" w:date="2024-11-02T20:18:00Z" w:id="64">
            <w:rPr/>
          </w:rPrChange>
        </w:rPr>
        <w:instrText xml:space="preserve"> HYPERLINK "https://doi.org/10.1177/1743872109348989" </w:instrText>
      </w:r>
      <w:r w:rsidR="006855E3">
        <w:fldChar w:fldCharType="separate"/>
      </w:r>
      <w:r w:rsidRPr="00217E4C">
        <w:rPr>
          <w:rStyle w:val="Hyperlink"/>
          <w:lang w:val="en-GB"/>
        </w:rPr>
        <w:t>https://doi.org/10.1177/1743872109348989</w:t>
      </w:r>
      <w:r w:rsidR="006855E3">
        <w:rPr>
          <w:rStyle w:val="Hyperlink"/>
          <w:lang w:val="en-GB"/>
        </w:rPr>
        <w:fldChar w:fldCharType="end"/>
      </w:r>
      <w:r w:rsidRPr="00217E4C">
        <w:rPr>
          <w:lang w:val="en-GB"/>
        </w:rPr>
        <w:t xml:space="preserve"> </w:t>
      </w:r>
    </w:p>
    <w:p w:rsidRPr="00217E4C" w:rsidR="00375670" w:rsidP="003E0C6A" w:rsidRDefault="00375670" w14:paraId="0A6AA7D2" w14:textId="1D2D9804">
      <w:pPr>
        <w:spacing w:line="276" w:lineRule="auto"/>
        <w:ind w:left="567" w:hanging="567"/>
        <w:jc w:val="left"/>
        <w:rPr>
          <w:lang w:val="en-GB"/>
        </w:rPr>
      </w:pPr>
      <w:r w:rsidRPr="00217E4C">
        <w:rPr>
          <w:lang w:val="en-GB"/>
        </w:rPr>
        <w:lastRenderedPageBreak/>
        <w:t>Gibbons, M., Crump, A., Barrett, M., Sarlak, S., Birch, J.</w:t>
      </w:r>
      <w:r w:rsidRPr="00217E4C" w:rsidR="00C833A2">
        <w:rPr>
          <w:lang w:val="en-GB"/>
        </w:rPr>
        <w:t xml:space="preserve">, </w:t>
      </w:r>
      <w:proofErr w:type="spellStart"/>
      <w:r w:rsidRPr="00217E4C">
        <w:rPr>
          <w:lang w:val="en-GB"/>
        </w:rPr>
        <w:t>Chittka</w:t>
      </w:r>
      <w:proofErr w:type="spellEnd"/>
      <w:r w:rsidRPr="00217E4C">
        <w:rPr>
          <w:lang w:val="en-GB"/>
        </w:rPr>
        <w:t xml:space="preserve">, L. 2022. Can insects feel pain? A review of the neural and behavioural evidence. </w:t>
      </w:r>
      <w:r w:rsidRPr="00217E4C">
        <w:rPr>
          <w:i/>
          <w:iCs/>
          <w:lang w:val="en-GB"/>
        </w:rPr>
        <w:t>Advances in Insect Physiology</w:t>
      </w:r>
      <w:r w:rsidRPr="00217E4C">
        <w:rPr>
          <w:lang w:val="en-GB"/>
        </w:rPr>
        <w:t xml:space="preserve"> 63</w:t>
      </w:r>
      <w:r w:rsidRPr="00217E4C" w:rsidR="00272D50">
        <w:rPr>
          <w:lang w:val="en-GB"/>
        </w:rPr>
        <w:t xml:space="preserve">, </w:t>
      </w:r>
      <w:r w:rsidRPr="00217E4C">
        <w:rPr>
          <w:lang w:val="en-GB"/>
        </w:rPr>
        <w:t>155–229.</w:t>
      </w:r>
      <w:r w:rsidRPr="00217E4C" w:rsidR="00C833A2">
        <w:rPr>
          <w:lang w:val="en-GB"/>
        </w:rPr>
        <w:t xml:space="preserve"> </w:t>
      </w:r>
      <w:r w:rsidR="006855E3">
        <w:fldChar w:fldCharType="begin"/>
      </w:r>
      <w:r w:rsidRPr="006855E3" w:rsidR="006855E3">
        <w:rPr>
          <w:lang w:val="en-US"/>
          <w:rPrChange w:author="Lotta Rydhmer" w:date="2024-11-02T20:18:00Z" w:id="65">
            <w:rPr/>
          </w:rPrChange>
        </w:rPr>
        <w:instrText xml:space="preserve"> HYPERLINK "https://doi.org/10.1016/bs.aiip.2022.10.001" \t "_blank" \o "Persistent link using digital object identifier" </w:instrText>
      </w:r>
      <w:r w:rsidR="006855E3">
        <w:fldChar w:fldCharType="separate"/>
      </w:r>
      <w:r w:rsidRPr="00217E4C" w:rsidR="00C833A2">
        <w:rPr>
          <w:rStyle w:val="Hyperlink"/>
          <w:lang w:val="en-GB"/>
        </w:rPr>
        <w:t>https://doi.org/10.1016/bs.aiip.2022.10.001</w:t>
      </w:r>
      <w:r w:rsidR="006855E3">
        <w:rPr>
          <w:rStyle w:val="Hyperlink"/>
          <w:lang w:val="en-GB"/>
        </w:rPr>
        <w:fldChar w:fldCharType="end"/>
      </w:r>
      <w:r w:rsidRPr="00217E4C" w:rsidR="00C833A2">
        <w:rPr>
          <w:lang w:val="en-GB"/>
        </w:rPr>
        <w:t xml:space="preserve"> </w:t>
      </w:r>
    </w:p>
    <w:p w:rsidRPr="00217E4C" w:rsidR="00905B9E" w:rsidP="003E0C6A" w:rsidRDefault="00905B9E" w14:paraId="77BAC7D5" w14:textId="4D2E1A90">
      <w:pPr>
        <w:spacing w:line="276"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Pr="00217E4C" w:rsidR="00A94F21">
        <w:rPr>
          <w:i/>
          <w:iCs/>
          <w:lang w:val="en-GB"/>
        </w:rPr>
        <w:t xml:space="preserve"> </w:t>
      </w:r>
      <w:r w:rsidRPr="00217E4C">
        <w:rPr>
          <w:lang w:val="en-GB"/>
        </w:rPr>
        <w:t xml:space="preserve">11(5):1225. </w:t>
      </w:r>
      <w:r w:rsidR="006855E3">
        <w:fldChar w:fldCharType="begin"/>
      </w:r>
      <w:r w:rsidRPr="006855E3" w:rsidR="006855E3">
        <w:rPr>
          <w:lang w:val="en-US"/>
          <w:rPrChange w:author="Lotta Rydhmer" w:date="2024-11-02T20:18:00Z" w:id="66">
            <w:rPr/>
          </w:rPrChange>
        </w:rPr>
        <w:instrText xml:space="preserve"> HYPERLINK "https://doi.org/10.3390/ani11051225" </w:instrText>
      </w:r>
      <w:r w:rsidR="006855E3">
        <w:fldChar w:fldCharType="separate"/>
      </w:r>
      <w:r w:rsidRPr="00217E4C" w:rsidR="00A94F21">
        <w:rPr>
          <w:rStyle w:val="Hyperlink"/>
          <w:lang w:val="en-GB"/>
        </w:rPr>
        <w:t>https://doi.org/10.3390/ani11051225</w:t>
      </w:r>
      <w:r w:rsidR="006855E3">
        <w:rPr>
          <w:rStyle w:val="Hyperlink"/>
          <w:lang w:val="en-GB"/>
        </w:rPr>
        <w:fldChar w:fldCharType="end"/>
      </w:r>
      <w:r w:rsidRPr="00217E4C" w:rsidR="00A94F21">
        <w:rPr>
          <w:lang w:val="en-GB"/>
        </w:rPr>
        <w:t xml:space="preserve"> </w:t>
      </w:r>
    </w:p>
    <w:p w:rsidRPr="00217E4C" w:rsidR="00B735CC" w:rsidP="003E0C6A" w:rsidRDefault="00B735CC" w14:paraId="1AD9E65A" w14:textId="10338203">
      <w:pPr>
        <w:spacing w:line="276" w:lineRule="auto"/>
        <w:ind w:left="567" w:hanging="567"/>
        <w:jc w:val="left"/>
        <w:rPr>
          <w:lang w:val="en-GB"/>
        </w:rPr>
      </w:pPr>
      <w:r w:rsidRPr="00217E4C">
        <w:rPr>
          <w:lang w:val="en-GB"/>
        </w:rPr>
        <w:t>Harrison</w:t>
      </w:r>
      <w:r w:rsidRPr="00217E4C" w:rsidR="00BA2162">
        <w:rPr>
          <w:lang w:val="en-GB"/>
        </w:rPr>
        <w:t>,</w:t>
      </w:r>
      <w:r w:rsidRPr="00217E4C">
        <w:rPr>
          <w:lang w:val="en-GB"/>
        </w:rPr>
        <w:t xml:space="preserve"> M</w:t>
      </w:r>
      <w:r w:rsidRPr="00217E4C" w:rsidR="00BA2162">
        <w:rPr>
          <w:lang w:val="en-GB"/>
        </w:rPr>
        <w:t>.</w:t>
      </w:r>
      <w:r w:rsidRPr="00217E4C">
        <w:rPr>
          <w:lang w:val="en-GB"/>
        </w:rPr>
        <w:t>R</w:t>
      </w:r>
      <w:r w:rsidRPr="00217E4C" w:rsidR="00BA2162">
        <w:rPr>
          <w:lang w:val="en-GB"/>
        </w:rPr>
        <w:t>.</w:t>
      </w:r>
      <w:r w:rsidRPr="00217E4C">
        <w:rPr>
          <w:lang w:val="en-GB"/>
        </w:rPr>
        <w:t>, Palma</w:t>
      </w:r>
      <w:r w:rsidRPr="00217E4C" w:rsidR="00BA2162">
        <w:rPr>
          <w:lang w:val="en-GB"/>
        </w:rPr>
        <w:t>,</w:t>
      </w:r>
      <w:r w:rsidRPr="00217E4C">
        <w:rPr>
          <w:lang w:val="en-GB"/>
        </w:rPr>
        <w:t xml:space="preserve"> G</w:t>
      </w:r>
      <w:r w:rsidRPr="00217E4C" w:rsidR="00BA2162">
        <w:rPr>
          <w:lang w:val="en-GB"/>
        </w:rPr>
        <w:t>.</w:t>
      </w:r>
      <w:r w:rsidRPr="00217E4C">
        <w:rPr>
          <w:lang w:val="en-GB"/>
        </w:rPr>
        <w:t>, Buendia</w:t>
      </w:r>
      <w:r w:rsidRPr="00217E4C" w:rsidR="00BA2162">
        <w:rPr>
          <w:lang w:val="en-GB"/>
        </w:rPr>
        <w:t>,</w:t>
      </w:r>
      <w:r w:rsidRPr="00217E4C">
        <w:rPr>
          <w:lang w:val="en-GB"/>
        </w:rPr>
        <w:t xml:space="preserve"> T</w:t>
      </w:r>
      <w:r w:rsidRPr="00217E4C" w:rsidR="00BA2162">
        <w:rPr>
          <w:lang w:val="en-GB"/>
        </w:rPr>
        <w:t>.</w:t>
      </w:r>
      <w:r w:rsidRPr="00217E4C">
        <w:rPr>
          <w:lang w:val="en-GB"/>
        </w:rPr>
        <w:t>, Bueno-</w:t>
      </w:r>
      <w:proofErr w:type="spellStart"/>
      <w:r w:rsidRPr="00217E4C">
        <w:rPr>
          <w:lang w:val="en-GB"/>
        </w:rPr>
        <w:t>Tarodo</w:t>
      </w:r>
      <w:proofErr w:type="spellEnd"/>
      <w:r w:rsidRPr="00217E4C" w:rsidR="00BA2162">
        <w:rPr>
          <w:lang w:val="en-GB"/>
        </w:rPr>
        <w:t>,</w:t>
      </w:r>
      <w:r w:rsidRPr="00217E4C">
        <w:rPr>
          <w:lang w:val="en-GB"/>
        </w:rPr>
        <w:t xml:space="preserve"> M</w:t>
      </w:r>
      <w:r w:rsidRPr="00217E4C" w:rsidR="00BA2162">
        <w:rPr>
          <w:lang w:val="en-GB"/>
        </w:rPr>
        <w:t>.</w:t>
      </w:r>
      <w:r w:rsidRPr="00217E4C">
        <w:rPr>
          <w:lang w:val="en-GB"/>
        </w:rPr>
        <w:t>, Quell</w:t>
      </w:r>
      <w:r w:rsidRPr="00217E4C" w:rsidR="00BA2162">
        <w:rPr>
          <w:lang w:val="en-GB"/>
        </w:rPr>
        <w:t>,</w:t>
      </w:r>
      <w:r w:rsidRPr="00217E4C">
        <w:rPr>
          <w:lang w:val="en-GB"/>
        </w:rPr>
        <w:t xml:space="preserve"> D</w:t>
      </w:r>
      <w:r w:rsidRPr="00217E4C" w:rsidR="00BA2162">
        <w:rPr>
          <w:lang w:val="en-GB"/>
        </w:rPr>
        <w:t>.</w:t>
      </w:r>
      <w:r w:rsidRPr="00217E4C">
        <w:rPr>
          <w:lang w:val="en-GB"/>
        </w:rPr>
        <w:t>, Hachem</w:t>
      </w:r>
      <w:r w:rsidRPr="00217E4C" w:rsidR="00BA2162">
        <w:rPr>
          <w:lang w:val="en-GB"/>
        </w:rPr>
        <w:t>,</w:t>
      </w:r>
      <w:r w:rsidRPr="00217E4C">
        <w:rPr>
          <w:lang w:val="en-GB"/>
        </w:rPr>
        <w:t xml:space="preserve"> F. </w:t>
      </w:r>
      <w:r w:rsidRPr="00217E4C" w:rsidR="00BA2162">
        <w:rPr>
          <w:lang w:val="en-GB"/>
        </w:rPr>
        <w:t xml:space="preserve">(2022) </w:t>
      </w:r>
      <w:r w:rsidRPr="00217E4C">
        <w:rPr>
          <w:lang w:val="en-GB"/>
        </w:rPr>
        <w:t xml:space="preserve">A scoping review of indicators for sustainable healthy diets. </w:t>
      </w:r>
      <w:r w:rsidRPr="00217E4C">
        <w:rPr>
          <w:i/>
          <w:lang w:val="en-GB"/>
        </w:rPr>
        <w:t>Front</w:t>
      </w:r>
      <w:r w:rsidRPr="00217E4C" w:rsidR="00311148">
        <w:rPr>
          <w:i/>
          <w:lang w:val="en-GB"/>
        </w:rPr>
        <w:t>ier in</w:t>
      </w:r>
      <w:r w:rsidRPr="00217E4C">
        <w:rPr>
          <w:i/>
          <w:lang w:val="en-GB"/>
        </w:rPr>
        <w:t xml:space="preserve"> Sustain</w:t>
      </w:r>
      <w:r w:rsidRPr="00217E4C" w:rsidR="00311148">
        <w:rPr>
          <w:i/>
          <w:lang w:val="en-GB"/>
        </w:rPr>
        <w:t>able</w:t>
      </w:r>
      <w:r w:rsidRPr="00217E4C">
        <w:rPr>
          <w:i/>
          <w:lang w:val="en-GB"/>
        </w:rPr>
        <w:t xml:space="preserve"> Food Syst</w:t>
      </w:r>
      <w:r w:rsidRPr="00217E4C" w:rsidR="00311148">
        <w:rPr>
          <w:i/>
          <w:lang w:val="en-GB"/>
        </w:rPr>
        <w:t>ems</w:t>
      </w:r>
      <w:r w:rsidRPr="00217E4C">
        <w:rPr>
          <w:lang w:val="en-GB"/>
        </w:rPr>
        <w:t xml:space="preserve"> 5: 822263</w:t>
      </w:r>
      <w:r w:rsidRPr="00217E4C" w:rsidR="00311148">
        <w:rPr>
          <w:lang w:val="en-GB"/>
        </w:rPr>
        <w:t xml:space="preserve">. </w:t>
      </w:r>
      <w:r w:rsidR="006855E3">
        <w:fldChar w:fldCharType="begin"/>
      </w:r>
      <w:r w:rsidRPr="006855E3" w:rsidR="006855E3">
        <w:rPr>
          <w:lang w:val="en-GB"/>
          <w:rPrChange w:author="Lotta Rydhmer" w:date="2024-11-02T20:18:00Z" w:id="67">
            <w:rPr/>
          </w:rPrChange>
        </w:rPr>
        <w:instrText xml:space="preserve"> HYPERLINK "https://doi.org/10.3389/fsufs.2021.822263" </w:instrText>
      </w:r>
      <w:r w:rsidR="006855E3">
        <w:fldChar w:fldCharType="separate"/>
      </w:r>
      <w:r w:rsidRPr="00217E4C" w:rsidR="00E7786C">
        <w:rPr>
          <w:rStyle w:val="Hyperlink"/>
          <w:lang w:val="en-GB"/>
        </w:rPr>
        <w:t>https://doi.org/10.3389/fsufs.2021.822263</w:t>
      </w:r>
      <w:r w:rsidR="006855E3">
        <w:rPr>
          <w:rStyle w:val="Hyperlink"/>
          <w:lang w:val="en-GB"/>
        </w:rPr>
        <w:fldChar w:fldCharType="end"/>
      </w:r>
      <w:r w:rsidRPr="00217E4C" w:rsidR="00E7786C">
        <w:rPr>
          <w:lang w:val="en-GB"/>
        </w:rPr>
        <w:t xml:space="preserve"> </w:t>
      </w:r>
    </w:p>
    <w:p w:rsidRPr="00217E4C" w:rsidR="00C727E9" w:rsidP="00E773FE" w:rsidRDefault="00071AF5" w14:paraId="17AFD399" w14:textId="5BE4AA17">
      <w:pPr>
        <w:spacing w:line="276" w:lineRule="auto"/>
        <w:ind w:left="567" w:hanging="567"/>
        <w:jc w:val="left"/>
        <w:rPr>
          <w:lang w:val="en-GB"/>
        </w:rPr>
      </w:pPr>
      <w:proofErr w:type="spellStart"/>
      <w:r w:rsidRPr="00217E4C">
        <w:rPr>
          <w:lang w:val="en-GB"/>
        </w:rPr>
        <w:t>Hebinck</w:t>
      </w:r>
      <w:proofErr w:type="spellEnd"/>
      <w:r w:rsidRPr="00217E4C">
        <w:rPr>
          <w:lang w:val="en-GB"/>
        </w:rPr>
        <w:t>, A., Zurek,</w:t>
      </w:r>
      <w:r w:rsidRPr="00217E4C" w:rsidR="003349A7">
        <w:rPr>
          <w:lang w:val="en-GB"/>
        </w:rPr>
        <w:t xml:space="preserve"> M.,</w:t>
      </w:r>
      <w:r w:rsidRPr="00217E4C">
        <w:rPr>
          <w:lang w:val="en-GB"/>
        </w:rPr>
        <w:t xml:space="preserve"> </w:t>
      </w:r>
      <w:proofErr w:type="spellStart"/>
      <w:r w:rsidRPr="00217E4C">
        <w:rPr>
          <w:lang w:val="en-GB"/>
        </w:rPr>
        <w:t>Achterbosch</w:t>
      </w:r>
      <w:proofErr w:type="spellEnd"/>
      <w:r w:rsidRPr="00217E4C">
        <w:rPr>
          <w:lang w:val="en-GB"/>
        </w:rPr>
        <w:t xml:space="preserve">, </w:t>
      </w:r>
      <w:r w:rsidRPr="00217E4C" w:rsidR="003349A7">
        <w:rPr>
          <w:lang w:val="en-GB"/>
        </w:rPr>
        <w:t xml:space="preserve">T., </w:t>
      </w:r>
      <w:proofErr w:type="spellStart"/>
      <w:r w:rsidRPr="00217E4C">
        <w:rPr>
          <w:lang w:val="en-GB"/>
        </w:rPr>
        <w:t>Forkman</w:t>
      </w:r>
      <w:proofErr w:type="spellEnd"/>
      <w:r w:rsidRPr="00217E4C">
        <w:rPr>
          <w:lang w:val="en-GB"/>
        </w:rPr>
        <w:t>,</w:t>
      </w:r>
      <w:r w:rsidRPr="00217E4C" w:rsidR="003349A7">
        <w:rPr>
          <w:lang w:val="en-GB"/>
        </w:rPr>
        <w:t xml:space="preserve"> B.,</w:t>
      </w:r>
      <w:r w:rsidRPr="00217E4C">
        <w:rPr>
          <w:lang w:val="en-GB"/>
        </w:rPr>
        <w:t xml:space="preserve"> </w:t>
      </w:r>
      <w:proofErr w:type="spellStart"/>
      <w:r w:rsidRPr="00217E4C">
        <w:rPr>
          <w:lang w:val="en-GB"/>
        </w:rPr>
        <w:t>Kuijsten</w:t>
      </w:r>
      <w:proofErr w:type="spellEnd"/>
      <w:r w:rsidRPr="00217E4C">
        <w:rPr>
          <w:lang w:val="en-GB"/>
        </w:rPr>
        <w:t>,</w:t>
      </w:r>
      <w:r w:rsidRPr="00217E4C" w:rsidR="003349A7">
        <w:rPr>
          <w:lang w:val="en-GB"/>
        </w:rPr>
        <w:t xml:space="preserve"> A.,</w:t>
      </w:r>
      <w:r w:rsidRPr="00217E4C">
        <w:rPr>
          <w:lang w:val="en-GB"/>
        </w:rPr>
        <w:t xml:space="preserve"> Kuiper,</w:t>
      </w:r>
      <w:r w:rsidRPr="00217E4C" w:rsidR="003349A7">
        <w:rPr>
          <w:lang w:val="en-GB"/>
        </w:rPr>
        <w:t xml:space="preserve"> M.,</w:t>
      </w:r>
      <w:r w:rsidRPr="00217E4C">
        <w:rPr>
          <w:lang w:val="en-GB"/>
        </w:rPr>
        <w:t xml:space="preserve"> Nørrung,</w:t>
      </w:r>
      <w:r w:rsidRPr="00217E4C" w:rsidR="003349A7">
        <w:rPr>
          <w:lang w:val="en-GB"/>
        </w:rPr>
        <w:t xml:space="preserve"> B.,</w:t>
      </w:r>
      <w:r w:rsidRPr="00217E4C">
        <w:rPr>
          <w:lang w:val="en-GB"/>
        </w:rPr>
        <w:t xml:space="preserve">  </w:t>
      </w:r>
      <w:proofErr w:type="spellStart"/>
      <w:r w:rsidRPr="00217E4C">
        <w:rPr>
          <w:lang w:val="en-GB"/>
        </w:rPr>
        <w:t>van’t</w:t>
      </w:r>
      <w:proofErr w:type="spellEnd"/>
      <w:r w:rsidRPr="00217E4C">
        <w:rPr>
          <w:lang w:val="en-GB"/>
        </w:rPr>
        <w:t xml:space="preserve"> Veer,</w:t>
      </w:r>
      <w:r w:rsidRPr="00217E4C" w:rsidR="003349A7">
        <w:rPr>
          <w:lang w:val="en-GB"/>
        </w:rPr>
        <w:t xml:space="preserve"> P.,</w:t>
      </w:r>
      <w:r w:rsidRPr="00217E4C">
        <w:rPr>
          <w:lang w:val="en-GB"/>
        </w:rPr>
        <w:t xml:space="preserve"> </w:t>
      </w:r>
      <w:r w:rsidRPr="00217E4C" w:rsidR="003349A7">
        <w:rPr>
          <w:lang w:val="en-GB"/>
        </w:rPr>
        <w:t>L</w:t>
      </w:r>
      <w:r w:rsidRPr="00217E4C">
        <w:rPr>
          <w:lang w:val="en-GB"/>
        </w:rPr>
        <w:t>eip,</w:t>
      </w:r>
      <w:r w:rsidRPr="00217E4C" w:rsidR="003349A7">
        <w:rPr>
          <w:lang w:val="en-GB"/>
        </w:rPr>
        <w:t xml:space="preserve"> A. 2021. </w:t>
      </w:r>
      <w:r w:rsidRPr="00217E4C">
        <w:rPr>
          <w:lang w:val="en-GB"/>
        </w:rPr>
        <w:t>A Sustainability Compass for policy navigation to sustainable food systems</w:t>
      </w:r>
      <w:r w:rsidRPr="00217E4C" w:rsidR="003349A7">
        <w:rPr>
          <w:lang w:val="en-GB"/>
        </w:rPr>
        <w:t xml:space="preserve">. </w:t>
      </w:r>
      <w:r w:rsidRPr="00217E4C" w:rsidR="003349A7">
        <w:rPr>
          <w:i/>
          <w:lang w:val="en-GB"/>
        </w:rPr>
        <w:t>Gl</w:t>
      </w:r>
      <w:r w:rsidRPr="00217E4C">
        <w:rPr>
          <w:i/>
          <w:lang w:val="en-GB"/>
        </w:rPr>
        <w:t>obal Food Security</w:t>
      </w:r>
      <w:r w:rsidRPr="00217E4C">
        <w:rPr>
          <w:lang w:val="en-GB"/>
        </w:rPr>
        <w:t xml:space="preserve"> 29,</w:t>
      </w:r>
      <w:r w:rsidRPr="00217E4C" w:rsidR="003349A7">
        <w:rPr>
          <w:lang w:val="en-GB"/>
        </w:rPr>
        <w:t xml:space="preserve"> </w:t>
      </w:r>
      <w:r w:rsidRPr="00217E4C">
        <w:rPr>
          <w:lang w:val="en-GB"/>
        </w:rPr>
        <w:t>100546</w:t>
      </w:r>
      <w:r w:rsidRPr="00217E4C" w:rsidR="003349A7">
        <w:rPr>
          <w:lang w:val="en-GB"/>
        </w:rPr>
        <w:t xml:space="preserve">. </w:t>
      </w:r>
      <w:r w:rsidR="006855E3">
        <w:fldChar w:fldCharType="begin"/>
      </w:r>
      <w:r w:rsidRPr="006855E3" w:rsidR="006855E3">
        <w:rPr>
          <w:lang w:val="en-US"/>
          <w:rPrChange w:author="Lotta Rydhmer" w:date="2024-11-02T20:18:00Z" w:id="68">
            <w:rPr/>
          </w:rPrChange>
        </w:rPr>
        <w:instrText xml:space="preserve"> HYPERLINK "https://doi.org/10.1016/j.gfs.2021.100546" </w:instrText>
      </w:r>
      <w:r w:rsidR="006855E3">
        <w:fldChar w:fldCharType="separate"/>
      </w:r>
      <w:r w:rsidRPr="00217E4C" w:rsidR="003349A7">
        <w:rPr>
          <w:rStyle w:val="Hyperlink"/>
          <w:lang w:val="en-GB"/>
        </w:rPr>
        <w:t>https://doi.org/10.1016/j.gfs.2021.100546</w:t>
      </w:r>
      <w:r w:rsidR="006855E3">
        <w:rPr>
          <w:rStyle w:val="Hyperlink"/>
          <w:lang w:val="en-GB"/>
        </w:rPr>
        <w:fldChar w:fldCharType="end"/>
      </w:r>
      <w:r w:rsidRPr="00217E4C" w:rsidR="003349A7">
        <w:rPr>
          <w:lang w:val="en-GB"/>
        </w:rPr>
        <w:t xml:space="preserve"> </w:t>
      </w:r>
    </w:p>
    <w:p w:rsidRPr="00217E4C" w:rsidR="003F3619" w:rsidP="002C436D" w:rsidRDefault="003F3619" w14:paraId="7B56DCF6" w14:textId="5C55397E">
      <w:pPr>
        <w:spacing w:line="276" w:lineRule="auto"/>
        <w:ind w:left="567" w:hanging="567"/>
        <w:jc w:val="left"/>
        <w:rPr>
          <w:lang w:val="fr-FR"/>
        </w:rPr>
      </w:pPr>
      <w:r w:rsidRPr="00387946">
        <w:rPr>
          <w:lang w:val="en-GB"/>
        </w:rPr>
        <w:t>Herculano-</w:t>
      </w:r>
      <w:proofErr w:type="spellStart"/>
      <w:r w:rsidRPr="00387946">
        <w:rPr>
          <w:lang w:val="en-GB"/>
        </w:rPr>
        <w:t>Houzel</w:t>
      </w:r>
      <w:proofErr w:type="spellEnd"/>
      <w:r w:rsidRPr="00387946" w:rsidR="001D15E3">
        <w:rPr>
          <w:lang w:val="en-GB"/>
        </w:rPr>
        <w:t>, S. 2012. The remarkable, yet not extraordinary, human brain as a scaled-up primate brain and its associated cost</w:t>
      </w:r>
      <w:r w:rsidRPr="00387946" w:rsidR="002C436D">
        <w:rPr>
          <w:lang w:val="en-GB"/>
        </w:rPr>
        <w:t xml:space="preserve">. </w:t>
      </w:r>
      <w:r w:rsidRPr="00217E4C" w:rsidR="002C436D">
        <w:rPr>
          <w:i/>
          <w:iCs/>
          <w:lang w:val="fr-FR"/>
        </w:rPr>
        <w:t xml:space="preserve">PNAS </w:t>
      </w:r>
      <w:r w:rsidRPr="00217E4C" w:rsidR="002C436D">
        <w:rPr>
          <w:lang w:val="fr-FR"/>
        </w:rPr>
        <w:t xml:space="preserve">109 (supplement_1) 10661-10668. </w:t>
      </w:r>
      <w:r w:rsidR="006855E3">
        <w:fldChar w:fldCharType="begin"/>
      </w:r>
      <w:r w:rsidRPr="006855E3" w:rsidR="006855E3">
        <w:rPr>
          <w:lang w:val="fr-FR"/>
          <w:rPrChange w:author="Lotta Rydhmer" w:date="2024-11-02T20:18:00Z" w:id="69">
            <w:rPr/>
          </w:rPrChange>
        </w:rPr>
        <w:instrText xml:space="preserve"> HYPERLINK "https://doi.org/10.1073/pnas.1201895109" </w:instrText>
      </w:r>
      <w:r w:rsidR="006855E3">
        <w:fldChar w:fldCharType="separate"/>
      </w:r>
      <w:r w:rsidRPr="00217E4C" w:rsidR="002C436D">
        <w:rPr>
          <w:rStyle w:val="Hyperlink"/>
          <w:lang w:val="fr-FR"/>
        </w:rPr>
        <w:t>https://doi.org/10.1073/pnas.1201895109</w:t>
      </w:r>
      <w:r w:rsidR="006855E3">
        <w:rPr>
          <w:rStyle w:val="Hyperlink"/>
          <w:lang w:val="fr-FR"/>
        </w:rPr>
        <w:fldChar w:fldCharType="end"/>
      </w:r>
      <w:r w:rsidRPr="00217E4C" w:rsidR="002C436D">
        <w:rPr>
          <w:lang w:val="fr-FR"/>
        </w:rPr>
        <w:t xml:space="preserve"> </w:t>
      </w:r>
    </w:p>
    <w:p w:rsidRPr="00217E4C" w:rsidR="00D6126E" w:rsidP="00E773FE" w:rsidRDefault="00D6126E" w14:paraId="0436581A" w14:textId="4F124A0E">
      <w:pPr>
        <w:spacing w:line="276" w:lineRule="auto"/>
        <w:ind w:left="567" w:hanging="567"/>
        <w:jc w:val="left"/>
      </w:pPr>
      <w:r w:rsidRPr="00217E4C">
        <w:rPr>
          <w:lang w:val="fr-FR"/>
        </w:rPr>
        <w:t>Humphry</w:t>
      </w:r>
      <w:r w:rsidRPr="00217E4C" w:rsidR="003A18BB">
        <w:rPr>
          <w:lang w:val="fr-FR"/>
        </w:rPr>
        <w:t>,</w:t>
      </w:r>
      <w:r w:rsidRPr="00217E4C">
        <w:rPr>
          <w:lang w:val="fr-FR"/>
        </w:rPr>
        <w:t xml:space="preserve"> R</w:t>
      </w:r>
      <w:r w:rsidRPr="00217E4C" w:rsidR="003A18BB">
        <w:rPr>
          <w:lang w:val="fr-FR"/>
        </w:rPr>
        <w:t>.</w:t>
      </w:r>
      <w:r w:rsidRPr="00217E4C">
        <w:rPr>
          <w:lang w:val="fr-FR"/>
        </w:rPr>
        <w:t>W</w:t>
      </w:r>
      <w:r w:rsidRPr="00217E4C" w:rsidR="003A18BB">
        <w:rPr>
          <w:lang w:val="fr-FR"/>
        </w:rPr>
        <w:t>.</w:t>
      </w:r>
      <w:r w:rsidRPr="00217E4C">
        <w:rPr>
          <w:lang w:val="fr-FR"/>
        </w:rPr>
        <w:t>, Henry</w:t>
      </w:r>
      <w:r w:rsidRPr="00217E4C" w:rsidR="003A18BB">
        <w:rPr>
          <w:lang w:val="fr-FR"/>
        </w:rPr>
        <w:t>,</w:t>
      </w:r>
      <w:r w:rsidRPr="00217E4C">
        <w:rPr>
          <w:lang w:val="fr-FR"/>
        </w:rPr>
        <w:t xml:space="preserve"> M</w:t>
      </w:r>
      <w:r w:rsidRPr="00217E4C" w:rsidR="003A18BB">
        <w:rPr>
          <w:lang w:val="fr-FR"/>
        </w:rPr>
        <w:t>.</w:t>
      </w:r>
      <w:r w:rsidRPr="00217E4C">
        <w:rPr>
          <w:lang w:val="fr-FR"/>
        </w:rPr>
        <w:t>K</w:t>
      </w:r>
      <w:r w:rsidRPr="00217E4C" w:rsidR="003A18BB">
        <w:rPr>
          <w:lang w:val="fr-FR"/>
        </w:rPr>
        <w:t>.</w:t>
      </w:r>
      <w:r w:rsidRPr="00217E4C">
        <w:rPr>
          <w:lang w:val="fr-FR"/>
        </w:rPr>
        <w:t>, Reeves</w:t>
      </w:r>
      <w:r w:rsidRPr="00217E4C" w:rsidR="003A18BB">
        <w:rPr>
          <w:lang w:val="fr-FR"/>
        </w:rPr>
        <w:t>,</w:t>
      </w:r>
      <w:r w:rsidRPr="00217E4C">
        <w:rPr>
          <w:lang w:val="fr-FR"/>
        </w:rPr>
        <w:t xml:space="preserve"> A</w:t>
      </w:r>
      <w:r w:rsidRPr="00217E4C" w:rsidR="003A18BB">
        <w:rPr>
          <w:lang w:val="fr-FR"/>
        </w:rPr>
        <w:t>.</w:t>
      </w:r>
      <w:r w:rsidRPr="00217E4C">
        <w:rPr>
          <w:lang w:val="fr-FR"/>
        </w:rPr>
        <w:t xml:space="preserve"> </w:t>
      </w:r>
      <w:r w:rsidRPr="00217E4C" w:rsidR="00466023">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8E43D5">
        <w:rPr>
          <w:i/>
          <w:iCs/>
        </w:rPr>
        <w:t>Vet Rec</w:t>
      </w:r>
      <w:r w:rsidRPr="008E43D5" w:rsidR="00BF1645">
        <w:rPr>
          <w:i/>
          <w:iCs/>
        </w:rPr>
        <w:t>ord</w:t>
      </w:r>
      <w:r w:rsidRPr="008E43D5" w:rsidR="00BF1645">
        <w:t xml:space="preserve"> </w:t>
      </w:r>
      <w:r w:rsidRPr="008E43D5" w:rsidR="003A18BB">
        <w:t xml:space="preserve">189(1), </w:t>
      </w:r>
      <w:r w:rsidRPr="008E43D5">
        <w:t xml:space="preserve">e28. </w:t>
      </w:r>
      <w:hyperlink w:history="1" r:id="rId25">
        <w:r w:rsidRPr="00217E4C" w:rsidR="00FD4408">
          <w:rPr>
            <w:rStyle w:val="Hyperlink"/>
          </w:rPr>
          <w:t>https://doi.org/10.1002/vetr.28</w:t>
        </w:r>
      </w:hyperlink>
      <w:r w:rsidRPr="00217E4C" w:rsidR="00FD4408">
        <w:t xml:space="preserve"> </w:t>
      </w:r>
    </w:p>
    <w:p w:rsidRPr="00217E4C" w:rsidR="001A1811" w:rsidP="0066276A" w:rsidRDefault="001A1811" w14:paraId="6C388988" w14:textId="2156EA50">
      <w:pPr>
        <w:spacing w:line="276" w:lineRule="auto"/>
        <w:ind w:left="567" w:hanging="567"/>
        <w:jc w:val="left"/>
        <w:rPr>
          <w:lang w:val="en-GB"/>
        </w:rPr>
      </w:pPr>
      <w:r w:rsidRPr="00217E4C">
        <w:t xml:space="preserve">Karlsson-Potter, H., Röös, E. </w:t>
      </w:r>
      <w:r w:rsidRPr="00217E4C" w:rsidR="00036810">
        <w:t xml:space="preserve">2021. </w:t>
      </w:r>
      <w:r w:rsidRPr="00217E4C" w:rsidR="00036810">
        <w:rPr>
          <w:lang w:val="en-GB"/>
        </w:rPr>
        <w:t>Multi-criteria evaluation of plant-based foods –use of environmental footprint and LCA data for consumer guidance</w:t>
      </w:r>
      <w:r w:rsidRPr="00217E4C" w:rsidR="0066276A">
        <w:rPr>
          <w:i/>
          <w:iCs/>
          <w:lang w:val="en-GB"/>
        </w:rPr>
        <w:t xml:space="preserve">. Journal of Cleaner Production </w:t>
      </w:r>
      <w:r w:rsidRPr="00217E4C" w:rsidR="0066276A">
        <w:rPr>
          <w:lang w:val="en-GB"/>
        </w:rPr>
        <w:t>280(1), 124721.</w:t>
      </w:r>
      <w:r w:rsidRPr="00217E4C" w:rsidR="00916CED">
        <w:rPr>
          <w:lang w:val="en-GB"/>
        </w:rPr>
        <w:t xml:space="preserve"> </w:t>
      </w:r>
      <w:r w:rsidR="006855E3">
        <w:fldChar w:fldCharType="begin"/>
      </w:r>
      <w:r w:rsidRPr="006855E3" w:rsidR="006855E3">
        <w:rPr>
          <w:lang w:val="en-US"/>
          <w:rPrChange w:author="Lotta Rydhmer" w:date="2024-11-02T20:18:00Z" w:id="70">
            <w:rPr/>
          </w:rPrChange>
        </w:rPr>
        <w:instrText xml:space="preserve"> HYPERLINK "https://doi.org/10.1016/j.jclepro.2020.124721" </w:instrText>
      </w:r>
      <w:r w:rsidR="006855E3">
        <w:fldChar w:fldCharType="separate"/>
      </w:r>
      <w:r w:rsidRPr="00217E4C" w:rsidR="00916CED">
        <w:rPr>
          <w:rStyle w:val="Hyperlink"/>
          <w:lang w:val="en-GB"/>
        </w:rPr>
        <w:t>https://doi.org/10.1016/j.jclepro.2020.124721</w:t>
      </w:r>
      <w:r w:rsidR="006855E3">
        <w:rPr>
          <w:rStyle w:val="Hyperlink"/>
          <w:lang w:val="en-GB"/>
        </w:rPr>
        <w:fldChar w:fldCharType="end"/>
      </w:r>
      <w:r w:rsidRPr="00217E4C" w:rsidR="00916CED">
        <w:rPr>
          <w:lang w:val="en-GB"/>
        </w:rPr>
        <w:t xml:space="preserve"> </w:t>
      </w:r>
    </w:p>
    <w:p w:rsidRPr="00217E4C" w:rsidR="00161F12" w:rsidP="003E0C6A" w:rsidRDefault="00161F12" w14:paraId="06B7E93B" w14:textId="72BDF3A2">
      <w:pPr>
        <w:spacing w:line="276"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r w:rsidR="006855E3">
        <w:fldChar w:fldCharType="begin"/>
      </w:r>
      <w:r w:rsidRPr="006855E3" w:rsidR="006855E3">
        <w:rPr>
          <w:lang w:val="en-US"/>
          <w:rPrChange w:author="Lotta Rydhmer" w:date="2024-11-02T20:18:00Z" w:id="71">
            <w:rPr/>
          </w:rPrChange>
        </w:rPr>
        <w:instrText xml:space="preserve"> HYPERLINK "https://doi.org/10.1579/0044-7447-34.4.316" </w:instrText>
      </w:r>
      <w:r w:rsidR="006855E3">
        <w:fldChar w:fldCharType="separate"/>
      </w:r>
      <w:r w:rsidRPr="00217E4C">
        <w:rPr>
          <w:rStyle w:val="Hyperlink"/>
          <w:lang w:val="en-GB"/>
        </w:rPr>
        <w:t>https://doi.org/10.1579/0044-7447-34.4.316</w:t>
      </w:r>
      <w:r w:rsidR="006855E3">
        <w:rPr>
          <w:rStyle w:val="Hyperlink"/>
          <w:lang w:val="en-GB"/>
        </w:rPr>
        <w:fldChar w:fldCharType="end"/>
      </w:r>
      <w:r w:rsidRPr="00217E4C">
        <w:rPr>
          <w:lang w:val="en-GB"/>
        </w:rPr>
        <w:t xml:space="preserve"> </w:t>
      </w:r>
    </w:p>
    <w:p w:rsidRPr="00217E4C" w:rsidR="00C56B82" w:rsidP="002A7630" w:rsidRDefault="00C56B82" w14:paraId="360B5652" w14:textId="1AF01CA5">
      <w:pPr>
        <w:spacing w:line="276" w:lineRule="auto"/>
        <w:ind w:left="567" w:hanging="567"/>
        <w:jc w:val="left"/>
        <w:rPr>
          <w:lang w:val="en-GB"/>
        </w:rPr>
      </w:pPr>
      <w:r w:rsidRPr="00217E4C">
        <w:rPr>
          <w:lang w:val="en-GB"/>
        </w:rPr>
        <w:t>Keeling, L.</w:t>
      </w:r>
      <w:r w:rsidRPr="00217E4C" w:rsidR="00EB7A8C">
        <w:rPr>
          <w:lang w:val="en-GB"/>
        </w:rPr>
        <w:t xml:space="preserve">, </w:t>
      </w:r>
      <w:proofErr w:type="spellStart"/>
      <w:r w:rsidRPr="00217E4C" w:rsidR="003B0EF9">
        <w:rPr>
          <w:lang w:val="en-GB"/>
        </w:rPr>
        <w:t>Tunón</w:t>
      </w:r>
      <w:proofErr w:type="spellEnd"/>
      <w:r w:rsidRPr="00217E4C" w:rsidR="00EB7A8C">
        <w:rPr>
          <w:lang w:val="en-GB"/>
        </w:rPr>
        <w:t>,</w:t>
      </w:r>
      <w:r w:rsidRPr="00217E4C" w:rsidR="003B0EF9">
        <w:rPr>
          <w:lang w:val="en-GB"/>
        </w:rPr>
        <w:t xml:space="preserve"> H</w:t>
      </w:r>
      <w:r w:rsidRPr="00217E4C" w:rsidR="00EB7A8C">
        <w:rPr>
          <w:lang w:val="en-GB"/>
        </w:rPr>
        <w:t>.</w:t>
      </w:r>
      <w:r w:rsidRPr="00217E4C" w:rsidR="003B0EF9">
        <w:rPr>
          <w:lang w:val="en-GB"/>
        </w:rPr>
        <w:t>, Olmos Antillón</w:t>
      </w:r>
      <w:r w:rsidRPr="00217E4C" w:rsidR="00435A94">
        <w:rPr>
          <w:lang w:val="en-GB"/>
        </w:rPr>
        <w:t>,</w:t>
      </w:r>
      <w:r w:rsidRPr="00217E4C" w:rsidR="003B0EF9">
        <w:rPr>
          <w:lang w:val="en-GB"/>
        </w:rPr>
        <w:t xml:space="preserve"> G</w:t>
      </w:r>
      <w:r w:rsidRPr="00217E4C" w:rsidR="00435A94">
        <w:rPr>
          <w:lang w:val="en-GB"/>
        </w:rPr>
        <w:t>.</w:t>
      </w:r>
      <w:r w:rsidRPr="00217E4C" w:rsidR="003B0EF9">
        <w:rPr>
          <w:lang w:val="en-GB"/>
        </w:rPr>
        <w:t>, Berg</w:t>
      </w:r>
      <w:r w:rsidRPr="00217E4C" w:rsidR="00435A94">
        <w:rPr>
          <w:lang w:val="en-GB"/>
        </w:rPr>
        <w:t>, C.</w:t>
      </w:r>
      <w:r w:rsidRPr="00217E4C" w:rsidR="003B0EF9">
        <w:rPr>
          <w:lang w:val="en-GB"/>
        </w:rPr>
        <w:t>, Jones</w:t>
      </w:r>
      <w:r w:rsidRPr="00217E4C" w:rsidR="00544A11">
        <w:rPr>
          <w:lang w:val="en-GB"/>
        </w:rPr>
        <w:t>,</w:t>
      </w:r>
      <w:r w:rsidRPr="00217E4C" w:rsidR="003B0EF9">
        <w:rPr>
          <w:lang w:val="en-GB"/>
        </w:rPr>
        <w:t xml:space="preserve"> M</w:t>
      </w:r>
      <w:r w:rsidRPr="00217E4C" w:rsidR="00544A11">
        <w:rPr>
          <w:lang w:val="en-GB"/>
        </w:rPr>
        <w:t>.</w:t>
      </w:r>
      <w:r w:rsidRPr="00217E4C" w:rsidR="00BE3416">
        <w:rPr>
          <w:lang w:val="en-GB"/>
        </w:rPr>
        <w:t xml:space="preserve"> et al. 2019. A</w:t>
      </w:r>
      <w:r w:rsidRPr="00217E4C" w:rsidR="003B0EF9">
        <w:rPr>
          <w:lang w:val="en-GB"/>
        </w:rPr>
        <w:t xml:space="preserve">nimal </w:t>
      </w:r>
      <w:r w:rsidRPr="00217E4C" w:rsidR="00066E27">
        <w:rPr>
          <w:lang w:val="en-GB"/>
        </w:rPr>
        <w:t>w</w:t>
      </w:r>
      <w:r w:rsidRPr="00217E4C" w:rsidR="003B0EF9">
        <w:rPr>
          <w:lang w:val="en-GB"/>
        </w:rPr>
        <w:t xml:space="preserve">elfare and the </w:t>
      </w:r>
      <w:r w:rsidRPr="00217E4C" w:rsidR="00020FB4">
        <w:rPr>
          <w:lang w:val="en-GB"/>
        </w:rPr>
        <w:t>United Nations</w:t>
      </w:r>
      <w:r w:rsidRPr="00217E4C" w:rsidR="003B0EF9">
        <w:rPr>
          <w:lang w:val="en-GB"/>
        </w:rPr>
        <w:t xml:space="preserve"> </w:t>
      </w:r>
      <w:r w:rsidRPr="00217E4C" w:rsidR="00066E27">
        <w:rPr>
          <w:lang w:val="en-GB"/>
        </w:rPr>
        <w:t>s</w:t>
      </w:r>
      <w:r w:rsidRPr="00217E4C" w:rsidR="003B0EF9">
        <w:rPr>
          <w:lang w:val="en-GB"/>
        </w:rPr>
        <w:t xml:space="preserve">ustainable </w:t>
      </w:r>
      <w:r w:rsidRPr="00217E4C" w:rsidR="00066E27">
        <w:rPr>
          <w:lang w:val="en-GB"/>
        </w:rPr>
        <w:t>d</w:t>
      </w:r>
      <w:r w:rsidRPr="00217E4C" w:rsidR="003B0EF9">
        <w:rPr>
          <w:lang w:val="en-GB"/>
        </w:rPr>
        <w:t xml:space="preserve">evelopment </w:t>
      </w:r>
      <w:r w:rsidRPr="00217E4C" w:rsidR="00066E27">
        <w:rPr>
          <w:lang w:val="en-GB"/>
        </w:rPr>
        <w:t>g</w:t>
      </w:r>
      <w:r w:rsidRPr="00217E4C" w:rsidR="003B0EF9">
        <w:rPr>
          <w:lang w:val="en-GB"/>
        </w:rPr>
        <w:t>oals</w:t>
      </w:r>
      <w:r w:rsidRPr="00217E4C" w:rsidR="009F7508">
        <w:rPr>
          <w:lang w:val="en-GB"/>
        </w:rPr>
        <w:t xml:space="preserve">. </w:t>
      </w:r>
      <w:r w:rsidRPr="00217E4C" w:rsidR="003B0EF9">
        <w:rPr>
          <w:i/>
          <w:iCs/>
          <w:lang w:val="en-GB"/>
        </w:rPr>
        <w:t>Frontiers in Veterinary Science</w:t>
      </w:r>
      <w:r w:rsidRPr="00217E4C" w:rsidR="00066E27">
        <w:rPr>
          <w:i/>
          <w:iCs/>
          <w:lang w:val="en-GB"/>
        </w:rPr>
        <w:t xml:space="preserve"> </w:t>
      </w:r>
      <w:r w:rsidRPr="00217E4C" w:rsidR="003B0EF9">
        <w:rPr>
          <w:lang w:val="en-GB"/>
        </w:rPr>
        <w:t>6</w:t>
      </w:r>
      <w:r w:rsidRPr="00217E4C" w:rsidR="00807C68">
        <w:rPr>
          <w:lang w:val="en-GB"/>
        </w:rPr>
        <w:t>, 336</w:t>
      </w:r>
      <w:r w:rsidRPr="00217E4C" w:rsidR="002A7630">
        <w:rPr>
          <w:lang w:val="en-GB"/>
        </w:rPr>
        <w:t xml:space="preserve">. </w:t>
      </w:r>
      <w:r w:rsidR="006855E3">
        <w:fldChar w:fldCharType="begin"/>
      </w:r>
      <w:r w:rsidRPr="006855E3" w:rsidR="006855E3">
        <w:rPr>
          <w:lang w:val="en-US"/>
          <w:rPrChange w:author="Lotta Rydhmer" w:date="2024-11-02T20:18:00Z" w:id="72">
            <w:rPr/>
          </w:rPrChange>
        </w:rPr>
        <w:instrText xml:space="preserve"> HYPERLINK "https://doi.org/10.3389/fvets.2019.00336" </w:instrText>
      </w:r>
      <w:r w:rsidR="006855E3">
        <w:fldChar w:fldCharType="separate"/>
      </w:r>
      <w:r w:rsidRPr="00217E4C" w:rsidR="00020FB4">
        <w:rPr>
          <w:rStyle w:val="Hyperlink"/>
          <w:lang w:val="en-GB"/>
        </w:rPr>
        <w:t>https://doi.org/10.3389/fvets.2019.00336</w:t>
      </w:r>
      <w:r w:rsidR="006855E3">
        <w:rPr>
          <w:rStyle w:val="Hyperlink"/>
          <w:lang w:val="en-GB"/>
        </w:rPr>
        <w:fldChar w:fldCharType="end"/>
      </w:r>
      <w:r w:rsidRPr="00217E4C" w:rsidR="00020FB4">
        <w:rPr>
          <w:lang w:val="en-GB"/>
        </w:rPr>
        <w:t xml:space="preserve"> </w:t>
      </w:r>
    </w:p>
    <w:p w:rsidRPr="00217E4C" w:rsidR="00F97B7A" w:rsidP="00F97B7A" w:rsidRDefault="00F97B7A" w14:paraId="3DBC2F93" w14:textId="7251E7BC">
      <w:pPr>
        <w:spacing w:line="276" w:lineRule="auto"/>
        <w:ind w:left="567" w:hanging="567"/>
        <w:jc w:val="left"/>
        <w:rPr>
          <w:lang w:val="fr-FR"/>
        </w:rPr>
      </w:pPr>
      <w:r w:rsidRPr="00217E4C">
        <w:rPr>
          <w:lang w:val="en-GB"/>
        </w:rPr>
        <w:t>Lanzoni, L.</w:t>
      </w:r>
      <w:r w:rsidRPr="00217E4C" w:rsidR="00CD5799">
        <w:rPr>
          <w:lang w:val="en-GB"/>
        </w:rPr>
        <w:t>,</w:t>
      </w:r>
      <w:r w:rsidRPr="00217E4C">
        <w:rPr>
          <w:lang w:val="en-GB"/>
        </w:rPr>
        <w:t xml:space="preserve"> </w:t>
      </w:r>
      <w:proofErr w:type="spellStart"/>
      <w:r w:rsidRPr="00217E4C">
        <w:rPr>
          <w:lang w:val="en-GB"/>
        </w:rPr>
        <w:t>Whatford</w:t>
      </w:r>
      <w:proofErr w:type="spellEnd"/>
      <w:r w:rsidRPr="00217E4C">
        <w:rPr>
          <w:lang w:val="en-GB"/>
        </w:rPr>
        <w:t xml:space="preserve">, </w:t>
      </w:r>
      <w:r w:rsidRPr="00217E4C" w:rsidR="00CD5799">
        <w:rPr>
          <w:lang w:val="en-GB"/>
        </w:rPr>
        <w:t xml:space="preserve">L., </w:t>
      </w:r>
      <w:r w:rsidRPr="00217E4C">
        <w:rPr>
          <w:lang w:val="en-GB"/>
        </w:rPr>
        <w:t xml:space="preserve">Atzori, </w:t>
      </w:r>
      <w:r w:rsidRPr="00217E4C" w:rsidR="00CD5799">
        <w:rPr>
          <w:lang w:val="en-GB"/>
        </w:rPr>
        <w:t xml:space="preserve">A.S. </w:t>
      </w:r>
      <w:r w:rsidRPr="00217E4C" w:rsidR="00466023">
        <w:rPr>
          <w:i/>
          <w:lang w:val="en-GB"/>
        </w:rPr>
        <w:t>et al.</w:t>
      </w:r>
      <w:r w:rsidRPr="00217E4C" w:rsidR="00CD5799">
        <w:rPr>
          <w:lang w:val="en-GB"/>
        </w:rPr>
        <w:t xml:space="preserve"> 2023. R</w:t>
      </w:r>
      <w:r w:rsidRPr="00217E4C">
        <w:rPr>
          <w:lang w:val="en-GB"/>
        </w:rPr>
        <w:t>eview: The challenge to integrate animal welfare indicators into the Life Cycle Assessment</w:t>
      </w:r>
      <w:r w:rsidRPr="00217E4C" w:rsidR="00CD5799">
        <w:rPr>
          <w:lang w:val="en-GB"/>
        </w:rPr>
        <w:t xml:space="preserve">. </w:t>
      </w:r>
      <w:r w:rsidRPr="00217E4C">
        <w:rPr>
          <w:i/>
          <w:iCs/>
          <w:lang w:val="en-GB"/>
        </w:rPr>
        <w:t>animal</w:t>
      </w:r>
      <w:r w:rsidRPr="00217E4C">
        <w:rPr>
          <w:lang w:val="en-GB"/>
        </w:rPr>
        <w:t xml:space="preserve"> 17</w:t>
      </w:r>
      <w:r w:rsidRPr="00217E4C" w:rsidR="00CD5799">
        <w:rPr>
          <w:lang w:val="en-GB"/>
        </w:rPr>
        <w:t>(5)</w:t>
      </w:r>
      <w:r w:rsidRPr="00217E4C">
        <w:rPr>
          <w:lang w:val="en-GB"/>
        </w:rPr>
        <w:t>,</w:t>
      </w:r>
      <w:r w:rsidRPr="00217E4C" w:rsidR="00CD5799">
        <w:rPr>
          <w:lang w:val="en-GB"/>
        </w:rPr>
        <w:t xml:space="preserve"> </w:t>
      </w:r>
      <w:r w:rsidRPr="00217E4C">
        <w:rPr>
          <w:lang w:val="en-GB"/>
        </w:rPr>
        <w:t>100794</w:t>
      </w:r>
      <w:r w:rsidRPr="00217E4C" w:rsidR="00CD5799">
        <w:rPr>
          <w:lang w:val="en-GB"/>
        </w:rPr>
        <w:t xml:space="preserve">. </w:t>
      </w:r>
      <w:r w:rsidR="006855E3">
        <w:fldChar w:fldCharType="begin"/>
      </w:r>
      <w:r w:rsidRPr="006855E3" w:rsidR="006855E3">
        <w:rPr>
          <w:lang w:val="en-US"/>
          <w:rPrChange w:author="Lotta Rydhmer" w:date="2024-11-02T20:18:00Z" w:id="73">
            <w:rPr/>
          </w:rPrChange>
        </w:rPr>
        <w:instrText xml:space="preserve"> HYPERLINK "https://doi.org/10.1016/j.animal.2023.100794" </w:instrText>
      </w:r>
      <w:r w:rsidR="006855E3">
        <w:fldChar w:fldCharType="separate"/>
      </w:r>
      <w:r w:rsidRPr="00217E4C" w:rsidR="00CD5799">
        <w:rPr>
          <w:rStyle w:val="Hyperlink"/>
          <w:lang w:val="fr-FR"/>
        </w:rPr>
        <w:t>https://doi.org/10.1016/j.animal.2023.100794</w:t>
      </w:r>
      <w:r w:rsidR="006855E3">
        <w:rPr>
          <w:rStyle w:val="Hyperlink"/>
          <w:lang w:val="fr-FR"/>
        </w:rPr>
        <w:fldChar w:fldCharType="end"/>
      </w:r>
      <w:r w:rsidRPr="00217E4C" w:rsidR="00CD5799">
        <w:rPr>
          <w:lang w:val="fr-FR"/>
        </w:rPr>
        <w:t xml:space="preserve"> </w:t>
      </w:r>
    </w:p>
    <w:p w:rsidRPr="00217E4C" w:rsidR="007C1260" w:rsidP="00F97B7A" w:rsidRDefault="007C1260" w14:paraId="21A47243" w14:textId="654DDF92">
      <w:pPr>
        <w:spacing w:line="276" w:lineRule="auto"/>
        <w:ind w:left="567" w:hanging="567"/>
        <w:jc w:val="left"/>
        <w:rPr>
          <w:lang w:val="en-GB"/>
        </w:rPr>
      </w:pPr>
      <w:r w:rsidRPr="00217E4C">
        <w:rPr>
          <w:lang w:val="fr-FR"/>
        </w:rPr>
        <w:t xml:space="preserve">Lima, T., </w:t>
      </w:r>
      <w:proofErr w:type="spellStart"/>
      <w:r w:rsidRPr="00217E4C">
        <w:rPr>
          <w:lang w:val="fr-FR"/>
        </w:rPr>
        <w:t>Dominques</w:t>
      </w:r>
      <w:proofErr w:type="spellEnd"/>
      <w:r w:rsidRPr="00217E4C">
        <w:rPr>
          <w:lang w:val="fr-FR"/>
        </w:rPr>
        <w:t xml:space="preserve">, S., </w:t>
      </w:r>
      <w:r w:rsidRPr="00217E4C" w:rsidR="00EE641E">
        <w:rPr>
          <w:lang w:val="fr-FR"/>
        </w:rPr>
        <w:t xml:space="preserve">Jorge </w:t>
      </w:r>
      <w:r w:rsidRPr="00217E4C">
        <w:rPr>
          <w:lang w:val="fr-FR"/>
        </w:rPr>
        <w:t>Da Silv</w:t>
      </w:r>
      <w:r w:rsidRPr="00217E4C" w:rsidR="00EE641E">
        <w:rPr>
          <w:lang w:val="fr-FR"/>
        </w:rPr>
        <w:t xml:space="preserve">a, G. 2020. </w:t>
      </w:r>
      <w:r w:rsidRPr="00217E4C" w:rsidR="00EE641E">
        <w:rPr>
          <w:lang w:val="en-GB"/>
        </w:rPr>
        <w:t xml:space="preserve">Manure as a </w:t>
      </w:r>
      <w:r w:rsidRPr="00217E4C" w:rsidR="00E32B36">
        <w:rPr>
          <w:lang w:val="en-GB"/>
        </w:rPr>
        <w:t>p</w:t>
      </w:r>
      <w:r w:rsidRPr="00217E4C" w:rsidR="00EE641E">
        <w:rPr>
          <w:lang w:val="en-GB"/>
        </w:rPr>
        <w:t xml:space="preserve">otential </w:t>
      </w:r>
      <w:r w:rsidRPr="00217E4C" w:rsidR="00E32B36">
        <w:rPr>
          <w:lang w:val="en-GB"/>
        </w:rPr>
        <w:t>h</w:t>
      </w:r>
      <w:r w:rsidRPr="00217E4C" w:rsidR="00EE641E">
        <w:rPr>
          <w:lang w:val="en-GB"/>
        </w:rPr>
        <w:t xml:space="preserve">otspot for </w:t>
      </w:r>
      <w:r w:rsidRPr="00217E4C" w:rsidR="00E32B36">
        <w:rPr>
          <w:lang w:val="en-GB"/>
        </w:rPr>
        <w:t>a</w:t>
      </w:r>
      <w:r w:rsidRPr="00217E4C" w:rsidR="00EE641E">
        <w:rPr>
          <w:lang w:val="en-GB"/>
        </w:rPr>
        <w:t xml:space="preserve">ntibiotic </w:t>
      </w:r>
      <w:r w:rsidRPr="00217E4C" w:rsidR="00E32B36">
        <w:rPr>
          <w:lang w:val="en-GB"/>
        </w:rPr>
        <w:t>r</w:t>
      </w:r>
      <w:r w:rsidRPr="00217E4C" w:rsidR="00EE641E">
        <w:rPr>
          <w:lang w:val="en-GB"/>
        </w:rPr>
        <w:t xml:space="preserve">esistance </w:t>
      </w:r>
      <w:r w:rsidRPr="00217E4C" w:rsidR="00E32B36">
        <w:rPr>
          <w:lang w:val="en-GB"/>
        </w:rPr>
        <w:t>d</w:t>
      </w:r>
      <w:r w:rsidRPr="00217E4C" w:rsidR="00EE641E">
        <w:rPr>
          <w:lang w:val="en-GB"/>
        </w:rPr>
        <w:t xml:space="preserve">issemination by </w:t>
      </w:r>
      <w:r w:rsidRPr="00217E4C" w:rsidR="00E32B36">
        <w:rPr>
          <w:lang w:val="en-GB"/>
        </w:rPr>
        <w:t>h</w:t>
      </w:r>
      <w:r w:rsidRPr="00217E4C" w:rsidR="00EE641E">
        <w:rPr>
          <w:lang w:val="en-GB"/>
        </w:rPr>
        <w:t xml:space="preserve">orizontal </w:t>
      </w:r>
      <w:r w:rsidRPr="00217E4C" w:rsidR="00E32B36">
        <w:rPr>
          <w:lang w:val="en-GB"/>
        </w:rPr>
        <w:t>g</w:t>
      </w:r>
      <w:r w:rsidRPr="00217E4C" w:rsidR="00EE641E">
        <w:rPr>
          <w:lang w:val="en-GB"/>
        </w:rPr>
        <w:t xml:space="preserve">ene </w:t>
      </w:r>
      <w:r w:rsidRPr="00217E4C" w:rsidR="00E32B36">
        <w:rPr>
          <w:lang w:val="en-GB"/>
        </w:rPr>
        <w:t>t</w:t>
      </w:r>
      <w:r w:rsidRPr="00217E4C" w:rsidR="00EE641E">
        <w:rPr>
          <w:lang w:val="en-GB"/>
        </w:rPr>
        <w:t xml:space="preserve">ransfer </w:t>
      </w:r>
      <w:r w:rsidRPr="00217E4C" w:rsidR="00E32B36">
        <w:rPr>
          <w:lang w:val="en-GB"/>
        </w:rPr>
        <w:t>e</w:t>
      </w:r>
      <w:r w:rsidRPr="00217E4C" w:rsidR="00EE641E">
        <w:rPr>
          <w:lang w:val="en-GB"/>
        </w:rPr>
        <w:t xml:space="preserve">vents. </w:t>
      </w:r>
      <w:r w:rsidRPr="00217E4C" w:rsidR="00E32B36">
        <w:rPr>
          <w:i/>
          <w:iCs/>
          <w:lang w:val="en-GB"/>
        </w:rPr>
        <w:t>Veterinary Sciences</w:t>
      </w:r>
      <w:r w:rsidRPr="00217E4C" w:rsidR="00E32B36">
        <w:rPr>
          <w:lang w:val="en-GB"/>
        </w:rPr>
        <w:t xml:space="preserve"> 7, 110. </w:t>
      </w:r>
      <w:r w:rsidR="006855E3">
        <w:fldChar w:fldCharType="begin"/>
      </w:r>
      <w:r w:rsidRPr="006855E3" w:rsidR="006855E3">
        <w:rPr>
          <w:lang w:val="en-US"/>
          <w:rPrChange w:author="Lotta Rydhmer" w:date="2024-11-02T20:18:00Z" w:id="74">
            <w:rPr/>
          </w:rPrChange>
        </w:rPr>
        <w:instrText xml:space="preserve"> HYPERLINK "https://doi.org/10.3390/vetsci7030110" </w:instrText>
      </w:r>
      <w:r w:rsidR="006855E3">
        <w:fldChar w:fldCharType="separate"/>
      </w:r>
      <w:r w:rsidRPr="00217E4C" w:rsidR="00E32B36">
        <w:rPr>
          <w:rStyle w:val="Hyperlink"/>
          <w:lang w:val="en-GB"/>
        </w:rPr>
        <w:t>https://doi.org/10.3390/vetsci7030110</w:t>
      </w:r>
      <w:r w:rsidR="006855E3">
        <w:rPr>
          <w:rStyle w:val="Hyperlink"/>
          <w:lang w:val="en-GB"/>
        </w:rPr>
        <w:fldChar w:fldCharType="end"/>
      </w:r>
      <w:r w:rsidRPr="00217E4C" w:rsidR="00E32B36">
        <w:rPr>
          <w:lang w:val="en-GB"/>
        </w:rPr>
        <w:t xml:space="preserve"> </w:t>
      </w:r>
      <w:r w:rsidRPr="00217E4C">
        <w:rPr>
          <w:lang w:val="en-GB"/>
        </w:rPr>
        <w:t xml:space="preserve"> </w:t>
      </w:r>
    </w:p>
    <w:p w:rsidRPr="00217E4C" w:rsidR="00174177" w:rsidP="00F97B7A" w:rsidRDefault="00174177" w14:paraId="79E27B66" w14:textId="58646EBE">
      <w:pPr>
        <w:spacing w:line="276" w:lineRule="auto"/>
        <w:ind w:left="567" w:hanging="567"/>
        <w:jc w:val="left"/>
      </w:pPr>
      <w:r w:rsidRPr="00217E4C">
        <w:rPr>
          <w:lang w:val="en-GB"/>
        </w:rPr>
        <w:lastRenderedPageBreak/>
        <w:t>Maes, D.</w:t>
      </w:r>
      <w:r w:rsidRPr="00217E4C" w:rsidR="00461728">
        <w:rPr>
          <w:lang w:val="en-GB"/>
        </w:rPr>
        <w:t>G.D.</w:t>
      </w:r>
      <w:r w:rsidRPr="00217E4C">
        <w:rPr>
          <w:lang w:val="en-GB"/>
        </w:rPr>
        <w:t xml:space="preserve">, </w:t>
      </w:r>
      <w:proofErr w:type="spellStart"/>
      <w:r w:rsidRPr="00217E4C">
        <w:rPr>
          <w:lang w:val="en-GB"/>
        </w:rPr>
        <w:t>Dewulf</w:t>
      </w:r>
      <w:proofErr w:type="spellEnd"/>
      <w:r w:rsidRPr="00217E4C">
        <w:rPr>
          <w:lang w:val="en-GB"/>
        </w:rPr>
        <w:t>,</w:t>
      </w:r>
      <w:r w:rsidRPr="00217E4C" w:rsidR="00461728">
        <w:rPr>
          <w:lang w:val="en-GB"/>
        </w:rPr>
        <w:t xml:space="preserve"> J.,</w:t>
      </w:r>
      <w:r w:rsidRPr="00217E4C">
        <w:rPr>
          <w:lang w:val="en-GB"/>
        </w:rPr>
        <w:t xml:space="preserve"> Piñeiro,</w:t>
      </w:r>
      <w:r w:rsidRPr="00217E4C" w:rsidR="00461728">
        <w:rPr>
          <w:lang w:val="en-GB"/>
        </w:rPr>
        <w:t xml:space="preserve"> C.,</w:t>
      </w:r>
      <w:r w:rsidRPr="00217E4C">
        <w:rPr>
          <w:lang w:val="en-GB"/>
        </w:rPr>
        <w:t xml:space="preserve"> Edwards, </w:t>
      </w:r>
      <w:r w:rsidRPr="00217E4C" w:rsidR="00461728">
        <w:rPr>
          <w:lang w:val="en-GB"/>
        </w:rPr>
        <w:t xml:space="preserve">S., </w:t>
      </w:r>
      <w:proofErr w:type="spellStart"/>
      <w:r w:rsidRPr="00217E4C">
        <w:rPr>
          <w:lang w:val="en-GB"/>
        </w:rPr>
        <w:t>Kyriazakis</w:t>
      </w:r>
      <w:proofErr w:type="spellEnd"/>
      <w:r w:rsidRPr="00217E4C" w:rsidR="00461728">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Pr="00217E4C" w:rsidR="00953538">
        <w:rPr>
          <w:lang w:val="en-GB"/>
        </w:rPr>
        <w:t>,</w:t>
      </w:r>
      <w:r w:rsidRPr="00217E4C">
        <w:rPr>
          <w:lang w:val="en-GB"/>
        </w:rPr>
        <w:t xml:space="preserve"> S15–S26</w:t>
      </w:r>
      <w:r w:rsidRPr="00217E4C" w:rsidR="00953538">
        <w:rPr>
          <w:lang w:val="en-GB"/>
        </w:rPr>
        <w:t>.</w:t>
      </w:r>
      <w:r w:rsidRPr="00217E4C">
        <w:rPr>
          <w:lang w:val="en-GB"/>
        </w:rPr>
        <w:t> </w:t>
      </w:r>
      <w:r w:rsidR="006855E3">
        <w:fldChar w:fldCharType="begin"/>
      </w:r>
      <w:r w:rsidRPr="006855E3" w:rsidR="006855E3">
        <w:rPr>
          <w:lang w:val="en-US"/>
          <w:rPrChange w:author="Lotta Rydhmer" w:date="2024-11-02T20:18:00Z" w:id="75">
            <w:rPr/>
          </w:rPrChange>
        </w:rPr>
        <w:instrText xml:space="preserve"> HYPERLINK "https://doi.org/10.1093/jas/skz362" </w:instrText>
      </w:r>
      <w:r w:rsidR="006855E3">
        <w:fldChar w:fldCharType="separate"/>
      </w:r>
      <w:r w:rsidRPr="00217E4C">
        <w:rPr>
          <w:rStyle w:val="Hyperlink"/>
        </w:rPr>
        <w:t>https://doi.org/10.1093/jas/skz362</w:t>
      </w:r>
      <w:r w:rsidR="006855E3">
        <w:rPr>
          <w:rStyle w:val="Hyperlink"/>
        </w:rPr>
        <w:fldChar w:fldCharType="end"/>
      </w:r>
    </w:p>
    <w:p w:rsidRPr="00217E4C" w:rsidR="0094155B" w:rsidP="00F97B7A" w:rsidRDefault="5B5A985F" w14:paraId="2D692A5C" w14:textId="1A7FC037">
      <w:pPr>
        <w:spacing w:line="276" w:lineRule="auto"/>
        <w:ind w:left="567" w:hanging="567"/>
        <w:jc w:val="left"/>
        <w:rPr>
          <w:lang w:val="en-GB"/>
        </w:rPr>
      </w:pPr>
      <w:r w:rsidRPr="00217E4C">
        <w:t xml:space="preserve">Magnusson, U., Sternberg, S., Eklund, G., </w:t>
      </w:r>
      <w:proofErr w:type="spellStart"/>
      <w:r w:rsidRPr="00217E4C">
        <w:t>Rozstalnyy</w:t>
      </w:r>
      <w:proofErr w:type="spellEnd"/>
      <w:r w:rsidRPr="00217E4C">
        <w:t xml:space="preserve">, A. 2019. </w:t>
      </w:r>
      <w:r w:rsidRPr="00217E4C">
        <w:rPr>
          <w:lang w:val="en-GB"/>
        </w:rPr>
        <w:t>Prudent and efficient use of antimicrobials in pigs and poultry. FAO Animal Production and Health Manual 23. FAO, Rome, Italy.</w:t>
      </w:r>
    </w:p>
    <w:p w:rsidR="008F689A" w:rsidP="00217E4C" w:rsidRDefault="008F689A" w14:paraId="362D57AC" w14:textId="377143F1">
      <w:pPr>
        <w:shd w:val="clear" w:color="auto" w:fill="FFFFFF" w:themeFill="background1"/>
        <w:spacing w:after="0" w:line="276"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w:t>
      </w:r>
      <w:proofErr w:type="spellStart"/>
      <w:r w:rsidRPr="00217E4C">
        <w:rPr>
          <w:rFonts w:eastAsia="Times New Roman" w:cs="Times New Roman"/>
          <w:color w:val="333333"/>
          <w:szCs w:val="24"/>
          <w:lang w:val="en-US"/>
        </w:rPr>
        <w:t>Battini</w:t>
      </w:r>
      <w:proofErr w:type="spellEnd"/>
      <w:r w:rsidRPr="00217E4C">
        <w:rPr>
          <w:rFonts w:eastAsia="Times New Roman" w:cs="Times New Roman"/>
          <w:color w:val="333333"/>
          <w:szCs w:val="24"/>
          <w:lang w:val="en-US"/>
        </w:rPr>
        <w:t xml:space="preserve">,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uminants? Animals 2019, 9, 758. https://doi.org/10.3390/ani9100758</w:t>
      </w:r>
    </w:p>
    <w:p w:rsidR="005F5178" w:rsidP="00217E4C" w:rsidRDefault="5B5A985F" w14:paraId="7E039DB5" w14:textId="509A6AE1">
      <w:pPr>
        <w:shd w:val="clear" w:color="auto" w:fill="FFFFFF" w:themeFill="background1"/>
        <w:spacing w:after="0" w:line="276"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GB"/>
        </w:rPr>
        <w:t xml:space="preserve">Mestrovic, T et al. 2022. The burden of bacterial antimicrobial resistance in the WHO European region in 2019: a cross-country systematic analysis. The Lancet Public Health, Volume 7, Issue 11, e897 – e913 </w:t>
      </w:r>
      <w:r w:rsidR="005F5178">
        <w:rPr>
          <w:rFonts w:eastAsia="Times New Roman" w:cs="Times New Roman"/>
          <w:color w:val="333333"/>
          <w:szCs w:val="24"/>
          <w:lang w:val="en-GB"/>
        </w:rPr>
        <w:t xml:space="preserve"> </w:t>
      </w:r>
      <w:r w:rsidR="006855E3">
        <w:fldChar w:fldCharType="begin"/>
      </w:r>
      <w:r w:rsidRPr="006855E3" w:rsidR="006855E3">
        <w:rPr>
          <w:lang w:val="en-US"/>
          <w:rPrChange w:author="Lotta Rydhmer" w:date="2024-11-02T20:18:00Z" w:id="76">
            <w:rPr/>
          </w:rPrChange>
        </w:rPr>
        <w:instrText xml:space="preserve"> HYPERLINK "https://doi.org/10.1016/" </w:instrText>
      </w:r>
      <w:r w:rsidR="006855E3">
        <w:fldChar w:fldCharType="separate"/>
      </w:r>
      <w:r w:rsidRPr="008D25AF" w:rsidR="005F5178">
        <w:rPr>
          <w:rStyle w:val="Hyperlink"/>
          <w:rFonts w:eastAsia="Times New Roman" w:cs="Times New Roman"/>
          <w:szCs w:val="24"/>
          <w:lang w:val="en-GB"/>
        </w:rPr>
        <w:t>https://doi.org/10.1016/</w:t>
      </w:r>
      <w:r w:rsidR="006855E3">
        <w:rPr>
          <w:rStyle w:val="Hyperlink"/>
          <w:rFonts w:eastAsia="Times New Roman" w:cs="Times New Roman"/>
          <w:szCs w:val="24"/>
          <w:lang w:val="en-GB"/>
        </w:rPr>
        <w:fldChar w:fldCharType="end"/>
      </w:r>
    </w:p>
    <w:p w:rsidRPr="00217E4C" w:rsidR="00354BCB" w:rsidP="00A63495" w:rsidRDefault="5B5A985F" w14:paraId="55FA56C6" w14:textId="03E14EF6">
      <w:pPr>
        <w:spacing w:line="276" w:lineRule="auto"/>
        <w:ind w:left="567" w:hanging="567"/>
        <w:jc w:val="left"/>
        <w:rPr>
          <w:lang w:val="en-GB"/>
        </w:rPr>
      </w:pPr>
      <w:r w:rsidRPr="00217E4C">
        <w:t xml:space="preserve">Moberg, E., Karlsson Potter, H., Wood, A., Hansson, P.A., Röös, E. 2020. </w:t>
      </w:r>
      <w:r w:rsidRPr="00217E4C">
        <w:rPr>
          <w:lang w:val="en-GB"/>
        </w:rPr>
        <w:t>Benchmarking the Swedish Diet Relative to Global and National Environmental Targets—Identification of Indicator Limitations and Data Gaps. Sustainability 12, 1407. </w:t>
      </w:r>
      <w:r w:rsidR="006855E3">
        <w:fldChar w:fldCharType="begin"/>
      </w:r>
      <w:r w:rsidRPr="006855E3" w:rsidR="006855E3">
        <w:rPr>
          <w:lang w:val="en-US"/>
          <w:rPrChange w:author="Lotta Rydhmer" w:date="2024-11-02T20:18:00Z" w:id="77">
            <w:rPr/>
          </w:rPrChange>
        </w:rPr>
        <w:instrText xml:space="preserve"> HYPERLINK "https://doi.org/10.3390/su12041407" \h </w:instrText>
      </w:r>
      <w:r w:rsidR="006855E3">
        <w:fldChar w:fldCharType="separate"/>
      </w:r>
      <w:r w:rsidRPr="00217E4C">
        <w:rPr>
          <w:rStyle w:val="Hyperlink"/>
          <w:lang w:val="en-GB"/>
        </w:rPr>
        <w:t>https://doi.org/10.3390/su12041407</w:t>
      </w:r>
      <w:r w:rsidR="006855E3">
        <w:rPr>
          <w:rStyle w:val="Hyperlink"/>
          <w:lang w:val="en-GB"/>
        </w:rPr>
        <w:fldChar w:fldCharType="end"/>
      </w:r>
    </w:p>
    <w:p w:rsidRPr="00217E4C" w:rsidR="004B27EE" w:rsidP="00A63495" w:rsidRDefault="004B27EE" w14:paraId="2113786A" w14:textId="021E0D8C">
      <w:pPr>
        <w:spacing w:line="276" w:lineRule="auto"/>
        <w:ind w:left="567" w:hanging="567"/>
        <w:jc w:val="left"/>
        <w:rPr>
          <w:lang w:val="en-GB"/>
        </w:rPr>
      </w:pPr>
      <w:r w:rsidRPr="00217E4C">
        <w:rPr>
          <w:lang w:val="en-GB"/>
        </w:rPr>
        <w:t xml:space="preserve">Naranja, A., </w:t>
      </w:r>
      <w:r w:rsidRPr="00217E4C" w:rsidR="003B7909">
        <w:rPr>
          <w:lang w:val="en-GB"/>
        </w:rPr>
        <w:t xml:space="preserve">Johnson, A., Rossow, H., Kebreab, E. 2020. </w:t>
      </w:r>
      <w:r w:rsidRPr="00217E4C">
        <w:rPr>
          <w:lang w:val="en-GB"/>
        </w:rPr>
        <w:t>Greenhouse gas, water, and land footprint per unit of production of the California dairy industry over 50 years</w:t>
      </w:r>
      <w:r w:rsidRPr="00217E4C" w:rsidR="003B7909">
        <w:rPr>
          <w:lang w:val="en-GB"/>
        </w:rPr>
        <w:t xml:space="preserve">. </w:t>
      </w:r>
      <w:r w:rsidRPr="00217E4C">
        <w:rPr>
          <w:i/>
          <w:iCs/>
          <w:lang w:val="en-GB"/>
        </w:rPr>
        <w:t>Journal of Dairy Science</w:t>
      </w:r>
      <w:r w:rsidRPr="00217E4C">
        <w:rPr>
          <w:lang w:val="en-GB"/>
        </w:rPr>
        <w:t xml:space="preserve"> 103</w:t>
      </w:r>
      <w:r w:rsidRPr="00217E4C" w:rsidR="003B7909">
        <w:rPr>
          <w:lang w:val="en-GB"/>
        </w:rPr>
        <w:t>(</w:t>
      </w:r>
      <w:r w:rsidRPr="00217E4C">
        <w:rPr>
          <w:lang w:val="en-GB"/>
        </w:rPr>
        <w:t>4</w:t>
      </w:r>
      <w:r w:rsidRPr="00217E4C" w:rsidR="003B7909">
        <w:rPr>
          <w:lang w:val="en-GB"/>
        </w:rPr>
        <w:t>)</w:t>
      </w:r>
      <w:r w:rsidRPr="00217E4C">
        <w:rPr>
          <w:lang w:val="en-GB"/>
        </w:rPr>
        <w:t xml:space="preserve">, 3760 </w:t>
      </w:r>
      <w:r w:rsidRPr="00217E4C" w:rsidR="003B7909">
        <w:rPr>
          <w:lang w:val="en-GB"/>
        </w:rPr>
        <w:t>–</w:t>
      </w:r>
      <w:r w:rsidRPr="00217E4C">
        <w:rPr>
          <w:lang w:val="en-GB"/>
        </w:rPr>
        <w:t xml:space="preserve"> 3773</w:t>
      </w:r>
      <w:r w:rsidRPr="00217E4C" w:rsidR="003B7909">
        <w:rPr>
          <w:lang w:val="en-GB"/>
        </w:rPr>
        <w:t>.</w:t>
      </w:r>
      <w:r w:rsidRPr="00217E4C" w:rsidR="000934E8">
        <w:rPr>
          <w:lang w:val="en-GB"/>
        </w:rPr>
        <w:t xml:space="preserve"> </w:t>
      </w:r>
      <w:r w:rsidR="006855E3">
        <w:fldChar w:fldCharType="begin"/>
      </w:r>
      <w:r w:rsidRPr="006855E3" w:rsidR="006855E3">
        <w:rPr>
          <w:lang w:val="en-US"/>
          <w:rPrChange w:author="Lotta Rydhmer" w:date="2024-11-02T20:18:00Z" w:id="78">
            <w:rPr/>
          </w:rPrChange>
        </w:rPr>
        <w:instrText xml:space="preserve"> HYPERLINK "https://doi.org/10.3168/jds.2019-16576" </w:instrText>
      </w:r>
      <w:r w:rsidR="006855E3">
        <w:fldChar w:fldCharType="separate"/>
      </w:r>
      <w:r w:rsidRPr="00217E4C" w:rsidR="00A63495">
        <w:rPr>
          <w:rStyle w:val="Hyperlink"/>
          <w:lang w:val="en-GB"/>
        </w:rPr>
        <w:t>https://doi.org/10.3168/jds.2019-16576</w:t>
      </w:r>
      <w:r w:rsidR="006855E3">
        <w:rPr>
          <w:rStyle w:val="Hyperlink"/>
          <w:lang w:val="en-GB"/>
        </w:rPr>
        <w:fldChar w:fldCharType="end"/>
      </w:r>
      <w:r w:rsidRPr="00217E4C" w:rsidR="00A63495">
        <w:rPr>
          <w:lang w:val="en-GB"/>
        </w:rPr>
        <w:t xml:space="preserve"> </w:t>
      </w:r>
    </w:p>
    <w:p w:rsidRPr="00387946" w:rsidR="00AA3A3E" w:rsidP="00AA3A3E" w:rsidRDefault="00AA3A3E" w14:paraId="7AA1A1AD" w14:textId="1F05A009">
      <w:pPr>
        <w:spacing w:line="276" w:lineRule="auto"/>
        <w:ind w:left="567" w:hanging="567"/>
        <w:jc w:val="left"/>
        <w:rPr>
          <w:lang w:val="en-GB"/>
        </w:rPr>
      </w:pPr>
      <w:r w:rsidRPr="00387946">
        <w:rPr>
          <w:lang w:val="en-GB"/>
        </w:rPr>
        <w:t>Nunan, C. 2022. Ending routine farm antibiotic use in Europe. Achieving responsible farm antibiotic use through improving animal health and welfare in pig and poultry production. European Public Health Alliance (EPHA)</w:t>
      </w:r>
      <w:r w:rsidRPr="00387946" w:rsidR="00031E94">
        <w:rPr>
          <w:lang w:val="en-GB"/>
        </w:rPr>
        <w:t>, Brussels.</w:t>
      </w:r>
      <w:r w:rsidRPr="00217E4C" w:rsidR="0065725C">
        <w:rPr>
          <w:lang w:val="en-GB"/>
        </w:rPr>
        <w:t xml:space="preserve"> </w:t>
      </w:r>
      <w:r w:rsidR="006855E3">
        <w:fldChar w:fldCharType="begin"/>
      </w:r>
      <w:r w:rsidRPr="006855E3" w:rsidR="006855E3">
        <w:rPr>
          <w:lang w:val="en-US"/>
          <w:rPrChange w:author="Lotta Rydhmer" w:date="2024-11-02T20:18:00Z" w:id="79">
            <w:rPr/>
          </w:rPrChange>
        </w:rPr>
        <w:instrText xml:space="preserve"> HYPERLINK "https://epha.org/wp-content/uploads/2022/02/report-ending-routine-farm-antibiotic-use-in-europe-final-2022.pdf" </w:instrText>
      </w:r>
      <w:r w:rsidR="006855E3">
        <w:fldChar w:fldCharType="separate"/>
      </w:r>
      <w:r w:rsidRPr="00387946" w:rsidR="0065725C">
        <w:rPr>
          <w:rStyle w:val="Hyperlink"/>
          <w:lang w:val="en-GB"/>
        </w:rPr>
        <w:t>https://epha.org/wp-content/uploads/2022/02/report-ending-routine-farm-antibiotic-use-in-europe-final-2022.pdf</w:t>
      </w:r>
      <w:r w:rsidR="006855E3">
        <w:rPr>
          <w:rStyle w:val="Hyperlink"/>
          <w:lang w:val="en-GB"/>
        </w:rPr>
        <w:fldChar w:fldCharType="end"/>
      </w:r>
      <w:r w:rsidRPr="00387946" w:rsidR="0065725C">
        <w:rPr>
          <w:lang w:val="en-GB"/>
        </w:rPr>
        <w:t xml:space="preserve"> </w:t>
      </w:r>
    </w:p>
    <w:p w:rsidRPr="00217E4C" w:rsidR="00D027B8" w:rsidP="00A63495" w:rsidRDefault="00D027B8" w14:paraId="10BB518A" w14:textId="054DFD03">
      <w:pPr>
        <w:spacing w:line="276" w:lineRule="auto"/>
        <w:ind w:left="567" w:hanging="567"/>
        <w:jc w:val="left"/>
        <w:rPr>
          <w:lang w:val="en-GB"/>
        </w:rPr>
      </w:pPr>
      <w:r w:rsidRPr="008E43D5">
        <w:rPr>
          <w:rPrChange w:author="Elin Röös" w:date="2024-11-06T17:09:00Z" w16du:dateUtc="2024-11-06T16:09:00Z" w:id="80">
            <w:rPr>
              <w:lang w:val="en-GB"/>
            </w:rPr>
          </w:rPrChange>
        </w:rPr>
        <w:t xml:space="preserve">Nyberg, O., Rico, A., </w:t>
      </w:r>
      <w:proofErr w:type="spellStart"/>
      <w:r w:rsidRPr="008E43D5">
        <w:rPr>
          <w:rPrChange w:author="Elin Röös" w:date="2024-11-06T17:09:00Z" w16du:dateUtc="2024-11-06T16:09:00Z" w:id="81">
            <w:rPr>
              <w:lang w:val="en-GB"/>
            </w:rPr>
          </w:rPrChange>
        </w:rPr>
        <w:t>Guinée</w:t>
      </w:r>
      <w:proofErr w:type="spellEnd"/>
      <w:r w:rsidRPr="008E43D5">
        <w:rPr>
          <w:rPrChange w:author="Elin Röös" w:date="2024-11-06T17:09:00Z" w16du:dateUtc="2024-11-06T16:09:00Z" w:id="82">
            <w:rPr>
              <w:lang w:val="en-GB"/>
            </w:rPr>
          </w:rPrChange>
        </w:rPr>
        <w:t>, J.B.</w:t>
      </w:r>
      <w:r w:rsidRPr="008E43D5" w:rsidR="00DE6A8B">
        <w:rPr>
          <w:rPrChange w:author="Elin Röös" w:date="2024-11-06T17:09:00Z" w16du:dateUtc="2024-11-06T16:09:00Z" w:id="83">
            <w:rPr>
              <w:lang w:val="en-GB"/>
            </w:rPr>
          </w:rPrChange>
        </w:rPr>
        <w:t>, Henriksson, P. 2021.</w:t>
      </w:r>
      <w:r w:rsidRPr="008E43D5">
        <w:rPr>
          <w:rPrChange w:author="Elin Röös" w:date="2024-11-06T17:09:00Z" w16du:dateUtc="2024-11-06T16:09:00Z" w:id="84">
            <w:rPr>
              <w:lang w:val="en-GB"/>
            </w:rPr>
          </w:rPrChange>
        </w:rPr>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r w:rsidR="006855E3">
        <w:fldChar w:fldCharType="begin"/>
      </w:r>
      <w:r w:rsidRPr="006855E3" w:rsidR="006855E3">
        <w:rPr>
          <w:lang w:val="en-US"/>
          <w:rPrChange w:author="Lotta Rydhmer" w:date="2024-11-02T20:18:00Z" w:id="85">
            <w:rPr/>
          </w:rPrChange>
        </w:rPr>
        <w:instrText xml:space="preserve"> HYPERLINK "https://doi.org/10.1007/s11367-021-01908-y" </w:instrText>
      </w:r>
      <w:r w:rsidR="006855E3">
        <w:fldChar w:fldCharType="separate"/>
      </w:r>
      <w:r w:rsidRPr="00217E4C">
        <w:rPr>
          <w:rStyle w:val="Hyperlink"/>
          <w:lang w:val="en-GB"/>
        </w:rPr>
        <w:t>https://doi.org/10.1007/s11367-021-01908-y</w:t>
      </w:r>
      <w:r w:rsidR="006855E3">
        <w:rPr>
          <w:rStyle w:val="Hyperlink"/>
          <w:lang w:val="en-GB"/>
        </w:rPr>
        <w:fldChar w:fldCharType="end"/>
      </w:r>
      <w:r w:rsidRPr="00217E4C">
        <w:rPr>
          <w:lang w:val="en-GB"/>
        </w:rPr>
        <w:t xml:space="preserve"> </w:t>
      </w:r>
    </w:p>
    <w:p w:rsidRPr="00217E4C" w:rsidR="007E4BDF" w:rsidP="00A63495" w:rsidRDefault="007E4BDF" w14:paraId="4331D138" w14:textId="106D41A5">
      <w:pPr>
        <w:spacing w:line="276" w:lineRule="auto"/>
        <w:ind w:left="567" w:hanging="567"/>
        <w:jc w:val="left"/>
        <w:rPr>
          <w:lang w:val="en-GB"/>
        </w:rPr>
      </w:pPr>
      <w:r w:rsidRPr="00217E4C">
        <w:rPr>
          <w:lang w:val="en-GB"/>
        </w:rPr>
        <w:t>Palmer, C., Sandøe, P. 2011. Animal ethics. In M. C. Appleby, J. A. Mench, I. A. S. Olsson, &amp; B. O. Hughes (Eds.), Animal welfare (2. ed., pp. 1-12). CABI Publishing</w:t>
      </w:r>
    </w:p>
    <w:p w:rsidRPr="00217E4C" w:rsidR="00E37D8D" w:rsidP="00E37D8D" w:rsidRDefault="5B5A985F" w14:paraId="0599896C" w14:textId="261AB668">
      <w:pPr>
        <w:spacing w:line="276" w:lineRule="auto"/>
        <w:ind w:left="567" w:hanging="567"/>
        <w:jc w:val="left"/>
        <w:rPr>
          <w:lang w:val="en-GB"/>
        </w:rPr>
      </w:pPr>
      <w:r w:rsidRPr="00EA53CF">
        <w:t xml:space="preserve">Paris, J., Falkenberg, T., </w:t>
      </w:r>
      <w:proofErr w:type="spellStart"/>
      <w:r w:rsidRPr="00EA53CF">
        <w:t>Nöthlings</w:t>
      </w:r>
      <w:proofErr w:type="spellEnd"/>
      <w:r w:rsidRPr="00EA53CF">
        <w:t xml:space="preserve">, U., </w:t>
      </w:r>
      <w:r w:rsidRPr="00EA53CF">
        <w:rPr>
          <w:i/>
          <w:iCs/>
        </w:rPr>
        <w:t>et al.</w:t>
      </w:r>
      <w:r w:rsidRPr="00EA53CF">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r w:rsidR="006855E3">
        <w:fldChar w:fldCharType="begin"/>
      </w:r>
      <w:r w:rsidRPr="006855E3" w:rsidR="006855E3">
        <w:rPr>
          <w:lang w:val="en-US"/>
          <w:rPrChange w:author="Lotta Rydhmer" w:date="2024-11-02T20:18:00Z" w:id="86">
            <w:rPr/>
          </w:rPrChange>
        </w:rPr>
        <w:instrText xml:space="preserve"> HYPERLINK "https://doi.org/10.1016/j.scitotenv.2021.151437" \h </w:instrText>
      </w:r>
      <w:r w:rsidR="006855E3">
        <w:fldChar w:fldCharType="separate"/>
      </w:r>
      <w:r w:rsidRPr="00217E4C">
        <w:rPr>
          <w:rStyle w:val="Hyperlink"/>
          <w:lang w:val="en-GB"/>
        </w:rPr>
        <w:t>https://doi.org/10.1016/j.scitotenv.2021.151437</w:t>
      </w:r>
      <w:r w:rsidR="006855E3">
        <w:rPr>
          <w:rStyle w:val="Hyperlink"/>
          <w:lang w:val="en-GB"/>
        </w:rPr>
        <w:fldChar w:fldCharType="end"/>
      </w:r>
      <w:r w:rsidRPr="00217E4C">
        <w:rPr>
          <w:lang w:val="en-GB"/>
        </w:rPr>
        <w:t xml:space="preserve"> </w:t>
      </w:r>
    </w:p>
    <w:p w:rsidRPr="00217E4C" w:rsidR="00DA4FA1" w:rsidP="00DA4FA1" w:rsidRDefault="003E0CA4" w14:paraId="0AD22B9C" w14:textId="0F9DCDD8">
      <w:pPr>
        <w:spacing w:line="276" w:lineRule="auto"/>
        <w:ind w:left="567" w:hanging="567"/>
        <w:jc w:val="left"/>
        <w:rPr>
          <w:rFonts w:eastAsia="Times New Roman" w:cs="Times New Roman"/>
          <w:szCs w:val="24"/>
          <w:lang w:val="en-US"/>
        </w:rPr>
      </w:pPr>
      <w:r w:rsidRPr="00217E4C">
        <w:rPr>
          <w:rFonts w:eastAsia="Times New Roman" w:cs="Times New Roman"/>
          <w:szCs w:val="24"/>
          <w:lang w:val="en-US"/>
        </w:rPr>
        <w:t>Åkerfeldt</w:t>
      </w:r>
      <w:r w:rsidRPr="00217E4C" w:rsidR="00DA4FA1">
        <w:rPr>
          <w:rFonts w:eastAsia="Times New Roman" w:cs="Times New Roman"/>
          <w:szCs w:val="24"/>
          <w:lang w:val="en-US"/>
        </w:rPr>
        <w:t xml:space="preserve">, M.P., </w:t>
      </w:r>
      <w:r w:rsidRPr="00217E4C">
        <w:rPr>
          <w:rFonts w:eastAsia="Times New Roman" w:cs="Times New Roman"/>
          <w:szCs w:val="24"/>
          <w:lang w:val="en-US"/>
        </w:rPr>
        <w:t>Gunnarsson</w:t>
      </w:r>
      <w:r w:rsidRPr="00217E4C" w:rsidR="00DA4FA1">
        <w:rPr>
          <w:rFonts w:eastAsia="Times New Roman" w:cs="Times New Roman"/>
          <w:szCs w:val="24"/>
          <w:lang w:val="en-US"/>
        </w:rPr>
        <w:t xml:space="preserve">, S., </w:t>
      </w:r>
      <w:r w:rsidRPr="00217E4C">
        <w:rPr>
          <w:rFonts w:eastAsia="Times New Roman" w:cs="Times New Roman"/>
          <w:szCs w:val="24"/>
          <w:lang w:val="en-US"/>
        </w:rPr>
        <w:t>Bernes</w:t>
      </w:r>
      <w:r w:rsidRPr="00217E4C" w:rsidR="00DA4FA1">
        <w:rPr>
          <w:rFonts w:eastAsia="Times New Roman" w:cs="Times New Roman"/>
          <w:szCs w:val="24"/>
          <w:lang w:val="en-US"/>
        </w:rPr>
        <w:t xml:space="preserve">, G., </w:t>
      </w:r>
      <w:r w:rsidRPr="00217E4C">
        <w:rPr>
          <w:rFonts w:eastAsia="Times New Roman" w:cs="Times New Roman"/>
          <w:szCs w:val="24"/>
          <w:lang w:val="en-US"/>
        </w:rPr>
        <w:t>Blanco-Penedo</w:t>
      </w:r>
      <w:r w:rsidRPr="00217E4C" w:rsidR="00DA4FA1">
        <w:rPr>
          <w:rFonts w:eastAsia="Times New Roman" w:cs="Times New Roman"/>
          <w:szCs w:val="24"/>
          <w:lang w:val="en-US"/>
        </w:rPr>
        <w:t>, I. 2020.</w:t>
      </w:r>
      <w:r w:rsidRPr="00217E4C" w:rsidR="00DA4FA1">
        <w:rPr>
          <w:lang w:val="en-US"/>
        </w:rPr>
        <w:t xml:space="preserve"> </w:t>
      </w:r>
      <w:r w:rsidRPr="00217E4C" w:rsidR="00DA4FA1">
        <w:rPr>
          <w:rFonts w:eastAsia="Times New Roman" w:cs="Times New Roman"/>
          <w:szCs w:val="24"/>
          <w:lang w:val="en-US"/>
        </w:rPr>
        <w:t>Health and welfare in organic livestock production</w:t>
      </w:r>
      <w:r w:rsidR="00DA4FA1">
        <w:rPr>
          <w:rFonts w:eastAsia="Times New Roman" w:cs="Times New Roman"/>
          <w:szCs w:val="24"/>
          <w:lang w:val="en-US"/>
        </w:rPr>
        <w:t xml:space="preserve"> </w:t>
      </w:r>
      <w:r w:rsidRPr="00217E4C" w:rsidR="00DA4FA1">
        <w:rPr>
          <w:rFonts w:eastAsia="Times New Roman" w:cs="Times New Roman"/>
          <w:szCs w:val="24"/>
          <w:lang w:val="en-US"/>
        </w:rPr>
        <w:t>systems—a systematic mapping of current knowledge</w:t>
      </w:r>
      <w:r w:rsidR="00DA4FA1">
        <w:rPr>
          <w:rFonts w:eastAsia="Times New Roman" w:cs="Times New Roman"/>
          <w:szCs w:val="24"/>
          <w:lang w:val="en-US"/>
        </w:rPr>
        <w:t xml:space="preserve">. </w:t>
      </w:r>
      <w:r w:rsidRPr="00DA4FA1" w:rsidR="00DA4FA1">
        <w:rPr>
          <w:rFonts w:eastAsia="Times New Roman" w:cs="Times New Roman"/>
          <w:szCs w:val="24"/>
          <w:lang w:val="en-US"/>
        </w:rPr>
        <w:t>Org. Agr</w:t>
      </w:r>
      <w:r w:rsidR="00DA4FA1">
        <w:rPr>
          <w:rFonts w:eastAsia="Times New Roman" w:cs="Times New Roman"/>
          <w:szCs w:val="24"/>
          <w:lang w:val="en-US"/>
        </w:rPr>
        <w:t xml:space="preserve">iculture </w:t>
      </w:r>
      <w:r w:rsidRPr="00DA4FA1" w:rsidR="00DA4FA1">
        <w:rPr>
          <w:rFonts w:eastAsia="Times New Roman" w:cs="Times New Roman"/>
          <w:szCs w:val="24"/>
          <w:lang w:val="en-US"/>
        </w:rPr>
        <w:t>11</w:t>
      </w:r>
      <w:r w:rsidR="00DA4FA1">
        <w:rPr>
          <w:rFonts w:eastAsia="Times New Roman" w:cs="Times New Roman"/>
          <w:szCs w:val="24"/>
          <w:lang w:val="en-US"/>
        </w:rPr>
        <w:t xml:space="preserve">, </w:t>
      </w:r>
      <w:r w:rsidRPr="00DA4FA1" w:rsidR="00DA4FA1">
        <w:rPr>
          <w:rFonts w:eastAsia="Times New Roman" w:cs="Times New Roman"/>
          <w:szCs w:val="24"/>
          <w:lang w:val="en-US"/>
        </w:rPr>
        <w:t>105–132</w:t>
      </w:r>
      <w:r w:rsidR="00DA4FA1">
        <w:rPr>
          <w:rFonts w:eastAsia="Times New Roman" w:cs="Times New Roman"/>
          <w:szCs w:val="24"/>
          <w:lang w:val="en-US"/>
        </w:rPr>
        <w:t>.</w:t>
      </w:r>
      <w:r w:rsidRPr="00217E4C" w:rsidR="00DA4FA1">
        <w:rPr>
          <w:rFonts w:eastAsia="Times New Roman" w:cs="Times New Roman"/>
          <w:szCs w:val="24"/>
          <w:lang w:val="en-US"/>
        </w:rPr>
        <w:t xml:space="preserve"> https://doi.org/10.1007/s13165-020-00334-y</w:t>
      </w:r>
    </w:p>
    <w:p w:rsidRPr="00217E4C" w:rsidR="5B5A985F" w:rsidP="5B5A985F" w:rsidRDefault="5B5A985F" w14:paraId="0012F701" w14:textId="51ED9879">
      <w:pPr>
        <w:spacing w:line="276" w:lineRule="auto"/>
        <w:ind w:left="567" w:hanging="567"/>
        <w:jc w:val="left"/>
        <w:rPr>
          <w:lang w:val="en-GB"/>
        </w:rPr>
      </w:pPr>
      <w:r w:rsidRPr="00217E4C">
        <w:rPr>
          <w:rFonts w:eastAsia="Times New Roman" w:cs="Times New Roman"/>
          <w:szCs w:val="24"/>
          <w:lang w:val="en-US"/>
        </w:rPr>
        <w:lastRenderedPageBreak/>
        <w:t xml:space="preserve">Rauw, W. M., Kanis, E., Noordhuizen-Stassen, E.N., </w:t>
      </w:r>
      <w:proofErr w:type="spellStart"/>
      <w:r w:rsidRPr="00217E4C">
        <w:rPr>
          <w:rFonts w:eastAsia="Times New Roman" w:cs="Times New Roman"/>
          <w:szCs w:val="24"/>
          <w:lang w:val="en-US"/>
        </w:rPr>
        <w:t>Grommers</w:t>
      </w:r>
      <w:proofErr w:type="spellEnd"/>
      <w:r w:rsidRPr="00217E4C">
        <w:rPr>
          <w:rFonts w:eastAsia="Times New Roman" w:cs="Times New Roman"/>
          <w:szCs w:val="24"/>
          <w:lang w:val="en-US"/>
        </w:rPr>
        <w:t xml:space="preserve">, F.J. 1998. </w:t>
      </w:r>
      <w:r w:rsidRPr="00217E4C">
        <w:rPr>
          <w:rFonts w:eastAsia="Times New Roman" w:cs="Times New Roman"/>
          <w:szCs w:val="24"/>
          <w:lang w:val="en-GB"/>
        </w:rPr>
        <w:t>Undesirable side effects of selection for high production efficiency in farm animals: A review. Livestock Production Science 56, 15–33.</w:t>
      </w:r>
    </w:p>
    <w:p w:rsidRPr="00217E4C" w:rsidR="0055402F" w:rsidP="0055402F" w:rsidRDefault="5B5A985F" w14:paraId="44869507" w14:textId="3844DFBF">
      <w:pPr>
        <w:spacing w:line="276" w:lineRule="auto"/>
        <w:ind w:left="567" w:hanging="567"/>
        <w:jc w:val="left"/>
        <w:rPr>
          <w:lang w:val="en-GB"/>
        </w:rPr>
      </w:pPr>
      <w:r w:rsidRPr="00217E4C">
        <w:rPr>
          <w:lang w:val="en-GB"/>
        </w:rPr>
        <w:t>Regan, T. 1985. The case for animal rights. University of California Press, Oakland.</w:t>
      </w:r>
    </w:p>
    <w:p w:rsidRPr="00217E4C" w:rsidR="5B5A985F" w:rsidP="5B5A985F" w:rsidRDefault="5B5A985F" w14:paraId="5BC7D62F" w14:textId="17331FA0">
      <w:pPr>
        <w:spacing w:line="276" w:lineRule="auto"/>
        <w:ind w:left="567" w:hanging="567"/>
        <w:jc w:val="left"/>
        <w:rPr>
          <w:lang w:val="en-GB"/>
        </w:rPr>
      </w:pPr>
      <w:r w:rsidRPr="00217E4C">
        <w:t xml:space="preserve">Röcklinsberg, H, </w:t>
      </w:r>
      <w:proofErr w:type="spellStart"/>
      <w:r w:rsidRPr="00217E4C">
        <w:t>Gamborg</w:t>
      </w:r>
      <w:proofErr w:type="spellEnd"/>
      <w:r w:rsidRPr="00217E4C">
        <w:t xml:space="preserve">, C, </w:t>
      </w:r>
      <w:proofErr w:type="spellStart"/>
      <w:r w:rsidRPr="00217E4C">
        <w:t>Gjerris</w:t>
      </w:r>
      <w:proofErr w:type="spellEnd"/>
      <w:r w:rsidRPr="00217E4C">
        <w:t xml:space="preserve">, M. 2014. </w:t>
      </w:r>
      <w:r w:rsidRPr="00217E4C">
        <w:rPr>
          <w:lang w:val="en-GB"/>
        </w:rPr>
        <w:t>A case for integrity: Gains from including more than animal welfare in animal ethics committee deliberations. Laboratory Animals 48, 61–71. https://doi .org/10.1177/0023677213514220.</w:t>
      </w:r>
    </w:p>
    <w:p w:rsidRPr="00217E4C" w:rsidR="004E47AB" w:rsidP="0055402F" w:rsidRDefault="004E47AB" w14:paraId="56726765" w14:textId="67B42996">
      <w:pPr>
        <w:spacing w:line="276" w:lineRule="auto"/>
        <w:ind w:left="567" w:hanging="567"/>
        <w:jc w:val="left"/>
        <w:rPr>
          <w:lang w:val="en-GB"/>
        </w:rPr>
      </w:pPr>
      <w:r w:rsidRPr="00217E4C">
        <w:rPr>
          <w:lang w:val="en-GB"/>
        </w:rPr>
        <w:t>Röös, E., Jacobsen, M., Karlsson, L., Wanecek, W., Spångberg, J., Mazac, R., Rydhmer, L.</w:t>
      </w:r>
      <w:r w:rsidRPr="00217E4C" w:rsidR="003C41F8">
        <w:rPr>
          <w:lang w:val="en-GB"/>
        </w:rPr>
        <w:t xml:space="preserve"> Forthcoming. Introducing a comprehensive and configurable tool for calculating environmental and social footprints for use in dietary assessments. In review in </w:t>
      </w:r>
      <w:r w:rsidRPr="00217E4C" w:rsidR="003C41F8">
        <w:rPr>
          <w:i/>
          <w:iCs/>
          <w:lang w:val="en-GB"/>
        </w:rPr>
        <w:t>Journal of Cleaner Production.</w:t>
      </w:r>
      <w:r w:rsidRPr="00217E4C" w:rsidR="003C41F8">
        <w:rPr>
          <w:lang w:val="en-GB"/>
        </w:rPr>
        <w:t xml:space="preserve"> </w:t>
      </w:r>
    </w:p>
    <w:p w:rsidRPr="00217E4C" w:rsidR="002F54D1" w:rsidP="0055402F" w:rsidRDefault="002F54D1" w14:paraId="3072770E" w14:textId="1C13F4F1">
      <w:pPr>
        <w:spacing w:line="276" w:lineRule="auto"/>
        <w:ind w:left="567" w:hanging="567"/>
        <w:jc w:val="left"/>
        <w:rPr>
          <w:lang w:val="en-GB"/>
        </w:rPr>
      </w:pPr>
      <w:r w:rsidRPr="00217E4C">
        <w:rPr>
          <w:lang w:val="en-GB"/>
        </w:rPr>
        <w:t xml:space="preserve">Rufener, C., </w:t>
      </w:r>
      <w:proofErr w:type="spellStart"/>
      <w:r w:rsidRPr="00217E4C">
        <w:rPr>
          <w:lang w:val="en-GB"/>
        </w:rPr>
        <w:t>Makagon</w:t>
      </w:r>
      <w:proofErr w:type="spellEnd"/>
      <w:r w:rsidRPr="00217E4C">
        <w:rPr>
          <w:lang w:val="en-GB"/>
        </w:rPr>
        <w:t>, M. 2020. Keel bone fractures in laying hens: a systematic review of prevalence across age, housing systems, and strains, </w:t>
      </w:r>
      <w:r w:rsidRPr="00217E4C">
        <w:rPr>
          <w:i/>
          <w:iCs/>
          <w:lang w:val="en-GB"/>
        </w:rPr>
        <w:t>Journal of Animal Science</w:t>
      </w:r>
      <w:r w:rsidRPr="00217E4C" w:rsidR="008F284B">
        <w:rPr>
          <w:lang w:val="en-GB"/>
        </w:rPr>
        <w:t xml:space="preserve"> </w:t>
      </w:r>
      <w:r w:rsidRPr="00217E4C">
        <w:rPr>
          <w:lang w:val="en-GB"/>
        </w:rPr>
        <w:t>98, Issue Supplement_1, S36–S51, </w:t>
      </w:r>
      <w:r w:rsidR="006855E3">
        <w:fldChar w:fldCharType="begin"/>
      </w:r>
      <w:r w:rsidRPr="006855E3" w:rsidR="006855E3">
        <w:rPr>
          <w:lang w:val="en-US"/>
          <w:rPrChange w:author="Lotta Rydhmer" w:date="2024-11-02T20:18:00Z" w:id="87">
            <w:rPr/>
          </w:rPrChange>
        </w:rPr>
        <w:instrText xml:space="preserve"> HYPERLINK "https://doi.org/10.1093/jas/skaa145" </w:instrText>
      </w:r>
      <w:r w:rsidR="006855E3">
        <w:fldChar w:fldCharType="separate"/>
      </w:r>
      <w:r w:rsidRPr="00217E4C">
        <w:rPr>
          <w:rStyle w:val="Hyperlink"/>
          <w:lang w:val="en-GB"/>
        </w:rPr>
        <w:t>https://doi.org/10.1093/jas/skaa145</w:t>
      </w:r>
      <w:r w:rsidR="006855E3">
        <w:rPr>
          <w:rStyle w:val="Hyperlink"/>
          <w:lang w:val="en-GB"/>
        </w:rPr>
        <w:fldChar w:fldCharType="end"/>
      </w:r>
    </w:p>
    <w:p w:rsidR="00D810F1" w:rsidP="0055402F" w:rsidRDefault="00D810F1" w14:paraId="1744282C" w14:textId="77777777">
      <w:pPr>
        <w:spacing w:line="276" w:lineRule="auto"/>
        <w:ind w:left="567" w:hanging="567"/>
        <w:jc w:val="left"/>
        <w:rPr>
          <w:ins w:author="Lotta Rydhmer" w:date="2024-11-02T22:20:00Z" w:id="88"/>
          <w:lang w:val="en-GB"/>
        </w:rPr>
      </w:pPr>
      <w:ins w:author="Lotta Rydhmer" w:date="2024-11-02T22:20:00Z" w:id="89">
        <w:r w:rsidRPr="00D810F1">
          <w:rPr>
            <w:lang w:val="en-GB"/>
          </w:rPr>
          <w:t xml:space="preserve">Sandøe P, Hansen HO, </w:t>
        </w:r>
        <w:proofErr w:type="spellStart"/>
        <w:r w:rsidRPr="00D810F1">
          <w:rPr>
            <w:lang w:val="en-GB"/>
          </w:rPr>
          <w:t>Forkman</w:t>
        </w:r>
        <w:proofErr w:type="spellEnd"/>
        <w:r w:rsidRPr="00D810F1">
          <w:rPr>
            <w:lang w:val="en-GB"/>
          </w:rPr>
          <w:t xml:space="preserve"> B, van Horne P, Houe H, de Jong IC, Kjær JB, Nielsen SS, Palmer C, Rhode HLH, Christensen T. Market driven initiatives can improve broiler welfare - a comparison across five European countries based on the Benchmark method. Poult Sci. 2022 May;101(5):101806. </w:t>
        </w:r>
        <w:proofErr w:type="spellStart"/>
        <w:r w:rsidRPr="00D810F1">
          <w:rPr>
            <w:lang w:val="en-GB"/>
          </w:rPr>
          <w:t>doi</w:t>
        </w:r>
        <w:proofErr w:type="spellEnd"/>
        <w:r w:rsidRPr="00D810F1">
          <w:rPr>
            <w:lang w:val="en-GB"/>
          </w:rPr>
          <w:t xml:space="preserve">: 10.1016/j.psj.2022.101806. </w:t>
        </w:r>
      </w:ins>
    </w:p>
    <w:p w:rsidR="00D810F1" w:rsidP="0055402F" w:rsidRDefault="00D810F1" w14:paraId="3F6783D8" w14:textId="1F70C161">
      <w:pPr>
        <w:spacing w:line="276" w:lineRule="auto"/>
        <w:ind w:left="567" w:hanging="567"/>
        <w:jc w:val="left"/>
        <w:rPr>
          <w:ins w:author="Lotta Rydhmer" w:date="2024-11-02T22:21:00Z" w:id="90"/>
          <w:lang w:val="en-GB"/>
        </w:rPr>
      </w:pPr>
      <w:ins w:author="Lotta Rydhmer" w:date="2024-11-02T22:21:00Z" w:id="91">
        <w:r w:rsidRPr="00D810F1">
          <w:rPr>
            <w:lang w:val="en-GB"/>
          </w:rPr>
          <w:t xml:space="preserve">Sandøe P, Hansen HO, Rhode HLH, Houe H, Palmer C, </w:t>
        </w:r>
        <w:proofErr w:type="spellStart"/>
        <w:r w:rsidRPr="00D810F1">
          <w:rPr>
            <w:lang w:val="en-GB"/>
          </w:rPr>
          <w:t>Forkman</w:t>
        </w:r>
        <w:proofErr w:type="spellEnd"/>
        <w:r w:rsidRPr="00D810F1">
          <w:rPr>
            <w:lang w:val="en-GB"/>
          </w:rPr>
          <w:t xml:space="preserve"> B, Christensen T. Benchmarking Farm Animal Welfare-A Novel Tool for Cross-Country Comparison Applied to Pig Production and Pork Consumption. Animals (Basel). 2020 May 31;10(6):955. </w:t>
        </w:r>
        <w:proofErr w:type="spellStart"/>
        <w:r w:rsidRPr="00D810F1">
          <w:rPr>
            <w:lang w:val="en-GB"/>
          </w:rPr>
          <w:t>doi</w:t>
        </w:r>
        <w:proofErr w:type="spellEnd"/>
        <w:r w:rsidRPr="00D810F1">
          <w:rPr>
            <w:lang w:val="en-GB"/>
          </w:rPr>
          <w:t>: 10.3390/ani10060955</w:t>
        </w:r>
      </w:ins>
    </w:p>
    <w:p w:rsidRPr="00217E4C" w:rsidR="008509B0" w:rsidP="0055402F" w:rsidRDefault="008509B0" w14:paraId="42F83A17" w14:textId="2CC5E824">
      <w:pPr>
        <w:spacing w:line="276" w:lineRule="auto"/>
        <w:ind w:left="567" w:hanging="567"/>
        <w:jc w:val="left"/>
        <w:rPr>
          <w:lang w:val="en-GB"/>
        </w:rPr>
      </w:pPr>
      <w:r w:rsidRPr="00EA53CF">
        <w:t xml:space="preserve">Scherer, L., </w:t>
      </w:r>
      <w:proofErr w:type="spellStart"/>
      <w:r w:rsidRPr="00EA53CF">
        <w:t>Tomasik</w:t>
      </w:r>
      <w:proofErr w:type="spellEnd"/>
      <w:r w:rsidRPr="00EA53CF">
        <w:t xml:space="preserve">, B., </w:t>
      </w:r>
      <w:proofErr w:type="spellStart"/>
      <w:r w:rsidRPr="00EA53CF">
        <w:t>Rueda</w:t>
      </w:r>
      <w:proofErr w:type="spellEnd"/>
      <w:r w:rsidRPr="00EA53CF">
        <w:t>, O. </w:t>
      </w:r>
      <w:r w:rsidRPr="00EA53CF" w:rsidR="00466023">
        <w:rPr>
          <w:i/>
          <w:iCs/>
        </w:rPr>
        <w:t>et al.</w:t>
      </w:r>
      <w:r w:rsidRPr="00EA53CF">
        <w:t> 2018</w:t>
      </w:r>
      <w:r w:rsidRPr="00EA53CF" w:rsidR="00A30CF4">
        <w:t>.</w:t>
      </w:r>
      <w:r w:rsidRPr="00EA53CF">
        <w:t xml:space="preserve"> </w:t>
      </w:r>
      <w:r w:rsidRPr="00217E4C">
        <w:rPr>
          <w:lang w:val="en-GB"/>
        </w:rPr>
        <w:t>Framework for integrating animal welfare into life cycle sustainability assessment. </w:t>
      </w:r>
      <w:r w:rsidRPr="00217E4C">
        <w:rPr>
          <w:i/>
          <w:iCs/>
          <w:lang w:val="en-GB"/>
        </w:rPr>
        <w:t>International Journal of Life Cycle Assessment</w:t>
      </w:r>
      <w:r w:rsidRPr="00217E4C">
        <w:rPr>
          <w:lang w:val="en-GB"/>
        </w:rPr>
        <w:t xml:space="preserve"> 23, 1476–1490. </w:t>
      </w:r>
      <w:r w:rsidR="006855E3">
        <w:fldChar w:fldCharType="begin"/>
      </w:r>
      <w:r w:rsidRPr="006855E3" w:rsidR="006855E3">
        <w:rPr>
          <w:lang w:val="en-US"/>
          <w:rPrChange w:author="Lotta Rydhmer" w:date="2024-11-02T20:18:00Z" w:id="92">
            <w:rPr/>
          </w:rPrChange>
        </w:rPr>
        <w:instrText xml:space="preserve"> HYPERLINK "https://doi.org/10.1007/s11367-017-1420-x" </w:instrText>
      </w:r>
      <w:r w:rsidR="006855E3">
        <w:fldChar w:fldCharType="separate"/>
      </w:r>
      <w:r w:rsidRPr="00217E4C" w:rsidR="00A30CF4">
        <w:rPr>
          <w:rStyle w:val="Hyperlink"/>
          <w:lang w:val="en-GB"/>
        </w:rPr>
        <w:t>https://doi.org/10.1007/s11367-017-1420-x</w:t>
      </w:r>
      <w:r w:rsidR="006855E3">
        <w:rPr>
          <w:rStyle w:val="Hyperlink"/>
          <w:lang w:val="en-GB"/>
        </w:rPr>
        <w:fldChar w:fldCharType="end"/>
      </w:r>
      <w:r w:rsidRPr="00217E4C" w:rsidR="00A30CF4">
        <w:rPr>
          <w:lang w:val="en-GB"/>
        </w:rPr>
        <w:t xml:space="preserve"> </w:t>
      </w:r>
    </w:p>
    <w:p w:rsidRPr="00217E4C" w:rsidR="005843B1" w:rsidP="0055402F" w:rsidRDefault="009F4D8A" w14:paraId="2B86A1A3" w14:textId="547D0C4C">
      <w:pPr>
        <w:spacing w:line="276" w:lineRule="auto"/>
        <w:ind w:left="567" w:hanging="567"/>
        <w:jc w:val="left"/>
        <w:rPr>
          <w:lang w:val="en-GB"/>
        </w:rPr>
      </w:pPr>
      <w:r w:rsidRPr="00217E4C">
        <w:rPr>
          <w:lang w:val="en-GB"/>
        </w:rPr>
        <w:t>Schuck‑Paim, C, Negro‑</w:t>
      </w:r>
      <w:proofErr w:type="spellStart"/>
      <w:r w:rsidRPr="00217E4C">
        <w:rPr>
          <w:lang w:val="en-GB"/>
        </w:rPr>
        <w:t>Calduch</w:t>
      </w:r>
      <w:proofErr w:type="spellEnd"/>
      <w:r w:rsidRPr="00217E4C">
        <w:rPr>
          <w:lang w:val="en-GB"/>
        </w:rPr>
        <w:t xml:space="preserve">, E, Alonso, WJ.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r w:rsidR="006855E3">
        <w:fldChar w:fldCharType="begin"/>
      </w:r>
      <w:r w:rsidRPr="006855E3" w:rsidR="006855E3">
        <w:rPr>
          <w:lang w:val="en-US"/>
          <w:rPrChange w:author="Lotta Rydhmer" w:date="2024-11-02T20:18:00Z" w:id="93">
            <w:rPr/>
          </w:rPrChange>
        </w:rPr>
        <w:instrText xml:space="preserve"> HYPERLINK "https://doi.org/10.1038/s41598-021-81868-3" </w:instrText>
      </w:r>
      <w:r w:rsidR="006855E3">
        <w:fldChar w:fldCharType="separate"/>
      </w:r>
      <w:r w:rsidRPr="00217E4C">
        <w:rPr>
          <w:rStyle w:val="Hyperlink"/>
          <w:lang w:val="en-GB"/>
        </w:rPr>
        <w:t>https://doi.org/10.1038/s41598-021-81868-3</w:t>
      </w:r>
      <w:r w:rsidR="006855E3">
        <w:rPr>
          <w:rStyle w:val="Hyperlink"/>
          <w:lang w:val="en-GB"/>
        </w:rPr>
        <w:fldChar w:fldCharType="end"/>
      </w:r>
      <w:r w:rsidRPr="00217E4C">
        <w:rPr>
          <w:lang w:val="en-GB"/>
        </w:rPr>
        <w:t xml:space="preserve"> </w:t>
      </w:r>
    </w:p>
    <w:p w:rsidRPr="00387946" w:rsidR="007849AF" w:rsidP="003E0C6A" w:rsidRDefault="6F1EC338" w14:paraId="2B69EDFC" w14:textId="0ED22F7A">
      <w:pPr>
        <w:spacing w:line="276" w:lineRule="auto"/>
        <w:ind w:left="567" w:hanging="567"/>
        <w:jc w:val="left"/>
        <w:rPr>
          <w:lang w:val="en-GB"/>
        </w:rPr>
      </w:pPr>
      <w:proofErr w:type="spellStart"/>
      <w:r w:rsidRPr="00217E4C">
        <w:rPr>
          <w:lang w:val="en-GB"/>
        </w:rPr>
        <w:t>Schwarzmueller</w:t>
      </w:r>
      <w:proofErr w:type="spellEnd"/>
      <w:r w:rsidRPr="00217E4C">
        <w:rPr>
          <w:lang w:val="en-GB"/>
        </w:rPr>
        <w:t xml:space="preserve">,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r w:rsidR="006855E3">
        <w:fldChar w:fldCharType="begin"/>
      </w:r>
      <w:r w:rsidRPr="006855E3" w:rsidR="006855E3">
        <w:rPr>
          <w:lang w:val="en-US"/>
          <w:rPrChange w:author="Lotta Rydhmer" w:date="2024-11-02T20:18:00Z" w:id="94">
            <w:rPr/>
          </w:rPrChange>
        </w:rPr>
        <w:instrText xml:space="preserve"> HYPERLINK "https://doi.org/10.1007/s11625-022-01138-7" \h </w:instrText>
      </w:r>
      <w:r w:rsidR="006855E3">
        <w:fldChar w:fldCharType="separate"/>
      </w:r>
      <w:r w:rsidRPr="00387946">
        <w:rPr>
          <w:rStyle w:val="Hyperlink"/>
          <w:lang w:val="en-GB"/>
        </w:rPr>
        <w:t>https://doi.org/10.1007/s11625-022-01138-7</w:t>
      </w:r>
      <w:r w:rsidR="006855E3">
        <w:rPr>
          <w:rStyle w:val="Hyperlink"/>
          <w:lang w:val="en-GB"/>
        </w:rPr>
        <w:fldChar w:fldCharType="end"/>
      </w:r>
      <w:r w:rsidRPr="00387946">
        <w:rPr>
          <w:lang w:val="en-GB"/>
        </w:rPr>
        <w:t xml:space="preserve"> </w:t>
      </w:r>
    </w:p>
    <w:p w:rsidRPr="00387946" w:rsidR="6F1EC338" w:rsidP="6F1EC338" w:rsidRDefault="6F1EC338" w14:paraId="366D6694" w14:textId="10FFFD24">
      <w:pPr>
        <w:spacing w:line="276" w:lineRule="auto"/>
        <w:ind w:left="567" w:hanging="567"/>
        <w:jc w:val="left"/>
        <w:rPr>
          <w:lang w:val="en-GB"/>
        </w:rPr>
      </w:pPr>
      <w:proofErr w:type="spellStart"/>
      <w:r w:rsidRPr="00387946">
        <w:rPr>
          <w:lang w:val="en-GB"/>
        </w:rPr>
        <w:t>SDa</w:t>
      </w:r>
      <w:proofErr w:type="spellEnd"/>
      <w:r w:rsidRPr="00387946">
        <w:rPr>
          <w:lang w:val="en-GB"/>
        </w:rPr>
        <w:t>, 2022. Usage of Antibiotics in Agricultural Livestock in the Netherlands in 2021. Trends and benchmarking of livestock farms and veterinarians. Netherlands Veterinary Medicines Institute (</w:t>
      </w:r>
      <w:proofErr w:type="spellStart"/>
      <w:r w:rsidRPr="00387946">
        <w:rPr>
          <w:lang w:val="en-GB"/>
        </w:rPr>
        <w:t>SDa</w:t>
      </w:r>
      <w:proofErr w:type="spellEnd"/>
      <w:r w:rsidRPr="00387946">
        <w:rPr>
          <w:lang w:val="en-GB"/>
        </w:rPr>
        <w:t>) expert panel June 2022. https://www.autoriteitdiergeneesmiddelen.nl/en</w:t>
      </w:r>
    </w:p>
    <w:p w:rsidRPr="00387946" w:rsidR="009F055F" w:rsidP="003E0C6A" w:rsidRDefault="009F055F" w14:paraId="179D2288" w14:textId="375444F2">
      <w:pPr>
        <w:spacing w:line="276" w:lineRule="auto"/>
        <w:ind w:left="567" w:hanging="567"/>
        <w:jc w:val="left"/>
        <w:rPr>
          <w:lang w:val="en-GB"/>
        </w:rPr>
      </w:pPr>
      <w:r w:rsidRPr="00387946">
        <w:rPr>
          <w:lang w:val="en-GB"/>
        </w:rPr>
        <w:lastRenderedPageBreak/>
        <w:t>Singer, P. 1975. Animal Liberation: A New Ethics for our Treatment of Animals. New York Review/Random House</w:t>
      </w:r>
      <w:r w:rsidRPr="00387946" w:rsidR="006F2E55">
        <w:rPr>
          <w:lang w:val="en-GB"/>
        </w:rPr>
        <w:t>, New York.</w:t>
      </w:r>
    </w:p>
    <w:p w:rsidRPr="00217E4C" w:rsidR="005D059F" w:rsidP="003E0C6A" w:rsidRDefault="005D059F" w14:paraId="22804ED0" w14:textId="6C64FAC0">
      <w:pPr>
        <w:spacing w:line="276" w:lineRule="auto"/>
        <w:ind w:left="567" w:hanging="567"/>
        <w:jc w:val="left"/>
        <w:rPr>
          <w:lang w:val="en-GB"/>
        </w:rPr>
      </w:pPr>
      <w:proofErr w:type="spellStart"/>
      <w:r w:rsidRPr="00217E4C">
        <w:rPr>
          <w:lang w:val="en-GB"/>
        </w:rPr>
        <w:t>Slätmo</w:t>
      </w:r>
      <w:proofErr w:type="spellEnd"/>
      <w:r w:rsidRPr="00217E4C">
        <w:rPr>
          <w:lang w:val="en-GB"/>
        </w:rPr>
        <w:t>, E., Fis</w:t>
      </w:r>
      <w:r w:rsidRPr="00217E4C" w:rsidR="00FB100B">
        <w:rPr>
          <w:lang w:val="en-GB"/>
        </w:rPr>
        <w:t>c</w:t>
      </w:r>
      <w:r w:rsidRPr="00217E4C">
        <w:rPr>
          <w:lang w:val="en-GB"/>
        </w:rPr>
        <w:t xml:space="preserve">her, K., Röös, E. </w:t>
      </w:r>
      <w:r w:rsidRPr="00217E4C" w:rsidR="00FB100B">
        <w:rPr>
          <w:lang w:val="en-GB"/>
        </w:rPr>
        <w:t xml:space="preserve">2016. The Framing of Sustainability in Sustainability Assessment Frameworks for Agriculture. </w:t>
      </w:r>
      <w:proofErr w:type="spellStart"/>
      <w:r w:rsidRPr="00217E4C" w:rsidR="00FB100B">
        <w:rPr>
          <w:i/>
          <w:iCs/>
          <w:lang w:val="en-GB"/>
        </w:rPr>
        <w:t>Sociologia</w:t>
      </w:r>
      <w:proofErr w:type="spellEnd"/>
      <w:r w:rsidRPr="00217E4C" w:rsidR="00FB100B">
        <w:rPr>
          <w:i/>
          <w:iCs/>
          <w:lang w:val="en-GB"/>
        </w:rPr>
        <w:t xml:space="preserve"> </w:t>
      </w:r>
      <w:proofErr w:type="spellStart"/>
      <w:r w:rsidRPr="00217E4C" w:rsidR="00FB100B">
        <w:rPr>
          <w:i/>
          <w:iCs/>
          <w:lang w:val="en-GB"/>
        </w:rPr>
        <w:t>Ruralis</w:t>
      </w:r>
      <w:proofErr w:type="spellEnd"/>
      <w:r w:rsidRPr="00217E4C" w:rsidR="0017011B">
        <w:rPr>
          <w:lang w:val="en-GB"/>
        </w:rPr>
        <w:t xml:space="preserve"> 57 (3), 378-395</w:t>
      </w:r>
      <w:r w:rsidRPr="00217E4C" w:rsidR="00BB7E5F">
        <w:rPr>
          <w:lang w:val="en-GB"/>
        </w:rPr>
        <w:t xml:space="preserve">. </w:t>
      </w:r>
      <w:r w:rsidR="006855E3">
        <w:fldChar w:fldCharType="begin"/>
      </w:r>
      <w:r w:rsidRPr="006855E3" w:rsidR="006855E3">
        <w:rPr>
          <w:lang w:val="en-US"/>
          <w:rPrChange w:author="Lotta Rydhmer" w:date="2024-11-02T20:18:00Z" w:id="95">
            <w:rPr/>
          </w:rPrChange>
        </w:rPr>
        <w:instrText xml:space="preserve"> HYPERLINK "https://doi.org/10.1111/soru.12156" </w:instrText>
      </w:r>
      <w:r w:rsidR="006855E3">
        <w:fldChar w:fldCharType="separate"/>
      </w:r>
      <w:r w:rsidRPr="00217E4C" w:rsidR="00BB7E5F">
        <w:rPr>
          <w:rStyle w:val="Hyperlink"/>
          <w:lang w:val="en-GB"/>
        </w:rPr>
        <w:t>https://doi.org/10.1111/soru.12156</w:t>
      </w:r>
      <w:r w:rsidR="006855E3">
        <w:rPr>
          <w:rStyle w:val="Hyperlink"/>
          <w:lang w:val="en-GB"/>
        </w:rPr>
        <w:fldChar w:fldCharType="end"/>
      </w:r>
      <w:r w:rsidRPr="00217E4C" w:rsidR="00BB7E5F">
        <w:rPr>
          <w:lang w:val="en-GB"/>
        </w:rPr>
        <w:t xml:space="preserve"> </w:t>
      </w:r>
    </w:p>
    <w:p w:rsidRPr="00217E4C" w:rsidR="007E2DDB" w:rsidP="003E0C6A" w:rsidRDefault="5B5A985F" w14:paraId="1674582B" w14:textId="5995AB85">
      <w:pPr>
        <w:spacing w:line="276" w:lineRule="auto"/>
        <w:ind w:left="567" w:hanging="567"/>
        <w:jc w:val="left"/>
      </w:pPr>
      <w:r w:rsidRPr="00217E4C">
        <w:rPr>
          <w:lang w:val="en-GB"/>
        </w:rPr>
        <w:t xml:space="preserve">Springman, M., </w:t>
      </w:r>
      <w:proofErr w:type="spellStart"/>
      <w:r w:rsidRPr="00217E4C">
        <w:rPr>
          <w:lang w:val="en-GB"/>
        </w:rPr>
        <w:t>Spajic</w:t>
      </w:r>
      <w:proofErr w:type="spellEnd"/>
      <w:r w:rsidRPr="00217E4C">
        <w:rPr>
          <w:lang w:val="en-GB"/>
        </w:rPr>
        <w:t xml:space="preserve">, L., Clark, M., </w:t>
      </w:r>
      <w:r w:rsidRPr="00217E4C">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26">
        <w:r w:rsidRPr="00217E4C">
          <w:rPr>
            <w:rStyle w:val="Hyperlink"/>
          </w:rPr>
          <w:t>https://doi.org/10.1136/bmj.m2322</w:t>
        </w:r>
      </w:hyperlink>
      <w:r w:rsidRPr="00217E4C">
        <w:t xml:space="preserve"> </w:t>
      </w:r>
    </w:p>
    <w:p w:rsidRPr="008E43D5" w:rsidR="5B5A985F" w:rsidP="5B5A985F" w:rsidRDefault="5B5A985F" w14:paraId="20CF1290" w14:textId="0147FE62">
      <w:pPr>
        <w:spacing w:line="276" w:lineRule="auto"/>
        <w:ind w:left="567" w:hanging="567"/>
        <w:jc w:val="left"/>
        <w:rPr>
          <w:rPrChange w:author="Elin Röös" w:date="2024-11-06T17:09:00Z" w16du:dateUtc="2024-11-06T16:09:00Z" w:id="96">
            <w:rPr>
              <w:lang w:val="en-GB"/>
            </w:rPr>
          </w:rPrChange>
        </w:rPr>
      </w:pPr>
      <w:r w:rsidRPr="00217E4C">
        <w:t xml:space="preserve">Thoma, G.J. Baker, B., Knap, P.W. 2024.  </w:t>
      </w:r>
      <w:r w:rsidRPr="00217E4C">
        <w:rPr>
          <w:lang w:val="en-GB"/>
        </w:rPr>
        <w:t xml:space="preserve">A Life Cycle Assessment Study of the Impacts of Pig Breeding on the Environmental Sustainability of Pig Production. </w:t>
      </w:r>
      <w:r w:rsidRPr="008E43D5">
        <w:rPr>
          <w:rPrChange w:author="Elin Röös" w:date="2024-11-06T17:09:00Z" w16du:dateUtc="2024-11-06T16:09:00Z" w:id="97">
            <w:rPr>
              <w:lang w:val="en-GB"/>
            </w:rPr>
          </w:rPrChange>
        </w:rPr>
        <w:t>Animals 14(16), 2435; https://doi.org/10.3390/ani14162435</w:t>
      </w:r>
    </w:p>
    <w:p w:rsidRPr="00217E4C" w:rsidR="00311AD8" w:rsidP="003E0C6A" w:rsidRDefault="6F1EC338" w14:paraId="5C3A98B0" w14:textId="40AF8135">
      <w:pPr>
        <w:spacing w:line="276" w:lineRule="auto"/>
        <w:ind w:left="567" w:hanging="567"/>
        <w:jc w:val="left"/>
        <w:rPr>
          <w:lang w:val="en-GB"/>
        </w:rPr>
      </w:pPr>
      <w:proofErr w:type="spellStart"/>
      <w:r w:rsidRPr="008E43D5">
        <w:rPr>
          <w:rPrChange w:author="Elin Röös" w:date="2024-11-06T17:09:00Z" w16du:dateUtc="2024-11-06T16:09:00Z" w:id="98">
            <w:rPr>
              <w:lang w:val="en-GB"/>
            </w:rPr>
          </w:rPrChange>
        </w:rPr>
        <w:t>Tomás</w:t>
      </w:r>
      <w:proofErr w:type="spellEnd"/>
      <w:r w:rsidRPr="008E43D5">
        <w:rPr>
          <w:rPrChange w:author="Elin Röös" w:date="2024-11-06T17:09:00Z" w16du:dateUtc="2024-11-06T16:09:00Z" w:id="99">
            <w:rPr>
              <w:lang w:val="en-GB"/>
            </w:rPr>
          </w:rPrChange>
        </w:rPr>
        <w:t>, M., Behrens, J.W., Nielsen, D.B. </w:t>
      </w:r>
      <w:r w:rsidRPr="008E43D5">
        <w:rPr>
          <w:i/>
          <w:iCs/>
          <w:rPrChange w:author="Elin Röös" w:date="2024-11-06T17:09:00Z" w16du:dateUtc="2024-11-06T16:09:00Z" w:id="100">
            <w:rPr>
              <w:i/>
              <w:iCs/>
              <w:lang w:val="en-GB"/>
            </w:rPr>
          </w:rPrChange>
        </w:rPr>
        <w:t xml:space="preserve">et al. </w:t>
      </w:r>
      <w:r w:rsidRPr="008E43D5">
        <w:rPr>
          <w:rPrChange w:author="Elin Röös" w:date="2024-11-06T17:09:00Z" w16du:dateUtc="2024-11-06T16:09:00Z" w:id="101">
            <w:rPr>
              <w:lang w:val="en-GB"/>
            </w:rPr>
          </w:rPrChange>
        </w:rPr>
        <w:t>2024. </w:t>
      </w:r>
      <w:r w:rsidRPr="00217E4C">
        <w:rPr>
          <w:lang w:val="en-GB"/>
        </w:rPr>
        <w:t>Investigating the effects of pelagic trawling on the welfare of Atlantic herring (</w:t>
      </w:r>
      <w:r w:rsidRPr="00217E4C">
        <w:rPr>
          <w:i/>
          <w:iCs/>
          <w:lang w:val="en-GB"/>
        </w:rPr>
        <w:t xml:space="preserve">Clupea </w:t>
      </w:r>
      <w:proofErr w:type="spellStart"/>
      <w:r w:rsidRPr="00217E4C">
        <w:rPr>
          <w:i/>
          <w:iCs/>
          <w:lang w:val="en-GB"/>
        </w:rPr>
        <w:t>harengus</w:t>
      </w:r>
      <w:proofErr w:type="spellEnd"/>
      <w:r w:rsidRPr="00217E4C">
        <w:rPr>
          <w:lang w:val="en-GB"/>
        </w:rPr>
        <w:t>). </w:t>
      </w:r>
      <w:r w:rsidRPr="00217E4C">
        <w:rPr>
          <w:i/>
          <w:iCs/>
          <w:lang w:val="en-GB"/>
        </w:rPr>
        <w:t>Scientific Reports</w:t>
      </w:r>
      <w:r w:rsidRPr="00217E4C">
        <w:rPr>
          <w:lang w:val="en-GB"/>
        </w:rPr>
        <w:t xml:space="preserve"> 14, 17530. </w:t>
      </w:r>
      <w:r w:rsidR="006855E3">
        <w:fldChar w:fldCharType="begin"/>
      </w:r>
      <w:r w:rsidRPr="006855E3" w:rsidR="006855E3">
        <w:rPr>
          <w:lang w:val="en-US"/>
          <w:rPrChange w:author="Lotta Rydhmer" w:date="2024-11-02T20:18:00Z" w:id="102">
            <w:rPr/>
          </w:rPrChange>
        </w:rPr>
        <w:instrText xml:space="preserve"> HYPERLINK "https://doi.org/10.1038/s41598-024-68629-8" \h </w:instrText>
      </w:r>
      <w:r w:rsidR="006855E3">
        <w:fldChar w:fldCharType="separate"/>
      </w:r>
      <w:r w:rsidRPr="00217E4C">
        <w:rPr>
          <w:rStyle w:val="Hyperlink"/>
          <w:lang w:val="en-GB"/>
        </w:rPr>
        <w:t>https://doi.org/10.1038/s41598-024-68629-8</w:t>
      </w:r>
      <w:r w:rsidR="006855E3">
        <w:rPr>
          <w:rStyle w:val="Hyperlink"/>
          <w:lang w:val="en-GB"/>
        </w:rPr>
        <w:fldChar w:fldCharType="end"/>
      </w:r>
      <w:r w:rsidRPr="00217E4C">
        <w:rPr>
          <w:lang w:val="en-GB"/>
        </w:rPr>
        <w:t xml:space="preserve"> </w:t>
      </w:r>
    </w:p>
    <w:p w:rsidRPr="00217E4C" w:rsidR="6F1EC338" w:rsidP="6F1EC338" w:rsidRDefault="6F1EC338" w14:paraId="7FC0D430" w14:textId="06C822E7">
      <w:pPr>
        <w:spacing w:line="276" w:lineRule="auto"/>
        <w:ind w:left="567" w:hanging="567"/>
        <w:jc w:val="left"/>
        <w:rPr>
          <w:lang w:val="en-GB"/>
        </w:rPr>
      </w:pPr>
      <w:r w:rsidRPr="00217E4C">
        <w:rPr>
          <w:lang w:val="en-GB"/>
        </w:rPr>
        <w:t>UK-VARSS, 2022. Veterinary Antibiotic Resistance and Sales Surveillance Report (UK-VARSS 2021). New Haw, Addlestone: Veterinary Medicines Directorate. https://www.gov.uk/government/collections/veterinary-antimicrobial-resistance-and-sales-surveillance</w:t>
      </w:r>
    </w:p>
    <w:p w:rsidRPr="00217E4C" w:rsidR="00987666" w:rsidP="5B5A985F" w:rsidRDefault="5B5A985F" w14:paraId="5413513A" w14:textId="257302DF">
      <w:pPr>
        <w:spacing w:line="276" w:lineRule="auto"/>
        <w:ind w:left="567" w:hanging="567"/>
        <w:jc w:val="left"/>
        <w:rPr>
          <w:lang w:val="en-GB"/>
        </w:rPr>
      </w:pPr>
      <w:r w:rsidRPr="00217E4C">
        <w:rPr>
          <w:lang w:val="en-GB"/>
        </w:rPr>
        <w:t xml:space="preserve"> UN Environment Assembly, 2022. Animal welfare–environment–sustainable development nexus. United Nations Environment Assembly of the United Nations Environment Programme. Fifth session. Resolution adopted 2 March 2022. </w:t>
      </w:r>
    </w:p>
    <w:p w:rsidRPr="00387946" w:rsidR="008E6ED9" w:rsidP="008E6ED9" w:rsidRDefault="008E6ED9" w14:paraId="2678460A" w14:textId="7A73387B">
      <w:pPr>
        <w:spacing w:line="276" w:lineRule="auto"/>
        <w:ind w:left="567" w:hanging="567"/>
        <w:jc w:val="left"/>
        <w:rPr>
          <w:lang w:val="en-GB"/>
        </w:rPr>
      </w:pPr>
      <w:proofErr w:type="spellStart"/>
      <w:r w:rsidRPr="00217E4C">
        <w:rPr>
          <w:lang w:val="en-GB"/>
        </w:rPr>
        <w:t>Vinnari</w:t>
      </w:r>
      <w:proofErr w:type="spellEnd"/>
      <w:r w:rsidRPr="00217E4C">
        <w:rPr>
          <w:lang w:val="en-GB"/>
        </w:rPr>
        <w:t xml:space="preserve">, E., </w:t>
      </w:r>
      <w:proofErr w:type="spellStart"/>
      <w:r w:rsidRPr="00217E4C">
        <w:rPr>
          <w:lang w:val="en-GB"/>
        </w:rPr>
        <w:t>Vinnari</w:t>
      </w:r>
      <w:proofErr w:type="spellEnd"/>
      <w:r w:rsidRPr="00217E4C">
        <w:rPr>
          <w:lang w:val="en-GB"/>
        </w:rPr>
        <w:t>, M. 2022</w:t>
      </w:r>
      <w:r w:rsidRPr="00217E4C" w:rsidR="00870F6F">
        <w:rPr>
          <w:lang w:val="en-GB"/>
        </w:rPr>
        <w:t>.</w:t>
      </w:r>
      <w:r w:rsidRPr="00217E4C">
        <w:rPr>
          <w:lang w:val="en-GB"/>
        </w:rPr>
        <w:t xml:space="preserve"> </w:t>
      </w:r>
      <w:r w:rsidRPr="00387946">
        <w:rPr>
          <w:lang w:val="en-GB"/>
        </w:rPr>
        <w:t xml:space="preserve">Making the invisibles visible: Including animals in sustainability (and) accounting. </w:t>
      </w:r>
      <w:r w:rsidRPr="00387946">
        <w:rPr>
          <w:i/>
          <w:iCs/>
          <w:lang w:val="en-GB"/>
        </w:rPr>
        <w:t>Critical Perspectives on Accounting</w:t>
      </w:r>
      <w:r w:rsidRPr="00387946">
        <w:rPr>
          <w:lang w:val="en-GB"/>
        </w:rPr>
        <w:t xml:space="preserve"> 82:102324. </w:t>
      </w:r>
      <w:r w:rsidR="006855E3">
        <w:fldChar w:fldCharType="begin"/>
      </w:r>
      <w:r w:rsidRPr="006855E3" w:rsidR="006855E3">
        <w:rPr>
          <w:lang w:val="en-US"/>
          <w:rPrChange w:author="Lotta Rydhmer" w:date="2024-11-02T20:18:00Z" w:id="103">
            <w:rPr/>
          </w:rPrChange>
        </w:rPr>
        <w:instrText xml:space="preserve"> HYPERLINK "https://doi.org/10.1016/j.cpa.2021.102324" </w:instrText>
      </w:r>
      <w:r w:rsidR="006855E3">
        <w:fldChar w:fldCharType="separate"/>
      </w:r>
      <w:r w:rsidRPr="00387946">
        <w:rPr>
          <w:rStyle w:val="Hyperlink"/>
          <w:lang w:val="en-GB"/>
        </w:rPr>
        <w:t>https://doi.org/10.1016/j.cpa.2021.102324</w:t>
      </w:r>
      <w:r w:rsidR="006855E3">
        <w:rPr>
          <w:rStyle w:val="Hyperlink"/>
          <w:lang w:val="en-GB"/>
        </w:rPr>
        <w:fldChar w:fldCharType="end"/>
      </w:r>
      <w:r w:rsidRPr="00387946">
        <w:rPr>
          <w:lang w:val="en-GB"/>
        </w:rPr>
        <w:t xml:space="preserve"> </w:t>
      </w:r>
    </w:p>
    <w:p w:rsidRPr="00387946" w:rsidR="003245CB" w:rsidP="00375245" w:rsidRDefault="003245CB" w14:paraId="311666E3" w14:textId="17C04869">
      <w:pPr>
        <w:spacing w:line="276" w:lineRule="auto"/>
        <w:ind w:left="567" w:hanging="567"/>
        <w:jc w:val="left"/>
        <w:rPr>
          <w:lang w:val="en-GB"/>
        </w:rPr>
      </w:pPr>
      <w:r w:rsidRPr="00217E4C">
        <w:rPr>
          <w:lang w:val="en-GB"/>
        </w:rPr>
        <w:t xml:space="preserve">van Zanten, H.H.E., Muller, A., Frehner, A. 2022. </w:t>
      </w:r>
      <w:r w:rsidRPr="00387946">
        <w:rPr>
          <w:lang w:val="en-GB"/>
        </w:rPr>
        <w:t xml:space="preserve">5 - Land use </w:t>
      </w:r>
      <w:proofErr w:type="spellStart"/>
      <w:r w:rsidRPr="00387946">
        <w:rPr>
          <w:lang w:val="en-GB"/>
        </w:rPr>
        <w:t>modeling</w:t>
      </w:r>
      <w:proofErr w:type="spellEnd"/>
      <w:r w:rsidRPr="00387946">
        <w:rPr>
          <w:lang w:val="en-GB"/>
        </w:rPr>
        <w:t xml:space="preserve">: from farm to food </w:t>
      </w:r>
      <w:r w:rsidRPr="00387946" w:rsidR="00375245">
        <w:rPr>
          <w:lang w:val="en-GB"/>
        </w:rPr>
        <w:t>s</w:t>
      </w:r>
      <w:r w:rsidRPr="00387946">
        <w:rPr>
          <w:lang w:val="en-GB"/>
        </w:rPr>
        <w:t xml:space="preserve">ystems. Editor(s): Christian Peters, Dawn Thilmany, Food Systems Modelling, Academic Press 89-105. </w:t>
      </w:r>
      <w:r w:rsidR="006855E3">
        <w:fldChar w:fldCharType="begin"/>
      </w:r>
      <w:r w:rsidRPr="006855E3" w:rsidR="006855E3">
        <w:rPr>
          <w:lang w:val="en-US"/>
          <w:rPrChange w:author="Lotta Rydhmer" w:date="2024-11-02T20:18:00Z" w:id="104">
            <w:rPr/>
          </w:rPrChange>
        </w:rPr>
        <w:instrText xml:space="preserve"> HYPERLINK "https://doi.org/10.1016/B978-0-12-822112-9.00011-4" </w:instrText>
      </w:r>
      <w:r w:rsidR="006855E3">
        <w:fldChar w:fldCharType="separate"/>
      </w:r>
      <w:r w:rsidRPr="00387946">
        <w:rPr>
          <w:rStyle w:val="Hyperlink"/>
          <w:lang w:val="en-GB"/>
        </w:rPr>
        <w:t>https://doi.org/10.1016/B978-0-12-822112-9.00011-4</w:t>
      </w:r>
      <w:r w:rsidR="006855E3">
        <w:rPr>
          <w:rStyle w:val="Hyperlink"/>
          <w:lang w:val="en-GB"/>
        </w:rPr>
        <w:fldChar w:fldCharType="end"/>
      </w:r>
      <w:r w:rsidRPr="00387946">
        <w:rPr>
          <w:lang w:val="en-GB"/>
        </w:rPr>
        <w:t xml:space="preserve"> </w:t>
      </w:r>
    </w:p>
    <w:p w:rsidRPr="00387946" w:rsidR="00747122" w:rsidP="008E6ED9" w:rsidRDefault="00747122" w14:paraId="70AFBE6D" w14:textId="4B8DBCCC">
      <w:pPr>
        <w:spacing w:line="276" w:lineRule="auto"/>
        <w:ind w:left="567" w:hanging="567"/>
        <w:jc w:val="left"/>
        <w:rPr>
          <w:lang w:val="en-GB"/>
        </w:rPr>
      </w:pPr>
      <w:proofErr w:type="spellStart"/>
      <w:r w:rsidRPr="00387946">
        <w:rPr>
          <w:lang w:val="en-GB"/>
        </w:rPr>
        <w:t>WellBeing</w:t>
      </w:r>
      <w:proofErr w:type="spellEnd"/>
      <w:r w:rsidRPr="00387946">
        <w:rPr>
          <w:lang w:val="en-GB"/>
        </w:rPr>
        <w:t xml:space="preserve"> International. 2022. Nexus between Animal Welfare, the Environment and Sustainable Development: Resource Document. (Ed. A.N. Rowan). First Edition. </w:t>
      </w:r>
      <w:proofErr w:type="spellStart"/>
      <w:r w:rsidRPr="00387946">
        <w:rPr>
          <w:lang w:val="en-GB"/>
        </w:rPr>
        <w:t>WellBeing</w:t>
      </w:r>
      <w:proofErr w:type="spellEnd"/>
      <w:r w:rsidRPr="00387946">
        <w:rPr>
          <w:lang w:val="en-GB"/>
        </w:rPr>
        <w:t xml:space="preserve"> International, Potomac, Maryland, USA. </w:t>
      </w:r>
      <w:r w:rsidR="006855E3">
        <w:fldChar w:fldCharType="begin"/>
      </w:r>
      <w:r w:rsidRPr="006855E3" w:rsidR="006855E3">
        <w:rPr>
          <w:lang w:val="en-US"/>
          <w:rPrChange w:author="Lotta Rydhmer" w:date="2024-11-02T20:18:00Z" w:id="105">
            <w:rPr/>
          </w:rPrChange>
        </w:rPr>
        <w:instrText xml:space="preserve"> HYPERLINK "https://www.wellbeingintlstudiesrepository.org/es/nexus" </w:instrText>
      </w:r>
      <w:r w:rsidR="006855E3">
        <w:fldChar w:fldCharType="separate"/>
      </w:r>
      <w:r w:rsidRPr="00387946">
        <w:rPr>
          <w:rStyle w:val="Hyperlink"/>
          <w:lang w:val="en-GB"/>
        </w:rPr>
        <w:t>https://www.wellbeingintlstudiesrepository.org/es/nexus</w:t>
      </w:r>
      <w:r w:rsidR="006855E3">
        <w:rPr>
          <w:rStyle w:val="Hyperlink"/>
          <w:lang w:val="en-GB"/>
        </w:rPr>
        <w:fldChar w:fldCharType="end"/>
      </w:r>
      <w:r w:rsidRPr="00387946">
        <w:rPr>
          <w:lang w:val="en-GB"/>
        </w:rPr>
        <w:t xml:space="preserve"> </w:t>
      </w:r>
    </w:p>
    <w:p w:rsidRPr="00387946" w:rsidR="00D44561" w:rsidP="008E6ED9" w:rsidRDefault="5B5A985F" w14:paraId="07A2D444" w14:textId="4740414E">
      <w:pPr>
        <w:spacing w:line="276" w:lineRule="auto"/>
        <w:ind w:left="567" w:hanging="567"/>
        <w:jc w:val="left"/>
        <w:rPr>
          <w:lang w:val="en-GB"/>
        </w:rPr>
      </w:pPr>
      <w:r w:rsidRPr="00387946">
        <w:rPr>
          <w:lang w:val="en-GB"/>
        </w:rPr>
        <w:t xml:space="preserve">WJP. 2023. World Justice Project. </w:t>
      </w:r>
      <w:r w:rsidR="006855E3">
        <w:fldChar w:fldCharType="begin"/>
      </w:r>
      <w:r w:rsidRPr="006855E3" w:rsidR="006855E3">
        <w:rPr>
          <w:lang w:val="en-US"/>
          <w:rPrChange w:author="Lotta Rydhmer" w:date="2024-11-02T20:47:00Z" w:id="106">
            <w:rPr/>
          </w:rPrChange>
        </w:rPr>
        <w:instrText xml:space="preserve"> HYPERLINK "https://worldjusticeproject.org/rule-of-law-index/global" \h </w:instrText>
      </w:r>
      <w:r w:rsidR="006855E3">
        <w:fldChar w:fldCharType="separate"/>
      </w:r>
      <w:r w:rsidRPr="00387946">
        <w:rPr>
          <w:rStyle w:val="Hyperlink"/>
          <w:lang w:val="en-GB"/>
        </w:rPr>
        <w:t>https://worldjusticeproject.org/rule-of-law-index/global</w:t>
      </w:r>
      <w:r w:rsidR="006855E3">
        <w:rPr>
          <w:rStyle w:val="Hyperlink"/>
          <w:lang w:val="en-GB"/>
        </w:rPr>
        <w:fldChar w:fldCharType="end"/>
      </w:r>
      <w:r w:rsidRPr="00387946">
        <w:rPr>
          <w:lang w:val="en-GB"/>
        </w:rPr>
        <w:t xml:space="preserve"> </w:t>
      </w:r>
    </w:p>
    <w:p w:rsidRPr="00387946" w:rsidR="5B5A985F" w:rsidP="5B5A985F" w:rsidRDefault="5B5A985F" w14:paraId="43B9B1A0" w14:textId="4C55B07D">
      <w:pPr>
        <w:spacing w:line="276" w:lineRule="auto"/>
        <w:ind w:left="567" w:hanging="567"/>
        <w:jc w:val="left"/>
        <w:rPr>
          <w:rFonts w:eastAsia="Times New Roman" w:cs="Times New Roman"/>
          <w:szCs w:val="24"/>
          <w:lang w:val="en-GB"/>
        </w:rPr>
      </w:pPr>
      <w:r w:rsidRPr="00387946">
        <w:rPr>
          <w:lang w:val="en-GB"/>
        </w:rPr>
        <w:t xml:space="preserve">WHO, 2020. </w:t>
      </w:r>
      <w:r w:rsidRPr="00387946">
        <w:rPr>
          <w:rFonts w:eastAsia="Times New Roman" w:cs="Times New Roman"/>
          <w:szCs w:val="24"/>
          <w:lang w:val="en-GB"/>
        </w:rPr>
        <w:t xml:space="preserve">The fight against Antimicrobial Resistance is closely linked to the Sustainable Development Goals. WHO/EURO:2020-1634-41385-56394. </w:t>
      </w:r>
      <w:r w:rsidR="006855E3">
        <w:lastRenderedPageBreak/>
        <w:fldChar w:fldCharType="begin"/>
      </w:r>
      <w:r w:rsidRPr="006855E3" w:rsidR="006855E3">
        <w:rPr>
          <w:lang w:val="en-US"/>
          <w:rPrChange w:author="Lotta Rydhmer" w:date="2024-11-02T20:18:00Z" w:id="107">
            <w:rPr/>
          </w:rPrChange>
        </w:rPr>
        <w:instrText xml:space="preserve"> HYPERLINK "https://iris.who.int/bitstream/handle/10665/337519/WHO-EURO-2020-1634-41385-56394-eng.pdf" </w:instrText>
      </w:r>
      <w:r w:rsidR="006855E3">
        <w:fldChar w:fldCharType="separate"/>
      </w:r>
      <w:r w:rsidRPr="00387946">
        <w:rPr>
          <w:rStyle w:val="Hyperlink"/>
          <w:rFonts w:eastAsia="Times New Roman" w:cs="Times New Roman"/>
          <w:szCs w:val="24"/>
          <w:lang w:val="en-GB"/>
        </w:rPr>
        <w:t>https://iris.who.int/bitstream/handle/10665/337519/WHO-EURO-2020-1634-41385-56394-eng.pdf</w:t>
      </w:r>
      <w:r w:rsidR="006855E3">
        <w:rPr>
          <w:rStyle w:val="Hyperlink"/>
          <w:rFonts w:eastAsia="Times New Roman" w:cs="Times New Roman"/>
          <w:szCs w:val="24"/>
          <w:lang w:val="en-GB"/>
        </w:rPr>
        <w:fldChar w:fldCharType="end"/>
      </w:r>
      <w:r w:rsidRPr="00387946">
        <w:rPr>
          <w:rFonts w:eastAsia="Times New Roman" w:cs="Times New Roman"/>
          <w:szCs w:val="24"/>
          <w:lang w:val="en-GB"/>
        </w:rPr>
        <w:t>. Downloaded October 2024.</w:t>
      </w:r>
    </w:p>
    <w:p w:rsidRPr="006855E3" w:rsidR="002471E6" w:rsidP="002471E6" w:rsidRDefault="002471E6" w14:paraId="1C1A25B3" w14:textId="68CA268C">
      <w:pPr>
        <w:spacing w:line="276" w:lineRule="auto"/>
        <w:ind w:left="567" w:hanging="567"/>
        <w:jc w:val="left"/>
        <w:rPr>
          <w:rPrChange w:author="Lotta Rydhmer" w:date="2024-11-02T20:18:00Z" w:id="108">
            <w:rPr>
              <w:lang w:val="en-GB"/>
            </w:rPr>
          </w:rPrChange>
        </w:rPr>
      </w:pPr>
      <w:r w:rsidRPr="00387946">
        <w:rPr>
          <w:lang w:val="en-GB"/>
        </w:rPr>
        <w:t xml:space="preserve">WOAH. 2024. Terrestrial Animal Health Code. Terrestrial Code Online Access – WOAH - The World Organisation for Animal Health. </w:t>
      </w:r>
      <w:r w:rsidR="006855E3">
        <w:fldChar w:fldCharType="begin"/>
      </w:r>
      <w:r w:rsidRPr="006855E3" w:rsidR="006855E3">
        <w:rPr>
          <w:lang w:val="en-US"/>
          <w:rPrChange w:author="Lotta Rydhmer" w:date="2024-11-02T20:18:00Z" w:id="109">
            <w:rPr/>
          </w:rPrChange>
        </w:rPr>
        <w:instrText xml:space="preserve"> HYPERLINK "https://www.woah.org/en/what-we-do/standards/codes-and-manuals/terrestrial-code-online-access/?id=169&amp;L=1&amp;htmfile=chapitre_aw_introduction.htm" </w:instrText>
      </w:r>
      <w:r w:rsidR="006855E3">
        <w:fldChar w:fldCharType="separate"/>
      </w:r>
      <w:r w:rsidRPr="006855E3">
        <w:rPr>
          <w:rStyle w:val="Hyperlink"/>
          <w:rPrChange w:author="Lotta Rydhmer" w:date="2024-11-02T20:18:00Z" w:id="110">
            <w:rPr>
              <w:rStyle w:val="Hyperlink"/>
              <w:lang w:val="en-GB"/>
            </w:rPr>
          </w:rPrChange>
        </w:rPr>
        <w:t>https://www.woah.org/en/what-we-do/standards/codes-and-manuals/terrestrial-code-online-access/?id=169&amp;L=1&amp;htmfile=chapitre_aw_introduction.htm</w:t>
      </w:r>
      <w:r w:rsidR="006855E3">
        <w:rPr>
          <w:rStyle w:val="Hyperlink"/>
          <w:lang w:val="en-GB"/>
        </w:rPr>
        <w:fldChar w:fldCharType="end"/>
      </w:r>
      <w:r w:rsidRPr="006855E3">
        <w:rPr>
          <w:rPrChange w:author="Lotta Rydhmer" w:date="2024-11-02T20:18:00Z" w:id="111">
            <w:rPr>
              <w:lang w:val="en-GB"/>
            </w:rPr>
          </w:rPrChange>
        </w:rPr>
        <w:t xml:space="preserve"> </w:t>
      </w:r>
    </w:p>
    <w:p w:rsidRPr="00217E4C" w:rsidR="00400CC0" w:rsidP="00CF5AF7" w:rsidRDefault="00400CC0" w14:paraId="71710042" w14:textId="462F655E">
      <w:pPr>
        <w:spacing w:line="276" w:lineRule="auto"/>
        <w:ind w:left="567" w:hanging="567"/>
        <w:jc w:val="left"/>
        <w:rPr>
          <w:lang w:val="en-GB"/>
        </w:rPr>
      </w:pPr>
      <w:r w:rsidRPr="00217E4C">
        <w:t>Zira, S., Röös, E., Ivarsson, E.</w:t>
      </w:r>
      <w:r w:rsidRPr="00217E4C" w:rsidR="00D340D9">
        <w:t>,</w:t>
      </w:r>
      <w:r w:rsidRPr="00217E4C">
        <w:t> </w:t>
      </w:r>
      <w:r w:rsidRPr="00217E4C" w:rsidR="00D340D9">
        <w:t xml:space="preserve">Hoffmann, R., Rydhmer, L. 2020. </w:t>
      </w:r>
      <w:r w:rsidRPr="00217E4C">
        <w:rPr>
          <w:lang w:val="en-GB"/>
        </w:rPr>
        <w:t>Social life cycle assessment of Swedish organic and conventional pork production. </w:t>
      </w:r>
      <w:r w:rsidRPr="00217E4C">
        <w:rPr>
          <w:i/>
          <w:iCs/>
          <w:lang w:val="en-GB"/>
        </w:rPr>
        <w:t>Int</w:t>
      </w:r>
      <w:r w:rsidRPr="00217E4C" w:rsidR="00D340D9">
        <w:rPr>
          <w:i/>
          <w:iCs/>
          <w:lang w:val="en-GB"/>
        </w:rPr>
        <w:t>ernational</w:t>
      </w:r>
      <w:r w:rsidRPr="00217E4C">
        <w:rPr>
          <w:i/>
          <w:iCs/>
          <w:lang w:val="en-GB"/>
        </w:rPr>
        <w:t xml:space="preserve"> J</w:t>
      </w:r>
      <w:r w:rsidRPr="00217E4C" w:rsidR="00D340D9">
        <w:rPr>
          <w:i/>
          <w:iCs/>
          <w:lang w:val="en-GB"/>
        </w:rPr>
        <w:t>ournal of</w:t>
      </w:r>
      <w:r w:rsidRPr="00217E4C">
        <w:rPr>
          <w:i/>
          <w:iCs/>
          <w:lang w:val="en-GB"/>
        </w:rPr>
        <w:t xml:space="preserve"> Life Cycle Assess</w:t>
      </w:r>
      <w:r w:rsidRPr="00217E4C" w:rsidR="00D340D9">
        <w:rPr>
          <w:i/>
          <w:iCs/>
          <w:lang w:val="en-GB"/>
        </w:rPr>
        <w:t>ment</w:t>
      </w:r>
      <w:r w:rsidRPr="00217E4C">
        <w:rPr>
          <w:lang w:val="en-GB"/>
        </w:rPr>
        <w:t xml:space="preserve"> 25, 1957–1975. </w:t>
      </w:r>
      <w:r w:rsidR="006855E3">
        <w:fldChar w:fldCharType="begin"/>
      </w:r>
      <w:r w:rsidRPr="006855E3" w:rsidR="006855E3">
        <w:rPr>
          <w:lang w:val="en-US"/>
          <w:rPrChange w:author="Lotta Rydhmer" w:date="2024-11-02T20:18:00Z" w:id="112">
            <w:rPr/>
          </w:rPrChange>
        </w:rPr>
        <w:instrText xml:space="preserve"> HYPERLINK "https://doi.org/10.1007/s11367-020-01811-y" </w:instrText>
      </w:r>
      <w:r w:rsidR="006855E3">
        <w:fldChar w:fldCharType="separate"/>
      </w:r>
      <w:r w:rsidRPr="00217E4C" w:rsidR="00D340D9">
        <w:rPr>
          <w:rStyle w:val="Hyperlink"/>
          <w:lang w:val="en-GB"/>
        </w:rPr>
        <w:t>https://doi.org/10.1007/s11367-020-01811-y</w:t>
      </w:r>
      <w:r w:rsidR="006855E3">
        <w:rPr>
          <w:rStyle w:val="Hyperlink"/>
          <w:lang w:val="en-GB"/>
        </w:rPr>
        <w:fldChar w:fldCharType="end"/>
      </w:r>
      <w:r w:rsidRPr="00217E4C" w:rsidR="00D340D9">
        <w:rPr>
          <w:lang w:val="en-GB"/>
        </w:rPr>
        <w:t xml:space="preserve"> </w:t>
      </w:r>
      <w:r w:rsidRPr="00217E4C">
        <w:rPr>
          <w:lang w:val="en-GB"/>
        </w:rPr>
        <w:t xml:space="preserve"> </w:t>
      </w:r>
    </w:p>
    <w:p w:rsidR="00F4788C" w:rsidP="00CF5AF7" w:rsidRDefault="00F4788C" w14:paraId="123BE424" w14:textId="188B8B28">
      <w:pPr>
        <w:spacing w:line="276" w:lineRule="auto"/>
        <w:ind w:left="567" w:hanging="567"/>
        <w:jc w:val="left"/>
        <w:rPr>
          <w:lang w:val="en-GB"/>
        </w:rPr>
      </w:pPr>
      <w:r w:rsidRPr="00217E4C">
        <w:t>Zira,</w:t>
      </w:r>
      <w:r w:rsidRPr="00217E4C" w:rsidR="00CF5AF7">
        <w:t xml:space="preserve"> S.,</w:t>
      </w:r>
      <w:r w:rsidRPr="00217E4C">
        <w:t xml:space="preserve"> Rydhmer, </w:t>
      </w:r>
      <w:r w:rsidRPr="00217E4C" w:rsidR="00CF5AF7">
        <w:t>L.,</w:t>
      </w:r>
      <w:r w:rsidRPr="00217E4C">
        <w:t xml:space="preserve"> Ivarsson,</w:t>
      </w:r>
      <w:r w:rsidRPr="00217E4C" w:rsidR="00CF5AF7">
        <w:t xml:space="preserve"> E.,</w:t>
      </w:r>
      <w:r w:rsidRPr="00217E4C">
        <w:t xml:space="preserve"> Hoffmann, </w:t>
      </w:r>
      <w:r w:rsidRPr="00217E4C" w:rsidR="00CF5AF7">
        <w:t xml:space="preserve">R., </w:t>
      </w:r>
      <w:r w:rsidRPr="00217E4C">
        <w:t>Röös,</w:t>
      </w:r>
      <w:r w:rsidRPr="00217E4C" w:rsidR="00CF5AF7">
        <w:t xml:space="preserve"> E. 2021. </w:t>
      </w:r>
      <w:r w:rsidRPr="00387946">
        <w:rPr>
          <w:lang w:val="en-GB"/>
        </w:rPr>
        <w:t>A life cycle sustainability assessment of organic and conventional pork supply chains in Sweden</w:t>
      </w:r>
      <w:r w:rsidRPr="00387946" w:rsidR="00CF5AF7">
        <w:rPr>
          <w:lang w:val="en-GB"/>
        </w:rPr>
        <w:t xml:space="preserve">. </w:t>
      </w:r>
      <w:r w:rsidRPr="00387946">
        <w:rPr>
          <w:i/>
          <w:iCs/>
          <w:lang w:val="en-GB"/>
        </w:rPr>
        <w:t>Sustainable Production and Consumption</w:t>
      </w:r>
      <w:r w:rsidRPr="00387946">
        <w:rPr>
          <w:lang w:val="en-GB"/>
        </w:rPr>
        <w:t xml:space="preserve"> 28, 21-38</w:t>
      </w:r>
      <w:r w:rsidRPr="00387946" w:rsidR="00CF5AF7">
        <w:rPr>
          <w:lang w:val="en-GB"/>
        </w:rPr>
        <w:t xml:space="preserve">. </w:t>
      </w:r>
      <w:hyperlink w:history="1" r:id="rId27">
        <w:r w:rsidRPr="00387946" w:rsidR="00CF5AF7">
          <w:rPr>
            <w:rStyle w:val="Hyperlink"/>
            <w:lang w:val="en-GB"/>
          </w:rPr>
          <w:t>https://doi.org/10.1016/j.spc.2021.03.028</w:t>
        </w:r>
      </w:hyperlink>
      <w:r w:rsidRPr="00387946" w:rsidR="00CF5AF7">
        <w:rPr>
          <w:lang w:val="en-GB"/>
        </w:rPr>
        <w:t xml:space="preserve"> </w:t>
      </w:r>
    </w:p>
    <w:p w:rsidRPr="00387946" w:rsidR="00ED7403" w:rsidP="004002B2" w:rsidRDefault="00ED7403" w14:paraId="36E7AA74" w14:textId="32CEDA5C">
      <w:pPr>
        <w:jc w:val="left"/>
        <w:rPr>
          <w:rFonts w:cs="Times New Roman"/>
          <w:color w:val="2B579A"/>
          <w:sz w:val="22"/>
          <w:shd w:val="clear" w:color="auto" w:fill="E6E6E6"/>
          <w:lang w:val="en-GB"/>
        </w:rPr>
      </w:pPr>
    </w:p>
    <w:sectPr w:rsidRPr="00387946" w:rsidR="00ED7403">
      <w:footerReference w:type="default" r:id="rId28"/>
      <w:pgSz w:w="12240" w:h="15840" w:orient="portrait"/>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LR" w:author="Lotta Rydhmer" w:date="2024-11-01T17:50:00Z" w:id="0">
    <w:p w:rsidR="00650EEF" w:rsidRDefault="00650EEF" w14:paraId="53C917B9" w14:textId="7A1E6324">
      <w:pPr>
        <w:pStyle w:val="CommentText"/>
      </w:pPr>
      <w:r>
        <w:rPr>
          <w:rStyle w:val="CommentReference"/>
        </w:rPr>
        <w:annotationRef/>
      </w:r>
      <w:r>
        <w:t xml:space="preserve">Jag stoppade in ”almost” för om alla dör på gården så åker inga till slakteriet </w:t>
      </w:r>
      <w:r>
        <w:sym w:font="Wingdings" w:char="F04A"/>
      </w:r>
    </w:p>
    <w:p w:rsidRPr="00916309" w:rsidR="00650EEF" w:rsidRDefault="00650EEF" w14:paraId="453ABC1A" w14:textId="1F9152C5">
      <w:pPr>
        <w:pStyle w:val="CommentText"/>
        <w:rPr>
          <w:b/>
          <w:color w:val="FF0000"/>
        </w:rPr>
      </w:pPr>
      <w:r>
        <w:t>Men</w:t>
      </w:r>
      <w:r w:rsidRPr="00916309">
        <w:rPr>
          <w:color w:val="FF0000"/>
        </w:rPr>
        <w:t xml:space="preserve">: </w:t>
      </w:r>
      <w:r w:rsidRPr="00916309">
        <w:rPr>
          <w:b/>
          <w:color w:val="FF0000"/>
        </w:rPr>
        <w:t xml:space="preserve">I excelarken Mortality och Disease har vi 0,5 som Dystopia. </w:t>
      </w:r>
    </w:p>
  </w:comment>
  <w:comment w:initials="ER" w:author="Elin Röös" w:date="2024-11-06T20:52:00Z" w:id="1">
    <w:p w:rsidR="00A666BD" w:rsidP="00A666BD" w:rsidRDefault="00A666BD" w14:paraId="38426D92" w14:textId="77777777">
      <w:pPr>
        <w:pStyle w:val="CommentText"/>
        <w:jc w:val="left"/>
      </w:pPr>
      <w:r>
        <w:rPr>
          <w:rStyle w:val="CommentReference"/>
        </w:rPr>
        <w:annotationRef/>
      </w:r>
      <w:r>
        <w:t>Det är litet två olika saker. 0.5 används för att normalisera Mortality och Disease för DALYS och 7 här är ”värsta” värdet och det använder vi aldrig (bara i PAALA-norm som ligger kvar i SM1, vi kan ev ta bort det i revisionen)</w:t>
      </w:r>
    </w:p>
  </w:comment>
  <w:comment w:initials="LR" w:author="Lotta Rydhmer" w:date="2024-11-01T17:54:00Z" w:id="2">
    <w:p w:rsidR="00650EEF" w:rsidRDefault="00650EEF" w14:paraId="3E8BC1E8" w14:textId="61FDE807">
      <w:pPr>
        <w:pStyle w:val="CommentText"/>
      </w:pPr>
      <w:r>
        <w:rPr>
          <w:rStyle w:val="CommentReference"/>
        </w:rPr>
        <w:annotationRef/>
      </w:r>
      <w:r>
        <w:t>Så bra att du tog bort den ekonomiska allokeringen för den gillade jag inte</w:t>
      </w:r>
    </w:p>
  </w:comment>
  <w:comment w:initials="ER" w:author="Elin Röös" w:date="2024-11-06T21:35:00Z" w:id="3">
    <w:p w:rsidR="004416DB" w:rsidP="004416DB" w:rsidRDefault="004416DB" w14:paraId="0DBAB6CA" w14:textId="77777777">
      <w:pPr>
        <w:pStyle w:val="CommentText"/>
        <w:jc w:val="left"/>
      </w:pPr>
      <w:r>
        <w:rPr>
          <w:rStyle w:val="CommentReference"/>
        </w:rPr>
        <w:annotationRef/>
      </w:r>
      <w:r>
        <w:t>Den var dessutom feltänkt!</w:t>
      </w:r>
    </w:p>
  </w:comment>
  <w:comment w:initials="LR" w:author="Lotta Rydhmer" w:date="2024-11-02T22:14:00Z" w:id="12">
    <w:p w:rsidR="00650EEF" w:rsidRDefault="00650EEF" w14:paraId="07454CA5" w14:textId="3EF77D96">
      <w:pPr>
        <w:pStyle w:val="CommentText"/>
      </w:pPr>
      <w:r>
        <w:rPr>
          <w:rStyle w:val="CommentReference"/>
        </w:rPr>
        <w:annotationRef/>
      </w:r>
      <w:r>
        <w:t>Ja, jag vet, jag skulle inte…</w:t>
      </w:r>
    </w:p>
    <w:p w:rsidR="00650EEF" w:rsidRDefault="00650EEF" w14:paraId="4CAE5633" w14:textId="7C64B19B">
      <w:pPr>
        <w:pStyle w:val="CommentText"/>
      </w:pPr>
      <w:r>
        <w:t>Men jag har länge grunnat på hur vi skulle kunna få med det arbete som Sandöe gjort med Tove Christensen. Förresten är det inte otroligt att Sandöe får nöjet att granska vår artikel.</w:t>
      </w:r>
    </w:p>
  </w:comment>
  <w:comment w:initials="ER" w:author="Elin Röös" w:date="2024-11-06T21:47:00Z" w:id="13">
    <w:p w:rsidR="009F0835" w:rsidP="009F0835" w:rsidRDefault="009F0835" w14:paraId="41A30776" w14:textId="77777777">
      <w:pPr>
        <w:pStyle w:val="CommentText"/>
        <w:jc w:val="left"/>
      </w:pPr>
      <w:r>
        <w:rPr>
          <w:rStyle w:val="CommentReference"/>
        </w:rPr>
        <w:annotationRef/>
      </w:r>
      <w:r>
        <w:t>OK!</w:t>
      </w:r>
    </w:p>
  </w:comment>
  <w:comment w:initials="LR" w:author="Lotta Rydhmer" w:date="2024-11-01T18:08:00Z" w:id="18">
    <w:p w:rsidR="00650EEF" w:rsidRDefault="00650EEF" w14:paraId="42F7D24E" w14:textId="64ACE55C">
      <w:pPr>
        <w:pStyle w:val="CommentText"/>
      </w:pPr>
      <w:r>
        <w:rPr>
          <w:rStyle w:val="CommentReference"/>
        </w:rPr>
        <w:annotationRef/>
      </w:r>
      <w:r>
        <w:t xml:space="preserve">Jag har lovat respondenterna att fråga dem vid publicering om de vill bli namngivna som pers.com. (det kan vi göra i suppl) eller i acknowlegments eller inte alls. Jag tror jag skickar dem manus och frågar om det när vi skickat in. Och frågar Uffe om vi får nämna honom i acknowledgment.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3ABC1A" w15:done="0"/>
  <w15:commentEx w15:paraId="38426D92" w15:paraIdParent="453ABC1A" w15:done="0"/>
  <w15:commentEx w15:paraId="3E8BC1E8" w15:done="0"/>
  <w15:commentEx w15:paraId="0DBAB6CA" w15:paraIdParent="3E8BC1E8" w15:done="0"/>
  <w15:commentEx w15:paraId="4CAE5633" w15:done="0"/>
  <w15:commentEx w15:paraId="41A30776" w15:paraIdParent="4CAE5633" w15:done="0"/>
  <w15:commentEx w15:paraId="42F7D2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7BCD69" w16cex:dateUtc="2024-11-06T19:52:00Z"/>
  <w16cex:commentExtensible w16cex:durableId="057EF299" w16cex:dateUtc="2024-11-06T20:35:00Z"/>
  <w16cex:commentExtensible w16cex:durableId="4A6A191E" w16cex:dateUtc="2024-11-06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3ABC1A" w16cid:durableId="0A8A4E34"/>
  <w16cid:commentId w16cid:paraId="38426D92" w16cid:durableId="447BCD69"/>
  <w16cid:commentId w16cid:paraId="3E8BC1E8" w16cid:durableId="7151D446"/>
  <w16cid:commentId w16cid:paraId="0DBAB6CA" w16cid:durableId="057EF299"/>
  <w16cid:commentId w16cid:paraId="4CAE5633" w16cid:durableId="665E31E5"/>
  <w16cid:commentId w16cid:paraId="41A30776" w16cid:durableId="4A6A191E"/>
  <w16cid:commentId w16cid:paraId="42F7D24E" w16cid:durableId="09F767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47CA5" w:rsidRDefault="00B47CA5" w14:paraId="01D6A349" w14:textId="77777777">
      <w:pPr>
        <w:spacing w:after="0" w:line="240" w:lineRule="auto"/>
      </w:pPr>
      <w:r>
        <w:separator/>
      </w:r>
    </w:p>
  </w:endnote>
  <w:endnote w:type="continuationSeparator" w:id="0">
    <w:p w:rsidR="00B47CA5" w:rsidRDefault="00B47CA5" w14:paraId="7748D7CB" w14:textId="77777777">
      <w:pPr>
        <w:spacing w:after="0" w:line="240" w:lineRule="auto"/>
      </w:pPr>
      <w:r>
        <w:continuationSeparator/>
      </w:r>
    </w:p>
  </w:endnote>
  <w:endnote w:type="continuationNotice" w:id="1">
    <w:p w:rsidR="00B47CA5" w:rsidRDefault="00B47CA5" w14:paraId="443AC4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author="Lotta Rydhmer" w:date="2024-11-05T13:18:00Z" w:id="8747"/>
  <w:sdt>
    <w:sdtPr>
      <w:id w:val="-1596777263"/>
      <w:docPartObj>
        <w:docPartGallery w:val="Page Numbers (Bottom of Page)"/>
        <w:docPartUnique/>
      </w:docPartObj>
    </w:sdtPr>
    <w:sdtEndPr>
      <w:rPr>
        <w:noProof/>
      </w:rPr>
    </w:sdtEndPr>
    <w:sdtContent>
      <w:customXmlInsRangeEnd w:id="8747"/>
      <w:p w:rsidR="00916309" w:rsidRDefault="00916309" w14:paraId="1544FDE7" w14:textId="24C6FB17">
        <w:pPr>
          <w:pStyle w:val="Footer"/>
          <w:jc w:val="center"/>
          <w:rPr>
            <w:ins w:author="Lotta Rydhmer" w:date="2024-11-05T13:18:00Z" w:id="114"/>
          </w:rPr>
        </w:pPr>
        <w:ins w:author="Lotta Rydhmer" w:date="2024-11-05T13:18:00Z" w:id="115">
          <w:r>
            <w:fldChar w:fldCharType="begin"/>
          </w:r>
          <w:r>
            <w:instrText xml:space="preserve"> PAGE   \* MERGEFORMAT </w:instrText>
          </w:r>
          <w:r>
            <w:fldChar w:fldCharType="separate"/>
          </w:r>
        </w:ins>
        <w:r>
          <w:rPr>
            <w:noProof/>
          </w:rPr>
          <w:t>30</w:t>
        </w:r>
        <w:ins w:author="Lotta Rydhmer" w:date="2024-11-05T13:18:00Z" w:id="116">
          <w:r>
            <w:rPr>
              <w:noProof/>
            </w:rPr>
            <w:fldChar w:fldCharType="end"/>
          </w:r>
        </w:ins>
      </w:p>
      <w:customXmlInsRangeStart w:author="Lotta Rydhmer" w:date="2024-11-05T13:18:00Z" w:id="4888"/>
    </w:sdtContent>
  </w:sdt>
  <w:customXmlInsRangeEnd w:id="4888"/>
  <w:p w:rsidR="00916309" w:rsidRDefault="00916309" w14:paraId="70EE009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47CA5" w:rsidRDefault="00B47CA5" w14:paraId="25E06B77" w14:textId="77777777">
      <w:pPr>
        <w:spacing w:after="0" w:line="240" w:lineRule="auto"/>
      </w:pPr>
      <w:r>
        <w:separator/>
      </w:r>
    </w:p>
  </w:footnote>
  <w:footnote w:type="continuationSeparator" w:id="0">
    <w:p w:rsidR="00B47CA5" w:rsidRDefault="00B47CA5" w14:paraId="3FDE8E33" w14:textId="77777777">
      <w:pPr>
        <w:spacing w:after="0" w:line="240" w:lineRule="auto"/>
      </w:pPr>
      <w:r>
        <w:continuationSeparator/>
      </w:r>
    </w:p>
  </w:footnote>
  <w:footnote w:type="continuationNotice" w:id="1">
    <w:p w:rsidR="00B47CA5" w:rsidRDefault="00B47CA5" w14:paraId="63D12070"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106B88"/>
    <w:multiLevelType w:val="hybridMultilevel"/>
    <w:tmpl w:val="11C054EA"/>
    <w:lvl w:ilvl="0" w:tplc="FFFFFFFF">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1411FE0"/>
    <w:multiLevelType w:val="hybridMultilevel"/>
    <w:tmpl w:val="36DC1ED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145D78A9"/>
    <w:multiLevelType w:val="hybridMultilevel"/>
    <w:tmpl w:val="6A747C2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15435DE2"/>
    <w:multiLevelType w:val="hybridMultilevel"/>
    <w:tmpl w:val="74C29AF4"/>
    <w:lvl w:ilvl="0" w:tplc="078017F4">
      <w:numFmt w:val="bullet"/>
      <w:lvlText w:val="-"/>
      <w:lvlJc w:val="left"/>
      <w:pPr>
        <w:ind w:left="720" w:hanging="360"/>
      </w:pPr>
      <w:rPr>
        <w:rFonts w:hint="default" w:ascii="Times New Roman" w:hAnsi="Times New Roman"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22955FCC"/>
    <w:multiLevelType w:val="hybridMultilevel"/>
    <w:tmpl w:val="B268CC7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255B4304"/>
    <w:multiLevelType w:val="hybridMultilevel"/>
    <w:tmpl w:val="58A07BD0"/>
    <w:lvl w:ilvl="0" w:tplc="FFFFFFFF">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269442E6"/>
    <w:multiLevelType w:val="hybridMultilevel"/>
    <w:tmpl w:val="554C99B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26B17EBD"/>
    <w:multiLevelType w:val="hybridMultilevel"/>
    <w:tmpl w:val="D58AA088"/>
    <w:lvl w:ilvl="0" w:tplc="078017F4">
      <w:numFmt w:val="bullet"/>
      <w:lvlText w:val="-"/>
      <w:lvlJc w:val="left"/>
      <w:pPr>
        <w:ind w:left="720" w:hanging="360"/>
      </w:pPr>
      <w:rPr>
        <w:rFonts w:hint="default" w:ascii="Times New Roman" w:hAnsi="Times New Roman"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A1C1DB4"/>
    <w:multiLevelType w:val="hybridMultilevel"/>
    <w:tmpl w:val="515CAD2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2B07777D"/>
    <w:multiLevelType w:val="hybridMultilevel"/>
    <w:tmpl w:val="142ADED8"/>
    <w:lvl w:ilvl="0" w:tplc="041D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26759DE"/>
    <w:multiLevelType w:val="hybridMultilevel"/>
    <w:tmpl w:val="D1809BC4"/>
    <w:lvl w:ilvl="0" w:tplc="041D0001">
      <w:start w:val="1"/>
      <w:numFmt w:val="bullet"/>
      <w:lvlText w:val=""/>
      <w:lvlJc w:val="left"/>
      <w:pPr>
        <w:ind w:left="804" w:hanging="360"/>
      </w:pPr>
      <w:rPr>
        <w:rFonts w:hint="default" w:ascii="Symbol" w:hAnsi="Symbol"/>
      </w:rPr>
    </w:lvl>
    <w:lvl w:ilvl="1" w:tplc="041D0003" w:tentative="1">
      <w:start w:val="1"/>
      <w:numFmt w:val="bullet"/>
      <w:lvlText w:val="o"/>
      <w:lvlJc w:val="left"/>
      <w:pPr>
        <w:ind w:left="1524" w:hanging="360"/>
      </w:pPr>
      <w:rPr>
        <w:rFonts w:hint="default" w:ascii="Courier New" w:hAnsi="Courier New" w:cs="Courier New"/>
      </w:rPr>
    </w:lvl>
    <w:lvl w:ilvl="2" w:tplc="041D0005" w:tentative="1">
      <w:start w:val="1"/>
      <w:numFmt w:val="bullet"/>
      <w:lvlText w:val=""/>
      <w:lvlJc w:val="left"/>
      <w:pPr>
        <w:ind w:left="2244" w:hanging="360"/>
      </w:pPr>
      <w:rPr>
        <w:rFonts w:hint="default" w:ascii="Wingdings" w:hAnsi="Wingdings"/>
      </w:rPr>
    </w:lvl>
    <w:lvl w:ilvl="3" w:tplc="041D0001" w:tentative="1">
      <w:start w:val="1"/>
      <w:numFmt w:val="bullet"/>
      <w:lvlText w:val=""/>
      <w:lvlJc w:val="left"/>
      <w:pPr>
        <w:ind w:left="2964" w:hanging="360"/>
      </w:pPr>
      <w:rPr>
        <w:rFonts w:hint="default" w:ascii="Symbol" w:hAnsi="Symbol"/>
      </w:rPr>
    </w:lvl>
    <w:lvl w:ilvl="4" w:tplc="041D0003" w:tentative="1">
      <w:start w:val="1"/>
      <w:numFmt w:val="bullet"/>
      <w:lvlText w:val="o"/>
      <w:lvlJc w:val="left"/>
      <w:pPr>
        <w:ind w:left="3684" w:hanging="360"/>
      </w:pPr>
      <w:rPr>
        <w:rFonts w:hint="default" w:ascii="Courier New" w:hAnsi="Courier New" w:cs="Courier New"/>
      </w:rPr>
    </w:lvl>
    <w:lvl w:ilvl="5" w:tplc="041D0005" w:tentative="1">
      <w:start w:val="1"/>
      <w:numFmt w:val="bullet"/>
      <w:lvlText w:val=""/>
      <w:lvlJc w:val="left"/>
      <w:pPr>
        <w:ind w:left="4404" w:hanging="360"/>
      </w:pPr>
      <w:rPr>
        <w:rFonts w:hint="default" w:ascii="Wingdings" w:hAnsi="Wingdings"/>
      </w:rPr>
    </w:lvl>
    <w:lvl w:ilvl="6" w:tplc="041D0001" w:tentative="1">
      <w:start w:val="1"/>
      <w:numFmt w:val="bullet"/>
      <w:lvlText w:val=""/>
      <w:lvlJc w:val="left"/>
      <w:pPr>
        <w:ind w:left="5124" w:hanging="360"/>
      </w:pPr>
      <w:rPr>
        <w:rFonts w:hint="default" w:ascii="Symbol" w:hAnsi="Symbol"/>
      </w:rPr>
    </w:lvl>
    <w:lvl w:ilvl="7" w:tplc="041D0003" w:tentative="1">
      <w:start w:val="1"/>
      <w:numFmt w:val="bullet"/>
      <w:lvlText w:val="o"/>
      <w:lvlJc w:val="left"/>
      <w:pPr>
        <w:ind w:left="5844" w:hanging="360"/>
      </w:pPr>
      <w:rPr>
        <w:rFonts w:hint="default" w:ascii="Courier New" w:hAnsi="Courier New" w:cs="Courier New"/>
      </w:rPr>
    </w:lvl>
    <w:lvl w:ilvl="8" w:tplc="041D0005" w:tentative="1">
      <w:start w:val="1"/>
      <w:numFmt w:val="bullet"/>
      <w:lvlText w:val=""/>
      <w:lvlJc w:val="left"/>
      <w:pPr>
        <w:ind w:left="6564" w:hanging="360"/>
      </w:pPr>
      <w:rPr>
        <w:rFonts w:hint="default" w:ascii="Wingdings" w:hAnsi="Wingdings"/>
      </w:rPr>
    </w:lvl>
  </w:abstractNum>
  <w:abstractNum w:abstractNumId="14"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5" w15:restartNumberingAfterBreak="0">
    <w:nsid w:val="33ED4299"/>
    <w:multiLevelType w:val="hybridMultilevel"/>
    <w:tmpl w:val="5364BDA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6" w15:restartNumberingAfterBreak="0">
    <w:nsid w:val="34C23F8F"/>
    <w:multiLevelType w:val="hybridMultilevel"/>
    <w:tmpl w:val="48FA26D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7"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F346056"/>
    <w:multiLevelType w:val="hybridMultilevel"/>
    <w:tmpl w:val="17568E12"/>
    <w:lvl w:ilvl="0" w:tplc="DE561FD0">
      <w:start w:val="1"/>
      <w:numFmt w:val="bullet"/>
      <w:lvlText w:val=""/>
      <w:lvlJc w:val="left"/>
      <w:pPr>
        <w:ind w:left="720" w:hanging="360"/>
      </w:pPr>
      <w:rPr>
        <w:rFonts w:hint="default" w:ascii="Symbol" w:hAnsi="Symbol"/>
      </w:rPr>
    </w:lvl>
    <w:lvl w:ilvl="1" w:tplc="E5F23570">
      <w:start w:val="1"/>
      <w:numFmt w:val="bullet"/>
      <w:lvlText w:val="o"/>
      <w:lvlJc w:val="left"/>
      <w:pPr>
        <w:ind w:left="1440" w:hanging="360"/>
      </w:pPr>
      <w:rPr>
        <w:rFonts w:hint="default" w:ascii="Courier New" w:hAnsi="Courier New"/>
      </w:rPr>
    </w:lvl>
    <w:lvl w:ilvl="2" w:tplc="7F9E6F5C">
      <w:start w:val="1"/>
      <w:numFmt w:val="bullet"/>
      <w:lvlText w:val=""/>
      <w:lvlJc w:val="left"/>
      <w:pPr>
        <w:ind w:left="2160" w:hanging="360"/>
      </w:pPr>
      <w:rPr>
        <w:rFonts w:hint="default" w:ascii="Wingdings" w:hAnsi="Wingdings"/>
      </w:rPr>
    </w:lvl>
    <w:lvl w:ilvl="3" w:tplc="BBCABBDA">
      <w:start w:val="1"/>
      <w:numFmt w:val="bullet"/>
      <w:lvlText w:val=""/>
      <w:lvlJc w:val="left"/>
      <w:pPr>
        <w:ind w:left="2880" w:hanging="360"/>
      </w:pPr>
      <w:rPr>
        <w:rFonts w:hint="default" w:ascii="Symbol" w:hAnsi="Symbol"/>
      </w:rPr>
    </w:lvl>
    <w:lvl w:ilvl="4" w:tplc="1AD498D8">
      <w:start w:val="1"/>
      <w:numFmt w:val="bullet"/>
      <w:lvlText w:val="o"/>
      <w:lvlJc w:val="left"/>
      <w:pPr>
        <w:ind w:left="3600" w:hanging="360"/>
      </w:pPr>
      <w:rPr>
        <w:rFonts w:hint="default" w:ascii="Courier New" w:hAnsi="Courier New"/>
      </w:rPr>
    </w:lvl>
    <w:lvl w:ilvl="5" w:tplc="FD30D6A8">
      <w:start w:val="1"/>
      <w:numFmt w:val="bullet"/>
      <w:lvlText w:val=""/>
      <w:lvlJc w:val="left"/>
      <w:pPr>
        <w:ind w:left="4320" w:hanging="360"/>
      </w:pPr>
      <w:rPr>
        <w:rFonts w:hint="default" w:ascii="Wingdings" w:hAnsi="Wingdings"/>
      </w:rPr>
    </w:lvl>
    <w:lvl w:ilvl="6" w:tplc="926E1E12">
      <w:start w:val="1"/>
      <w:numFmt w:val="bullet"/>
      <w:lvlText w:val=""/>
      <w:lvlJc w:val="left"/>
      <w:pPr>
        <w:ind w:left="5040" w:hanging="360"/>
      </w:pPr>
      <w:rPr>
        <w:rFonts w:hint="default" w:ascii="Symbol" w:hAnsi="Symbol"/>
      </w:rPr>
    </w:lvl>
    <w:lvl w:ilvl="7" w:tplc="F6DCE02A">
      <w:start w:val="1"/>
      <w:numFmt w:val="bullet"/>
      <w:lvlText w:val="o"/>
      <w:lvlJc w:val="left"/>
      <w:pPr>
        <w:ind w:left="5760" w:hanging="360"/>
      </w:pPr>
      <w:rPr>
        <w:rFonts w:hint="default" w:ascii="Courier New" w:hAnsi="Courier New"/>
      </w:rPr>
    </w:lvl>
    <w:lvl w:ilvl="8" w:tplc="2806E1F2">
      <w:start w:val="1"/>
      <w:numFmt w:val="bullet"/>
      <w:lvlText w:val=""/>
      <w:lvlJc w:val="left"/>
      <w:pPr>
        <w:ind w:left="6480" w:hanging="360"/>
      </w:pPr>
      <w:rPr>
        <w:rFonts w:hint="default" w:ascii="Wingdings" w:hAnsi="Wingdings"/>
      </w:rPr>
    </w:lvl>
  </w:abstractNum>
  <w:abstractNum w:abstractNumId="19" w15:restartNumberingAfterBreak="0">
    <w:nsid w:val="3FBF4DEA"/>
    <w:multiLevelType w:val="hybridMultilevel"/>
    <w:tmpl w:val="92AC79F2"/>
    <w:lvl w:ilvl="0" w:tplc="B7D60070">
      <w:start w:val="1"/>
      <w:numFmt w:val="bullet"/>
      <w:lvlText w:val="·"/>
      <w:lvlJc w:val="left"/>
      <w:pPr>
        <w:ind w:left="720" w:hanging="360"/>
      </w:pPr>
      <w:rPr>
        <w:rFonts w:hint="default" w:ascii="Symbol" w:hAnsi="Symbol"/>
      </w:rPr>
    </w:lvl>
    <w:lvl w:ilvl="1" w:tplc="100CDA52">
      <w:start w:val="1"/>
      <w:numFmt w:val="bullet"/>
      <w:lvlText w:val="o"/>
      <w:lvlJc w:val="left"/>
      <w:pPr>
        <w:ind w:left="1440" w:hanging="360"/>
      </w:pPr>
      <w:rPr>
        <w:rFonts w:hint="default" w:ascii="Courier New" w:hAnsi="Courier New"/>
      </w:rPr>
    </w:lvl>
    <w:lvl w:ilvl="2" w:tplc="22149C54">
      <w:start w:val="1"/>
      <w:numFmt w:val="bullet"/>
      <w:lvlText w:val=""/>
      <w:lvlJc w:val="left"/>
      <w:pPr>
        <w:ind w:left="2160" w:hanging="360"/>
      </w:pPr>
      <w:rPr>
        <w:rFonts w:hint="default" w:ascii="Wingdings" w:hAnsi="Wingdings"/>
      </w:rPr>
    </w:lvl>
    <w:lvl w:ilvl="3" w:tplc="D250FD2E">
      <w:start w:val="1"/>
      <w:numFmt w:val="bullet"/>
      <w:lvlText w:val=""/>
      <w:lvlJc w:val="left"/>
      <w:pPr>
        <w:ind w:left="2880" w:hanging="360"/>
      </w:pPr>
      <w:rPr>
        <w:rFonts w:hint="default" w:ascii="Symbol" w:hAnsi="Symbol"/>
      </w:rPr>
    </w:lvl>
    <w:lvl w:ilvl="4" w:tplc="86ACE4DE">
      <w:start w:val="1"/>
      <w:numFmt w:val="bullet"/>
      <w:lvlText w:val="o"/>
      <w:lvlJc w:val="left"/>
      <w:pPr>
        <w:ind w:left="3600" w:hanging="360"/>
      </w:pPr>
      <w:rPr>
        <w:rFonts w:hint="default" w:ascii="Courier New" w:hAnsi="Courier New"/>
      </w:rPr>
    </w:lvl>
    <w:lvl w:ilvl="5" w:tplc="D56412B2">
      <w:start w:val="1"/>
      <w:numFmt w:val="bullet"/>
      <w:lvlText w:val=""/>
      <w:lvlJc w:val="left"/>
      <w:pPr>
        <w:ind w:left="4320" w:hanging="360"/>
      </w:pPr>
      <w:rPr>
        <w:rFonts w:hint="default" w:ascii="Wingdings" w:hAnsi="Wingdings"/>
      </w:rPr>
    </w:lvl>
    <w:lvl w:ilvl="6" w:tplc="98AA1A9E">
      <w:start w:val="1"/>
      <w:numFmt w:val="bullet"/>
      <w:lvlText w:val=""/>
      <w:lvlJc w:val="left"/>
      <w:pPr>
        <w:ind w:left="5040" w:hanging="360"/>
      </w:pPr>
      <w:rPr>
        <w:rFonts w:hint="default" w:ascii="Symbol" w:hAnsi="Symbol"/>
      </w:rPr>
    </w:lvl>
    <w:lvl w:ilvl="7" w:tplc="67046E82">
      <w:start w:val="1"/>
      <w:numFmt w:val="bullet"/>
      <w:lvlText w:val="o"/>
      <w:lvlJc w:val="left"/>
      <w:pPr>
        <w:ind w:left="5760" w:hanging="360"/>
      </w:pPr>
      <w:rPr>
        <w:rFonts w:hint="default" w:ascii="Courier New" w:hAnsi="Courier New"/>
      </w:rPr>
    </w:lvl>
    <w:lvl w:ilvl="8" w:tplc="D83C2A00">
      <w:start w:val="1"/>
      <w:numFmt w:val="bullet"/>
      <w:lvlText w:val=""/>
      <w:lvlJc w:val="left"/>
      <w:pPr>
        <w:ind w:left="6480" w:hanging="360"/>
      </w:pPr>
      <w:rPr>
        <w:rFonts w:hint="default" w:ascii="Wingdings" w:hAnsi="Wingdings"/>
      </w:rPr>
    </w:lvl>
  </w:abstractNum>
  <w:abstractNum w:abstractNumId="20" w15:restartNumberingAfterBreak="0">
    <w:nsid w:val="43E44A36"/>
    <w:multiLevelType w:val="hybridMultilevel"/>
    <w:tmpl w:val="B0F64EC2"/>
    <w:lvl w:ilvl="0" w:tplc="E8744C56">
      <w:start w:val="1"/>
      <w:numFmt w:val="bullet"/>
      <w:lvlText w:val=""/>
      <w:lvlJc w:val="left"/>
      <w:pPr>
        <w:ind w:left="720" w:hanging="360"/>
      </w:pPr>
      <w:rPr>
        <w:rFonts w:hint="default" w:ascii="Symbol" w:hAnsi="Symbol"/>
        <w:lang w:val="sv-SE"/>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1" w15:restartNumberingAfterBreak="0">
    <w:nsid w:val="4C4232B0"/>
    <w:multiLevelType w:val="hybridMultilevel"/>
    <w:tmpl w:val="B15817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2"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3"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D271F"/>
    <w:multiLevelType w:val="hybridMultilevel"/>
    <w:tmpl w:val="0180CEA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5" w15:restartNumberingAfterBreak="0">
    <w:nsid w:val="67114AE7"/>
    <w:multiLevelType w:val="hybridMultilevel"/>
    <w:tmpl w:val="72C4356A"/>
    <w:lvl w:ilvl="0" w:tplc="ABDED2DA">
      <w:start w:val="4"/>
      <w:numFmt w:val="bullet"/>
      <w:lvlText w:val="-"/>
      <w:lvlJc w:val="left"/>
      <w:pPr>
        <w:ind w:left="720" w:hanging="360"/>
      </w:pPr>
      <w:rPr>
        <w:rFonts w:hint="default" w:ascii="Times New Roman" w:hAnsi="Times New Roman"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6" w15:restartNumberingAfterBreak="0">
    <w:nsid w:val="696B6CF2"/>
    <w:multiLevelType w:val="hybridMultilevel"/>
    <w:tmpl w:val="8A86B61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7" w15:restartNumberingAfterBreak="0">
    <w:nsid w:val="69F40C54"/>
    <w:multiLevelType w:val="hybridMultilevel"/>
    <w:tmpl w:val="6B3C4F8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8"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6A279AC"/>
    <w:multiLevelType w:val="hybridMultilevel"/>
    <w:tmpl w:val="09B4A71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16cid:durableId="878013391">
    <w:abstractNumId w:val="22"/>
  </w:num>
  <w:num w:numId="2" w16cid:durableId="1316034208">
    <w:abstractNumId w:val="19"/>
  </w:num>
  <w:num w:numId="3" w16cid:durableId="828714897">
    <w:abstractNumId w:val="18"/>
  </w:num>
  <w:num w:numId="4" w16cid:durableId="1025908167">
    <w:abstractNumId w:val="12"/>
  </w:num>
  <w:num w:numId="5" w16cid:durableId="1551113233">
    <w:abstractNumId w:val="14"/>
  </w:num>
  <w:num w:numId="6" w16cid:durableId="2013490040">
    <w:abstractNumId w:val="26"/>
  </w:num>
  <w:num w:numId="7" w16cid:durableId="1688555681">
    <w:abstractNumId w:val="1"/>
  </w:num>
  <w:num w:numId="8" w16cid:durableId="2027369214">
    <w:abstractNumId w:val="28"/>
  </w:num>
  <w:num w:numId="9" w16cid:durableId="48960087">
    <w:abstractNumId w:val="10"/>
  </w:num>
  <w:num w:numId="10" w16cid:durableId="1054618045">
    <w:abstractNumId w:val="24"/>
  </w:num>
  <w:num w:numId="11" w16cid:durableId="2030376089">
    <w:abstractNumId w:val="7"/>
  </w:num>
  <w:num w:numId="12" w16cid:durableId="1065445972">
    <w:abstractNumId w:val="2"/>
  </w:num>
  <w:num w:numId="13" w16cid:durableId="212163214">
    <w:abstractNumId w:val="16"/>
  </w:num>
  <w:num w:numId="14" w16cid:durableId="919949424">
    <w:abstractNumId w:val="5"/>
  </w:num>
  <w:num w:numId="15" w16cid:durableId="957300764">
    <w:abstractNumId w:val="9"/>
  </w:num>
  <w:num w:numId="16" w16cid:durableId="2138404960">
    <w:abstractNumId w:val="0"/>
  </w:num>
  <w:num w:numId="17" w16cid:durableId="1277758362">
    <w:abstractNumId w:val="27"/>
  </w:num>
  <w:num w:numId="18" w16cid:durableId="1616014967">
    <w:abstractNumId w:val="6"/>
  </w:num>
  <w:num w:numId="19" w16cid:durableId="1829443947">
    <w:abstractNumId w:val="3"/>
  </w:num>
  <w:num w:numId="20" w16cid:durableId="1193953439">
    <w:abstractNumId w:val="4"/>
  </w:num>
  <w:num w:numId="21" w16cid:durableId="442961386">
    <w:abstractNumId w:val="29"/>
  </w:num>
  <w:num w:numId="22" w16cid:durableId="1422213061">
    <w:abstractNumId w:val="15"/>
  </w:num>
  <w:num w:numId="23" w16cid:durableId="1987082657">
    <w:abstractNumId w:val="25"/>
  </w:num>
  <w:num w:numId="24" w16cid:durableId="327052518">
    <w:abstractNumId w:val="21"/>
  </w:num>
  <w:num w:numId="25" w16cid:durableId="1661958175">
    <w:abstractNumId w:val="13"/>
  </w:num>
  <w:num w:numId="26" w16cid:durableId="578489238">
    <w:abstractNumId w:val="20"/>
  </w:num>
  <w:num w:numId="27" w16cid:durableId="75445657">
    <w:abstractNumId w:val="17"/>
  </w:num>
  <w:num w:numId="28" w16cid:durableId="1190071314">
    <w:abstractNumId w:val="11"/>
  </w:num>
  <w:num w:numId="29" w16cid:durableId="1249922045">
    <w:abstractNumId w:val="23"/>
  </w:num>
  <w:num w:numId="30" w16cid:durableId="122699306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otta Rydhmer">
    <w15:presenceInfo w15:providerId="AD" w15:userId="S-1-5-21-1060284298-1343024091-682003330-47767"/>
  </w15:person>
  <w15:person w15:author="Elin Röös">
    <w15:presenceInfo w15:providerId="AD" w15:userId="S::elin.roos@slu.se::cba22b96-ba66-4a82-a248-f4a722382a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dirty"/>
  <w:trackRevisions w:val="true"/>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FC7"/>
    <w:rsid w:val="00005D67"/>
    <w:rsid w:val="0000612F"/>
    <w:rsid w:val="000068C0"/>
    <w:rsid w:val="000069CC"/>
    <w:rsid w:val="00007316"/>
    <w:rsid w:val="000074F7"/>
    <w:rsid w:val="00007DFF"/>
    <w:rsid w:val="00007E28"/>
    <w:rsid w:val="0000EB69"/>
    <w:rsid w:val="00010D9C"/>
    <w:rsid w:val="00011D2F"/>
    <w:rsid w:val="0001265A"/>
    <w:rsid w:val="0001295F"/>
    <w:rsid w:val="00012EAE"/>
    <w:rsid w:val="00013309"/>
    <w:rsid w:val="00013540"/>
    <w:rsid w:val="00013BBD"/>
    <w:rsid w:val="00014D43"/>
    <w:rsid w:val="00014F87"/>
    <w:rsid w:val="00015137"/>
    <w:rsid w:val="000159F6"/>
    <w:rsid w:val="00016955"/>
    <w:rsid w:val="00016A77"/>
    <w:rsid w:val="00017C07"/>
    <w:rsid w:val="00020246"/>
    <w:rsid w:val="00020A8D"/>
    <w:rsid w:val="00020B83"/>
    <w:rsid w:val="00020FB4"/>
    <w:rsid w:val="000217F8"/>
    <w:rsid w:val="00021AA3"/>
    <w:rsid w:val="00021CFB"/>
    <w:rsid w:val="000221D9"/>
    <w:rsid w:val="00022352"/>
    <w:rsid w:val="00023E1A"/>
    <w:rsid w:val="00024AAE"/>
    <w:rsid w:val="00024F9E"/>
    <w:rsid w:val="000268B6"/>
    <w:rsid w:val="00031E94"/>
    <w:rsid w:val="00032B60"/>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1F1"/>
    <w:rsid w:val="000438BC"/>
    <w:rsid w:val="00043D02"/>
    <w:rsid w:val="00044804"/>
    <w:rsid w:val="00044FCC"/>
    <w:rsid w:val="0004524F"/>
    <w:rsid w:val="00046A39"/>
    <w:rsid w:val="00046B9B"/>
    <w:rsid w:val="000470A1"/>
    <w:rsid w:val="000502B5"/>
    <w:rsid w:val="000515C3"/>
    <w:rsid w:val="00051A29"/>
    <w:rsid w:val="000530D9"/>
    <w:rsid w:val="0005417E"/>
    <w:rsid w:val="000555C1"/>
    <w:rsid w:val="00056DC0"/>
    <w:rsid w:val="0005703B"/>
    <w:rsid w:val="000602F5"/>
    <w:rsid w:val="0006243F"/>
    <w:rsid w:val="000625FF"/>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AF5"/>
    <w:rsid w:val="00071BC3"/>
    <w:rsid w:val="000731FA"/>
    <w:rsid w:val="0007355D"/>
    <w:rsid w:val="000753A5"/>
    <w:rsid w:val="00076275"/>
    <w:rsid w:val="0007634F"/>
    <w:rsid w:val="000775AB"/>
    <w:rsid w:val="00080876"/>
    <w:rsid w:val="00080AC0"/>
    <w:rsid w:val="00081783"/>
    <w:rsid w:val="00082DA3"/>
    <w:rsid w:val="00083112"/>
    <w:rsid w:val="00083157"/>
    <w:rsid w:val="000831AF"/>
    <w:rsid w:val="00084B9A"/>
    <w:rsid w:val="00085AF1"/>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2987"/>
    <w:rsid w:val="000C2E2F"/>
    <w:rsid w:val="000C3AF2"/>
    <w:rsid w:val="000C4197"/>
    <w:rsid w:val="000C470F"/>
    <w:rsid w:val="000C579E"/>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AE7"/>
    <w:rsid w:val="000D5F29"/>
    <w:rsid w:val="000D62EB"/>
    <w:rsid w:val="000D654C"/>
    <w:rsid w:val="000D6BE1"/>
    <w:rsid w:val="000D6EE6"/>
    <w:rsid w:val="000D7620"/>
    <w:rsid w:val="000D7C7F"/>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F0FC2"/>
    <w:rsid w:val="000F17D6"/>
    <w:rsid w:val="000F1853"/>
    <w:rsid w:val="000F1E45"/>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14C"/>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20940"/>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74"/>
    <w:rsid w:val="00131423"/>
    <w:rsid w:val="00131678"/>
    <w:rsid w:val="0013179B"/>
    <w:rsid w:val="00131875"/>
    <w:rsid w:val="00131CEB"/>
    <w:rsid w:val="00132201"/>
    <w:rsid w:val="001323B5"/>
    <w:rsid w:val="00132F7F"/>
    <w:rsid w:val="0013359B"/>
    <w:rsid w:val="0013382F"/>
    <w:rsid w:val="001342C7"/>
    <w:rsid w:val="00137589"/>
    <w:rsid w:val="00140E68"/>
    <w:rsid w:val="00141A73"/>
    <w:rsid w:val="00142641"/>
    <w:rsid w:val="00142C39"/>
    <w:rsid w:val="00142F45"/>
    <w:rsid w:val="001437E2"/>
    <w:rsid w:val="0014590F"/>
    <w:rsid w:val="00145F19"/>
    <w:rsid w:val="0014646A"/>
    <w:rsid w:val="00146FC0"/>
    <w:rsid w:val="00147674"/>
    <w:rsid w:val="0014784F"/>
    <w:rsid w:val="001478E8"/>
    <w:rsid w:val="00147E02"/>
    <w:rsid w:val="001506BF"/>
    <w:rsid w:val="001507BB"/>
    <w:rsid w:val="001507F4"/>
    <w:rsid w:val="0015084D"/>
    <w:rsid w:val="00150F74"/>
    <w:rsid w:val="00151256"/>
    <w:rsid w:val="001518D9"/>
    <w:rsid w:val="00151BAC"/>
    <w:rsid w:val="00152873"/>
    <w:rsid w:val="00152ACD"/>
    <w:rsid w:val="00152E05"/>
    <w:rsid w:val="00153100"/>
    <w:rsid w:val="00153389"/>
    <w:rsid w:val="00153661"/>
    <w:rsid w:val="001537C1"/>
    <w:rsid w:val="00153C91"/>
    <w:rsid w:val="0015402C"/>
    <w:rsid w:val="00154596"/>
    <w:rsid w:val="001547CB"/>
    <w:rsid w:val="00154B2E"/>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FB1"/>
    <w:rsid w:val="0017011B"/>
    <w:rsid w:val="0017067D"/>
    <w:rsid w:val="00170ABE"/>
    <w:rsid w:val="0017206F"/>
    <w:rsid w:val="00172B07"/>
    <w:rsid w:val="00172BC6"/>
    <w:rsid w:val="00174177"/>
    <w:rsid w:val="00174725"/>
    <w:rsid w:val="00175200"/>
    <w:rsid w:val="00175261"/>
    <w:rsid w:val="00175C0C"/>
    <w:rsid w:val="00176076"/>
    <w:rsid w:val="00176AAD"/>
    <w:rsid w:val="00176B39"/>
    <w:rsid w:val="00177374"/>
    <w:rsid w:val="00177AC1"/>
    <w:rsid w:val="00180C8B"/>
    <w:rsid w:val="00181979"/>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6C67"/>
    <w:rsid w:val="001A6D61"/>
    <w:rsid w:val="001A7EA6"/>
    <w:rsid w:val="001B0171"/>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EC7"/>
    <w:rsid w:val="001E181C"/>
    <w:rsid w:val="001E2239"/>
    <w:rsid w:val="001E3344"/>
    <w:rsid w:val="001E3A35"/>
    <w:rsid w:val="001E3E0E"/>
    <w:rsid w:val="001E45F4"/>
    <w:rsid w:val="001E5102"/>
    <w:rsid w:val="001E6840"/>
    <w:rsid w:val="001E6942"/>
    <w:rsid w:val="001E6A39"/>
    <w:rsid w:val="001F011E"/>
    <w:rsid w:val="001F0758"/>
    <w:rsid w:val="001F07C1"/>
    <w:rsid w:val="001F1503"/>
    <w:rsid w:val="001F19DF"/>
    <w:rsid w:val="001F1F4C"/>
    <w:rsid w:val="001F2068"/>
    <w:rsid w:val="001F32DF"/>
    <w:rsid w:val="001F4437"/>
    <w:rsid w:val="001F443B"/>
    <w:rsid w:val="001F490A"/>
    <w:rsid w:val="001F4C9B"/>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1D7"/>
    <w:rsid w:val="00212338"/>
    <w:rsid w:val="002132D3"/>
    <w:rsid w:val="00213741"/>
    <w:rsid w:val="00213872"/>
    <w:rsid w:val="00213882"/>
    <w:rsid w:val="00213B28"/>
    <w:rsid w:val="00213D51"/>
    <w:rsid w:val="002142E3"/>
    <w:rsid w:val="00214475"/>
    <w:rsid w:val="002149D2"/>
    <w:rsid w:val="002159EE"/>
    <w:rsid w:val="0021724A"/>
    <w:rsid w:val="00217D24"/>
    <w:rsid w:val="00217E4C"/>
    <w:rsid w:val="00220BF1"/>
    <w:rsid w:val="002215D4"/>
    <w:rsid w:val="00222B93"/>
    <w:rsid w:val="00222C89"/>
    <w:rsid w:val="00222CF3"/>
    <w:rsid w:val="00223CE6"/>
    <w:rsid w:val="00223DAB"/>
    <w:rsid w:val="002249A4"/>
    <w:rsid w:val="00225346"/>
    <w:rsid w:val="00225DE9"/>
    <w:rsid w:val="00225EA5"/>
    <w:rsid w:val="00225EEE"/>
    <w:rsid w:val="002264BC"/>
    <w:rsid w:val="002267D3"/>
    <w:rsid w:val="00226DBB"/>
    <w:rsid w:val="002279A7"/>
    <w:rsid w:val="0023123C"/>
    <w:rsid w:val="00231378"/>
    <w:rsid w:val="00231A0B"/>
    <w:rsid w:val="002326E7"/>
    <w:rsid w:val="00233913"/>
    <w:rsid w:val="00234115"/>
    <w:rsid w:val="00234832"/>
    <w:rsid w:val="002348AD"/>
    <w:rsid w:val="00234C86"/>
    <w:rsid w:val="0023587B"/>
    <w:rsid w:val="0023674C"/>
    <w:rsid w:val="00236D4C"/>
    <w:rsid w:val="00237224"/>
    <w:rsid w:val="00237E53"/>
    <w:rsid w:val="00240ACA"/>
    <w:rsid w:val="0024114E"/>
    <w:rsid w:val="0024146A"/>
    <w:rsid w:val="002416D7"/>
    <w:rsid w:val="00241ACC"/>
    <w:rsid w:val="00241C34"/>
    <w:rsid w:val="00243679"/>
    <w:rsid w:val="002437DE"/>
    <w:rsid w:val="00243F03"/>
    <w:rsid w:val="00244175"/>
    <w:rsid w:val="00244E0C"/>
    <w:rsid w:val="00244EA5"/>
    <w:rsid w:val="002450F4"/>
    <w:rsid w:val="00246155"/>
    <w:rsid w:val="00246D41"/>
    <w:rsid w:val="002471AE"/>
    <w:rsid w:val="002471E6"/>
    <w:rsid w:val="00247601"/>
    <w:rsid w:val="002508C7"/>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B7D"/>
    <w:rsid w:val="00274594"/>
    <w:rsid w:val="00275082"/>
    <w:rsid w:val="00276639"/>
    <w:rsid w:val="00276AA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4B07"/>
    <w:rsid w:val="00285479"/>
    <w:rsid w:val="00285740"/>
    <w:rsid w:val="00287940"/>
    <w:rsid w:val="002879F6"/>
    <w:rsid w:val="00290886"/>
    <w:rsid w:val="00291D4D"/>
    <w:rsid w:val="00292044"/>
    <w:rsid w:val="00292711"/>
    <w:rsid w:val="00292DD9"/>
    <w:rsid w:val="00292E14"/>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78"/>
    <w:rsid w:val="002A3BF6"/>
    <w:rsid w:val="002A4703"/>
    <w:rsid w:val="002A5009"/>
    <w:rsid w:val="002A55D2"/>
    <w:rsid w:val="002A57F7"/>
    <w:rsid w:val="002A5C80"/>
    <w:rsid w:val="002A5DF7"/>
    <w:rsid w:val="002A6EA4"/>
    <w:rsid w:val="002A75B9"/>
    <w:rsid w:val="002A7630"/>
    <w:rsid w:val="002A78CF"/>
    <w:rsid w:val="002B0270"/>
    <w:rsid w:val="002B1489"/>
    <w:rsid w:val="002B1C96"/>
    <w:rsid w:val="002B1C9F"/>
    <w:rsid w:val="002B3064"/>
    <w:rsid w:val="002B3AE8"/>
    <w:rsid w:val="002B4494"/>
    <w:rsid w:val="002B6196"/>
    <w:rsid w:val="002B6875"/>
    <w:rsid w:val="002B6B27"/>
    <w:rsid w:val="002B6D11"/>
    <w:rsid w:val="002B713E"/>
    <w:rsid w:val="002B72A8"/>
    <w:rsid w:val="002C058A"/>
    <w:rsid w:val="002C0C0F"/>
    <w:rsid w:val="002C0D2C"/>
    <w:rsid w:val="002C2509"/>
    <w:rsid w:val="002C31DA"/>
    <w:rsid w:val="002C3214"/>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E18F3"/>
    <w:rsid w:val="002E18FE"/>
    <w:rsid w:val="002E19AB"/>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730"/>
    <w:rsid w:val="002F2B5E"/>
    <w:rsid w:val="002F2FE0"/>
    <w:rsid w:val="002F3648"/>
    <w:rsid w:val="002F3A1B"/>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5217"/>
    <w:rsid w:val="003153E2"/>
    <w:rsid w:val="00315E78"/>
    <w:rsid w:val="0031621C"/>
    <w:rsid w:val="003177F5"/>
    <w:rsid w:val="003178EA"/>
    <w:rsid w:val="00317F94"/>
    <w:rsid w:val="00317FB6"/>
    <w:rsid w:val="003219E8"/>
    <w:rsid w:val="00321AAA"/>
    <w:rsid w:val="0032217C"/>
    <w:rsid w:val="00322DB1"/>
    <w:rsid w:val="00322FF2"/>
    <w:rsid w:val="00323ABF"/>
    <w:rsid w:val="00323FA0"/>
    <w:rsid w:val="0032451A"/>
    <w:rsid w:val="003245CB"/>
    <w:rsid w:val="00325503"/>
    <w:rsid w:val="00325ECA"/>
    <w:rsid w:val="0032638D"/>
    <w:rsid w:val="0032639A"/>
    <w:rsid w:val="0032642B"/>
    <w:rsid w:val="00326BD4"/>
    <w:rsid w:val="00327294"/>
    <w:rsid w:val="00327D48"/>
    <w:rsid w:val="00330371"/>
    <w:rsid w:val="00330EB3"/>
    <w:rsid w:val="00330F44"/>
    <w:rsid w:val="00330FB4"/>
    <w:rsid w:val="00332A2C"/>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90131"/>
    <w:rsid w:val="003916F8"/>
    <w:rsid w:val="003922D2"/>
    <w:rsid w:val="003926D3"/>
    <w:rsid w:val="0039437E"/>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22B"/>
    <w:rsid w:val="003A48AC"/>
    <w:rsid w:val="003A55A0"/>
    <w:rsid w:val="003A5E79"/>
    <w:rsid w:val="003A66D5"/>
    <w:rsid w:val="003A7712"/>
    <w:rsid w:val="003B0464"/>
    <w:rsid w:val="003B0A59"/>
    <w:rsid w:val="003B0EF9"/>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2301"/>
    <w:rsid w:val="003C2FF8"/>
    <w:rsid w:val="003C35A9"/>
    <w:rsid w:val="003C3653"/>
    <w:rsid w:val="003C41F8"/>
    <w:rsid w:val="003C47F1"/>
    <w:rsid w:val="003C4AAE"/>
    <w:rsid w:val="003C5733"/>
    <w:rsid w:val="003C6786"/>
    <w:rsid w:val="003C687B"/>
    <w:rsid w:val="003C734D"/>
    <w:rsid w:val="003C78E7"/>
    <w:rsid w:val="003C7CCF"/>
    <w:rsid w:val="003D0520"/>
    <w:rsid w:val="003D1A7E"/>
    <w:rsid w:val="003D1DFC"/>
    <w:rsid w:val="003D2066"/>
    <w:rsid w:val="003D2635"/>
    <w:rsid w:val="003D3A49"/>
    <w:rsid w:val="003D3CDF"/>
    <w:rsid w:val="003D40A5"/>
    <w:rsid w:val="003D4F3A"/>
    <w:rsid w:val="003D51E2"/>
    <w:rsid w:val="003D5D68"/>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465B"/>
    <w:rsid w:val="003E555E"/>
    <w:rsid w:val="003E6414"/>
    <w:rsid w:val="003E6A43"/>
    <w:rsid w:val="003E7068"/>
    <w:rsid w:val="003F02E9"/>
    <w:rsid w:val="003F0374"/>
    <w:rsid w:val="003F0C67"/>
    <w:rsid w:val="003F1AD4"/>
    <w:rsid w:val="003F244C"/>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714"/>
    <w:rsid w:val="00400CC0"/>
    <w:rsid w:val="00401783"/>
    <w:rsid w:val="0040240B"/>
    <w:rsid w:val="00402A85"/>
    <w:rsid w:val="00403011"/>
    <w:rsid w:val="00403DFA"/>
    <w:rsid w:val="004040A4"/>
    <w:rsid w:val="00404D57"/>
    <w:rsid w:val="004053C7"/>
    <w:rsid w:val="0040660E"/>
    <w:rsid w:val="00406D5F"/>
    <w:rsid w:val="00406E0D"/>
    <w:rsid w:val="00407622"/>
    <w:rsid w:val="004109E9"/>
    <w:rsid w:val="00410CB3"/>
    <w:rsid w:val="004111BB"/>
    <w:rsid w:val="0041124B"/>
    <w:rsid w:val="00411C8E"/>
    <w:rsid w:val="004132DC"/>
    <w:rsid w:val="004133FB"/>
    <w:rsid w:val="00413ABC"/>
    <w:rsid w:val="00414897"/>
    <w:rsid w:val="004157A9"/>
    <w:rsid w:val="00415BC6"/>
    <w:rsid w:val="004163A7"/>
    <w:rsid w:val="004174D9"/>
    <w:rsid w:val="00417698"/>
    <w:rsid w:val="00417B7A"/>
    <w:rsid w:val="00417D16"/>
    <w:rsid w:val="00417DB1"/>
    <w:rsid w:val="00417FB9"/>
    <w:rsid w:val="00420218"/>
    <w:rsid w:val="00420CD6"/>
    <w:rsid w:val="00421B6E"/>
    <w:rsid w:val="00421C8A"/>
    <w:rsid w:val="00422246"/>
    <w:rsid w:val="00422811"/>
    <w:rsid w:val="00423DAB"/>
    <w:rsid w:val="00423F5A"/>
    <w:rsid w:val="004247C3"/>
    <w:rsid w:val="00424862"/>
    <w:rsid w:val="00425879"/>
    <w:rsid w:val="0042592D"/>
    <w:rsid w:val="004268FE"/>
    <w:rsid w:val="004270A4"/>
    <w:rsid w:val="004272E0"/>
    <w:rsid w:val="0042771E"/>
    <w:rsid w:val="00427FE9"/>
    <w:rsid w:val="00430FC5"/>
    <w:rsid w:val="004312C6"/>
    <w:rsid w:val="00432B22"/>
    <w:rsid w:val="004332D1"/>
    <w:rsid w:val="00433EAD"/>
    <w:rsid w:val="004346FE"/>
    <w:rsid w:val="004348BC"/>
    <w:rsid w:val="00434CA6"/>
    <w:rsid w:val="004350DD"/>
    <w:rsid w:val="00435A94"/>
    <w:rsid w:val="00435D2D"/>
    <w:rsid w:val="00436158"/>
    <w:rsid w:val="004367BF"/>
    <w:rsid w:val="00436CA0"/>
    <w:rsid w:val="00436F60"/>
    <w:rsid w:val="004376B0"/>
    <w:rsid w:val="004379DA"/>
    <w:rsid w:val="00440AEB"/>
    <w:rsid w:val="00441037"/>
    <w:rsid w:val="0044129C"/>
    <w:rsid w:val="004416DB"/>
    <w:rsid w:val="00441DB8"/>
    <w:rsid w:val="004424E2"/>
    <w:rsid w:val="00442F2C"/>
    <w:rsid w:val="0044355E"/>
    <w:rsid w:val="00444A1B"/>
    <w:rsid w:val="00444FBE"/>
    <w:rsid w:val="0044510B"/>
    <w:rsid w:val="0044525A"/>
    <w:rsid w:val="00445E25"/>
    <w:rsid w:val="0044669E"/>
    <w:rsid w:val="00446F61"/>
    <w:rsid w:val="0044712E"/>
    <w:rsid w:val="00447B71"/>
    <w:rsid w:val="00447D9C"/>
    <w:rsid w:val="00450014"/>
    <w:rsid w:val="0045010D"/>
    <w:rsid w:val="00450498"/>
    <w:rsid w:val="00450C58"/>
    <w:rsid w:val="00451127"/>
    <w:rsid w:val="00451379"/>
    <w:rsid w:val="0045419F"/>
    <w:rsid w:val="00454B84"/>
    <w:rsid w:val="00454E98"/>
    <w:rsid w:val="004553CA"/>
    <w:rsid w:val="00456072"/>
    <w:rsid w:val="00456963"/>
    <w:rsid w:val="00456A97"/>
    <w:rsid w:val="00456D4E"/>
    <w:rsid w:val="00457657"/>
    <w:rsid w:val="0045793A"/>
    <w:rsid w:val="00457F4B"/>
    <w:rsid w:val="0046035F"/>
    <w:rsid w:val="004604BA"/>
    <w:rsid w:val="0046139C"/>
    <w:rsid w:val="00461728"/>
    <w:rsid w:val="00461D44"/>
    <w:rsid w:val="00461E3D"/>
    <w:rsid w:val="0046294F"/>
    <w:rsid w:val="0046373C"/>
    <w:rsid w:val="004642D0"/>
    <w:rsid w:val="00464338"/>
    <w:rsid w:val="00464E1B"/>
    <w:rsid w:val="00465B05"/>
    <w:rsid w:val="00466023"/>
    <w:rsid w:val="00466B36"/>
    <w:rsid w:val="0046770E"/>
    <w:rsid w:val="00470DE2"/>
    <w:rsid w:val="0047106D"/>
    <w:rsid w:val="00471344"/>
    <w:rsid w:val="004721B8"/>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C2D"/>
    <w:rsid w:val="00483E1D"/>
    <w:rsid w:val="0048484E"/>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A1BDD"/>
    <w:rsid w:val="004A1C8A"/>
    <w:rsid w:val="004A1CF8"/>
    <w:rsid w:val="004A2BCF"/>
    <w:rsid w:val="004A2FA8"/>
    <w:rsid w:val="004A3332"/>
    <w:rsid w:val="004A35AB"/>
    <w:rsid w:val="004A3CB1"/>
    <w:rsid w:val="004A3F67"/>
    <w:rsid w:val="004A47BD"/>
    <w:rsid w:val="004A4ECB"/>
    <w:rsid w:val="004A503E"/>
    <w:rsid w:val="004A5B44"/>
    <w:rsid w:val="004A6186"/>
    <w:rsid w:val="004A68C4"/>
    <w:rsid w:val="004A6F3D"/>
    <w:rsid w:val="004A71D6"/>
    <w:rsid w:val="004B0489"/>
    <w:rsid w:val="004B0659"/>
    <w:rsid w:val="004B09B5"/>
    <w:rsid w:val="004B0B5D"/>
    <w:rsid w:val="004B0DCF"/>
    <w:rsid w:val="004B1135"/>
    <w:rsid w:val="004B2243"/>
    <w:rsid w:val="004B27EE"/>
    <w:rsid w:val="004B2A49"/>
    <w:rsid w:val="004B3458"/>
    <w:rsid w:val="004B41C7"/>
    <w:rsid w:val="004B4BDA"/>
    <w:rsid w:val="004B5A6A"/>
    <w:rsid w:val="004B5E9E"/>
    <w:rsid w:val="004B5FA0"/>
    <w:rsid w:val="004B68F1"/>
    <w:rsid w:val="004B69F3"/>
    <w:rsid w:val="004B75AB"/>
    <w:rsid w:val="004B76DB"/>
    <w:rsid w:val="004B7872"/>
    <w:rsid w:val="004C1121"/>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18EF"/>
    <w:rsid w:val="004D1A0E"/>
    <w:rsid w:val="004D1B0B"/>
    <w:rsid w:val="004D1F05"/>
    <w:rsid w:val="004D3E4B"/>
    <w:rsid w:val="004D4AC7"/>
    <w:rsid w:val="004D4FAC"/>
    <w:rsid w:val="004D5284"/>
    <w:rsid w:val="004D5A24"/>
    <w:rsid w:val="004E0369"/>
    <w:rsid w:val="004E08B7"/>
    <w:rsid w:val="004E13FE"/>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3B79"/>
    <w:rsid w:val="004F3E81"/>
    <w:rsid w:val="004F4660"/>
    <w:rsid w:val="004F47F3"/>
    <w:rsid w:val="004F4ADD"/>
    <w:rsid w:val="004F52EA"/>
    <w:rsid w:val="004F5A7A"/>
    <w:rsid w:val="004F62E7"/>
    <w:rsid w:val="004F682C"/>
    <w:rsid w:val="004F6BC3"/>
    <w:rsid w:val="004F6DCF"/>
    <w:rsid w:val="004F747E"/>
    <w:rsid w:val="004F7E94"/>
    <w:rsid w:val="00500F3E"/>
    <w:rsid w:val="0050194A"/>
    <w:rsid w:val="00502522"/>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C7"/>
    <w:rsid w:val="00516DD6"/>
    <w:rsid w:val="0051DF50"/>
    <w:rsid w:val="005201B7"/>
    <w:rsid w:val="00520B05"/>
    <w:rsid w:val="00521B02"/>
    <w:rsid w:val="005224BA"/>
    <w:rsid w:val="005227CB"/>
    <w:rsid w:val="0052297E"/>
    <w:rsid w:val="00523162"/>
    <w:rsid w:val="0052357C"/>
    <w:rsid w:val="0052362A"/>
    <w:rsid w:val="00525EE3"/>
    <w:rsid w:val="0052642A"/>
    <w:rsid w:val="00526CC4"/>
    <w:rsid w:val="00527575"/>
    <w:rsid w:val="00527AE7"/>
    <w:rsid w:val="00530DFD"/>
    <w:rsid w:val="0053118C"/>
    <w:rsid w:val="005311F9"/>
    <w:rsid w:val="0053190A"/>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2081"/>
    <w:rsid w:val="005526B7"/>
    <w:rsid w:val="00552FB6"/>
    <w:rsid w:val="00553124"/>
    <w:rsid w:val="00553232"/>
    <w:rsid w:val="00553CBB"/>
    <w:rsid w:val="0055402F"/>
    <w:rsid w:val="0055438A"/>
    <w:rsid w:val="0055470E"/>
    <w:rsid w:val="00556953"/>
    <w:rsid w:val="00556FD3"/>
    <w:rsid w:val="005571BB"/>
    <w:rsid w:val="005600CD"/>
    <w:rsid w:val="00560423"/>
    <w:rsid w:val="00560536"/>
    <w:rsid w:val="005612B7"/>
    <w:rsid w:val="005613F7"/>
    <w:rsid w:val="0056209B"/>
    <w:rsid w:val="00562433"/>
    <w:rsid w:val="00562474"/>
    <w:rsid w:val="0056298C"/>
    <w:rsid w:val="005632BD"/>
    <w:rsid w:val="00563675"/>
    <w:rsid w:val="0056475E"/>
    <w:rsid w:val="0056497E"/>
    <w:rsid w:val="00564B95"/>
    <w:rsid w:val="00565A30"/>
    <w:rsid w:val="00566E68"/>
    <w:rsid w:val="00566E6D"/>
    <w:rsid w:val="005673B7"/>
    <w:rsid w:val="005673E9"/>
    <w:rsid w:val="00567C81"/>
    <w:rsid w:val="00567DF6"/>
    <w:rsid w:val="0057052F"/>
    <w:rsid w:val="00571742"/>
    <w:rsid w:val="00572555"/>
    <w:rsid w:val="00572718"/>
    <w:rsid w:val="00572806"/>
    <w:rsid w:val="00573114"/>
    <w:rsid w:val="00574E47"/>
    <w:rsid w:val="005768B2"/>
    <w:rsid w:val="00576E1E"/>
    <w:rsid w:val="00577067"/>
    <w:rsid w:val="0057742F"/>
    <w:rsid w:val="0057C433"/>
    <w:rsid w:val="005803E7"/>
    <w:rsid w:val="00580619"/>
    <w:rsid w:val="005815DD"/>
    <w:rsid w:val="0058231E"/>
    <w:rsid w:val="0058252B"/>
    <w:rsid w:val="0058272C"/>
    <w:rsid w:val="00583DC1"/>
    <w:rsid w:val="005843B1"/>
    <w:rsid w:val="00584AE7"/>
    <w:rsid w:val="00584E98"/>
    <w:rsid w:val="0058515A"/>
    <w:rsid w:val="005869EE"/>
    <w:rsid w:val="00587DD7"/>
    <w:rsid w:val="00587F14"/>
    <w:rsid w:val="00590639"/>
    <w:rsid w:val="00590BB9"/>
    <w:rsid w:val="005925F6"/>
    <w:rsid w:val="005931AA"/>
    <w:rsid w:val="00593592"/>
    <w:rsid w:val="005946B2"/>
    <w:rsid w:val="00594DA7"/>
    <w:rsid w:val="00595D93"/>
    <w:rsid w:val="00595E7F"/>
    <w:rsid w:val="0059612E"/>
    <w:rsid w:val="005962C2"/>
    <w:rsid w:val="00597064"/>
    <w:rsid w:val="005977B1"/>
    <w:rsid w:val="0059833E"/>
    <w:rsid w:val="005A0DF0"/>
    <w:rsid w:val="005A1838"/>
    <w:rsid w:val="005A2481"/>
    <w:rsid w:val="005A2B1A"/>
    <w:rsid w:val="005A342D"/>
    <w:rsid w:val="005A3622"/>
    <w:rsid w:val="005A3A1B"/>
    <w:rsid w:val="005A43C4"/>
    <w:rsid w:val="005A50EF"/>
    <w:rsid w:val="005A52D6"/>
    <w:rsid w:val="005A5577"/>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62C"/>
    <w:rsid w:val="005C012F"/>
    <w:rsid w:val="005C02DF"/>
    <w:rsid w:val="005C0EE1"/>
    <w:rsid w:val="005C0FCD"/>
    <w:rsid w:val="005C1528"/>
    <w:rsid w:val="005C2512"/>
    <w:rsid w:val="005C30F2"/>
    <w:rsid w:val="005C3527"/>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6AD0"/>
    <w:rsid w:val="005D6C11"/>
    <w:rsid w:val="005E1950"/>
    <w:rsid w:val="005E1A37"/>
    <w:rsid w:val="005E1F98"/>
    <w:rsid w:val="005E29A8"/>
    <w:rsid w:val="005E32FE"/>
    <w:rsid w:val="005E4584"/>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2709"/>
    <w:rsid w:val="00602954"/>
    <w:rsid w:val="00602C12"/>
    <w:rsid w:val="00603C04"/>
    <w:rsid w:val="006042BD"/>
    <w:rsid w:val="0060476B"/>
    <w:rsid w:val="0060599D"/>
    <w:rsid w:val="00605BA7"/>
    <w:rsid w:val="006064D4"/>
    <w:rsid w:val="006066BD"/>
    <w:rsid w:val="006074FB"/>
    <w:rsid w:val="00607B9F"/>
    <w:rsid w:val="00607DB9"/>
    <w:rsid w:val="00607FFE"/>
    <w:rsid w:val="0061064A"/>
    <w:rsid w:val="00611595"/>
    <w:rsid w:val="00611B8C"/>
    <w:rsid w:val="0061270E"/>
    <w:rsid w:val="0061359B"/>
    <w:rsid w:val="00613F07"/>
    <w:rsid w:val="00615848"/>
    <w:rsid w:val="00616C38"/>
    <w:rsid w:val="006171B6"/>
    <w:rsid w:val="0061778B"/>
    <w:rsid w:val="006205EF"/>
    <w:rsid w:val="00620993"/>
    <w:rsid w:val="00620A32"/>
    <w:rsid w:val="00620CD2"/>
    <w:rsid w:val="00620D8F"/>
    <w:rsid w:val="00621386"/>
    <w:rsid w:val="00621851"/>
    <w:rsid w:val="00621B58"/>
    <w:rsid w:val="00621C91"/>
    <w:rsid w:val="00623EE8"/>
    <w:rsid w:val="006240FE"/>
    <w:rsid w:val="00624B22"/>
    <w:rsid w:val="0062598D"/>
    <w:rsid w:val="00627F18"/>
    <w:rsid w:val="00630B5B"/>
    <w:rsid w:val="00630C20"/>
    <w:rsid w:val="0063109E"/>
    <w:rsid w:val="006311D8"/>
    <w:rsid w:val="0063221D"/>
    <w:rsid w:val="0063265A"/>
    <w:rsid w:val="006330DB"/>
    <w:rsid w:val="00634478"/>
    <w:rsid w:val="00635384"/>
    <w:rsid w:val="006364C1"/>
    <w:rsid w:val="00636B20"/>
    <w:rsid w:val="00637663"/>
    <w:rsid w:val="0063798D"/>
    <w:rsid w:val="006379C2"/>
    <w:rsid w:val="00637F1D"/>
    <w:rsid w:val="006410A9"/>
    <w:rsid w:val="0064143A"/>
    <w:rsid w:val="00641848"/>
    <w:rsid w:val="00642070"/>
    <w:rsid w:val="00642509"/>
    <w:rsid w:val="00643C0E"/>
    <w:rsid w:val="00643D00"/>
    <w:rsid w:val="006441D9"/>
    <w:rsid w:val="00644D24"/>
    <w:rsid w:val="0064743C"/>
    <w:rsid w:val="006474C7"/>
    <w:rsid w:val="00647FF3"/>
    <w:rsid w:val="00650EA8"/>
    <w:rsid w:val="00650EEF"/>
    <w:rsid w:val="0065149F"/>
    <w:rsid w:val="00652102"/>
    <w:rsid w:val="006521FA"/>
    <w:rsid w:val="00652611"/>
    <w:rsid w:val="00652F76"/>
    <w:rsid w:val="006530B7"/>
    <w:rsid w:val="00654A8B"/>
    <w:rsid w:val="00654AD1"/>
    <w:rsid w:val="006550EE"/>
    <w:rsid w:val="006560A6"/>
    <w:rsid w:val="006562B0"/>
    <w:rsid w:val="0065695A"/>
    <w:rsid w:val="0065725C"/>
    <w:rsid w:val="00657273"/>
    <w:rsid w:val="0065F3C4"/>
    <w:rsid w:val="0066099F"/>
    <w:rsid w:val="006616DA"/>
    <w:rsid w:val="00661D90"/>
    <w:rsid w:val="0066276A"/>
    <w:rsid w:val="00662A0B"/>
    <w:rsid w:val="006632F6"/>
    <w:rsid w:val="00663B16"/>
    <w:rsid w:val="006648EB"/>
    <w:rsid w:val="00664D85"/>
    <w:rsid w:val="00665D89"/>
    <w:rsid w:val="00665F76"/>
    <w:rsid w:val="00666B27"/>
    <w:rsid w:val="00667D68"/>
    <w:rsid w:val="00667F59"/>
    <w:rsid w:val="00670609"/>
    <w:rsid w:val="00671B5D"/>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4560"/>
    <w:rsid w:val="00684B4D"/>
    <w:rsid w:val="00684F40"/>
    <w:rsid w:val="006855E3"/>
    <w:rsid w:val="00685710"/>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C78"/>
    <w:rsid w:val="00694D41"/>
    <w:rsid w:val="006964A3"/>
    <w:rsid w:val="006972FF"/>
    <w:rsid w:val="006A0636"/>
    <w:rsid w:val="006A072C"/>
    <w:rsid w:val="006A1AE3"/>
    <w:rsid w:val="006A4F5C"/>
    <w:rsid w:val="006A59E8"/>
    <w:rsid w:val="006A5A0B"/>
    <w:rsid w:val="006A5DC5"/>
    <w:rsid w:val="006A6EBB"/>
    <w:rsid w:val="006A7A39"/>
    <w:rsid w:val="006B1A24"/>
    <w:rsid w:val="006B1E9D"/>
    <w:rsid w:val="006B2C1C"/>
    <w:rsid w:val="006B3290"/>
    <w:rsid w:val="006B3C01"/>
    <w:rsid w:val="006B3D47"/>
    <w:rsid w:val="006B46AF"/>
    <w:rsid w:val="006B52BF"/>
    <w:rsid w:val="006B52DD"/>
    <w:rsid w:val="006B54AF"/>
    <w:rsid w:val="006B66DB"/>
    <w:rsid w:val="006B6E8D"/>
    <w:rsid w:val="006C0187"/>
    <w:rsid w:val="006C036A"/>
    <w:rsid w:val="006C0736"/>
    <w:rsid w:val="006C190C"/>
    <w:rsid w:val="006C1A5F"/>
    <w:rsid w:val="006C1AE3"/>
    <w:rsid w:val="006C1B89"/>
    <w:rsid w:val="006C1E6F"/>
    <w:rsid w:val="006C20E7"/>
    <w:rsid w:val="006C321F"/>
    <w:rsid w:val="006C40D0"/>
    <w:rsid w:val="006C5CC0"/>
    <w:rsid w:val="006C6C4E"/>
    <w:rsid w:val="006C74B0"/>
    <w:rsid w:val="006C7543"/>
    <w:rsid w:val="006C798F"/>
    <w:rsid w:val="006D0615"/>
    <w:rsid w:val="006D0A69"/>
    <w:rsid w:val="006D1337"/>
    <w:rsid w:val="006D167D"/>
    <w:rsid w:val="006D18EB"/>
    <w:rsid w:val="006D1991"/>
    <w:rsid w:val="006D1D19"/>
    <w:rsid w:val="006D231B"/>
    <w:rsid w:val="006D336A"/>
    <w:rsid w:val="006D3D72"/>
    <w:rsid w:val="006D4AC8"/>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2172"/>
    <w:rsid w:val="0070248B"/>
    <w:rsid w:val="00702614"/>
    <w:rsid w:val="0070277B"/>
    <w:rsid w:val="00702A2A"/>
    <w:rsid w:val="00702B3E"/>
    <w:rsid w:val="00703418"/>
    <w:rsid w:val="00703E49"/>
    <w:rsid w:val="00704693"/>
    <w:rsid w:val="00707A74"/>
    <w:rsid w:val="007120C9"/>
    <w:rsid w:val="0071265E"/>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7122"/>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51B1"/>
    <w:rsid w:val="007451C2"/>
    <w:rsid w:val="00745685"/>
    <w:rsid w:val="00745B40"/>
    <w:rsid w:val="00746196"/>
    <w:rsid w:val="0074688D"/>
    <w:rsid w:val="00746C13"/>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601B6"/>
    <w:rsid w:val="00760497"/>
    <w:rsid w:val="00760E56"/>
    <w:rsid w:val="00761A0E"/>
    <w:rsid w:val="0076224C"/>
    <w:rsid w:val="00762950"/>
    <w:rsid w:val="007632D3"/>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AC0"/>
    <w:rsid w:val="00793C4A"/>
    <w:rsid w:val="00795CC4"/>
    <w:rsid w:val="00795FA8"/>
    <w:rsid w:val="0079637E"/>
    <w:rsid w:val="0079730C"/>
    <w:rsid w:val="00797833"/>
    <w:rsid w:val="00797D66"/>
    <w:rsid w:val="007A081E"/>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823"/>
    <w:rsid w:val="007B408D"/>
    <w:rsid w:val="007B47C3"/>
    <w:rsid w:val="007B481E"/>
    <w:rsid w:val="007B582F"/>
    <w:rsid w:val="007B5A7C"/>
    <w:rsid w:val="007B6EB3"/>
    <w:rsid w:val="007B7021"/>
    <w:rsid w:val="007B7648"/>
    <w:rsid w:val="007B7A03"/>
    <w:rsid w:val="007B7CE3"/>
    <w:rsid w:val="007C025C"/>
    <w:rsid w:val="007C044B"/>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F0857"/>
    <w:rsid w:val="007F0BF6"/>
    <w:rsid w:val="007F1131"/>
    <w:rsid w:val="007F12F8"/>
    <w:rsid w:val="007F1BD1"/>
    <w:rsid w:val="007F2436"/>
    <w:rsid w:val="007F5EB8"/>
    <w:rsid w:val="007F70D9"/>
    <w:rsid w:val="007F74D2"/>
    <w:rsid w:val="007F75F0"/>
    <w:rsid w:val="007F76CA"/>
    <w:rsid w:val="007F7E6C"/>
    <w:rsid w:val="008005B8"/>
    <w:rsid w:val="008005D4"/>
    <w:rsid w:val="00801345"/>
    <w:rsid w:val="008027CD"/>
    <w:rsid w:val="00802F1C"/>
    <w:rsid w:val="00803455"/>
    <w:rsid w:val="00803508"/>
    <w:rsid w:val="00803763"/>
    <w:rsid w:val="0080390A"/>
    <w:rsid w:val="008048FD"/>
    <w:rsid w:val="00804F5E"/>
    <w:rsid w:val="008055DE"/>
    <w:rsid w:val="00806CBA"/>
    <w:rsid w:val="008075F8"/>
    <w:rsid w:val="0080774C"/>
    <w:rsid w:val="00807C68"/>
    <w:rsid w:val="00807E32"/>
    <w:rsid w:val="00810D01"/>
    <w:rsid w:val="008114CA"/>
    <w:rsid w:val="008115EF"/>
    <w:rsid w:val="008118FF"/>
    <w:rsid w:val="00811C57"/>
    <w:rsid w:val="008125D0"/>
    <w:rsid w:val="00814BC6"/>
    <w:rsid w:val="00814EA8"/>
    <w:rsid w:val="008151C8"/>
    <w:rsid w:val="008156A3"/>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882"/>
    <w:rsid w:val="00833C5F"/>
    <w:rsid w:val="008344C5"/>
    <w:rsid w:val="00834C98"/>
    <w:rsid w:val="00834E8F"/>
    <w:rsid w:val="008350D4"/>
    <w:rsid w:val="00835A0C"/>
    <w:rsid w:val="0083615E"/>
    <w:rsid w:val="00836365"/>
    <w:rsid w:val="00836C2A"/>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CC4"/>
    <w:rsid w:val="00851D0B"/>
    <w:rsid w:val="00852743"/>
    <w:rsid w:val="008529E6"/>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F6F"/>
    <w:rsid w:val="008712ED"/>
    <w:rsid w:val="008716CE"/>
    <w:rsid w:val="008720D4"/>
    <w:rsid w:val="0087287C"/>
    <w:rsid w:val="00873617"/>
    <w:rsid w:val="00873A89"/>
    <w:rsid w:val="0087442F"/>
    <w:rsid w:val="00874A86"/>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379"/>
    <w:rsid w:val="00892CDD"/>
    <w:rsid w:val="008934BB"/>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A"/>
    <w:rsid w:val="008B6B4A"/>
    <w:rsid w:val="008B6FC8"/>
    <w:rsid w:val="008B714A"/>
    <w:rsid w:val="008B7781"/>
    <w:rsid w:val="008C01CF"/>
    <w:rsid w:val="008C1EDA"/>
    <w:rsid w:val="008C2123"/>
    <w:rsid w:val="008C2194"/>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A88"/>
    <w:rsid w:val="008D5DB7"/>
    <w:rsid w:val="008D6732"/>
    <w:rsid w:val="008D6F17"/>
    <w:rsid w:val="008E201E"/>
    <w:rsid w:val="008E2515"/>
    <w:rsid w:val="008E2694"/>
    <w:rsid w:val="008E27A4"/>
    <w:rsid w:val="008E2A7B"/>
    <w:rsid w:val="008E3221"/>
    <w:rsid w:val="008E385B"/>
    <w:rsid w:val="008E42CD"/>
    <w:rsid w:val="008E4342"/>
    <w:rsid w:val="008E43D5"/>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2355"/>
    <w:rsid w:val="00912846"/>
    <w:rsid w:val="00912BF0"/>
    <w:rsid w:val="0091402F"/>
    <w:rsid w:val="0091482A"/>
    <w:rsid w:val="00915964"/>
    <w:rsid w:val="00915C65"/>
    <w:rsid w:val="00916309"/>
    <w:rsid w:val="00916CED"/>
    <w:rsid w:val="00916F37"/>
    <w:rsid w:val="00917ADF"/>
    <w:rsid w:val="00917C36"/>
    <w:rsid w:val="0092016F"/>
    <w:rsid w:val="00920307"/>
    <w:rsid w:val="0092130E"/>
    <w:rsid w:val="0092183B"/>
    <w:rsid w:val="00921D04"/>
    <w:rsid w:val="00921EE6"/>
    <w:rsid w:val="00922736"/>
    <w:rsid w:val="00924409"/>
    <w:rsid w:val="00925743"/>
    <w:rsid w:val="00926F73"/>
    <w:rsid w:val="00927CAF"/>
    <w:rsid w:val="00927ED7"/>
    <w:rsid w:val="00927EF4"/>
    <w:rsid w:val="0093049A"/>
    <w:rsid w:val="00931DFE"/>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55B"/>
    <w:rsid w:val="009419A5"/>
    <w:rsid w:val="00942B07"/>
    <w:rsid w:val="009438BB"/>
    <w:rsid w:val="0094410C"/>
    <w:rsid w:val="00944C47"/>
    <w:rsid w:val="00944E5B"/>
    <w:rsid w:val="00945231"/>
    <w:rsid w:val="00946B65"/>
    <w:rsid w:val="00950937"/>
    <w:rsid w:val="00950BC4"/>
    <w:rsid w:val="00951582"/>
    <w:rsid w:val="00951EF1"/>
    <w:rsid w:val="0095206E"/>
    <w:rsid w:val="00952BE0"/>
    <w:rsid w:val="00952F61"/>
    <w:rsid w:val="00953538"/>
    <w:rsid w:val="00953FB7"/>
    <w:rsid w:val="009540D9"/>
    <w:rsid w:val="00954223"/>
    <w:rsid w:val="009547B4"/>
    <w:rsid w:val="00955D01"/>
    <w:rsid w:val="00955DA1"/>
    <w:rsid w:val="00955FE5"/>
    <w:rsid w:val="00956364"/>
    <w:rsid w:val="0095659D"/>
    <w:rsid w:val="00956D66"/>
    <w:rsid w:val="00957B36"/>
    <w:rsid w:val="00957F44"/>
    <w:rsid w:val="0096052B"/>
    <w:rsid w:val="0096088B"/>
    <w:rsid w:val="009610F5"/>
    <w:rsid w:val="00961389"/>
    <w:rsid w:val="0096192F"/>
    <w:rsid w:val="009619DF"/>
    <w:rsid w:val="00961B0A"/>
    <w:rsid w:val="00961DFA"/>
    <w:rsid w:val="009620D5"/>
    <w:rsid w:val="00962436"/>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30D1"/>
    <w:rsid w:val="00973778"/>
    <w:rsid w:val="00973EC8"/>
    <w:rsid w:val="00974017"/>
    <w:rsid w:val="009756DE"/>
    <w:rsid w:val="00977921"/>
    <w:rsid w:val="00977C35"/>
    <w:rsid w:val="00980CCF"/>
    <w:rsid w:val="00980D0E"/>
    <w:rsid w:val="009810A8"/>
    <w:rsid w:val="0098222E"/>
    <w:rsid w:val="00983BBD"/>
    <w:rsid w:val="0098413E"/>
    <w:rsid w:val="00984601"/>
    <w:rsid w:val="00984662"/>
    <w:rsid w:val="00984CAE"/>
    <w:rsid w:val="00984CB0"/>
    <w:rsid w:val="00984EC1"/>
    <w:rsid w:val="009851E6"/>
    <w:rsid w:val="0098549C"/>
    <w:rsid w:val="00985EF9"/>
    <w:rsid w:val="009860A6"/>
    <w:rsid w:val="00986948"/>
    <w:rsid w:val="009875DC"/>
    <w:rsid w:val="00987666"/>
    <w:rsid w:val="00990C07"/>
    <w:rsid w:val="009917EF"/>
    <w:rsid w:val="00991A53"/>
    <w:rsid w:val="00991F25"/>
    <w:rsid w:val="009920C0"/>
    <w:rsid w:val="009932BD"/>
    <w:rsid w:val="00995642"/>
    <w:rsid w:val="0099564E"/>
    <w:rsid w:val="0099599F"/>
    <w:rsid w:val="00995F7F"/>
    <w:rsid w:val="00996EC9"/>
    <w:rsid w:val="0099737A"/>
    <w:rsid w:val="0099766E"/>
    <w:rsid w:val="00997865"/>
    <w:rsid w:val="009A0E29"/>
    <w:rsid w:val="009A0F6C"/>
    <w:rsid w:val="009A123C"/>
    <w:rsid w:val="009A170E"/>
    <w:rsid w:val="009A19D1"/>
    <w:rsid w:val="009A2225"/>
    <w:rsid w:val="009A24FF"/>
    <w:rsid w:val="009A283D"/>
    <w:rsid w:val="009A29CC"/>
    <w:rsid w:val="009A3797"/>
    <w:rsid w:val="009A3A40"/>
    <w:rsid w:val="009A4913"/>
    <w:rsid w:val="009A598C"/>
    <w:rsid w:val="009A604A"/>
    <w:rsid w:val="009A6E7A"/>
    <w:rsid w:val="009A7079"/>
    <w:rsid w:val="009A7CEC"/>
    <w:rsid w:val="009A7F88"/>
    <w:rsid w:val="009B13B7"/>
    <w:rsid w:val="009B17CD"/>
    <w:rsid w:val="009B2B12"/>
    <w:rsid w:val="009B4478"/>
    <w:rsid w:val="009B46EB"/>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89"/>
    <w:rsid w:val="009D0414"/>
    <w:rsid w:val="009D11CE"/>
    <w:rsid w:val="009D1EA7"/>
    <w:rsid w:val="009D26E9"/>
    <w:rsid w:val="009D2A68"/>
    <w:rsid w:val="009D398A"/>
    <w:rsid w:val="009D3BDB"/>
    <w:rsid w:val="009D3F1C"/>
    <w:rsid w:val="009D3F2A"/>
    <w:rsid w:val="009D544F"/>
    <w:rsid w:val="009D5773"/>
    <w:rsid w:val="009D58A5"/>
    <w:rsid w:val="009D5A15"/>
    <w:rsid w:val="009D6477"/>
    <w:rsid w:val="009D6A0B"/>
    <w:rsid w:val="009D7441"/>
    <w:rsid w:val="009D7CB9"/>
    <w:rsid w:val="009D7D14"/>
    <w:rsid w:val="009E00FC"/>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F055F"/>
    <w:rsid w:val="009F0835"/>
    <w:rsid w:val="009F117A"/>
    <w:rsid w:val="009F130E"/>
    <w:rsid w:val="009F177C"/>
    <w:rsid w:val="009F1B12"/>
    <w:rsid w:val="009F3004"/>
    <w:rsid w:val="009F322E"/>
    <w:rsid w:val="009F392D"/>
    <w:rsid w:val="009F4B30"/>
    <w:rsid w:val="009F4D8A"/>
    <w:rsid w:val="009F57F7"/>
    <w:rsid w:val="009F5E44"/>
    <w:rsid w:val="009F7508"/>
    <w:rsid w:val="00A00180"/>
    <w:rsid w:val="00A0022B"/>
    <w:rsid w:val="00A00594"/>
    <w:rsid w:val="00A0255D"/>
    <w:rsid w:val="00A02873"/>
    <w:rsid w:val="00A02B01"/>
    <w:rsid w:val="00A02C48"/>
    <w:rsid w:val="00A0407D"/>
    <w:rsid w:val="00A04347"/>
    <w:rsid w:val="00A050ED"/>
    <w:rsid w:val="00A0554E"/>
    <w:rsid w:val="00A05F1E"/>
    <w:rsid w:val="00A07947"/>
    <w:rsid w:val="00A07A9B"/>
    <w:rsid w:val="00A0DB3A"/>
    <w:rsid w:val="00A10958"/>
    <w:rsid w:val="00A10DF8"/>
    <w:rsid w:val="00A1192C"/>
    <w:rsid w:val="00A1223D"/>
    <w:rsid w:val="00A1305A"/>
    <w:rsid w:val="00A135F8"/>
    <w:rsid w:val="00A137E1"/>
    <w:rsid w:val="00A13FCA"/>
    <w:rsid w:val="00A144B0"/>
    <w:rsid w:val="00A1452A"/>
    <w:rsid w:val="00A147FA"/>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30A3"/>
    <w:rsid w:val="00A43500"/>
    <w:rsid w:val="00A4388E"/>
    <w:rsid w:val="00A4427E"/>
    <w:rsid w:val="00A44919"/>
    <w:rsid w:val="00A456E8"/>
    <w:rsid w:val="00A4583A"/>
    <w:rsid w:val="00A471F2"/>
    <w:rsid w:val="00A477BE"/>
    <w:rsid w:val="00A5046F"/>
    <w:rsid w:val="00A51530"/>
    <w:rsid w:val="00A52732"/>
    <w:rsid w:val="00A52C29"/>
    <w:rsid w:val="00A540AB"/>
    <w:rsid w:val="00A54379"/>
    <w:rsid w:val="00A54542"/>
    <w:rsid w:val="00A54592"/>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6F8"/>
    <w:rsid w:val="00A66349"/>
    <w:rsid w:val="00A666BD"/>
    <w:rsid w:val="00A674BB"/>
    <w:rsid w:val="00A6759C"/>
    <w:rsid w:val="00A676CD"/>
    <w:rsid w:val="00A67C45"/>
    <w:rsid w:val="00A706A7"/>
    <w:rsid w:val="00A7101A"/>
    <w:rsid w:val="00A72315"/>
    <w:rsid w:val="00A72861"/>
    <w:rsid w:val="00A72D86"/>
    <w:rsid w:val="00A730EA"/>
    <w:rsid w:val="00A73133"/>
    <w:rsid w:val="00A73983"/>
    <w:rsid w:val="00A74466"/>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F21"/>
    <w:rsid w:val="00A9513A"/>
    <w:rsid w:val="00A95159"/>
    <w:rsid w:val="00A953CC"/>
    <w:rsid w:val="00A9612F"/>
    <w:rsid w:val="00A967A1"/>
    <w:rsid w:val="00A96F00"/>
    <w:rsid w:val="00A9708C"/>
    <w:rsid w:val="00A9771C"/>
    <w:rsid w:val="00AA02C7"/>
    <w:rsid w:val="00AA07D9"/>
    <w:rsid w:val="00AA0828"/>
    <w:rsid w:val="00AA0CDD"/>
    <w:rsid w:val="00AA0F3D"/>
    <w:rsid w:val="00AA1951"/>
    <w:rsid w:val="00AA2A63"/>
    <w:rsid w:val="00AA2EFA"/>
    <w:rsid w:val="00AA366E"/>
    <w:rsid w:val="00AA3A3E"/>
    <w:rsid w:val="00AA47D4"/>
    <w:rsid w:val="00AA4E5F"/>
    <w:rsid w:val="00AA56BC"/>
    <w:rsid w:val="00AA5828"/>
    <w:rsid w:val="00AA5AB1"/>
    <w:rsid w:val="00AA5AFC"/>
    <w:rsid w:val="00AA5D7E"/>
    <w:rsid w:val="00AA60AA"/>
    <w:rsid w:val="00AA716D"/>
    <w:rsid w:val="00AA720F"/>
    <w:rsid w:val="00AA7C74"/>
    <w:rsid w:val="00AA99F6"/>
    <w:rsid w:val="00AB05C5"/>
    <w:rsid w:val="00AB1F33"/>
    <w:rsid w:val="00AB305F"/>
    <w:rsid w:val="00AB3892"/>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530C"/>
    <w:rsid w:val="00AD606A"/>
    <w:rsid w:val="00AD6667"/>
    <w:rsid w:val="00AD7A4E"/>
    <w:rsid w:val="00AD7BD7"/>
    <w:rsid w:val="00AE09A2"/>
    <w:rsid w:val="00AE0F44"/>
    <w:rsid w:val="00AE142F"/>
    <w:rsid w:val="00AE15ED"/>
    <w:rsid w:val="00AE16C3"/>
    <w:rsid w:val="00AE1B25"/>
    <w:rsid w:val="00AE3610"/>
    <w:rsid w:val="00AE3744"/>
    <w:rsid w:val="00AE4E0F"/>
    <w:rsid w:val="00AE595F"/>
    <w:rsid w:val="00AE5B45"/>
    <w:rsid w:val="00AE5F72"/>
    <w:rsid w:val="00AE6A36"/>
    <w:rsid w:val="00AE7243"/>
    <w:rsid w:val="00AE752E"/>
    <w:rsid w:val="00AE7707"/>
    <w:rsid w:val="00AE7985"/>
    <w:rsid w:val="00AF02BC"/>
    <w:rsid w:val="00AF0403"/>
    <w:rsid w:val="00AF09E2"/>
    <w:rsid w:val="00AF0B5B"/>
    <w:rsid w:val="00AF0BD4"/>
    <w:rsid w:val="00AF0C4C"/>
    <w:rsid w:val="00AF0CDE"/>
    <w:rsid w:val="00AF0F6E"/>
    <w:rsid w:val="00AF1D9B"/>
    <w:rsid w:val="00AF2441"/>
    <w:rsid w:val="00AF264D"/>
    <w:rsid w:val="00AF274B"/>
    <w:rsid w:val="00AF3B7E"/>
    <w:rsid w:val="00AF696C"/>
    <w:rsid w:val="00B0098B"/>
    <w:rsid w:val="00B009BF"/>
    <w:rsid w:val="00B011CB"/>
    <w:rsid w:val="00B02115"/>
    <w:rsid w:val="00B0318D"/>
    <w:rsid w:val="00B0473B"/>
    <w:rsid w:val="00B04EDB"/>
    <w:rsid w:val="00B0583D"/>
    <w:rsid w:val="00B0595A"/>
    <w:rsid w:val="00B06C8B"/>
    <w:rsid w:val="00B06FFB"/>
    <w:rsid w:val="00B10081"/>
    <w:rsid w:val="00B10288"/>
    <w:rsid w:val="00B102C5"/>
    <w:rsid w:val="00B11C2E"/>
    <w:rsid w:val="00B11E50"/>
    <w:rsid w:val="00B1210F"/>
    <w:rsid w:val="00B1277A"/>
    <w:rsid w:val="00B1485B"/>
    <w:rsid w:val="00B14CAA"/>
    <w:rsid w:val="00B17067"/>
    <w:rsid w:val="00B17AC2"/>
    <w:rsid w:val="00B1BFD9"/>
    <w:rsid w:val="00B200F9"/>
    <w:rsid w:val="00B201CB"/>
    <w:rsid w:val="00B21332"/>
    <w:rsid w:val="00B2144B"/>
    <w:rsid w:val="00B21C64"/>
    <w:rsid w:val="00B21FC3"/>
    <w:rsid w:val="00B233F3"/>
    <w:rsid w:val="00B24223"/>
    <w:rsid w:val="00B24810"/>
    <w:rsid w:val="00B24D9B"/>
    <w:rsid w:val="00B24DB8"/>
    <w:rsid w:val="00B253C0"/>
    <w:rsid w:val="00B26B25"/>
    <w:rsid w:val="00B26F51"/>
    <w:rsid w:val="00B26F68"/>
    <w:rsid w:val="00B2C34E"/>
    <w:rsid w:val="00B30AAA"/>
    <w:rsid w:val="00B3177C"/>
    <w:rsid w:val="00B31D1E"/>
    <w:rsid w:val="00B328DC"/>
    <w:rsid w:val="00B32C8A"/>
    <w:rsid w:val="00B33B69"/>
    <w:rsid w:val="00B34094"/>
    <w:rsid w:val="00B348BD"/>
    <w:rsid w:val="00B34B10"/>
    <w:rsid w:val="00B34C1F"/>
    <w:rsid w:val="00B353A1"/>
    <w:rsid w:val="00B35522"/>
    <w:rsid w:val="00B35783"/>
    <w:rsid w:val="00B35A7E"/>
    <w:rsid w:val="00B36D7F"/>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CA5"/>
    <w:rsid w:val="00B47E20"/>
    <w:rsid w:val="00B50188"/>
    <w:rsid w:val="00B50486"/>
    <w:rsid w:val="00B50BCA"/>
    <w:rsid w:val="00B51B65"/>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3CE4"/>
    <w:rsid w:val="00B647FE"/>
    <w:rsid w:val="00B64E4B"/>
    <w:rsid w:val="00B64E92"/>
    <w:rsid w:val="00B65C8F"/>
    <w:rsid w:val="00B6631B"/>
    <w:rsid w:val="00B663DA"/>
    <w:rsid w:val="00B66725"/>
    <w:rsid w:val="00B669C3"/>
    <w:rsid w:val="00B66E79"/>
    <w:rsid w:val="00B67074"/>
    <w:rsid w:val="00B671AF"/>
    <w:rsid w:val="00B6727F"/>
    <w:rsid w:val="00B67B23"/>
    <w:rsid w:val="00B703C9"/>
    <w:rsid w:val="00B70C7F"/>
    <w:rsid w:val="00B71BC3"/>
    <w:rsid w:val="00B72830"/>
    <w:rsid w:val="00B735CC"/>
    <w:rsid w:val="00B73858"/>
    <w:rsid w:val="00B73B0B"/>
    <w:rsid w:val="00B7456E"/>
    <w:rsid w:val="00B75CE4"/>
    <w:rsid w:val="00B761B3"/>
    <w:rsid w:val="00B76721"/>
    <w:rsid w:val="00B80F5E"/>
    <w:rsid w:val="00B81465"/>
    <w:rsid w:val="00B817F7"/>
    <w:rsid w:val="00B819B6"/>
    <w:rsid w:val="00B81E93"/>
    <w:rsid w:val="00B8231C"/>
    <w:rsid w:val="00B82809"/>
    <w:rsid w:val="00B82C86"/>
    <w:rsid w:val="00B83A44"/>
    <w:rsid w:val="00B84368"/>
    <w:rsid w:val="00B843CD"/>
    <w:rsid w:val="00B8448E"/>
    <w:rsid w:val="00B84848"/>
    <w:rsid w:val="00B86C9E"/>
    <w:rsid w:val="00B8707E"/>
    <w:rsid w:val="00B872DB"/>
    <w:rsid w:val="00B87BA3"/>
    <w:rsid w:val="00B905AE"/>
    <w:rsid w:val="00B905FE"/>
    <w:rsid w:val="00B926B1"/>
    <w:rsid w:val="00B926D1"/>
    <w:rsid w:val="00B932EC"/>
    <w:rsid w:val="00B9346A"/>
    <w:rsid w:val="00B94BB7"/>
    <w:rsid w:val="00B957F1"/>
    <w:rsid w:val="00B95B09"/>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7F8"/>
    <w:rsid w:val="00BB2F7A"/>
    <w:rsid w:val="00BB2F93"/>
    <w:rsid w:val="00BB2FF1"/>
    <w:rsid w:val="00BB3193"/>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EEB"/>
    <w:rsid w:val="00BC402F"/>
    <w:rsid w:val="00BC41EF"/>
    <w:rsid w:val="00BC4871"/>
    <w:rsid w:val="00BC4F8B"/>
    <w:rsid w:val="00BC58D4"/>
    <w:rsid w:val="00BC60EF"/>
    <w:rsid w:val="00BC6438"/>
    <w:rsid w:val="00BC66C9"/>
    <w:rsid w:val="00BC6DCF"/>
    <w:rsid w:val="00BC7B2A"/>
    <w:rsid w:val="00BD139B"/>
    <w:rsid w:val="00BD15DB"/>
    <w:rsid w:val="00BD2A82"/>
    <w:rsid w:val="00BD3785"/>
    <w:rsid w:val="00BD4F39"/>
    <w:rsid w:val="00BD58CF"/>
    <w:rsid w:val="00BD5AF9"/>
    <w:rsid w:val="00BD6640"/>
    <w:rsid w:val="00BD670F"/>
    <w:rsid w:val="00BD73CF"/>
    <w:rsid w:val="00BD77D3"/>
    <w:rsid w:val="00BE0ACB"/>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A1E"/>
    <w:rsid w:val="00C12E6D"/>
    <w:rsid w:val="00C13709"/>
    <w:rsid w:val="00C13FA7"/>
    <w:rsid w:val="00C1412D"/>
    <w:rsid w:val="00C14514"/>
    <w:rsid w:val="00C15600"/>
    <w:rsid w:val="00C157F1"/>
    <w:rsid w:val="00C16B96"/>
    <w:rsid w:val="00C17584"/>
    <w:rsid w:val="00C204B6"/>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50E3"/>
    <w:rsid w:val="00C45369"/>
    <w:rsid w:val="00C45839"/>
    <w:rsid w:val="00C4600A"/>
    <w:rsid w:val="00C469CA"/>
    <w:rsid w:val="00C469CF"/>
    <w:rsid w:val="00C47910"/>
    <w:rsid w:val="00C50181"/>
    <w:rsid w:val="00C501D3"/>
    <w:rsid w:val="00C50D9B"/>
    <w:rsid w:val="00C51210"/>
    <w:rsid w:val="00C535D7"/>
    <w:rsid w:val="00C54EAC"/>
    <w:rsid w:val="00C5505F"/>
    <w:rsid w:val="00C55865"/>
    <w:rsid w:val="00C55B34"/>
    <w:rsid w:val="00C56B82"/>
    <w:rsid w:val="00C57313"/>
    <w:rsid w:val="00C61A78"/>
    <w:rsid w:val="00C6209E"/>
    <w:rsid w:val="00C628B5"/>
    <w:rsid w:val="00C631C1"/>
    <w:rsid w:val="00C63C6D"/>
    <w:rsid w:val="00C63ED7"/>
    <w:rsid w:val="00C6437E"/>
    <w:rsid w:val="00C64F36"/>
    <w:rsid w:val="00C65064"/>
    <w:rsid w:val="00C652AF"/>
    <w:rsid w:val="00C6534F"/>
    <w:rsid w:val="00C656A2"/>
    <w:rsid w:val="00C656AE"/>
    <w:rsid w:val="00C65C93"/>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809AA"/>
    <w:rsid w:val="00C80EDF"/>
    <w:rsid w:val="00C81FC9"/>
    <w:rsid w:val="00C82D15"/>
    <w:rsid w:val="00C833A2"/>
    <w:rsid w:val="00C83BB1"/>
    <w:rsid w:val="00C84776"/>
    <w:rsid w:val="00C847D1"/>
    <w:rsid w:val="00C84D8B"/>
    <w:rsid w:val="00C8522C"/>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EA3"/>
    <w:rsid w:val="00C960AF"/>
    <w:rsid w:val="00C96955"/>
    <w:rsid w:val="00C9734D"/>
    <w:rsid w:val="00C97CC1"/>
    <w:rsid w:val="00CA0121"/>
    <w:rsid w:val="00CA02AF"/>
    <w:rsid w:val="00CA02B4"/>
    <w:rsid w:val="00CA0457"/>
    <w:rsid w:val="00CA070B"/>
    <w:rsid w:val="00CA0FC9"/>
    <w:rsid w:val="00CA117E"/>
    <w:rsid w:val="00CA163F"/>
    <w:rsid w:val="00CA1BFD"/>
    <w:rsid w:val="00CA2000"/>
    <w:rsid w:val="00CA24EC"/>
    <w:rsid w:val="00CA28DE"/>
    <w:rsid w:val="00CA3CF8"/>
    <w:rsid w:val="00CA5413"/>
    <w:rsid w:val="00CA65F4"/>
    <w:rsid w:val="00CA68B2"/>
    <w:rsid w:val="00CA7072"/>
    <w:rsid w:val="00CA7C7F"/>
    <w:rsid w:val="00CB0603"/>
    <w:rsid w:val="00CB0C4E"/>
    <w:rsid w:val="00CB1255"/>
    <w:rsid w:val="00CB14D4"/>
    <w:rsid w:val="00CB1527"/>
    <w:rsid w:val="00CB1C1F"/>
    <w:rsid w:val="00CB1CB2"/>
    <w:rsid w:val="00CB2770"/>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24EC"/>
    <w:rsid w:val="00CC4B64"/>
    <w:rsid w:val="00CC5327"/>
    <w:rsid w:val="00CC53D9"/>
    <w:rsid w:val="00CC544A"/>
    <w:rsid w:val="00CC54AE"/>
    <w:rsid w:val="00CC70CC"/>
    <w:rsid w:val="00CD01C2"/>
    <w:rsid w:val="00CD0202"/>
    <w:rsid w:val="00CD106F"/>
    <w:rsid w:val="00CD136B"/>
    <w:rsid w:val="00CD21C4"/>
    <w:rsid w:val="00CD23EA"/>
    <w:rsid w:val="00CD27A6"/>
    <w:rsid w:val="00CD3332"/>
    <w:rsid w:val="00CD48E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6295"/>
    <w:rsid w:val="00CF7962"/>
    <w:rsid w:val="00D0022F"/>
    <w:rsid w:val="00D003CF"/>
    <w:rsid w:val="00D00E0B"/>
    <w:rsid w:val="00D01544"/>
    <w:rsid w:val="00D019FA"/>
    <w:rsid w:val="00D01BEE"/>
    <w:rsid w:val="00D027B8"/>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CC0"/>
    <w:rsid w:val="00D312A0"/>
    <w:rsid w:val="00D31728"/>
    <w:rsid w:val="00D31E67"/>
    <w:rsid w:val="00D3286C"/>
    <w:rsid w:val="00D32A09"/>
    <w:rsid w:val="00D32A16"/>
    <w:rsid w:val="00D340D9"/>
    <w:rsid w:val="00D344C1"/>
    <w:rsid w:val="00D345AD"/>
    <w:rsid w:val="00D34680"/>
    <w:rsid w:val="00D346B3"/>
    <w:rsid w:val="00D348C6"/>
    <w:rsid w:val="00D351B4"/>
    <w:rsid w:val="00D37373"/>
    <w:rsid w:val="00D3747C"/>
    <w:rsid w:val="00D405E7"/>
    <w:rsid w:val="00D407CC"/>
    <w:rsid w:val="00D41945"/>
    <w:rsid w:val="00D41C74"/>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42C9"/>
    <w:rsid w:val="00D643A8"/>
    <w:rsid w:val="00D64781"/>
    <w:rsid w:val="00D64B35"/>
    <w:rsid w:val="00D64BDD"/>
    <w:rsid w:val="00D64E34"/>
    <w:rsid w:val="00D651AC"/>
    <w:rsid w:val="00D65909"/>
    <w:rsid w:val="00D662CB"/>
    <w:rsid w:val="00D66932"/>
    <w:rsid w:val="00D6707C"/>
    <w:rsid w:val="00D67104"/>
    <w:rsid w:val="00D6762F"/>
    <w:rsid w:val="00D6763E"/>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803E4"/>
    <w:rsid w:val="00D804B2"/>
    <w:rsid w:val="00D80E2F"/>
    <w:rsid w:val="00D80F7E"/>
    <w:rsid w:val="00D810F1"/>
    <w:rsid w:val="00D81569"/>
    <w:rsid w:val="00D81F92"/>
    <w:rsid w:val="00D82175"/>
    <w:rsid w:val="00D828CB"/>
    <w:rsid w:val="00D82CB7"/>
    <w:rsid w:val="00D83108"/>
    <w:rsid w:val="00D84B18"/>
    <w:rsid w:val="00D84D50"/>
    <w:rsid w:val="00D85DBA"/>
    <w:rsid w:val="00D86368"/>
    <w:rsid w:val="00D8687A"/>
    <w:rsid w:val="00D868FD"/>
    <w:rsid w:val="00D86BBE"/>
    <w:rsid w:val="00D86FA2"/>
    <w:rsid w:val="00D87037"/>
    <w:rsid w:val="00D87078"/>
    <w:rsid w:val="00D87F11"/>
    <w:rsid w:val="00D87FE5"/>
    <w:rsid w:val="00D9056D"/>
    <w:rsid w:val="00D90679"/>
    <w:rsid w:val="00D90E5D"/>
    <w:rsid w:val="00D90FC6"/>
    <w:rsid w:val="00D91740"/>
    <w:rsid w:val="00D92031"/>
    <w:rsid w:val="00D92C68"/>
    <w:rsid w:val="00D93C5C"/>
    <w:rsid w:val="00D93EE0"/>
    <w:rsid w:val="00D94829"/>
    <w:rsid w:val="00D94851"/>
    <w:rsid w:val="00D95939"/>
    <w:rsid w:val="00D959B8"/>
    <w:rsid w:val="00D970C3"/>
    <w:rsid w:val="00D9748D"/>
    <w:rsid w:val="00D9777F"/>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4224"/>
    <w:rsid w:val="00DB42AF"/>
    <w:rsid w:val="00DB501E"/>
    <w:rsid w:val="00DB5853"/>
    <w:rsid w:val="00DB5926"/>
    <w:rsid w:val="00DB6488"/>
    <w:rsid w:val="00DB6491"/>
    <w:rsid w:val="00DC0FF9"/>
    <w:rsid w:val="00DC1201"/>
    <w:rsid w:val="00DC2333"/>
    <w:rsid w:val="00DC2C39"/>
    <w:rsid w:val="00DC33E4"/>
    <w:rsid w:val="00DC54E5"/>
    <w:rsid w:val="00DC5864"/>
    <w:rsid w:val="00DC6267"/>
    <w:rsid w:val="00DC7AF8"/>
    <w:rsid w:val="00DD0A4B"/>
    <w:rsid w:val="00DD0C97"/>
    <w:rsid w:val="00DD0D61"/>
    <w:rsid w:val="00DD0EDA"/>
    <w:rsid w:val="00DD18BF"/>
    <w:rsid w:val="00DD1A37"/>
    <w:rsid w:val="00DD1CA7"/>
    <w:rsid w:val="00DD2A7E"/>
    <w:rsid w:val="00DD397D"/>
    <w:rsid w:val="00DD41F8"/>
    <w:rsid w:val="00DD43BE"/>
    <w:rsid w:val="00DD45B4"/>
    <w:rsid w:val="00DD45DB"/>
    <w:rsid w:val="00DD46AC"/>
    <w:rsid w:val="00DD4FAD"/>
    <w:rsid w:val="00DD56A4"/>
    <w:rsid w:val="00DD610B"/>
    <w:rsid w:val="00DD646D"/>
    <w:rsid w:val="00DD6C2C"/>
    <w:rsid w:val="00DD772F"/>
    <w:rsid w:val="00DD7F53"/>
    <w:rsid w:val="00DE0361"/>
    <w:rsid w:val="00DE04F6"/>
    <w:rsid w:val="00DE0F3A"/>
    <w:rsid w:val="00DE100A"/>
    <w:rsid w:val="00DE1546"/>
    <w:rsid w:val="00DE2144"/>
    <w:rsid w:val="00DE2278"/>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F82"/>
    <w:rsid w:val="00E003CB"/>
    <w:rsid w:val="00E00422"/>
    <w:rsid w:val="00E00445"/>
    <w:rsid w:val="00E00C2A"/>
    <w:rsid w:val="00E0134B"/>
    <w:rsid w:val="00E026B2"/>
    <w:rsid w:val="00E02E04"/>
    <w:rsid w:val="00E04134"/>
    <w:rsid w:val="00E046DB"/>
    <w:rsid w:val="00E05167"/>
    <w:rsid w:val="00E05313"/>
    <w:rsid w:val="00E05A50"/>
    <w:rsid w:val="00E05A56"/>
    <w:rsid w:val="00E066BC"/>
    <w:rsid w:val="00E06FE7"/>
    <w:rsid w:val="00E0770A"/>
    <w:rsid w:val="00E10BCE"/>
    <w:rsid w:val="00E11BCD"/>
    <w:rsid w:val="00E11EC1"/>
    <w:rsid w:val="00E120EA"/>
    <w:rsid w:val="00E12664"/>
    <w:rsid w:val="00E1266B"/>
    <w:rsid w:val="00E127E6"/>
    <w:rsid w:val="00E12C0D"/>
    <w:rsid w:val="00E12D38"/>
    <w:rsid w:val="00E147B0"/>
    <w:rsid w:val="00E15E67"/>
    <w:rsid w:val="00E178F3"/>
    <w:rsid w:val="00E207FD"/>
    <w:rsid w:val="00E21D04"/>
    <w:rsid w:val="00E22401"/>
    <w:rsid w:val="00E224A8"/>
    <w:rsid w:val="00E22963"/>
    <w:rsid w:val="00E2348D"/>
    <w:rsid w:val="00E23982"/>
    <w:rsid w:val="00E2407F"/>
    <w:rsid w:val="00E24572"/>
    <w:rsid w:val="00E256D7"/>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0A"/>
    <w:rsid w:val="00E37D8D"/>
    <w:rsid w:val="00E40162"/>
    <w:rsid w:val="00E40CA2"/>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F51"/>
    <w:rsid w:val="00E62477"/>
    <w:rsid w:val="00E63079"/>
    <w:rsid w:val="00E63BF2"/>
    <w:rsid w:val="00E6443B"/>
    <w:rsid w:val="00E64AA0"/>
    <w:rsid w:val="00E65824"/>
    <w:rsid w:val="00E65D58"/>
    <w:rsid w:val="00E660BE"/>
    <w:rsid w:val="00E663D9"/>
    <w:rsid w:val="00E6699D"/>
    <w:rsid w:val="00E66C39"/>
    <w:rsid w:val="00E66F8C"/>
    <w:rsid w:val="00E67424"/>
    <w:rsid w:val="00E677AA"/>
    <w:rsid w:val="00E7376E"/>
    <w:rsid w:val="00E73811"/>
    <w:rsid w:val="00E73D4E"/>
    <w:rsid w:val="00E73E5C"/>
    <w:rsid w:val="00E7442F"/>
    <w:rsid w:val="00E74646"/>
    <w:rsid w:val="00E746C7"/>
    <w:rsid w:val="00E74B9D"/>
    <w:rsid w:val="00E7518D"/>
    <w:rsid w:val="00E751D6"/>
    <w:rsid w:val="00E76A50"/>
    <w:rsid w:val="00E773FE"/>
    <w:rsid w:val="00E7786C"/>
    <w:rsid w:val="00E800CE"/>
    <w:rsid w:val="00E800EA"/>
    <w:rsid w:val="00E802AE"/>
    <w:rsid w:val="00E80B1C"/>
    <w:rsid w:val="00E810EE"/>
    <w:rsid w:val="00E81523"/>
    <w:rsid w:val="00E81CA4"/>
    <w:rsid w:val="00E81D04"/>
    <w:rsid w:val="00E82425"/>
    <w:rsid w:val="00E829E0"/>
    <w:rsid w:val="00E82D74"/>
    <w:rsid w:val="00E84F9E"/>
    <w:rsid w:val="00E85A76"/>
    <w:rsid w:val="00E861EF"/>
    <w:rsid w:val="00E8620F"/>
    <w:rsid w:val="00E87187"/>
    <w:rsid w:val="00E871B9"/>
    <w:rsid w:val="00E906E4"/>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3CF"/>
    <w:rsid w:val="00EA5CEA"/>
    <w:rsid w:val="00EA5DE9"/>
    <w:rsid w:val="00EA62D6"/>
    <w:rsid w:val="00EA6877"/>
    <w:rsid w:val="00EA6DCD"/>
    <w:rsid w:val="00EB08EE"/>
    <w:rsid w:val="00EB0CBD"/>
    <w:rsid w:val="00EB1358"/>
    <w:rsid w:val="00EB1ABA"/>
    <w:rsid w:val="00EB4361"/>
    <w:rsid w:val="00EB4616"/>
    <w:rsid w:val="00EB4D59"/>
    <w:rsid w:val="00EB4FDA"/>
    <w:rsid w:val="00EB55D9"/>
    <w:rsid w:val="00EB6CD1"/>
    <w:rsid w:val="00EB7A8C"/>
    <w:rsid w:val="00EC1446"/>
    <w:rsid w:val="00EC1E2A"/>
    <w:rsid w:val="00EC28C6"/>
    <w:rsid w:val="00EC36C8"/>
    <w:rsid w:val="00EC39F7"/>
    <w:rsid w:val="00EC460B"/>
    <w:rsid w:val="00EC4A11"/>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59F9"/>
    <w:rsid w:val="00EE641E"/>
    <w:rsid w:val="00EE7D92"/>
    <w:rsid w:val="00EF023E"/>
    <w:rsid w:val="00EF029A"/>
    <w:rsid w:val="00EF04F7"/>
    <w:rsid w:val="00EF0850"/>
    <w:rsid w:val="00EF13F2"/>
    <w:rsid w:val="00EF151A"/>
    <w:rsid w:val="00EF21ED"/>
    <w:rsid w:val="00EF2739"/>
    <w:rsid w:val="00EF35D4"/>
    <w:rsid w:val="00EF3C92"/>
    <w:rsid w:val="00EF4515"/>
    <w:rsid w:val="00EF457C"/>
    <w:rsid w:val="00EF4977"/>
    <w:rsid w:val="00EF4FFB"/>
    <w:rsid w:val="00EF5851"/>
    <w:rsid w:val="00EF65CC"/>
    <w:rsid w:val="00EF6AC0"/>
    <w:rsid w:val="00EF6CCE"/>
    <w:rsid w:val="00F002CD"/>
    <w:rsid w:val="00F01BB7"/>
    <w:rsid w:val="00F01C92"/>
    <w:rsid w:val="00F0391B"/>
    <w:rsid w:val="00F046D9"/>
    <w:rsid w:val="00F0582D"/>
    <w:rsid w:val="00F05D8F"/>
    <w:rsid w:val="00F073E4"/>
    <w:rsid w:val="00F074D0"/>
    <w:rsid w:val="00F10128"/>
    <w:rsid w:val="00F113D0"/>
    <w:rsid w:val="00F119A7"/>
    <w:rsid w:val="00F12030"/>
    <w:rsid w:val="00F1238F"/>
    <w:rsid w:val="00F12420"/>
    <w:rsid w:val="00F12451"/>
    <w:rsid w:val="00F127CC"/>
    <w:rsid w:val="00F1322C"/>
    <w:rsid w:val="00F143AB"/>
    <w:rsid w:val="00F14A78"/>
    <w:rsid w:val="00F14F60"/>
    <w:rsid w:val="00F16108"/>
    <w:rsid w:val="00F1620A"/>
    <w:rsid w:val="00F16510"/>
    <w:rsid w:val="00F16576"/>
    <w:rsid w:val="00F168C2"/>
    <w:rsid w:val="00F16C29"/>
    <w:rsid w:val="00F17752"/>
    <w:rsid w:val="00F17EDE"/>
    <w:rsid w:val="00F201B2"/>
    <w:rsid w:val="00F205E8"/>
    <w:rsid w:val="00F208D7"/>
    <w:rsid w:val="00F214FB"/>
    <w:rsid w:val="00F21B89"/>
    <w:rsid w:val="00F21BA4"/>
    <w:rsid w:val="00F22551"/>
    <w:rsid w:val="00F22B5B"/>
    <w:rsid w:val="00F2313F"/>
    <w:rsid w:val="00F236A3"/>
    <w:rsid w:val="00F23D64"/>
    <w:rsid w:val="00F23ED2"/>
    <w:rsid w:val="00F25753"/>
    <w:rsid w:val="00F258CB"/>
    <w:rsid w:val="00F25D26"/>
    <w:rsid w:val="00F2724A"/>
    <w:rsid w:val="00F2A660"/>
    <w:rsid w:val="00F309C7"/>
    <w:rsid w:val="00F32F0E"/>
    <w:rsid w:val="00F32FE6"/>
    <w:rsid w:val="00F330DB"/>
    <w:rsid w:val="00F33D8E"/>
    <w:rsid w:val="00F33DB8"/>
    <w:rsid w:val="00F34914"/>
    <w:rsid w:val="00F34A70"/>
    <w:rsid w:val="00F36B47"/>
    <w:rsid w:val="00F37161"/>
    <w:rsid w:val="00F37162"/>
    <w:rsid w:val="00F37AFD"/>
    <w:rsid w:val="00F4194A"/>
    <w:rsid w:val="00F41E77"/>
    <w:rsid w:val="00F4298C"/>
    <w:rsid w:val="00F42AB4"/>
    <w:rsid w:val="00F42E02"/>
    <w:rsid w:val="00F430BE"/>
    <w:rsid w:val="00F431DD"/>
    <w:rsid w:val="00F43553"/>
    <w:rsid w:val="00F4397F"/>
    <w:rsid w:val="00F43E9E"/>
    <w:rsid w:val="00F440F0"/>
    <w:rsid w:val="00F459B0"/>
    <w:rsid w:val="00F4788C"/>
    <w:rsid w:val="00F50712"/>
    <w:rsid w:val="00F50DAA"/>
    <w:rsid w:val="00F51329"/>
    <w:rsid w:val="00F5184A"/>
    <w:rsid w:val="00F51CF3"/>
    <w:rsid w:val="00F51EF4"/>
    <w:rsid w:val="00F539CE"/>
    <w:rsid w:val="00F53C4C"/>
    <w:rsid w:val="00F53D85"/>
    <w:rsid w:val="00F5411F"/>
    <w:rsid w:val="00F549C2"/>
    <w:rsid w:val="00F54D77"/>
    <w:rsid w:val="00F55D08"/>
    <w:rsid w:val="00F55EF8"/>
    <w:rsid w:val="00F561DA"/>
    <w:rsid w:val="00F56AA3"/>
    <w:rsid w:val="00F60639"/>
    <w:rsid w:val="00F6117D"/>
    <w:rsid w:val="00F6144F"/>
    <w:rsid w:val="00F62F45"/>
    <w:rsid w:val="00F637E9"/>
    <w:rsid w:val="00F63DF1"/>
    <w:rsid w:val="00F65883"/>
    <w:rsid w:val="00F67627"/>
    <w:rsid w:val="00F67E77"/>
    <w:rsid w:val="00F700AC"/>
    <w:rsid w:val="00F70261"/>
    <w:rsid w:val="00F70D6B"/>
    <w:rsid w:val="00F71F9B"/>
    <w:rsid w:val="00F72751"/>
    <w:rsid w:val="00F752D8"/>
    <w:rsid w:val="00F75F4E"/>
    <w:rsid w:val="00F76F18"/>
    <w:rsid w:val="00F775F8"/>
    <w:rsid w:val="00F778EE"/>
    <w:rsid w:val="00F77D19"/>
    <w:rsid w:val="00F80021"/>
    <w:rsid w:val="00F80326"/>
    <w:rsid w:val="00F80A6C"/>
    <w:rsid w:val="00F812B6"/>
    <w:rsid w:val="00F81DC2"/>
    <w:rsid w:val="00F81E21"/>
    <w:rsid w:val="00F827FC"/>
    <w:rsid w:val="00F83373"/>
    <w:rsid w:val="00F83E8F"/>
    <w:rsid w:val="00F84386"/>
    <w:rsid w:val="00F84A89"/>
    <w:rsid w:val="00F84E4B"/>
    <w:rsid w:val="00F85812"/>
    <w:rsid w:val="00F85DD6"/>
    <w:rsid w:val="00F878A3"/>
    <w:rsid w:val="00F90AAE"/>
    <w:rsid w:val="00F90B92"/>
    <w:rsid w:val="00F91027"/>
    <w:rsid w:val="00F92DB5"/>
    <w:rsid w:val="00F92EAB"/>
    <w:rsid w:val="00F93652"/>
    <w:rsid w:val="00F93DAA"/>
    <w:rsid w:val="00F94230"/>
    <w:rsid w:val="00F950BB"/>
    <w:rsid w:val="00F961B8"/>
    <w:rsid w:val="00F96260"/>
    <w:rsid w:val="00F963AB"/>
    <w:rsid w:val="00F96E23"/>
    <w:rsid w:val="00F97425"/>
    <w:rsid w:val="00F97504"/>
    <w:rsid w:val="00F97B76"/>
    <w:rsid w:val="00F97B7A"/>
    <w:rsid w:val="00F97D33"/>
    <w:rsid w:val="00FA077E"/>
    <w:rsid w:val="00FA1795"/>
    <w:rsid w:val="00FA3050"/>
    <w:rsid w:val="00FA306B"/>
    <w:rsid w:val="00FA3943"/>
    <w:rsid w:val="00FA3AB2"/>
    <w:rsid w:val="00FA56EB"/>
    <w:rsid w:val="00FA5E81"/>
    <w:rsid w:val="00FA5FDD"/>
    <w:rsid w:val="00FA6F1A"/>
    <w:rsid w:val="00FA71E3"/>
    <w:rsid w:val="00FA74D1"/>
    <w:rsid w:val="00FA756B"/>
    <w:rsid w:val="00FB00E5"/>
    <w:rsid w:val="00FB100B"/>
    <w:rsid w:val="00FB1856"/>
    <w:rsid w:val="00FB1883"/>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BED"/>
    <w:rsid w:val="00FC6177"/>
    <w:rsid w:val="00FC67B3"/>
    <w:rsid w:val="00FC67F5"/>
    <w:rsid w:val="00FC68A6"/>
    <w:rsid w:val="00FC6FCE"/>
    <w:rsid w:val="00FC87D2"/>
    <w:rsid w:val="00FD0245"/>
    <w:rsid w:val="00FD10A0"/>
    <w:rsid w:val="00FD1CEE"/>
    <w:rsid w:val="00FD209D"/>
    <w:rsid w:val="00FD258E"/>
    <w:rsid w:val="00FD289B"/>
    <w:rsid w:val="00FD2DEB"/>
    <w:rsid w:val="00FD3EA2"/>
    <w:rsid w:val="00FD4408"/>
    <w:rsid w:val="00FD45E1"/>
    <w:rsid w:val="00FD561D"/>
    <w:rsid w:val="00FD56AD"/>
    <w:rsid w:val="00FD5B5D"/>
    <w:rsid w:val="00FD5DA3"/>
    <w:rsid w:val="00FD5E74"/>
    <w:rsid w:val="00FD71A8"/>
    <w:rsid w:val="00FD7437"/>
    <w:rsid w:val="00FD75FF"/>
    <w:rsid w:val="00FE031A"/>
    <w:rsid w:val="00FE0473"/>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BCDA2C"/>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FC84"/>
  <w15:docId w15:val="{48963CFD-F33B-47DE-AF2C-761B3A5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1D2A"/>
    <w:pPr>
      <w:spacing w:line="400" w:lineRule="exact"/>
      <w:jc w:val="both"/>
    </w:pPr>
    <w:rPr>
      <w:rFonts w:ascii="Times New Roman" w:hAnsi="Times New Roman"/>
      <w:sz w:val="24"/>
    </w:rPr>
  </w:style>
  <w:style w:type="paragraph" w:styleId="Heading1">
    <w:name w:val="heading 1"/>
    <w:basedOn w:val="Normal"/>
    <w:next w:val="Normal"/>
    <w:link w:val="Heading1Char"/>
    <w:uiPriority w:val="9"/>
    <w:qFormat/>
    <w:rsid w:val="006A4F5C"/>
    <w:pPr>
      <w:keepNext/>
      <w:keepLines/>
      <w:spacing w:before="360" w:after="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DF1616"/>
    <w:pPr>
      <w:keepNext/>
      <w:keepLines/>
      <w:spacing w:before="120" w:after="1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244175"/>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64511"/>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D7403"/>
    <w:pPr>
      <w:ind w:left="720"/>
      <w:contextualSpacing/>
    </w:pPr>
  </w:style>
  <w:style w:type="paragraph" w:styleId="BalloonText">
    <w:name w:val="Balloon Text"/>
    <w:basedOn w:val="Normal"/>
    <w:link w:val="BalloonTextChar"/>
    <w:uiPriority w:val="99"/>
    <w:semiHidden/>
    <w:unhideWhenUsed/>
    <w:rsid w:val="00AB5D5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B5D58"/>
    <w:rPr>
      <w:rFonts w:ascii="Segoe UI" w:hAnsi="Segoe UI" w:cs="Segoe UI"/>
      <w:sz w:val="18"/>
      <w:szCs w:val="18"/>
    </w:rPr>
  </w:style>
  <w:style w:type="character" w:styleId="CommentReference">
    <w:name w:val="annotation reference"/>
    <w:basedOn w:val="DefaultParagraphFont"/>
    <w:uiPriority w:val="99"/>
    <w:semiHidden/>
    <w:unhideWhenUsed/>
    <w:rsid w:val="00AB5D58"/>
    <w:rPr>
      <w:sz w:val="16"/>
      <w:szCs w:val="16"/>
    </w:rPr>
  </w:style>
  <w:style w:type="paragraph" w:styleId="CommentText">
    <w:name w:val="annotation text"/>
    <w:basedOn w:val="Normal"/>
    <w:link w:val="CommentTextChar"/>
    <w:uiPriority w:val="99"/>
    <w:unhideWhenUsed/>
    <w:rsid w:val="00AB5D58"/>
    <w:pPr>
      <w:spacing w:line="240" w:lineRule="auto"/>
    </w:pPr>
    <w:rPr>
      <w:sz w:val="20"/>
      <w:szCs w:val="20"/>
    </w:rPr>
  </w:style>
  <w:style w:type="character" w:styleId="CommentTextChar" w:customStyle="1">
    <w:name w:val="Comment Text Char"/>
    <w:basedOn w:val="DefaultParagraphFont"/>
    <w:link w:val="CommentText"/>
    <w:uiPriority w:val="99"/>
    <w:rsid w:val="00AB5D58"/>
    <w:rPr>
      <w:sz w:val="20"/>
      <w:szCs w:val="20"/>
    </w:rPr>
  </w:style>
  <w:style w:type="paragraph" w:styleId="CommentSubject">
    <w:name w:val="annotation subject"/>
    <w:basedOn w:val="CommentText"/>
    <w:next w:val="CommentText"/>
    <w:link w:val="CommentSubjectChar"/>
    <w:uiPriority w:val="99"/>
    <w:semiHidden/>
    <w:unhideWhenUsed/>
    <w:rsid w:val="00AB5D58"/>
    <w:rPr>
      <w:b/>
      <w:bCs/>
    </w:rPr>
  </w:style>
  <w:style w:type="character" w:styleId="CommentSubjectChar" w:customStyle="1">
    <w:name w:val="Comment Subject Char"/>
    <w:basedOn w:val="CommentTextChar"/>
    <w:link w:val="CommentSubject"/>
    <w:uiPriority w:val="99"/>
    <w:semiHidden/>
    <w:rsid w:val="00AB5D58"/>
    <w:rPr>
      <w:b/>
      <w:bCs/>
      <w:sz w:val="20"/>
      <w:szCs w:val="20"/>
    </w:rPr>
  </w:style>
  <w:style w:type="paragraph" w:styleId="EndNoteBibliographyTitle" w:customStyle="1">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styleId="EndNoteBibliographyTitleChar" w:customStyle="1">
    <w:name w:val="EndNote Bibliography Title Char"/>
    <w:basedOn w:val="DefaultParagraphFont"/>
    <w:link w:val="EndNoteBibliographyTitle"/>
    <w:rsid w:val="000B093A"/>
    <w:rPr>
      <w:rFonts w:ascii="Calibri" w:hAnsi="Calibri" w:cs="Calibri"/>
      <w:noProof/>
      <w:lang w:val="en-US"/>
    </w:rPr>
  </w:style>
  <w:style w:type="paragraph" w:styleId="EndNoteBibliography" w:customStyle="1">
    <w:name w:val="EndNote Bibliography"/>
    <w:basedOn w:val="Normal"/>
    <w:link w:val="EndNoteBibliographyChar"/>
    <w:rsid w:val="000B093A"/>
    <w:pPr>
      <w:spacing w:line="240" w:lineRule="auto"/>
    </w:pPr>
    <w:rPr>
      <w:rFonts w:ascii="Calibri" w:hAnsi="Calibri" w:cs="Calibri"/>
      <w:noProof/>
      <w:sz w:val="22"/>
      <w:lang w:val="en-US"/>
    </w:rPr>
  </w:style>
  <w:style w:type="character" w:styleId="EndNoteBibliographyChar" w:customStyle="1">
    <w:name w:val="EndNote Bibliography Char"/>
    <w:basedOn w:val="DefaultParagraphFont"/>
    <w:link w:val="EndNoteBibliography"/>
    <w:rsid w:val="000B093A"/>
    <w:rPr>
      <w:rFonts w:ascii="Calibri" w:hAnsi="Calibri" w:cs="Calibri"/>
      <w:noProof/>
      <w:lang w:val="en-US"/>
    </w:rPr>
  </w:style>
  <w:style w:type="character" w:styleId="Hyperlink">
    <w:name w:val="Hyperlink"/>
    <w:basedOn w:val="DefaultParagraphFont"/>
    <w:uiPriority w:val="99"/>
    <w:unhideWhenUsed/>
    <w:rsid w:val="000B093A"/>
    <w:rPr>
      <w:color w:val="0563C1" w:themeColor="hyperlink"/>
      <w:u w:val="single"/>
    </w:rPr>
  </w:style>
  <w:style w:type="paragraph" w:styleId="bodytext" w:customStyle="1">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styleId="Heading1Char" w:customStyle="1">
    <w:name w:val="Heading 1 Char"/>
    <w:basedOn w:val="DefaultParagraphFont"/>
    <w:link w:val="Heading1"/>
    <w:uiPriority w:val="9"/>
    <w:rsid w:val="006A4F5C"/>
    <w:rPr>
      <w:rFonts w:ascii="Times New Roman" w:hAnsi="Times New Roman" w:eastAsiaTheme="majorEastAsia" w:cstheme="majorBidi"/>
      <w:sz w:val="32"/>
      <w:szCs w:val="32"/>
    </w:rPr>
  </w:style>
  <w:style w:type="character" w:styleId="Heading2Char" w:customStyle="1">
    <w:name w:val="Heading 2 Char"/>
    <w:basedOn w:val="DefaultParagraphFont"/>
    <w:link w:val="Heading2"/>
    <w:uiPriority w:val="9"/>
    <w:rsid w:val="00DF1616"/>
    <w:rPr>
      <w:rFonts w:ascii="Times New Roman" w:hAnsi="Times New Roman" w:eastAsiaTheme="majorEastAsia" w:cstheme="majorBidi"/>
      <w:sz w:val="26"/>
      <w:szCs w:val="26"/>
    </w:rPr>
  </w:style>
  <w:style w:type="character" w:styleId="Heading4Char" w:customStyle="1">
    <w:name w:val="Heading 4 Char"/>
    <w:basedOn w:val="DefaultParagraphFont"/>
    <w:link w:val="Heading4"/>
    <w:uiPriority w:val="9"/>
    <w:semiHidden/>
    <w:rsid w:val="00764511"/>
    <w:rPr>
      <w:rFonts w:asciiTheme="majorHAnsi" w:hAnsiTheme="majorHAnsi" w:eastAsiaTheme="majorEastAsia" w:cstheme="majorBidi"/>
      <w:i/>
      <w:iCs/>
      <w:color w:val="2E74B5" w:themeColor="accent1" w:themeShade="BF"/>
    </w:rPr>
  </w:style>
  <w:style w:type="character" w:styleId="Heading3Char" w:customStyle="1">
    <w:name w:val="Heading 3 Char"/>
    <w:basedOn w:val="DefaultParagraphFont"/>
    <w:link w:val="Heading3"/>
    <w:uiPriority w:val="9"/>
    <w:rsid w:val="00244175"/>
    <w:rPr>
      <w:rFonts w:ascii="Times New Roman" w:hAnsi="Times New Roman" w:eastAsiaTheme="majorEastAsia" w:cstheme="majorBidi"/>
      <w:b/>
      <w:sz w:val="24"/>
      <w:szCs w:val="24"/>
    </w:rPr>
  </w:style>
  <w:style w:type="character" w:styleId="FollowedHyperlink">
    <w:name w:val="FollowedHyperlink"/>
    <w:basedOn w:val="DefaultParagraphFont"/>
    <w:uiPriority w:val="99"/>
    <w:semiHidden/>
    <w:unhideWhenUsed/>
    <w:rsid w:val="00290886"/>
    <w:rPr>
      <w:color w:val="954F72" w:themeColor="followedHyperlink"/>
      <w:u w:val="single"/>
    </w:rPr>
  </w:style>
  <w:style w:type="character" w:styleId="text" w:customStyle="1">
    <w:name w:val="text"/>
    <w:basedOn w:val="DefaultParagraphFont"/>
    <w:rsid w:val="0071430C"/>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rong">
    <w:name w:val="Strong"/>
    <w:basedOn w:val="DefaultParagraphFont"/>
    <w:uiPriority w:val="22"/>
    <w:qFormat/>
    <w:rsid w:val="000A3FFD"/>
    <w:rPr>
      <w:b/>
      <w:bCs/>
    </w:rPr>
  </w:style>
  <w:style w:type="paragraph" w:styleId="NormalWe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styleId="PlainTable51" w:customStyle="1">
    <w:name w:val="Plain Table 51"/>
    <w:basedOn w:val="TableNormal"/>
    <w:uiPriority w:val="45"/>
    <w:rsid w:val="00692FA5"/>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1" w:customStyle="1">
    <w:name w:val="Plain Table 21"/>
    <w:basedOn w:val="TableNormal"/>
    <w:uiPriority w:val="42"/>
    <w:rsid w:val="00D80F7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Mention1" w:customStyle="1">
    <w:name w:val="Mention1"/>
    <w:basedOn w:val="DefaultParagraphFont"/>
    <w:uiPriority w:val="99"/>
    <w:unhideWhenUsed/>
    <w:rsid w:val="00772497"/>
    <w:rPr>
      <w:color w:val="2B579A"/>
      <w:shd w:val="clear" w:color="auto" w:fill="E6E6E6"/>
    </w:rPr>
  </w:style>
  <w:style w:type="character" w:styleId="normaltextrun" w:customStyle="1">
    <w:name w:val="normaltextrun"/>
    <w:basedOn w:val="DefaultParagraphFont"/>
    <w:rsid w:val="0003797D"/>
  </w:style>
  <w:style w:type="character" w:styleId="UnresolvedMention1" w:customStyle="1">
    <w:name w:val="Unresolved Mention1"/>
    <w:basedOn w:val="DefaultParagraphFont"/>
    <w:uiPriority w:val="99"/>
    <w:semiHidden/>
    <w:unhideWhenUsed/>
    <w:rsid w:val="00253C8A"/>
    <w:rPr>
      <w:color w:val="605E5C"/>
      <w:shd w:val="clear" w:color="auto" w:fill="E1DFDD"/>
    </w:rPr>
  </w:style>
  <w:style w:type="character" w:styleId="Emphasis">
    <w:name w:val="Emphasis"/>
    <w:basedOn w:val="DefaultParagraphFont"/>
    <w:uiPriority w:val="20"/>
    <w:qFormat/>
    <w:rsid w:val="00DD43BE"/>
    <w:rPr>
      <w:i/>
      <w:iCs/>
    </w:rPr>
  </w:style>
  <w:style w:type="character" w:styleId="LineNumber">
    <w:name w:val="line number"/>
    <w:basedOn w:val="DefaultParagraphFont"/>
    <w:uiPriority w:val="99"/>
    <w:semiHidden/>
    <w:unhideWhenUsed/>
    <w:rsid w:val="00481D2A"/>
  </w:style>
  <w:style w:type="paragraph" w:styleId="Caption">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styleId="UnresolvedMention2" w:customStyle="1">
    <w:name w:val="Unresolved Mention2"/>
    <w:basedOn w:val="DefaultParagraphFont"/>
    <w:uiPriority w:val="99"/>
    <w:semiHidden/>
    <w:unhideWhenUsed/>
    <w:rsid w:val="006C1E6F"/>
    <w:rPr>
      <w:color w:val="605E5C"/>
      <w:shd w:val="clear" w:color="auto" w:fill="E1DFDD"/>
    </w:rPr>
  </w:style>
  <w:style w:type="character" w:styleId="UnresolvedMention3" w:customStyle="1">
    <w:name w:val="Unresolved Mention3"/>
    <w:basedOn w:val="DefaultParagraphFont"/>
    <w:uiPriority w:val="99"/>
    <w:semiHidden/>
    <w:unhideWhenUsed/>
    <w:rsid w:val="008F3C9D"/>
    <w:rPr>
      <w:color w:val="605E5C"/>
      <w:shd w:val="clear" w:color="auto" w:fill="E1DFDD"/>
    </w:rPr>
  </w:style>
  <w:style w:type="table" w:styleId="PlainTable5">
    <w:name w:val="Plain Table 5"/>
    <w:basedOn w:val="TableNormal"/>
    <w:uiPriority w:val="45"/>
    <w:rsid w:val="00451379"/>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4" w:customStyle="1">
    <w:name w:val="Unresolved Mention4"/>
    <w:basedOn w:val="DefaultParagraphFont"/>
    <w:uiPriority w:val="99"/>
    <w:semiHidden/>
    <w:unhideWhenUsed/>
    <w:rsid w:val="00CD5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46005297">
      <w:bodyDiv w:val="1"/>
      <w:marLeft w:val="0"/>
      <w:marRight w:val="0"/>
      <w:marTop w:val="0"/>
      <w:marBottom w:val="0"/>
      <w:divBdr>
        <w:top w:val="none" w:sz="0" w:space="0" w:color="auto"/>
        <w:left w:val="none" w:sz="0" w:space="0" w:color="auto"/>
        <w:bottom w:val="none" w:sz="0" w:space="0" w:color="auto"/>
        <w:right w:val="none" w:sz="0" w:space="0" w:color="auto"/>
      </w:divBdr>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doi.org/10.1136/bmj.m2322"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doi.org/10.1002/vetr.28"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yperlink" Target="https://doi.org/10.1016/j.spc.2021.03.028"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3.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DF8E6A2-F60C-476F-977D-9A23371D573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SLU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Sarah Säll</dc:creator>
  <keywords/>
  <lastModifiedBy>Guest User</lastModifiedBy>
  <revision>35</revision>
  <dcterms:created xsi:type="dcterms:W3CDTF">2024-11-06T16:12:00.0000000Z</dcterms:created>
  <dcterms:modified xsi:type="dcterms:W3CDTF">2024-11-08T19:59:54.0641698Z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